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xls" ContentType="application/vnd.ms-excel"/>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B6C308" w14:textId="77777777" w:rsidR="00F66ECE" w:rsidRPr="000B29E6" w:rsidRDefault="00F66ECE" w:rsidP="00F66ECE">
      <w:pPr>
        <w:rPr>
          <w:rFonts w:ascii="Arial" w:hAnsi="Arial" w:cs="Arial"/>
          <w:lang w:eastAsia="ru-RU"/>
        </w:rPr>
      </w:pPr>
      <w:bookmarkStart w:id="0" w:name="_Toc352939869"/>
      <w:bookmarkStart w:id="1" w:name="_Ref353369916"/>
      <w:bookmarkStart w:id="2" w:name="_Toc357586935"/>
      <w:bookmarkStart w:id="3" w:name="_Toc359333746"/>
    </w:p>
    <w:p w14:paraId="0764B990" w14:textId="77777777" w:rsidR="00F66ECE" w:rsidRPr="00F94454" w:rsidRDefault="00F66ECE" w:rsidP="00F66ECE">
      <w:pPr>
        <w:rPr>
          <w:rFonts w:ascii="Arial" w:hAnsi="Arial" w:cs="Arial"/>
          <w:lang w:eastAsia="ru-RU"/>
        </w:rPr>
      </w:pPr>
    </w:p>
    <w:p w14:paraId="3E2F90DF" w14:textId="77777777" w:rsidR="00F66ECE" w:rsidRPr="00F94454" w:rsidRDefault="00F66ECE" w:rsidP="00F66ECE">
      <w:pPr>
        <w:rPr>
          <w:rFonts w:ascii="Arial" w:hAnsi="Arial" w:cs="Arial"/>
          <w:lang w:eastAsia="ru-RU"/>
        </w:rPr>
      </w:pPr>
    </w:p>
    <w:p w14:paraId="41D58065" w14:textId="77777777" w:rsidR="00F66ECE" w:rsidRPr="00F94454" w:rsidRDefault="00F66ECE" w:rsidP="00F66ECE">
      <w:pPr>
        <w:rPr>
          <w:rFonts w:ascii="Arial" w:hAnsi="Arial" w:cs="Arial"/>
          <w:lang w:eastAsia="ru-RU"/>
        </w:rPr>
      </w:pPr>
    </w:p>
    <w:p w14:paraId="36AB842D" w14:textId="77777777" w:rsidR="00F66ECE" w:rsidRPr="00F94454" w:rsidRDefault="00F66ECE" w:rsidP="00F66ECE">
      <w:pPr>
        <w:rPr>
          <w:rFonts w:ascii="Arial" w:hAnsi="Arial" w:cs="Arial"/>
          <w:lang w:eastAsia="ru-RU"/>
        </w:rPr>
      </w:pPr>
    </w:p>
    <w:p w14:paraId="6CFA71E2" w14:textId="77777777" w:rsidR="00F66ECE" w:rsidRPr="00F94454" w:rsidRDefault="00F66ECE" w:rsidP="00F66ECE">
      <w:pPr>
        <w:rPr>
          <w:rFonts w:ascii="Arial" w:hAnsi="Arial" w:cs="Arial"/>
          <w:lang w:eastAsia="ru-RU"/>
        </w:rPr>
      </w:pPr>
    </w:p>
    <w:p w14:paraId="5EEFEC80" w14:textId="77777777" w:rsidR="00F66ECE" w:rsidRPr="00F94454" w:rsidRDefault="00F66ECE" w:rsidP="00F66ECE">
      <w:pPr>
        <w:rPr>
          <w:rFonts w:ascii="Arial" w:hAnsi="Arial" w:cs="Arial"/>
          <w:lang w:eastAsia="ru-RU"/>
        </w:rPr>
      </w:pPr>
    </w:p>
    <w:p w14:paraId="3550DF04" w14:textId="77777777" w:rsidR="00193343" w:rsidRPr="00F94454" w:rsidRDefault="00193343" w:rsidP="00F66ECE">
      <w:pPr>
        <w:rPr>
          <w:rFonts w:ascii="Arial" w:hAnsi="Arial" w:cs="Arial"/>
          <w:lang w:eastAsia="ru-RU"/>
        </w:rPr>
      </w:pPr>
    </w:p>
    <w:p w14:paraId="7A88613C" w14:textId="77777777" w:rsidR="00193343" w:rsidRPr="00F94454" w:rsidRDefault="00193343" w:rsidP="00F66ECE">
      <w:pPr>
        <w:rPr>
          <w:rFonts w:ascii="Arial" w:hAnsi="Arial" w:cs="Arial"/>
          <w:lang w:eastAsia="ru-RU"/>
        </w:rPr>
      </w:pPr>
    </w:p>
    <w:p w14:paraId="5D073142" w14:textId="77777777" w:rsidR="00193343" w:rsidRPr="00F94454" w:rsidRDefault="00193343" w:rsidP="00F66ECE">
      <w:pPr>
        <w:rPr>
          <w:rFonts w:ascii="Arial" w:hAnsi="Arial" w:cs="Arial"/>
          <w:lang w:eastAsia="ru-RU"/>
        </w:rPr>
      </w:pPr>
    </w:p>
    <w:p w14:paraId="77F9918E" w14:textId="77777777" w:rsidR="00193343" w:rsidRPr="00F94454" w:rsidRDefault="00193343" w:rsidP="00F66ECE">
      <w:pPr>
        <w:rPr>
          <w:rFonts w:ascii="Arial" w:hAnsi="Arial" w:cs="Arial"/>
          <w:lang w:eastAsia="ru-RU"/>
        </w:rPr>
      </w:pPr>
    </w:p>
    <w:p w14:paraId="3C51F9F5" w14:textId="77777777" w:rsidR="00193343" w:rsidRPr="00F94454" w:rsidRDefault="00193343" w:rsidP="00F66ECE">
      <w:pPr>
        <w:rPr>
          <w:rFonts w:ascii="Arial" w:hAnsi="Arial" w:cs="Arial"/>
          <w:lang w:eastAsia="ru-RU"/>
        </w:rPr>
      </w:pPr>
    </w:p>
    <w:p w14:paraId="2FEF1222" w14:textId="77777777" w:rsidR="00F66ECE" w:rsidRPr="00F94454" w:rsidRDefault="00F66ECE" w:rsidP="00F66ECE">
      <w:pPr>
        <w:rPr>
          <w:rFonts w:ascii="Arial" w:hAnsi="Arial" w:cs="Arial"/>
          <w:lang w:eastAsia="ru-RU"/>
        </w:rPr>
      </w:pPr>
    </w:p>
    <w:p w14:paraId="01976BEF" w14:textId="77777777" w:rsidR="00F66ECE" w:rsidRPr="00F94454" w:rsidRDefault="00F66ECE" w:rsidP="00CD470D">
      <w:pPr>
        <w:rPr>
          <w:rFonts w:ascii="Arial" w:hAnsi="Arial" w:cs="Arial"/>
          <w:lang w:eastAsia="ru-RU"/>
        </w:rPr>
      </w:pPr>
      <w:r w:rsidRPr="00F94454">
        <w:rPr>
          <w:rFonts w:ascii="Arial" w:hAnsi="Arial" w:cs="Arial"/>
          <w:lang w:eastAsia="ru-RU"/>
        </w:rPr>
        <w:tab/>
      </w:r>
    </w:p>
    <w:p w14:paraId="2914718A" w14:textId="77777777" w:rsidR="00AF6900" w:rsidRDefault="00D000BA" w:rsidP="00AF6900">
      <w:pPr>
        <w:jc w:val="center"/>
        <w:rPr>
          <w:rFonts w:ascii="Arial" w:hAnsi="Arial" w:cs="Arial"/>
          <w:b/>
          <w:sz w:val="32"/>
          <w:szCs w:val="32"/>
        </w:rPr>
      </w:pPr>
      <w:r w:rsidRPr="00F94454">
        <w:rPr>
          <w:rFonts w:ascii="Arial" w:hAnsi="Arial" w:cs="Arial"/>
          <w:b/>
          <w:sz w:val="32"/>
          <w:szCs w:val="32"/>
        </w:rPr>
        <w:t>КОНЦЕПТУАЛЬНЫЙ ДИЗАЙН</w:t>
      </w:r>
      <w:r w:rsidR="00AF6900">
        <w:rPr>
          <w:rFonts w:ascii="Arial" w:hAnsi="Arial" w:cs="Arial"/>
          <w:b/>
          <w:sz w:val="32"/>
          <w:szCs w:val="32"/>
        </w:rPr>
        <w:t xml:space="preserve"> </w:t>
      </w:r>
    </w:p>
    <w:p w14:paraId="10547A14" w14:textId="77777777" w:rsidR="00916FAB" w:rsidRPr="00F94454" w:rsidRDefault="00916FAB" w:rsidP="007A6F0E">
      <w:pPr>
        <w:jc w:val="center"/>
        <w:rPr>
          <w:rFonts w:ascii="Arial" w:hAnsi="Arial" w:cs="Arial"/>
          <w:b/>
          <w:sz w:val="32"/>
          <w:szCs w:val="32"/>
        </w:rPr>
      </w:pPr>
    </w:p>
    <w:p w14:paraId="13DC0010" w14:textId="77777777" w:rsidR="00EC00D2" w:rsidRPr="00833733" w:rsidRDefault="00E856BD" w:rsidP="00EA3237">
      <w:pPr>
        <w:jc w:val="center"/>
        <w:rPr>
          <w:rFonts w:ascii="Arial" w:hAnsi="Arial" w:cs="Arial"/>
          <w:bCs/>
          <w:kern w:val="32"/>
          <w:sz w:val="32"/>
          <w:szCs w:val="32"/>
        </w:rPr>
      </w:pPr>
      <w:r>
        <w:rPr>
          <w:rFonts w:ascii="Arial" w:hAnsi="Arial" w:cs="Arial"/>
          <w:bCs/>
          <w:kern w:val="32"/>
          <w:sz w:val="32"/>
          <w:szCs w:val="32"/>
          <w:lang w:val="en-US"/>
        </w:rPr>
        <w:t>MTO</w:t>
      </w:r>
    </w:p>
    <w:p w14:paraId="79FB16C6" w14:textId="77777777" w:rsidR="00EC00D2" w:rsidRDefault="00916FAB" w:rsidP="00EA3237">
      <w:pPr>
        <w:jc w:val="center"/>
        <w:rPr>
          <w:rFonts w:ascii="Arial" w:hAnsi="Arial" w:cs="Arial"/>
          <w:bCs/>
          <w:kern w:val="32"/>
          <w:sz w:val="32"/>
          <w:szCs w:val="32"/>
        </w:rPr>
      </w:pPr>
      <w:r w:rsidRPr="00F94454">
        <w:rPr>
          <w:rFonts w:ascii="Arial" w:hAnsi="Arial" w:cs="Arial"/>
          <w:bCs/>
          <w:kern w:val="32"/>
          <w:sz w:val="32"/>
          <w:szCs w:val="32"/>
        </w:rPr>
        <w:t xml:space="preserve"> </w:t>
      </w:r>
    </w:p>
    <w:p w14:paraId="30A5B1E3" w14:textId="77777777" w:rsidR="00E856BD" w:rsidRDefault="00E856BD" w:rsidP="00E856BD">
      <w:pPr>
        <w:jc w:val="center"/>
        <w:rPr>
          <w:rFonts w:ascii="Arial" w:hAnsi="Arial" w:cs="Arial"/>
          <w:bCs/>
          <w:kern w:val="32"/>
          <w:sz w:val="32"/>
          <w:szCs w:val="32"/>
        </w:rPr>
      </w:pPr>
      <w:r>
        <w:rPr>
          <w:rFonts w:ascii="Arial" w:hAnsi="Arial" w:cs="Arial"/>
          <w:bCs/>
          <w:kern w:val="32"/>
          <w:sz w:val="32"/>
          <w:szCs w:val="32"/>
        </w:rPr>
        <w:t>ТРАНСПОРТНАЯ ЛОГИСТИКА</w:t>
      </w:r>
    </w:p>
    <w:p w14:paraId="5FA62EC0" w14:textId="77777777" w:rsidR="00E856BD" w:rsidRDefault="00E856BD" w:rsidP="00E856BD">
      <w:pPr>
        <w:jc w:val="center"/>
        <w:rPr>
          <w:rFonts w:ascii="Arial" w:hAnsi="Arial" w:cs="Arial"/>
          <w:bCs/>
          <w:kern w:val="32"/>
          <w:sz w:val="32"/>
          <w:szCs w:val="32"/>
        </w:rPr>
      </w:pPr>
    </w:p>
    <w:p w14:paraId="055C5B10" w14:textId="0F37B0AA" w:rsidR="00E856BD" w:rsidRPr="00E856BD" w:rsidRDefault="00E856BD" w:rsidP="00E856BD">
      <w:pPr>
        <w:jc w:val="center"/>
        <w:rPr>
          <w:rFonts w:ascii="Arial" w:hAnsi="Arial" w:cs="Arial"/>
          <w:sz w:val="32"/>
          <w:szCs w:val="32"/>
        </w:rPr>
      </w:pPr>
      <w:r>
        <w:rPr>
          <w:rFonts w:ascii="Arial" w:hAnsi="Arial" w:cs="Arial"/>
          <w:sz w:val="32"/>
          <w:szCs w:val="32"/>
          <w:lang w:val="en-US"/>
        </w:rPr>
        <w:t>ERP</w:t>
      </w:r>
      <w:r w:rsidRPr="00EC00D2">
        <w:rPr>
          <w:rFonts w:ascii="Arial" w:hAnsi="Arial" w:cs="Arial"/>
          <w:sz w:val="32"/>
          <w:szCs w:val="32"/>
        </w:rPr>
        <w:t>.</w:t>
      </w:r>
      <w:del w:id="4" w:author="SintsovaMA" w:date="2021-02-25T12:15:00Z">
        <w:r w:rsidR="00EF595F" w:rsidDel="00A538D9">
          <w:rPr>
            <w:rFonts w:ascii="Arial" w:hAnsi="Arial" w:cs="Arial"/>
            <w:sz w:val="32"/>
            <w:szCs w:val="32"/>
          </w:rPr>
          <w:delText>9</w:delText>
        </w:r>
      </w:del>
      <w:ins w:id="5" w:author="SintsovaMA" w:date="2021-02-25T12:15:00Z">
        <w:r w:rsidR="00A538D9">
          <w:rPr>
            <w:rFonts w:ascii="Arial" w:hAnsi="Arial" w:cs="Arial"/>
            <w:sz w:val="32"/>
            <w:szCs w:val="32"/>
          </w:rPr>
          <w:t>13</w:t>
        </w:r>
      </w:ins>
      <w:r w:rsidRPr="00EC00D2">
        <w:rPr>
          <w:rFonts w:ascii="Arial" w:hAnsi="Arial" w:cs="Arial"/>
          <w:sz w:val="32"/>
          <w:szCs w:val="32"/>
        </w:rPr>
        <w:t>.</w:t>
      </w:r>
      <w:ins w:id="6" w:author="SintsovaMA" w:date="2021-02-25T12:15:00Z">
        <w:r w:rsidR="00A538D9">
          <w:rPr>
            <w:rFonts w:ascii="Arial" w:hAnsi="Arial" w:cs="Arial"/>
            <w:sz w:val="32"/>
            <w:szCs w:val="32"/>
          </w:rPr>
          <w:t>9_</w:t>
        </w:r>
      </w:ins>
      <w:r w:rsidRPr="00E856BD">
        <w:rPr>
          <w:rFonts w:ascii="Arial" w:hAnsi="Arial" w:cs="Arial"/>
          <w:sz w:val="32"/>
          <w:szCs w:val="32"/>
        </w:rPr>
        <w:t>1</w:t>
      </w:r>
      <w:ins w:id="7" w:author="SintsovaMA" w:date="2021-02-25T12:15:00Z">
        <w:r w:rsidR="00A538D9">
          <w:rPr>
            <w:rFonts w:ascii="Arial" w:hAnsi="Arial" w:cs="Arial"/>
            <w:sz w:val="32"/>
            <w:szCs w:val="32"/>
          </w:rPr>
          <w:t>0_</w:t>
        </w:r>
      </w:ins>
      <w:del w:id="8" w:author="SintsovaMA" w:date="2021-02-25T12:15:00Z">
        <w:r w:rsidRPr="00E856BD" w:rsidDel="00A538D9">
          <w:rPr>
            <w:rFonts w:ascii="Arial" w:hAnsi="Arial" w:cs="Arial"/>
            <w:sz w:val="32"/>
            <w:szCs w:val="32"/>
          </w:rPr>
          <w:delText>.</w:delText>
        </w:r>
      </w:del>
      <w:r w:rsidRPr="00E856BD">
        <w:rPr>
          <w:rFonts w:ascii="Arial" w:hAnsi="Arial" w:cs="Arial"/>
          <w:sz w:val="32"/>
          <w:szCs w:val="32"/>
        </w:rPr>
        <w:t>6</w:t>
      </w:r>
      <w:ins w:id="9" w:author="SintsovaMA" w:date="2021-02-25T12:15:00Z">
        <w:r w:rsidR="00A538D9">
          <w:rPr>
            <w:rFonts w:ascii="Arial" w:hAnsi="Arial" w:cs="Arial"/>
            <w:sz w:val="32"/>
            <w:szCs w:val="32"/>
          </w:rPr>
          <w:t>1_</w:t>
        </w:r>
        <w:r w:rsidR="00A538D9">
          <w:rPr>
            <w:rFonts w:ascii="Arial" w:hAnsi="Arial" w:cs="Arial"/>
            <w:sz w:val="32"/>
            <w:szCs w:val="32"/>
            <w:lang w:val="en-US"/>
          </w:rPr>
          <w:t>MM</w:t>
        </w:r>
      </w:ins>
      <w:del w:id="10" w:author="SintsovaMA" w:date="2021-02-25T12:15:00Z">
        <w:r w:rsidRPr="00E856BD" w:rsidDel="00A538D9">
          <w:rPr>
            <w:rFonts w:ascii="Arial" w:hAnsi="Arial" w:cs="Arial"/>
            <w:sz w:val="32"/>
            <w:szCs w:val="32"/>
          </w:rPr>
          <w:delText>1</w:delText>
        </w:r>
      </w:del>
    </w:p>
    <w:p w14:paraId="431E2A16" w14:textId="77777777" w:rsidR="00916FAB" w:rsidRPr="00EC00D2" w:rsidRDefault="00916FAB" w:rsidP="00EA3237">
      <w:pPr>
        <w:jc w:val="center"/>
        <w:rPr>
          <w:rFonts w:ascii="Arial" w:hAnsi="Arial" w:cs="Arial"/>
          <w:color w:val="FF0000"/>
          <w:sz w:val="32"/>
          <w:szCs w:val="32"/>
        </w:rPr>
      </w:pPr>
    </w:p>
    <w:p w14:paraId="77416D73" w14:textId="77777777" w:rsidR="00916FAB" w:rsidRPr="00170AF3" w:rsidRDefault="00916FAB" w:rsidP="00EA3237">
      <w:pPr>
        <w:jc w:val="center"/>
        <w:rPr>
          <w:rFonts w:ascii="Arial" w:hAnsi="Arial" w:cs="Arial"/>
          <w:sz w:val="32"/>
          <w:szCs w:val="32"/>
        </w:rPr>
      </w:pPr>
    </w:p>
    <w:p w14:paraId="316359FD" w14:textId="4F61C7A6" w:rsidR="000F6264" w:rsidRPr="00F94454" w:rsidRDefault="00110EA4" w:rsidP="000F6264">
      <w:pPr>
        <w:jc w:val="center"/>
        <w:rPr>
          <w:rFonts w:ascii="Arial" w:hAnsi="Arial" w:cs="Arial"/>
          <w:sz w:val="32"/>
          <w:szCs w:val="32"/>
        </w:rPr>
      </w:pPr>
      <w:r w:rsidRPr="00D62D1E">
        <w:rPr>
          <w:rFonts w:ascii="Arial" w:hAnsi="Arial" w:cs="Arial"/>
          <w:bCs/>
          <w:kern w:val="32"/>
          <w:sz w:val="32"/>
          <w:szCs w:val="32"/>
        </w:rPr>
        <w:t>317102. Внедрение «пилота» и стабилизация решения</w:t>
      </w:r>
    </w:p>
    <w:p w14:paraId="4B8009D7" w14:textId="77777777" w:rsidR="00F66ECE" w:rsidRPr="00F94454" w:rsidRDefault="00F66ECE" w:rsidP="00CD470D">
      <w:pPr>
        <w:rPr>
          <w:rFonts w:ascii="Arial" w:hAnsi="Arial" w:cs="Arial"/>
        </w:rPr>
      </w:pPr>
    </w:p>
    <w:p w14:paraId="0A064929" w14:textId="77777777" w:rsidR="002E67E7" w:rsidRPr="00F94454" w:rsidRDefault="002E67E7" w:rsidP="00175B15">
      <w:pPr>
        <w:tabs>
          <w:tab w:val="left" w:pos="3285"/>
        </w:tabs>
        <w:jc w:val="center"/>
        <w:rPr>
          <w:rFonts w:ascii="Arial" w:hAnsi="Arial" w:cs="Arial"/>
          <w:lang w:eastAsia="ru-RU"/>
        </w:rPr>
      </w:pPr>
    </w:p>
    <w:p w14:paraId="2E316B62" w14:textId="77777777" w:rsidR="00FA3F4E" w:rsidRPr="00F94454" w:rsidRDefault="00FA3F4E" w:rsidP="00175B15">
      <w:pPr>
        <w:tabs>
          <w:tab w:val="left" w:pos="3285"/>
        </w:tabs>
        <w:jc w:val="center"/>
        <w:rPr>
          <w:rFonts w:ascii="Arial" w:hAnsi="Arial" w:cs="Arial"/>
          <w:lang w:eastAsia="ru-RU"/>
        </w:rPr>
      </w:pPr>
    </w:p>
    <w:p w14:paraId="38F15F00" w14:textId="18EF4ADE" w:rsidR="00FA3F4E" w:rsidRPr="00F94454" w:rsidRDefault="00A538D9">
      <w:pPr>
        <w:tabs>
          <w:tab w:val="left" w:pos="3285"/>
          <w:tab w:val="left" w:pos="6695"/>
        </w:tabs>
        <w:jc w:val="left"/>
        <w:rPr>
          <w:rFonts w:ascii="Arial" w:hAnsi="Arial" w:cs="Arial"/>
          <w:lang w:eastAsia="ru-RU"/>
        </w:rPr>
        <w:pPrChange w:id="11" w:author="SintsovaMA" w:date="2021-02-25T12:15:00Z">
          <w:pPr>
            <w:tabs>
              <w:tab w:val="left" w:pos="3285"/>
            </w:tabs>
            <w:jc w:val="center"/>
          </w:pPr>
        </w:pPrChange>
      </w:pPr>
      <w:ins w:id="12" w:author="SintsovaMA" w:date="2021-02-25T12:15:00Z">
        <w:r>
          <w:rPr>
            <w:rFonts w:ascii="Arial" w:hAnsi="Arial" w:cs="Arial"/>
            <w:lang w:eastAsia="ru-RU"/>
          </w:rPr>
          <w:tab/>
        </w:r>
        <w:r>
          <w:rPr>
            <w:rFonts w:ascii="Arial" w:hAnsi="Arial" w:cs="Arial"/>
            <w:lang w:eastAsia="ru-RU"/>
          </w:rPr>
          <w:tab/>
        </w:r>
      </w:ins>
    </w:p>
    <w:p w14:paraId="1ED65905" w14:textId="77777777" w:rsidR="00193343" w:rsidRPr="00F94454" w:rsidRDefault="00193343" w:rsidP="00175B15">
      <w:pPr>
        <w:tabs>
          <w:tab w:val="left" w:pos="3285"/>
        </w:tabs>
        <w:jc w:val="center"/>
        <w:rPr>
          <w:rFonts w:ascii="Arial" w:hAnsi="Arial" w:cs="Arial"/>
          <w:lang w:eastAsia="ru-RU"/>
        </w:rPr>
      </w:pPr>
    </w:p>
    <w:p w14:paraId="2021DC60" w14:textId="77777777" w:rsidR="00193343" w:rsidRPr="00F94454" w:rsidRDefault="00193343" w:rsidP="00175B15">
      <w:pPr>
        <w:tabs>
          <w:tab w:val="left" w:pos="3285"/>
        </w:tabs>
        <w:jc w:val="center"/>
        <w:rPr>
          <w:rFonts w:ascii="Arial" w:hAnsi="Arial" w:cs="Arial"/>
          <w:lang w:eastAsia="ru-RU"/>
        </w:rPr>
      </w:pPr>
    </w:p>
    <w:p w14:paraId="4E101442" w14:textId="77777777" w:rsidR="00193343" w:rsidRPr="005F3A7F" w:rsidRDefault="00193343" w:rsidP="00175B15">
      <w:pPr>
        <w:tabs>
          <w:tab w:val="left" w:pos="3285"/>
        </w:tabs>
        <w:jc w:val="center"/>
        <w:rPr>
          <w:rFonts w:ascii="Arial" w:hAnsi="Arial" w:cs="Arial"/>
          <w:lang w:eastAsia="ru-RU"/>
        </w:rPr>
      </w:pPr>
    </w:p>
    <w:p w14:paraId="59E60975" w14:textId="77777777" w:rsidR="00FA3F4E" w:rsidRPr="00F94454" w:rsidRDefault="00FA3F4E" w:rsidP="00175B15">
      <w:pPr>
        <w:tabs>
          <w:tab w:val="left" w:pos="3285"/>
        </w:tabs>
        <w:jc w:val="center"/>
        <w:rPr>
          <w:rFonts w:ascii="Arial" w:hAnsi="Arial" w:cs="Arial"/>
          <w:lang w:eastAsia="ru-RU"/>
        </w:rPr>
      </w:pPr>
    </w:p>
    <w:p w14:paraId="6905B367" w14:textId="77777777" w:rsidR="00FA3F4E" w:rsidRPr="00F94454" w:rsidRDefault="00FA3F4E" w:rsidP="00175B15">
      <w:pPr>
        <w:tabs>
          <w:tab w:val="left" w:pos="3285"/>
        </w:tabs>
        <w:jc w:val="center"/>
        <w:rPr>
          <w:rFonts w:ascii="Arial" w:hAnsi="Arial" w:cs="Arial"/>
          <w:lang w:eastAsia="ru-RU"/>
        </w:rPr>
      </w:pPr>
    </w:p>
    <w:p w14:paraId="1AC077D2" w14:textId="77777777" w:rsidR="00FA3F4E" w:rsidRPr="00F94454" w:rsidRDefault="00FA3F4E" w:rsidP="00175B15">
      <w:pPr>
        <w:tabs>
          <w:tab w:val="left" w:pos="3285"/>
        </w:tabs>
        <w:jc w:val="center"/>
        <w:rPr>
          <w:rFonts w:ascii="Arial" w:hAnsi="Arial" w:cs="Arial"/>
          <w:lang w:eastAsia="ru-RU"/>
        </w:rPr>
      </w:pPr>
    </w:p>
    <w:p w14:paraId="64C1815D" w14:textId="77777777" w:rsidR="00FA3F4E" w:rsidRPr="00F94454" w:rsidRDefault="00FA3F4E" w:rsidP="00175B15">
      <w:pPr>
        <w:tabs>
          <w:tab w:val="left" w:pos="3285"/>
        </w:tabs>
        <w:jc w:val="center"/>
        <w:rPr>
          <w:rFonts w:ascii="Arial" w:hAnsi="Arial" w:cs="Arial"/>
          <w:lang w:eastAsia="ru-RU"/>
        </w:rPr>
      </w:pPr>
    </w:p>
    <w:p w14:paraId="6E8CB0F6" w14:textId="77777777" w:rsidR="00175B15" w:rsidRPr="00F94454" w:rsidRDefault="00175B15" w:rsidP="00175B15">
      <w:pPr>
        <w:tabs>
          <w:tab w:val="left" w:pos="3285"/>
        </w:tabs>
        <w:jc w:val="center"/>
        <w:rPr>
          <w:rFonts w:ascii="Arial" w:hAnsi="Arial" w:cs="Arial"/>
          <w:lang w:eastAsia="ru-RU"/>
        </w:rPr>
      </w:pPr>
    </w:p>
    <w:p w14:paraId="266DC7F4" w14:textId="77777777" w:rsidR="00175B15" w:rsidRPr="00F94454" w:rsidRDefault="00175B15" w:rsidP="00175B15">
      <w:pPr>
        <w:tabs>
          <w:tab w:val="left" w:pos="3285"/>
        </w:tabs>
        <w:jc w:val="center"/>
        <w:rPr>
          <w:rFonts w:ascii="Arial" w:hAnsi="Arial" w:cs="Arial"/>
          <w:lang w:eastAsia="ru-RU"/>
        </w:rPr>
      </w:pPr>
    </w:p>
    <w:p w14:paraId="5C9C9569" w14:textId="77777777" w:rsidR="00175B15" w:rsidRPr="00F94454" w:rsidRDefault="00175B15" w:rsidP="00175B15">
      <w:pPr>
        <w:tabs>
          <w:tab w:val="left" w:pos="3285"/>
        </w:tabs>
        <w:jc w:val="center"/>
        <w:rPr>
          <w:rFonts w:ascii="Arial" w:hAnsi="Arial" w:cs="Arial"/>
          <w:lang w:eastAsia="ru-RU"/>
        </w:rPr>
      </w:pPr>
    </w:p>
    <w:p w14:paraId="7E1CB8B4" w14:textId="77777777" w:rsidR="00175B15" w:rsidRPr="00F94454" w:rsidRDefault="00175B15" w:rsidP="009F5EA5">
      <w:pPr>
        <w:tabs>
          <w:tab w:val="left" w:pos="3285"/>
        </w:tabs>
        <w:rPr>
          <w:rFonts w:ascii="Arial" w:hAnsi="Arial" w:cs="Arial"/>
          <w:lang w:eastAsia="ru-RU"/>
        </w:rPr>
      </w:pPr>
    </w:p>
    <w:p w14:paraId="2EE6D03F" w14:textId="77777777" w:rsidR="008F456C" w:rsidRPr="00F94454" w:rsidRDefault="008F456C" w:rsidP="009F5EA5">
      <w:pPr>
        <w:tabs>
          <w:tab w:val="left" w:pos="3285"/>
        </w:tabs>
        <w:rPr>
          <w:rFonts w:ascii="Arial" w:hAnsi="Arial" w:cs="Arial"/>
          <w:lang w:eastAsia="ru-RU"/>
        </w:rPr>
      </w:pPr>
    </w:p>
    <w:p w14:paraId="67CFC84B" w14:textId="77777777" w:rsidR="008F456C" w:rsidRPr="00F94454" w:rsidRDefault="008F456C" w:rsidP="009F5EA5">
      <w:pPr>
        <w:tabs>
          <w:tab w:val="left" w:pos="3285"/>
        </w:tabs>
        <w:rPr>
          <w:rFonts w:ascii="Arial" w:hAnsi="Arial" w:cs="Arial"/>
          <w:lang w:eastAsia="ru-RU"/>
        </w:rPr>
      </w:pPr>
    </w:p>
    <w:p w14:paraId="2943C30F" w14:textId="77777777" w:rsidR="008F456C" w:rsidRPr="00F94454" w:rsidRDefault="008F456C" w:rsidP="009F5EA5">
      <w:pPr>
        <w:tabs>
          <w:tab w:val="left" w:pos="3285"/>
        </w:tabs>
        <w:rPr>
          <w:rFonts w:ascii="Arial" w:hAnsi="Arial" w:cs="Arial"/>
          <w:lang w:eastAsia="ru-RU"/>
        </w:rPr>
      </w:pPr>
    </w:p>
    <w:p w14:paraId="279ED9D0" w14:textId="77777777" w:rsidR="008F456C" w:rsidRPr="00F94454" w:rsidRDefault="008F456C" w:rsidP="009F5EA5">
      <w:pPr>
        <w:tabs>
          <w:tab w:val="left" w:pos="3285"/>
        </w:tabs>
        <w:rPr>
          <w:rFonts w:ascii="Arial" w:hAnsi="Arial" w:cs="Arial"/>
          <w:lang w:eastAsia="ru-RU"/>
        </w:rPr>
      </w:pPr>
    </w:p>
    <w:p w14:paraId="1416BF5B" w14:textId="7D904265" w:rsidR="00D12ECC" w:rsidRPr="00916FAB" w:rsidRDefault="00916FAB" w:rsidP="00175B15">
      <w:pPr>
        <w:jc w:val="center"/>
        <w:rPr>
          <w:rFonts w:ascii="Arial" w:hAnsi="Arial" w:cs="Arial"/>
          <w:b/>
          <w:sz w:val="22"/>
        </w:rPr>
      </w:pPr>
      <w:r w:rsidRPr="00916FAB">
        <w:rPr>
          <w:rFonts w:ascii="Arial" w:hAnsi="Arial" w:cs="Arial"/>
          <w:b/>
          <w:sz w:val="22"/>
        </w:rPr>
        <w:t xml:space="preserve">Москва </w:t>
      </w:r>
      <w:del w:id="13" w:author="Savinskaya Yulia" w:date="2021-02-25T11:59:00Z">
        <w:r w:rsidR="00E372C3" w:rsidRPr="00916FAB" w:rsidDel="004A659C">
          <w:rPr>
            <w:rFonts w:ascii="Arial" w:hAnsi="Arial" w:cs="Arial"/>
            <w:b/>
            <w:sz w:val="22"/>
          </w:rPr>
          <w:delText>20</w:delText>
        </w:r>
        <w:r w:rsidR="00E372C3" w:rsidDel="004A659C">
          <w:rPr>
            <w:rFonts w:ascii="Arial" w:hAnsi="Arial" w:cs="Arial"/>
            <w:b/>
            <w:sz w:val="22"/>
          </w:rPr>
          <w:delText>20</w:delText>
        </w:r>
      </w:del>
      <w:ins w:id="14" w:author="Savinskaya Yulia" w:date="2021-02-25T11:59:00Z">
        <w:r w:rsidR="004A659C" w:rsidRPr="00916FAB">
          <w:rPr>
            <w:rFonts w:ascii="Arial" w:hAnsi="Arial" w:cs="Arial"/>
            <w:b/>
            <w:sz w:val="22"/>
          </w:rPr>
          <w:t>20</w:t>
        </w:r>
        <w:r w:rsidR="004A659C">
          <w:rPr>
            <w:rFonts w:ascii="Arial" w:hAnsi="Arial" w:cs="Arial"/>
            <w:b/>
            <w:sz w:val="22"/>
          </w:rPr>
          <w:t>21</w:t>
        </w:r>
      </w:ins>
    </w:p>
    <w:p w14:paraId="47B7C1C7" w14:textId="77777777" w:rsidR="006B50BE" w:rsidRDefault="006B50BE" w:rsidP="006B50BE">
      <w:pPr>
        <w:tabs>
          <w:tab w:val="center" w:pos="5103"/>
        </w:tabs>
        <w:spacing w:after="200" w:line="276" w:lineRule="auto"/>
        <w:jc w:val="center"/>
        <w:rPr>
          <w:rFonts w:ascii="Arial" w:hAnsi="Arial" w:cs="Arial"/>
          <w:b/>
          <w:sz w:val="20"/>
        </w:rPr>
      </w:pPr>
    </w:p>
    <w:p w14:paraId="6F91C037" w14:textId="77777777" w:rsidR="00D12ECC" w:rsidRPr="00F94454" w:rsidRDefault="00D12ECC" w:rsidP="006B50BE">
      <w:pPr>
        <w:tabs>
          <w:tab w:val="center" w:pos="5103"/>
        </w:tabs>
        <w:spacing w:after="200" w:line="276" w:lineRule="auto"/>
        <w:jc w:val="left"/>
        <w:rPr>
          <w:rFonts w:ascii="Arial" w:hAnsi="Arial" w:cs="Arial"/>
          <w:b/>
          <w:sz w:val="20"/>
        </w:rPr>
      </w:pPr>
      <w:r w:rsidRPr="006B50BE">
        <w:rPr>
          <w:rFonts w:ascii="Arial" w:hAnsi="Arial" w:cs="Arial"/>
          <w:sz w:val="20"/>
        </w:rPr>
        <w:br w:type="page"/>
      </w:r>
      <w:r w:rsidR="006B50BE">
        <w:rPr>
          <w:rFonts w:ascii="Arial" w:hAnsi="Arial" w:cs="Arial"/>
          <w:b/>
          <w:sz w:val="20"/>
        </w:rPr>
        <w:lastRenderedPageBreak/>
        <w:tab/>
      </w:r>
    </w:p>
    <w:p w14:paraId="4587DE6A" w14:textId="77777777" w:rsidR="003701C2" w:rsidRPr="00916FAB" w:rsidRDefault="003701C2" w:rsidP="00916FAB">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00106AE3" w:rsidRPr="00916FAB">
        <w:rPr>
          <w:rFonts w:ascii="Arial" w:hAnsi="Arial" w:cs="Arial"/>
          <w:b/>
          <w:sz w:val="22"/>
        </w:rPr>
        <w:fldChar w:fldCharType="begin"/>
      </w:r>
      <w:r w:rsidR="00106AE3" w:rsidRPr="00916FAB">
        <w:rPr>
          <w:rFonts w:ascii="Arial" w:hAnsi="Arial" w:cs="Arial"/>
          <w:b/>
          <w:sz w:val="22"/>
        </w:rPr>
        <w:instrText xml:space="preserve"> SEQ Таблица \* ARABIC </w:instrText>
      </w:r>
      <w:r w:rsidR="00106AE3" w:rsidRPr="00916FAB">
        <w:rPr>
          <w:rFonts w:ascii="Arial" w:hAnsi="Arial" w:cs="Arial"/>
          <w:b/>
          <w:sz w:val="22"/>
        </w:rPr>
        <w:fldChar w:fldCharType="separate"/>
      </w:r>
      <w:r w:rsidR="00C311E5">
        <w:rPr>
          <w:rFonts w:ascii="Arial" w:hAnsi="Arial" w:cs="Arial"/>
          <w:b/>
          <w:noProof/>
          <w:sz w:val="22"/>
        </w:rPr>
        <w:t>1</w:t>
      </w:r>
      <w:r w:rsidR="00106AE3" w:rsidRPr="00916FAB">
        <w:rPr>
          <w:rFonts w:ascii="Arial" w:hAnsi="Arial" w:cs="Arial"/>
          <w:b/>
          <w:noProof/>
          <w:sz w:val="22"/>
        </w:rPr>
        <w:fldChar w:fldCharType="end"/>
      </w:r>
      <w:r w:rsidRPr="00916FAB">
        <w:rPr>
          <w:rFonts w:ascii="Arial" w:hAnsi="Arial" w:cs="Arial"/>
          <w:b/>
          <w:sz w:val="22"/>
        </w:rPr>
        <w:t>. История изменений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182"/>
        <w:gridCol w:w="1372"/>
        <w:gridCol w:w="5640"/>
        <w:gridCol w:w="1982"/>
      </w:tblGrid>
      <w:tr w:rsidR="00175B15" w:rsidRPr="00F94454" w14:paraId="6B20D18D" w14:textId="77777777" w:rsidTr="009355EA">
        <w:trPr>
          <w:cantSplit/>
          <w:trHeight w:val="397"/>
          <w:tblHeader/>
        </w:trPr>
        <w:tc>
          <w:tcPr>
            <w:tcW w:w="581" w:type="pct"/>
            <w:shd w:val="clear" w:color="auto" w:fill="FFC000"/>
            <w:vAlign w:val="center"/>
          </w:tcPr>
          <w:p w14:paraId="086C59A9" w14:textId="77777777" w:rsidR="00175B15" w:rsidRPr="00F94454" w:rsidRDefault="00175B15" w:rsidP="00BC56DB">
            <w:pPr>
              <w:jc w:val="center"/>
              <w:rPr>
                <w:rFonts w:ascii="Arial" w:hAnsi="Arial" w:cs="Arial"/>
                <w:b/>
                <w:sz w:val="20"/>
              </w:rPr>
            </w:pPr>
            <w:r w:rsidRPr="00F94454">
              <w:rPr>
                <w:rFonts w:ascii="Arial" w:hAnsi="Arial" w:cs="Arial"/>
                <w:b/>
                <w:sz w:val="20"/>
              </w:rPr>
              <w:t>Версия</w:t>
            </w:r>
          </w:p>
        </w:tc>
        <w:tc>
          <w:tcPr>
            <w:tcW w:w="674" w:type="pct"/>
            <w:shd w:val="clear" w:color="auto" w:fill="FFC000"/>
            <w:vAlign w:val="center"/>
          </w:tcPr>
          <w:p w14:paraId="3FB85102" w14:textId="77777777" w:rsidR="00175B15" w:rsidRPr="00F94454" w:rsidRDefault="00175B15" w:rsidP="00BC56DB">
            <w:pPr>
              <w:jc w:val="center"/>
              <w:rPr>
                <w:rFonts w:ascii="Arial" w:hAnsi="Arial" w:cs="Arial"/>
                <w:b/>
                <w:sz w:val="20"/>
              </w:rPr>
            </w:pPr>
            <w:r w:rsidRPr="00F94454">
              <w:rPr>
                <w:rFonts w:ascii="Arial" w:hAnsi="Arial" w:cs="Arial"/>
                <w:b/>
                <w:sz w:val="20"/>
              </w:rPr>
              <w:t>Дата</w:t>
            </w:r>
          </w:p>
        </w:tc>
        <w:tc>
          <w:tcPr>
            <w:tcW w:w="2771" w:type="pct"/>
            <w:shd w:val="clear" w:color="auto" w:fill="FFC000"/>
            <w:vAlign w:val="center"/>
          </w:tcPr>
          <w:p w14:paraId="1D087E70" w14:textId="77777777" w:rsidR="00175B15" w:rsidRPr="00F94454" w:rsidRDefault="00175B15" w:rsidP="00BC56DB">
            <w:pPr>
              <w:jc w:val="center"/>
              <w:rPr>
                <w:rFonts w:ascii="Arial" w:hAnsi="Arial" w:cs="Arial"/>
                <w:b/>
                <w:sz w:val="20"/>
              </w:rPr>
            </w:pPr>
            <w:r w:rsidRPr="00F94454">
              <w:rPr>
                <w:rFonts w:ascii="Arial" w:hAnsi="Arial" w:cs="Arial"/>
                <w:b/>
                <w:sz w:val="20"/>
              </w:rPr>
              <w:t>Комментарий</w:t>
            </w:r>
          </w:p>
        </w:tc>
        <w:tc>
          <w:tcPr>
            <w:tcW w:w="974" w:type="pct"/>
            <w:shd w:val="clear" w:color="auto" w:fill="FFC000"/>
            <w:vAlign w:val="center"/>
          </w:tcPr>
          <w:p w14:paraId="69E757D1" w14:textId="77777777" w:rsidR="00175B15" w:rsidRPr="00F94454" w:rsidRDefault="00175B15" w:rsidP="00BC56DB">
            <w:pPr>
              <w:jc w:val="center"/>
              <w:rPr>
                <w:rFonts w:ascii="Arial" w:hAnsi="Arial" w:cs="Arial"/>
                <w:b/>
                <w:sz w:val="20"/>
              </w:rPr>
            </w:pPr>
            <w:r w:rsidRPr="00F94454">
              <w:rPr>
                <w:rFonts w:ascii="Arial" w:hAnsi="Arial" w:cs="Arial"/>
                <w:b/>
                <w:sz w:val="20"/>
              </w:rPr>
              <w:t>Автор</w:t>
            </w:r>
          </w:p>
        </w:tc>
      </w:tr>
      <w:tr w:rsidR="00175B15" w:rsidRPr="00F94454" w14:paraId="0047765F" w14:textId="77777777" w:rsidTr="00927CCC">
        <w:trPr>
          <w:cantSplit/>
        </w:trPr>
        <w:tc>
          <w:tcPr>
            <w:tcW w:w="581" w:type="pct"/>
          </w:tcPr>
          <w:p w14:paraId="65140C40" w14:textId="77777777" w:rsidR="00175B15" w:rsidRPr="006011FB" w:rsidRDefault="006011FB" w:rsidP="00B778C7">
            <w:pPr>
              <w:jc w:val="center"/>
              <w:rPr>
                <w:rFonts w:ascii="Arial" w:hAnsi="Arial" w:cs="Arial"/>
                <w:sz w:val="20"/>
                <w:lang w:val="en-US"/>
              </w:rPr>
            </w:pPr>
            <w:r>
              <w:rPr>
                <w:rFonts w:ascii="Arial" w:hAnsi="Arial" w:cs="Arial"/>
                <w:sz w:val="20"/>
              </w:rPr>
              <w:t>2.1</w:t>
            </w:r>
            <w:r>
              <w:rPr>
                <w:rFonts w:ascii="Arial" w:hAnsi="Arial" w:cs="Arial"/>
                <w:sz w:val="20"/>
                <w:lang w:val="en-US"/>
              </w:rPr>
              <w:t>9</w:t>
            </w:r>
          </w:p>
        </w:tc>
        <w:tc>
          <w:tcPr>
            <w:tcW w:w="674" w:type="pct"/>
          </w:tcPr>
          <w:p w14:paraId="4D26E12B" w14:textId="77777777" w:rsidR="00175B15" w:rsidRPr="00F94454" w:rsidRDefault="006011FB" w:rsidP="00B778C7">
            <w:pPr>
              <w:rPr>
                <w:rFonts w:ascii="Arial" w:hAnsi="Arial" w:cs="Arial"/>
                <w:sz w:val="20"/>
              </w:rPr>
            </w:pPr>
            <w:r>
              <w:rPr>
                <w:rFonts w:ascii="Arial" w:hAnsi="Arial" w:cs="Arial"/>
                <w:sz w:val="20"/>
                <w:lang w:val="en-US"/>
              </w:rPr>
              <w:t>22</w:t>
            </w:r>
            <w:r w:rsidR="009748BE">
              <w:rPr>
                <w:rFonts w:ascii="Arial" w:hAnsi="Arial" w:cs="Arial"/>
                <w:sz w:val="20"/>
              </w:rPr>
              <w:t>.08.2018</w:t>
            </w:r>
          </w:p>
        </w:tc>
        <w:tc>
          <w:tcPr>
            <w:tcW w:w="2771" w:type="pct"/>
          </w:tcPr>
          <w:p w14:paraId="67991A5E" w14:textId="77777777" w:rsidR="00175B15" w:rsidRPr="00F94454" w:rsidRDefault="00F9526C" w:rsidP="00B778C7">
            <w:pPr>
              <w:rPr>
                <w:rFonts w:ascii="Arial" w:hAnsi="Arial" w:cs="Arial"/>
                <w:sz w:val="20"/>
              </w:rPr>
            </w:pPr>
            <w:r>
              <w:rPr>
                <w:rFonts w:ascii="Arial" w:hAnsi="Arial" w:cs="Arial"/>
                <w:sz w:val="20"/>
              </w:rPr>
              <w:t>Начальная версия</w:t>
            </w:r>
          </w:p>
        </w:tc>
        <w:tc>
          <w:tcPr>
            <w:tcW w:w="974" w:type="pct"/>
          </w:tcPr>
          <w:p w14:paraId="779569A1" w14:textId="77777777" w:rsidR="00175B15" w:rsidRDefault="009748BE" w:rsidP="00B778C7">
            <w:pPr>
              <w:jc w:val="center"/>
              <w:rPr>
                <w:rFonts w:ascii="Arial" w:hAnsi="Arial" w:cs="Arial"/>
                <w:sz w:val="20"/>
              </w:rPr>
            </w:pPr>
            <w:r>
              <w:rPr>
                <w:rFonts w:ascii="Arial" w:hAnsi="Arial" w:cs="Arial"/>
                <w:sz w:val="20"/>
              </w:rPr>
              <w:t>Яковенко Ю.А</w:t>
            </w:r>
            <w:r w:rsidR="000231E7">
              <w:rPr>
                <w:rFonts w:ascii="Arial" w:hAnsi="Arial" w:cs="Arial"/>
                <w:sz w:val="20"/>
              </w:rPr>
              <w:t>.</w:t>
            </w:r>
          </w:p>
          <w:p w14:paraId="3A022B64" w14:textId="77777777" w:rsidR="000231E7" w:rsidRPr="006011FB" w:rsidRDefault="000231E7" w:rsidP="00B778C7">
            <w:pPr>
              <w:jc w:val="center"/>
              <w:rPr>
                <w:rFonts w:ascii="Arial" w:hAnsi="Arial" w:cs="Arial"/>
                <w:sz w:val="20"/>
              </w:rPr>
            </w:pPr>
            <w:r>
              <w:rPr>
                <w:rFonts w:ascii="Arial" w:hAnsi="Arial" w:cs="Arial"/>
                <w:sz w:val="20"/>
              </w:rPr>
              <w:t>Рыжих Ю.</w:t>
            </w:r>
            <w:r w:rsidR="006011FB">
              <w:rPr>
                <w:rFonts w:ascii="Arial" w:hAnsi="Arial" w:cs="Arial"/>
                <w:sz w:val="20"/>
              </w:rPr>
              <w:t>М.</w:t>
            </w:r>
          </w:p>
        </w:tc>
      </w:tr>
      <w:tr w:rsidR="00175B15" w:rsidRPr="00F94454" w14:paraId="62FC9B66" w14:textId="77777777" w:rsidTr="00927CCC">
        <w:trPr>
          <w:cantSplit/>
        </w:trPr>
        <w:tc>
          <w:tcPr>
            <w:tcW w:w="581" w:type="pct"/>
          </w:tcPr>
          <w:p w14:paraId="5094C239" w14:textId="77777777" w:rsidR="00175B15" w:rsidRPr="00F94454" w:rsidRDefault="00175B15" w:rsidP="00B778C7">
            <w:pPr>
              <w:jc w:val="center"/>
              <w:rPr>
                <w:rFonts w:ascii="Arial" w:hAnsi="Arial" w:cs="Arial"/>
                <w:sz w:val="20"/>
              </w:rPr>
            </w:pPr>
          </w:p>
        </w:tc>
        <w:tc>
          <w:tcPr>
            <w:tcW w:w="674" w:type="pct"/>
          </w:tcPr>
          <w:p w14:paraId="75EBE8E2" w14:textId="77777777" w:rsidR="00175B15" w:rsidRPr="00F94454" w:rsidRDefault="00C44C19" w:rsidP="00B778C7">
            <w:pPr>
              <w:rPr>
                <w:rFonts w:ascii="Arial" w:hAnsi="Arial" w:cs="Arial"/>
                <w:sz w:val="20"/>
              </w:rPr>
            </w:pPr>
            <w:r>
              <w:rPr>
                <w:rFonts w:ascii="Arial" w:hAnsi="Arial" w:cs="Arial"/>
                <w:sz w:val="20"/>
                <w:lang w:val="en-US"/>
              </w:rPr>
              <w:t>20</w:t>
            </w:r>
            <w:r>
              <w:rPr>
                <w:rFonts w:ascii="Arial" w:hAnsi="Arial" w:cs="Arial"/>
                <w:sz w:val="20"/>
              </w:rPr>
              <w:t>.</w:t>
            </w:r>
            <w:r>
              <w:rPr>
                <w:rFonts w:ascii="Arial" w:hAnsi="Arial" w:cs="Arial"/>
                <w:sz w:val="20"/>
                <w:lang w:val="en-US"/>
              </w:rPr>
              <w:t>11</w:t>
            </w:r>
            <w:r>
              <w:rPr>
                <w:rFonts w:ascii="Arial" w:hAnsi="Arial" w:cs="Arial"/>
                <w:sz w:val="20"/>
              </w:rPr>
              <w:t>.2018</w:t>
            </w:r>
          </w:p>
        </w:tc>
        <w:tc>
          <w:tcPr>
            <w:tcW w:w="2771" w:type="pct"/>
          </w:tcPr>
          <w:p w14:paraId="76522F11" w14:textId="77777777" w:rsidR="00175B15" w:rsidRPr="00C44C19" w:rsidRDefault="00C44C19" w:rsidP="00B778C7">
            <w:pPr>
              <w:rPr>
                <w:rFonts w:ascii="Arial" w:hAnsi="Arial" w:cs="Arial"/>
                <w:sz w:val="20"/>
              </w:rPr>
            </w:pPr>
            <w:r>
              <w:rPr>
                <w:rFonts w:ascii="Arial" w:hAnsi="Arial" w:cs="Arial"/>
                <w:sz w:val="20"/>
              </w:rPr>
              <w:t>Добавлены шаги по регистрации ремонтных и прочих простев</w:t>
            </w:r>
          </w:p>
        </w:tc>
        <w:tc>
          <w:tcPr>
            <w:tcW w:w="974" w:type="pct"/>
          </w:tcPr>
          <w:p w14:paraId="49E4A0E0" w14:textId="77777777" w:rsidR="00175B15" w:rsidRPr="00F94454" w:rsidRDefault="00C44C19" w:rsidP="00B778C7">
            <w:pPr>
              <w:jc w:val="center"/>
              <w:rPr>
                <w:rFonts w:ascii="Arial" w:hAnsi="Arial" w:cs="Arial"/>
                <w:sz w:val="20"/>
              </w:rPr>
            </w:pPr>
            <w:r>
              <w:rPr>
                <w:rFonts w:ascii="Arial" w:hAnsi="Arial" w:cs="Arial"/>
                <w:sz w:val="20"/>
              </w:rPr>
              <w:t>Михеев А.А.</w:t>
            </w:r>
          </w:p>
        </w:tc>
      </w:tr>
      <w:tr w:rsidR="006D0D9C" w:rsidRPr="00F94454" w14:paraId="240FAEB7" w14:textId="77777777" w:rsidTr="00927CCC">
        <w:trPr>
          <w:cantSplit/>
        </w:trPr>
        <w:tc>
          <w:tcPr>
            <w:tcW w:w="581" w:type="pct"/>
          </w:tcPr>
          <w:p w14:paraId="0FE272B9" w14:textId="77777777" w:rsidR="006D0D9C" w:rsidRPr="00F94454" w:rsidRDefault="006D0D9C" w:rsidP="00B778C7">
            <w:pPr>
              <w:jc w:val="center"/>
              <w:rPr>
                <w:rFonts w:ascii="Arial" w:hAnsi="Arial" w:cs="Arial"/>
                <w:sz w:val="20"/>
              </w:rPr>
            </w:pPr>
            <w:r>
              <w:rPr>
                <w:rFonts w:ascii="Arial" w:hAnsi="Arial" w:cs="Arial"/>
                <w:sz w:val="20"/>
              </w:rPr>
              <w:t>3.0</w:t>
            </w:r>
          </w:p>
        </w:tc>
        <w:tc>
          <w:tcPr>
            <w:tcW w:w="674" w:type="pct"/>
          </w:tcPr>
          <w:p w14:paraId="7D57CE70" w14:textId="77777777" w:rsidR="006D0D9C" w:rsidRPr="00AE12DE" w:rsidRDefault="006D0D9C" w:rsidP="00B778C7">
            <w:pPr>
              <w:rPr>
                <w:rFonts w:ascii="Arial" w:hAnsi="Arial" w:cs="Arial"/>
                <w:sz w:val="20"/>
              </w:rPr>
            </w:pPr>
            <w:r>
              <w:rPr>
                <w:rFonts w:ascii="Arial" w:hAnsi="Arial" w:cs="Arial"/>
                <w:sz w:val="20"/>
              </w:rPr>
              <w:t>17.04.2020</w:t>
            </w:r>
          </w:p>
        </w:tc>
        <w:tc>
          <w:tcPr>
            <w:tcW w:w="2771" w:type="pct"/>
          </w:tcPr>
          <w:p w14:paraId="2C979779" w14:textId="77777777" w:rsidR="006D0D9C" w:rsidRDefault="006D0D9C" w:rsidP="00B778C7">
            <w:pPr>
              <w:rPr>
                <w:rFonts w:ascii="Arial" w:hAnsi="Arial" w:cs="Arial"/>
                <w:sz w:val="20"/>
              </w:rPr>
            </w:pPr>
            <w:r>
              <w:rPr>
                <w:rFonts w:ascii="Arial" w:hAnsi="Arial" w:cs="Arial"/>
                <w:sz w:val="20"/>
              </w:rPr>
              <w:t>Актуализация КД</w:t>
            </w:r>
          </w:p>
        </w:tc>
        <w:tc>
          <w:tcPr>
            <w:tcW w:w="974" w:type="pct"/>
          </w:tcPr>
          <w:p w14:paraId="4E9ACF4D" w14:textId="77777777" w:rsidR="006D0D9C" w:rsidRDefault="006D0D9C" w:rsidP="00B778C7">
            <w:pPr>
              <w:jc w:val="center"/>
              <w:rPr>
                <w:rFonts w:ascii="Arial" w:hAnsi="Arial" w:cs="Arial"/>
                <w:sz w:val="20"/>
              </w:rPr>
            </w:pPr>
            <w:r>
              <w:rPr>
                <w:rFonts w:ascii="Arial" w:hAnsi="Arial" w:cs="Arial"/>
                <w:sz w:val="20"/>
              </w:rPr>
              <w:t>Савинская Ю.Б.</w:t>
            </w:r>
          </w:p>
        </w:tc>
      </w:tr>
      <w:tr w:rsidR="004A659C" w:rsidRPr="00F94454" w14:paraId="4BED46AD" w14:textId="77777777" w:rsidTr="00927CCC">
        <w:trPr>
          <w:cantSplit/>
          <w:ins w:id="15" w:author="Savinskaya Yulia" w:date="2021-02-25T11:59:00Z"/>
        </w:trPr>
        <w:tc>
          <w:tcPr>
            <w:tcW w:w="581" w:type="pct"/>
          </w:tcPr>
          <w:p w14:paraId="645BAE6A" w14:textId="68BD2DF1" w:rsidR="004A659C" w:rsidRDefault="004A659C" w:rsidP="004A659C">
            <w:pPr>
              <w:jc w:val="center"/>
              <w:rPr>
                <w:ins w:id="16" w:author="Savinskaya Yulia" w:date="2021-02-25T11:59:00Z"/>
                <w:rFonts w:ascii="Arial" w:hAnsi="Arial" w:cs="Arial"/>
                <w:sz w:val="20"/>
              </w:rPr>
            </w:pPr>
            <w:ins w:id="17" w:author="Savinskaya Yulia" w:date="2021-02-25T11:59:00Z">
              <w:r>
                <w:rPr>
                  <w:rFonts w:ascii="Arial" w:hAnsi="Arial" w:cs="Arial"/>
                  <w:sz w:val="20"/>
                </w:rPr>
                <w:t>4.0</w:t>
              </w:r>
            </w:ins>
          </w:p>
        </w:tc>
        <w:tc>
          <w:tcPr>
            <w:tcW w:w="674" w:type="pct"/>
          </w:tcPr>
          <w:p w14:paraId="2C3F00E2" w14:textId="7771423C" w:rsidR="004A659C" w:rsidRDefault="004A659C" w:rsidP="004A659C">
            <w:pPr>
              <w:rPr>
                <w:ins w:id="18" w:author="Savinskaya Yulia" w:date="2021-02-25T11:59:00Z"/>
                <w:rFonts w:ascii="Arial" w:hAnsi="Arial" w:cs="Arial"/>
                <w:sz w:val="20"/>
              </w:rPr>
            </w:pPr>
            <w:ins w:id="19" w:author="Savinskaya Yulia" w:date="2021-02-25T11:59:00Z">
              <w:r>
                <w:rPr>
                  <w:rFonts w:ascii="Arial" w:hAnsi="Arial" w:cs="Arial"/>
                  <w:sz w:val="20"/>
                </w:rPr>
                <w:t>25.02.2021</w:t>
              </w:r>
            </w:ins>
          </w:p>
        </w:tc>
        <w:tc>
          <w:tcPr>
            <w:tcW w:w="2771" w:type="pct"/>
          </w:tcPr>
          <w:p w14:paraId="0811B8EB" w14:textId="6BCB8B86" w:rsidR="004A659C" w:rsidRDefault="004A659C" w:rsidP="004A659C">
            <w:pPr>
              <w:rPr>
                <w:ins w:id="20" w:author="Savinskaya Yulia" w:date="2021-02-25T11:59:00Z"/>
                <w:rFonts w:ascii="Arial" w:hAnsi="Arial" w:cs="Arial"/>
                <w:sz w:val="20"/>
              </w:rPr>
            </w:pPr>
            <w:ins w:id="21" w:author="Savinskaya Yulia" w:date="2021-02-25T11:59:00Z">
              <w:r>
                <w:rPr>
                  <w:rFonts w:ascii="Arial" w:hAnsi="Arial" w:cs="Arial"/>
                  <w:sz w:val="20"/>
                </w:rPr>
                <w:t>Актуализация КД</w:t>
              </w:r>
            </w:ins>
          </w:p>
        </w:tc>
        <w:tc>
          <w:tcPr>
            <w:tcW w:w="974" w:type="pct"/>
          </w:tcPr>
          <w:p w14:paraId="2AEFC88B" w14:textId="7AB47173" w:rsidR="004A659C" w:rsidRDefault="004A659C" w:rsidP="004A659C">
            <w:pPr>
              <w:jc w:val="center"/>
              <w:rPr>
                <w:ins w:id="22" w:author="Savinskaya Yulia" w:date="2021-02-25T11:59:00Z"/>
                <w:rFonts w:ascii="Arial" w:hAnsi="Arial" w:cs="Arial"/>
                <w:sz w:val="20"/>
              </w:rPr>
            </w:pPr>
            <w:ins w:id="23" w:author="Savinskaya Yulia" w:date="2021-02-25T11:59:00Z">
              <w:r>
                <w:rPr>
                  <w:rFonts w:ascii="Arial" w:hAnsi="Arial" w:cs="Arial"/>
                  <w:sz w:val="20"/>
                </w:rPr>
                <w:t>Савинская Ю.Б.</w:t>
              </w:r>
            </w:ins>
          </w:p>
        </w:tc>
      </w:tr>
    </w:tbl>
    <w:p w14:paraId="08AE71FC" w14:textId="77777777" w:rsidR="00354BEF" w:rsidRPr="00916FAB" w:rsidRDefault="00354BEF" w:rsidP="00916FAB">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00106AE3" w:rsidRPr="00916FAB">
        <w:rPr>
          <w:rFonts w:ascii="Arial" w:hAnsi="Arial" w:cs="Arial"/>
          <w:b/>
          <w:sz w:val="22"/>
        </w:rPr>
        <w:fldChar w:fldCharType="begin"/>
      </w:r>
      <w:r w:rsidR="00106AE3" w:rsidRPr="00916FAB">
        <w:rPr>
          <w:rFonts w:ascii="Arial" w:hAnsi="Arial" w:cs="Arial"/>
          <w:b/>
          <w:sz w:val="22"/>
        </w:rPr>
        <w:instrText xml:space="preserve"> SEQ Таблица \* ARABIC </w:instrText>
      </w:r>
      <w:r w:rsidR="00106AE3" w:rsidRPr="00916FAB">
        <w:rPr>
          <w:rFonts w:ascii="Arial" w:hAnsi="Arial" w:cs="Arial"/>
          <w:b/>
          <w:sz w:val="22"/>
        </w:rPr>
        <w:fldChar w:fldCharType="separate"/>
      </w:r>
      <w:r w:rsidR="00C311E5">
        <w:rPr>
          <w:rFonts w:ascii="Arial" w:hAnsi="Arial" w:cs="Arial"/>
          <w:b/>
          <w:noProof/>
          <w:sz w:val="22"/>
        </w:rPr>
        <w:t>2</w:t>
      </w:r>
      <w:r w:rsidR="00106AE3" w:rsidRPr="00916FAB">
        <w:rPr>
          <w:rFonts w:ascii="Arial" w:hAnsi="Arial" w:cs="Arial"/>
          <w:b/>
          <w:sz w:val="22"/>
        </w:rPr>
        <w:fldChar w:fldCharType="end"/>
      </w:r>
      <w:r w:rsidRPr="00916FAB">
        <w:rPr>
          <w:rFonts w:ascii="Arial" w:hAnsi="Arial" w:cs="Arial"/>
          <w:b/>
          <w:sz w:val="22"/>
        </w:rPr>
        <w:t>. Связанные документы (этот документ должен читаться вместе с)</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088"/>
        <w:gridCol w:w="3138"/>
        <w:gridCol w:w="1950"/>
      </w:tblGrid>
      <w:tr w:rsidR="00175B15" w:rsidRPr="00F94454" w14:paraId="3B58B2B9" w14:textId="77777777" w:rsidTr="009355EA">
        <w:trPr>
          <w:cantSplit/>
          <w:trHeight w:val="397"/>
          <w:tblHeader/>
        </w:trPr>
        <w:tc>
          <w:tcPr>
            <w:tcW w:w="2500" w:type="pct"/>
            <w:shd w:val="clear" w:color="auto" w:fill="FFC000"/>
            <w:vAlign w:val="center"/>
          </w:tcPr>
          <w:p w14:paraId="2757794F" w14:textId="77777777" w:rsidR="00175B15" w:rsidRPr="00F94454" w:rsidRDefault="00175B15" w:rsidP="00BC56DB">
            <w:pPr>
              <w:jc w:val="center"/>
              <w:rPr>
                <w:rFonts w:ascii="Arial" w:hAnsi="Arial" w:cs="Arial"/>
                <w:b/>
                <w:sz w:val="20"/>
              </w:rPr>
            </w:pPr>
            <w:r w:rsidRPr="00F94454">
              <w:rPr>
                <w:rFonts w:ascii="Arial" w:hAnsi="Arial" w:cs="Arial"/>
                <w:b/>
                <w:sz w:val="20"/>
              </w:rPr>
              <w:t>Название документа</w:t>
            </w:r>
          </w:p>
        </w:tc>
        <w:tc>
          <w:tcPr>
            <w:tcW w:w="1542" w:type="pct"/>
            <w:shd w:val="clear" w:color="auto" w:fill="FFC000"/>
            <w:vAlign w:val="center"/>
          </w:tcPr>
          <w:p w14:paraId="61D59E58" w14:textId="77777777" w:rsidR="00175B15" w:rsidRPr="00F94454" w:rsidRDefault="00175B15" w:rsidP="00BC56DB">
            <w:pPr>
              <w:jc w:val="center"/>
              <w:rPr>
                <w:rFonts w:ascii="Arial" w:hAnsi="Arial" w:cs="Arial"/>
                <w:b/>
                <w:sz w:val="20"/>
              </w:rPr>
            </w:pPr>
            <w:r w:rsidRPr="00F94454">
              <w:rPr>
                <w:rFonts w:ascii="Arial" w:hAnsi="Arial" w:cs="Arial"/>
                <w:b/>
                <w:sz w:val="20"/>
              </w:rPr>
              <w:t>Номер версии /</w:t>
            </w:r>
            <w:r w:rsidR="00354BEF" w:rsidRPr="00F94454">
              <w:rPr>
                <w:rFonts w:ascii="Arial" w:hAnsi="Arial" w:cs="Arial"/>
                <w:b/>
                <w:sz w:val="20"/>
              </w:rPr>
              <w:t xml:space="preserve"> и</w:t>
            </w:r>
            <w:r w:rsidRPr="00F94454">
              <w:rPr>
                <w:rFonts w:ascii="Arial" w:hAnsi="Arial" w:cs="Arial"/>
                <w:b/>
                <w:sz w:val="20"/>
              </w:rPr>
              <w:t>мя файла</w:t>
            </w:r>
          </w:p>
        </w:tc>
        <w:tc>
          <w:tcPr>
            <w:tcW w:w="958" w:type="pct"/>
            <w:shd w:val="clear" w:color="auto" w:fill="FFC000"/>
            <w:vAlign w:val="center"/>
          </w:tcPr>
          <w:p w14:paraId="5B287D38" w14:textId="77777777" w:rsidR="00175B15" w:rsidRPr="00F94454" w:rsidRDefault="00175B15" w:rsidP="00BC56DB">
            <w:pPr>
              <w:jc w:val="center"/>
              <w:rPr>
                <w:rFonts w:ascii="Arial" w:hAnsi="Arial" w:cs="Arial"/>
                <w:b/>
                <w:sz w:val="20"/>
              </w:rPr>
            </w:pPr>
            <w:r w:rsidRPr="00F94454">
              <w:rPr>
                <w:rFonts w:ascii="Arial" w:hAnsi="Arial" w:cs="Arial"/>
                <w:b/>
                <w:sz w:val="20"/>
              </w:rPr>
              <w:t>Дата</w:t>
            </w:r>
          </w:p>
        </w:tc>
      </w:tr>
      <w:tr w:rsidR="005E35B2" w:rsidRPr="00F94454" w14:paraId="211A43E5" w14:textId="77777777" w:rsidTr="005E35B2">
        <w:trPr>
          <w:cantSplit/>
        </w:trPr>
        <w:tc>
          <w:tcPr>
            <w:tcW w:w="2500" w:type="pct"/>
            <w:tcBorders>
              <w:top w:val="single" w:sz="6" w:space="0" w:color="auto"/>
              <w:left w:val="single" w:sz="12" w:space="0" w:color="auto"/>
              <w:bottom w:val="single" w:sz="6" w:space="0" w:color="auto"/>
              <w:right w:val="single" w:sz="6" w:space="0" w:color="auto"/>
            </w:tcBorders>
          </w:tcPr>
          <w:p w14:paraId="54CD33D4" w14:textId="77777777" w:rsidR="005E35B2" w:rsidRPr="00425377" w:rsidRDefault="005E35B2" w:rsidP="005E35B2">
            <w:pPr>
              <w:rPr>
                <w:rFonts w:ascii="Arial" w:hAnsi="Arial" w:cs="Arial"/>
                <w:sz w:val="20"/>
                <w:szCs w:val="20"/>
              </w:rPr>
            </w:pPr>
            <w:r w:rsidRPr="00425377">
              <w:rPr>
                <w:rFonts w:ascii="Arial" w:hAnsi="Arial" w:cs="Arial"/>
                <w:sz w:val="20"/>
                <w:szCs w:val="20"/>
              </w:rPr>
              <w:t>Глоссарий Проекта</w:t>
            </w:r>
          </w:p>
        </w:tc>
        <w:tc>
          <w:tcPr>
            <w:tcW w:w="1542" w:type="pct"/>
            <w:tcBorders>
              <w:top w:val="single" w:sz="6" w:space="0" w:color="auto"/>
              <w:left w:val="single" w:sz="6" w:space="0" w:color="auto"/>
              <w:bottom w:val="single" w:sz="6" w:space="0" w:color="auto"/>
              <w:right w:val="single" w:sz="6" w:space="0" w:color="auto"/>
            </w:tcBorders>
          </w:tcPr>
          <w:p w14:paraId="5F4A36F0" w14:textId="77777777" w:rsidR="005E35B2" w:rsidRPr="00425377" w:rsidRDefault="005E35B2" w:rsidP="00972304">
            <w:pPr>
              <w:jc w:val="center"/>
              <w:rPr>
                <w:rFonts w:ascii="Arial" w:hAnsi="Arial" w:cs="Arial"/>
                <w:sz w:val="20"/>
                <w:szCs w:val="20"/>
              </w:rPr>
            </w:pPr>
          </w:p>
        </w:tc>
        <w:tc>
          <w:tcPr>
            <w:tcW w:w="958" w:type="pct"/>
            <w:tcBorders>
              <w:top w:val="single" w:sz="6" w:space="0" w:color="auto"/>
              <w:left w:val="single" w:sz="6" w:space="0" w:color="auto"/>
              <w:bottom w:val="single" w:sz="6" w:space="0" w:color="auto"/>
              <w:right w:val="single" w:sz="12" w:space="0" w:color="auto"/>
            </w:tcBorders>
          </w:tcPr>
          <w:p w14:paraId="3D2A76BF" w14:textId="77777777" w:rsidR="005E35B2" w:rsidRPr="00425377" w:rsidRDefault="005E35B2" w:rsidP="00972304">
            <w:pPr>
              <w:jc w:val="center"/>
              <w:rPr>
                <w:rFonts w:ascii="Arial" w:hAnsi="Arial" w:cs="Arial"/>
                <w:sz w:val="20"/>
                <w:szCs w:val="20"/>
              </w:rPr>
            </w:pPr>
          </w:p>
        </w:tc>
      </w:tr>
      <w:tr w:rsidR="005E35B2" w:rsidRPr="00F94454" w14:paraId="0614CDDA" w14:textId="77777777" w:rsidTr="005E35B2">
        <w:trPr>
          <w:cantSplit/>
        </w:trPr>
        <w:tc>
          <w:tcPr>
            <w:tcW w:w="2500" w:type="pct"/>
            <w:tcBorders>
              <w:top w:val="single" w:sz="6" w:space="0" w:color="auto"/>
              <w:left w:val="single" w:sz="12" w:space="0" w:color="auto"/>
              <w:bottom w:val="single" w:sz="6" w:space="0" w:color="auto"/>
              <w:right w:val="single" w:sz="6" w:space="0" w:color="auto"/>
            </w:tcBorders>
          </w:tcPr>
          <w:p w14:paraId="07AB7F1D" w14:textId="4BC43250" w:rsidR="005E35B2" w:rsidRPr="00425377" w:rsidRDefault="005E35B2">
            <w:pPr>
              <w:rPr>
                <w:rFonts w:ascii="Arial" w:hAnsi="Arial" w:cs="Arial"/>
                <w:sz w:val="20"/>
                <w:szCs w:val="20"/>
              </w:rPr>
            </w:pPr>
            <w:r w:rsidRPr="00425377">
              <w:rPr>
                <w:rFonts w:ascii="Arial" w:hAnsi="Arial" w:cs="Arial"/>
                <w:sz w:val="20"/>
                <w:szCs w:val="20"/>
              </w:rPr>
              <w:t>ERP.</w:t>
            </w:r>
            <w:ins w:id="24" w:author="SintsovaMA" w:date="2021-02-25T12:19:00Z">
              <w:r w:rsidR="00A258B6">
                <w:rPr>
                  <w:rFonts w:ascii="Arial" w:hAnsi="Arial" w:cs="Arial"/>
                  <w:sz w:val="20"/>
                  <w:szCs w:val="20"/>
                  <w:lang w:val="en-US"/>
                </w:rPr>
                <w:t>13.9_2_</w:t>
              </w:r>
            </w:ins>
            <w:del w:id="25" w:author="SintsovaMA" w:date="2021-02-25T12:19:00Z">
              <w:r w:rsidR="00EF595F" w:rsidDel="00A258B6">
                <w:rPr>
                  <w:rFonts w:ascii="Arial" w:hAnsi="Arial" w:cs="Arial"/>
                  <w:sz w:val="20"/>
                  <w:szCs w:val="20"/>
                </w:rPr>
                <w:delText>9</w:delText>
              </w:r>
              <w:r w:rsidRPr="00425377" w:rsidDel="00A258B6">
                <w:rPr>
                  <w:rFonts w:ascii="Arial" w:hAnsi="Arial" w:cs="Arial"/>
                  <w:sz w:val="20"/>
                  <w:szCs w:val="20"/>
                </w:rPr>
                <w:delText>.1.</w:delText>
              </w:r>
            </w:del>
            <w:r w:rsidRPr="00425377">
              <w:rPr>
                <w:rFonts w:ascii="Arial" w:hAnsi="Arial" w:cs="Arial"/>
                <w:sz w:val="20"/>
                <w:szCs w:val="20"/>
              </w:rPr>
              <w:t>1</w:t>
            </w:r>
            <w:ins w:id="26" w:author="SintsovaMA" w:date="2021-02-25T12:19:00Z">
              <w:r w:rsidR="00A258B6">
                <w:rPr>
                  <w:rFonts w:ascii="Arial" w:hAnsi="Arial" w:cs="Arial"/>
                  <w:sz w:val="20"/>
                  <w:szCs w:val="20"/>
                  <w:lang w:val="en-US"/>
                </w:rPr>
                <w:t>_ARC_</w:t>
              </w:r>
            </w:ins>
            <w:del w:id="27" w:author="SintsovaMA" w:date="2021-02-25T12:19:00Z">
              <w:r w:rsidRPr="00425377" w:rsidDel="00A258B6">
                <w:rPr>
                  <w:rFonts w:ascii="Arial" w:hAnsi="Arial" w:cs="Arial"/>
                  <w:sz w:val="20"/>
                  <w:szCs w:val="20"/>
                </w:rPr>
                <w:delText xml:space="preserve"> </w:delText>
              </w:r>
            </w:del>
            <w:del w:id="28" w:author="SintsovaMA" w:date="2021-02-25T12:20:00Z">
              <w:r w:rsidRPr="00425377" w:rsidDel="002F49CB">
                <w:rPr>
                  <w:rFonts w:ascii="Arial" w:hAnsi="Arial" w:cs="Arial"/>
                  <w:sz w:val="20"/>
                  <w:szCs w:val="20"/>
                </w:rPr>
                <w:delText>«</w:delText>
              </w:r>
            </w:del>
            <w:r w:rsidRPr="00425377">
              <w:rPr>
                <w:rFonts w:ascii="Arial" w:hAnsi="Arial" w:cs="Arial"/>
                <w:sz w:val="20"/>
                <w:szCs w:val="20"/>
              </w:rPr>
              <w:t>Организационная структура</w:t>
            </w:r>
            <w:del w:id="29" w:author="SintsovaMA" w:date="2021-02-25T12:20:00Z">
              <w:r w:rsidRPr="00425377" w:rsidDel="002F49CB">
                <w:rPr>
                  <w:rFonts w:ascii="Arial" w:hAnsi="Arial" w:cs="Arial"/>
                  <w:sz w:val="20"/>
                  <w:szCs w:val="20"/>
                </w:rPr>
                <w:delText>»</w:delText>
              </w:r>
            </w:del>
          </w:p>
        </w:tc>
        <w:tc>
          <w:tcPr>
            <w:tcW w:w="1542" w:type="pct"/>
            <w:tcBorders>
              <w:top w:val="single" w:sz="6" w:space="0" w:color="auto"/>
              <w:left w:val="single" w:sz="6" w:space="0" w:color="auto"/>
              <w:bottom w:val="single" w:sz="6" w:space="0" w:color="auto"/>
              <w:right w:val="single" w:sz="6" w:space="0" w:color="auto"/>
            </w:tcBorders>
          </w:tcPr>
          <w:p w14:paraId="5938239F" w14:textId="77777777" w:rsidR="005E35B2" w:rsidRPr="00425377" w:rsidRDefault="005E35B2" w:rsidP="00972304">
            <w:pPr>
              <w:jc w:val="center"/>
              <w:rPr>
                <w:rFonts w:ascii="Arial" w:hAnsi="Arial" w:cs="Arial"/>
                <w:sz w:val="20"/>
                <w:szCs w:val="20"/>
              </w:rPr>
            </w:pPr>
          </w:p>
        </w:tc>
        <w:tc>
          <w:tcPr>
            <w:tcW w:w="958" w:type="pct"/>
            <w:tcBorders>
              <w:top w:val="single" w:sz="6" w:space="0" w:color="auto"/>
              <w:left w:val="single" w:sz="6" w:space="0" w:color="auto"/>
              <w:bottom w:val="single" w:sz="6" w:space="0" w:color="auto"/>
              <w:right w:val="single" w:sz="12" w:space="0" w:color="auto"/>
            </w:tcBorders>
          </w:tcPr>
          <w:p w14:paraId="59BB6B6B" w14:textId="77777777" w:rsidR="005E35B2" w:rsidRPr="00425377" w:rsidRDefault="005E35B2" w:rsidP="00972304">
            <w:pPr>
              <w:jc w:val="center"/>
              <w:rPr>
                <w:rFonts w:ascii="Arial" w:hAnsi="Arial" w:cs="Arial"/>
                <w:sz w:val="20"/>
                <w:szCs w:val="20"/>
              </w:rPr>
            </w:pPr>
          </w:p>
        </w:tc>
      </w:tr>
      <w:tr w:rsidR="005E35B2" w:rsidRPr="00F94454" w14:paraId="44BEF810" w14:textId="77777777" w:rsidTr="005E35B2">
        <w:trPr>
          <w:cantSplit/>
        </w:trPr>
        <w:tc>
          <w:tcPr>
            <w:tcW w:w="2500" w:type="pct"/>
            <w:tcBorders>
              <w:top w:val="single" w:sz="6" w:space="0" w:color="auto"/>
              <w:left w:val="single" w:sz="12" w:space="0" w:color="auto"/>
              <w:bottom w:val="single" w:sz="6" w:space="0" w:color="auto"/>
              <w:right w:val="single" w:sz="6" w:space="0" w:color="auto"/>
            </w:tcBorders>
          </w:tcPr>
          <w:p w14:paraId="6729DFD6" w14:textId="1A6C51C9" w:rsidR="005E35B2" w:rsidRPr="00425377" w:rsidRDefault="005E35B2">
            <w:pPr>
              <w:rPr>
                <w:rFonts w:ascii="Arial" w:hAnsi="Arial" w:cs="Arial"/>
                <w:sz w:val="20"/>
                <w:szCs w:val="20"/>
              </w:rPr>
            </w:pPr>
            <w:r w:rsidRPr="00425377">
              <w:rPr>
                <w:rFonts w:ascii="Arial" w:hAnsi="Arial" w:cs="Arial"/>
                <w:sz w:val="20"/>
                <w:szCs w:val="20"/>
              </w:rPr>
              <w:t>ERP.</w:t>
            </w:r>
            <w:ins w:id="30" w:author="SintsovaMA" w:date="2021-02-25T12:18:00Z">
              <w:r w:rsidR="00C530B0" w:rsidRPr="00C530B0">
                <w:rPr>
                  <w:rFonts w:ascii="Arial" w:hAnsi="Arial" w:cs="Arial"/>
                  <w:sz w:val="20"/>
                  <w:szCs w:val="20"/>
                  <w:rPrChange w:id="31" w:author="SintsovaMA" w:date="2021-02-25T12:19:00Z">
                    <w:rPr>
                      <w:rFonts w:ascii="Arial" w:hAnsi="Arial" w:cs="Arial"/>
                      <w:sz w:val="20"/>
                      <w:szCs w:val="20"/>
                      <w:lang w:val="en-US"/>
                    </w:rPr>
                  </w:rPrChange>
                </w:rPr>
                <w:t>13.9_2_47_</w:t>
              </w:r>
            </w:ins>
            <w:ins w:id="32" w:author="SintsovaMA" w:date="2021-02-25T12:19:00Z">
              <w:r w:rsidR="00C530B0">
                <w:rPr>
                  <w:rFonts w:ascii="Arial" w:hAnsi="Arial" w:cs="Arial"/>
                  <w:sz w:val="20"/>
                  <w:szCs w:val="20"/>
                  <w:lang w:val="en-US"/>
                </w:rPr>
                <w:t>MDM</w:t>
              </w:r>
              <w:r w:rsidR="00C530B0" w:rsidRPr="00C530B0">
                <w:rPr>
                  <w:rFonts w:ascii="Arial" w:hAnsi="Arial" w:cs="Arial"/>
                  <w:sz w:val="20"/>
                  <w:szCs w:val="20"/>
                  <w:rPrChange w:id="33" w:author="SintsovaMA" w:date="2021-02-25T12:19:00Z">
                    <w:rPr>
                      <w:rFonts w:ascii="Arial" w:hAnsi="Arial" w:cs="Arial"/>
                      <w:sz w:val="20"/>
                      <w:szCs w:val="20"/>
                      <w:lang w:val="en-US"/>
                    </w:rPr>
                  </w:rPrChange>
                </w:rPr>
                <w:t>_</w:t>
              </w:r>
            </w:ins>
            <w:del w:id="34" w:author="SintsovaMA" w:date="2021-02-25T12:18:00Z">
              <w:r w:rsidR="00EF595F" w:rsidDel="00C530B0">
                <w:rPr>
                  <w:rFonts w:ascii="Arial" w:hAnsi="Arial" w:cs="Arial"/>
                  <w:sz w:val="20"/>
                  <w:szCs w:val="20"/>
                </w:rPr>
                <w:delText>9</w:delText>
              </w:r>
            </w:del>
            <w:del w:id="35" w:author="SintsovaMA" w:date="2021-02-25T12:19:00Z">
              <w:r w:rsidRPr="00425377" w:rsidDel="00C530B0">
                <w:rPr>
                  <w:rFonts w:ascii="Arial" w:hAnsi="Arial" w:cs="Arial"/>
                  <w:sz w:val="20"/>
                  <w:szCs w:val="20"/>
                </w:rPr>
                <w:delText xml:space="preserve">.1.4 </w:delText>
              </w:r>
              <w:r w:rsidRPr="00425377" w:rsidDel="002F49CB">
                <w:rPr>
                  <w:rFonts w:ascii="Arial" w:hAnsi="Arial" w:cs="Arial"/>
                  <w:sz w:val="20"/>
                  <w:szCs w:val="20"/>
                </w:rPr>
                <w:delText>«</w:delText>
              </w:r>
            </w:del>
            <w:r w:rsidRPr="00425377">
              <w:rPr>
                <w:rFonts w:ascii="Arial" w:hAnsi="Arial" w:cs="Arial"/>
                <w:sz w:val="20"/>
                <w:szCs w:val="20"/>
              </w:rPr>
              <w:t>Концепция по нормативно-справочной информации</w:t>
            </w:r>
            <w:del w:id="36" w:author="SintsovaMA" w:date="2021-02-25T12:19:00Z">
              <w:r w:rsidRPr="00425377" w:rsidDel="002F49CB">
                <w:rPr>
                  <w:rFonts w:ascii="Arial" w:hAnsi="Arial" w:cs="Arial"/>
                  <w:sz w:val="20"/>
                  <w:szCs w:val="20"/>
                </w:rPr>
                <w:delText>»</w:delText>
              </w:r>
            </w:del>
          </w:p>
        </w:tc>
        <w:tc>
          <w:tcPr>
            <w:tcW w:w="1542" w:type="pct"/>
            <w:tcBorders>
              <w:top w:val="single" w:sz="6" w:space="0" w:color="auto"/>
              <w:left w:val="single" w:sz="6" w:space="0" w:color="auto"/>
              <w:bottom w:val="single" w:sz="6" w:space="0" w:color="auto"/>
              <w:right w:val="single" w:sz="6" w:space="0" w:color="auto"/>
            </w:tcBorders>
          </w:tcPr>
          <w:p w14:paraId="4C7D050F" w14:textId="77777777" w:rsidR="005E35B2" w:rsidRPr="00425377" w:rsidRDefault="005E35B2" w:rsidP="00972304">
            <w:pPr>
              <w:jc w:val="center"/>
              <w:rPr>
                <w:rFonts w:ascii="Arial" w:hAnsi="Arial" w:cs="Arial"/>
                <w:sz w:val="20"/>
                <w:szCs w:val="20"/>
              </w:rPr>
            </w:pPr>
          </w:p>
        </w:tc>
        <w:tc>
          <w:tcPr>
            <w:tcW w:w="958" w:type="pct"/>
            <w:tcBorders>
              <w:top w:val="single" w:sz="6" w:space="0" w:color="auto"/>
              <w:left w:val="single" w:sz="6" w:space="0" w:color="auto"/>
              <w:bottom w:val="single" w:sz="6" w:space="0" w:color="auto"/>
              <w:right w:val="single" w:sz="12" w:space="0" w:color="auto"/>
            </w:tcBorders>
          </w:tcPr>
          <w:p w14:paraId="7337F500" w14:textId="77777777" w:rsidR="005E35B2" w:rsidRPr="00425377" w:rsidRDefault="005E35B2" w:rsidP="00972304">
            <w:pPr>
              <w:jc w:val="center"/>
              <w:rPr>
                <w:rFonts w:ascii="Arial" w:hAnsi="Arial" w:cs="Arial"/>
                <w:sz w:val="20"/>
                <w:szCs w:val="20"/>
              </w:rPr>
            </w:pPr>
          </w:p>
        </w:tc>
      </w:tr>
      <w:tr w:rsidR="005E35B2" w:rsidRPr="00F94454" w14:paraId="14E5E357" w14:textId="77777777" w:rsidTr="005E35B2">
        <w:trPr>
          <w:cantSplit/>
        </w:trPr>
        <w:tc>
          <w:tcPr>
            <w:tcW w:w="2500" w:type="pct"/>
            <w:tcBorders>
              <w:top w:val="single" w:sz="6" w:space="0" w:color="auto"/>
              <w:left w:val="single" w:sz="12" w:space="0" w:color="auto"/>
              <w:bottom w:val="single" w:sz="6" w:space="0" w:color="auto"/>
              <w:right w:val="single" w:sz="6" w:space="0" w:color="auto"/>
            </w:tcBorders>
          </w:tcPr>
          <w:p w14:paraId="6D3F496A" w14:textId="0AB8BD56" w:rsidR="005E35B2" w:rsidRPr="00425377" w:rsidRDefault="005E35B2">
            <w:pPr>
              <w:rPr>
                <w:rFonts w:ascii="Arial" w:hAnsi="Arial" w:cs="Arial"/>
                <w:sz w:val="20"/>
                <w:szCs w:val="20"/>
              </w:rPr>
            </w:pPr>
            <w:r w:rsidRPr="00425377">
              <w:rPr>
                <w:rFonts w:ascii="Arial" w:hAnsi="Arial" w:cs="Arial"/>
                <w:sz w:val="20"/>
                <w:szCs w:val="20"/>
              </w:rPr>
              <w:t>ERP.</w:t>
            </w:r>
            <w:ins w:id="37" w:author="SintsovaMA" w:date="2021-02-25T12:18:00Z">
              <w:r w:rsidR="005E5FF7" w:rsidRPr="005E5FF7">
                <w:rPr>
                  <w:rFonts w:ascii="Arial" w:hAnsi="Arial" w:cs="Arial"/>
                  <w:sz w:val="20"/>
                  <w:szCs w:val="20"/>
                  <w:rPrChange w:id="38" w:author="SintsovaMA" w:date="2021-02-25T12:18:00Z">
                    <w:rPr>
                      <w:rFonts w:ascii="Arial" w:hAnsi="Arial" w:cs="Arial"/>
                      <w:sz w:val="20"/>
                      <w:szCs w:val="20"/>
                      <w:lang w:val="en-US"/>
                    </w:rPr>
                  </w:rPrChange>
                </w:rPr>
                <w:t>13_9</w:t>
              </w:r>
            </w:ins>
            <w:del w:id="39" w:author="SintsovaMA" w:date="2021-02-25T12:18:00Z">
              <w:r w:rsidR="00EF595F" w:rsidDel="005E5FF7">
                <w:rPr>
                  <w:rFonts w:ascii="Arial" w:hAnsi="Arial" w:cs="Arial"/>
                  <w:sz w:val="20"/>
                  <w:szCs w:val="20"/>
                </w:rPr>
                <w:delText>9</w:delText>
              </w:r>
              <w:r w:rsidRPr="00425377" w:rsidDel="005E5FF7">
                <w:rPr>
                  <w:rFonts w:ascii="Arial" w:hAnsi="Arial" w:cs="Arial"/>
                  <w:sz w:val="20"/>
                  <w:szCs w:val="20"/>
                </w:rPr>
                <w:delText>.1.</w:delText>
              </w:r>
            </w:del>
            <w:ins w:id="40" w:author="SintsovaMA" w:date="2021-02-25T12:18:00Z">
              <w:r w:rsidR="005E5FF7" w:rsidRPr="005E5FF7">
                <w:rPr>
                  <w:rFonts w:ascii="Arial" w:hAnsi="Arial" w:cs="Arial"/>
                  <w:sz w:val="20"/>
                  <w:szCs w:val="20"/>
                  <w:rPrChange w:id="41" w:author="SintsovaMA" w:date="2021-02-25T12:18:00Z">
                    <w:rPr>
                      <w:rFonts w:ascii="Arial" w:hAnsi="Arial" w:cs="Arial"/>
                      <w:sz w:val="20"/>
                      <w:szCs w:val="20"/>
                      <w:lang w:val="en-US"/>
                    </w:rPr>
                  </w:rPrChange>
                </w:rPr>
                <w:t>_2_</w:t>
              </w:r>
            </w:ins>
            <w:r w:rsidRPr="00425377">
              <w:rPr>
                <w:rFonts w:ascii="Arial" w:hAnsi="Arial" w:cs="Arial"/>
                <w:sz w:val="20"/>
                <w:szCs w:val="20"/>
              </w:rPr>
              <w:t>11</w:t>
            </w:r>
            <w:ins w:id="42" w:author="SintsovaMA" w:date="2021-02-25T12:18:00Z">
              <w:r w:rsidR="005E5FF7" w:rsidRPr="005E5FF7">
                <w:rPr>
                  <w:rFonts w:ascii="Arial" w:hAnsi="Arial" w:cs="Arial"/>
                  <w:sz w:val="20"/>
                  <w:szCs w:val="20"/>
                  <w:rPrChange w:id="43" w:author="SintsovaMA" w:date="2021-02-25T12:18:00Z">
                    <w:rPr>
                      <w:rFonts w:ascii="Arial" w:hAnsi="Arial" w:cs="Arial"/>
                      <w:sz w:val="20"/>
                      <w:szCs w:val="20"/>
                      <w:lang w:val="en-US"/>
                    </w:rPr>
                  </w:rPrChange>
                </w:rPr>
                <w:t>_</w:t>
              </w:r>
              <w:r w:rsidR="005E5FF7">
                <w:rPr>
                  <w:rFonts w:ascii="Arial" w:hAnsi="Arial" w:cs="Arial"/>
                  <w:sz w:val="20"/>
                  <w:szCs w:val="20"/>
                  <w:lang w:val="en-US"/>
                </w:rPr>
                <w:t>MM</w:t>
              </w:r>
              <w:r w:rsidR="005E5FF7" w:rsidRPr="005E5FF7">
                <w:rPr>
                  <w:rFonts w:ascii="Arial" w:hAnsi="Arial" w:cs="Arial"/>
                  <w:sz w:val="20"/>
                  <w:szCs w:val="20"/>
                  <w:rPrChange w:id="44" w:author="SintsovaMA" w:date="2021-02-25T12:18:00Z">
                    <w:rPr>
                      <w:rFonts w:ascii="Arial" w:hAnsi="Arial" w:cs="Arial"/>
                      <w:sz w:val="20"/>
                      <w:szCs w:val="20"/>
                      <w:lang w:val="en-US"/>
                    </w:rPr>
                  </w:rPrChange>
                </w:rPr>
                <w:t>_</w:t>
              </w:r>
            </w:ins>
            <w:del w:id="45" w:author="SintsovaMA" w:date="2021-02-25T12:18:00Z">
              <w:r w:rsidRPr="00425377" w:rsidDel="005E5FF7">
                <w:rPr>
                  <w:rFonts w:ascii="Arial" w:hAnsi="Arial" w:cs="Arial"/>
                  <w:sz w:val="20"/>
                  <w:szCs w:val="20"/>
                </w:rPr>
                <w:delText xml:space="preserve"> </w:delText>
              </w:r>
            </w:del>
            <w:r w:rsidRPr="00425377">
              <w:rPr>
                <w:rFonts w:ascii="Arial" w:hAnsi="Arial" w:cs="Arial"/>
                <w:sz w:val="20"/>
                <w:szCs w:val="20"/>
              </w:rPr>
              <w:t>Управление основными данными по направлению МТО</w:t>
            </w:r>
          </w:p>
        </w:tc>
        <w:tc>
          <w:tcPr>
            <w:tcW w:w="1542" w:type="pct"/>
            <w:tcBorders>
              <w:top w:val="single" w:sz="6" w:space="0" w:color="auto"/>
              <w:left w:val="single" w:sz="6" w:space="0" w:color="auto"/>
              <w:bottom w:val="single" w:sz="6" w:space="0" w:color="auto"/>
              <w:right w:val="single" w:sz="6" w:space="0" w:color="auto"/>
            </w:tcBorders>
          </w:tcPr>
          <w:p w14:paraId="2FF04BEA" w14:textId="77777777" w:rsidR="005E35B2" w:rsidRPr="00425377" w:rsidRDefault="005E35B2" w:rsidP="00972304">
            <w:pPr>
              <w:jc w:val="center"/>
              <w:rPr>
                <w:rFonts w:ascii="Arial" w:hAnsi="Arial" w:cs="Arial"/>
                <w:sz w:val="20"/>
                <w:szCs w:val="20"/>
              </w:rPr>
            </w:pPr>
          </w:p>
        </w:tc>
        <w:tc>
          <w:tcPr>
            <w:tcW w:w="958" w:type="pct"/>
            <w:tcBorders>
              <w:top w:val="single" w:sz="6" w:space="0" w:color="auto"/>
              <w:left w:val="single" w:sz="6" w:space="0" w:color="auto"/>
              <w:bottom w:val="single" w:sz="6" w:space="0" w:color="auto"/>
              <w:right w:val="single" w:sz="12" w:space="0" w:color="auto"/>
            </w:tcBorders>
          </w:tcPr>
          <w:p w14:paraId="309D12C5" w14:textId="77777777" w:rsidR="005E35B2" w:rsidRPr="00425377" w:rsidRDefault="005E35B2" w:rsidP="00972304">
            <w:pPr>
              <w:jc w:val="center"/>
              <w:rPr>
                <w:rFonts w:ascii="Arial" w:hAnsi="Arial" w:cs="Arial"/>
                <w:sz w:val="20"/>
                <w:szCs w:val="20"/>
              </w:rPr>
            </w:pPr>
          </w:p>
        </w:tc>
      </w:tr>
      <w:tr w:rsidR="00754C74" w:rsidRPr="00F94454" w14:paraId="30072B71" w14:textId="77777777" w:rsidTr="005E35B2">
        <w:trPr>
          <w:cantSplit/>
        </w:trPr>
        <w:tc>
          <w:tcPr>
            <w:tcW w:w="2500" w:type="pct"/>
            <w:tcBorders>
              <w:top w:val="single" w:sz="6" w:space="0" w:color="auto"/>
              <w:left w:val="single" w:sz="12" w:space="0" w:color="auto"/>
              <w:bottom w:val="single" w:sz="6" w:space="0" w:color="auto"/>
              <w:right w:val="single" w:sz="6" w:space="0" w:color="auto"/>
            </w:tcBorders>
          </w:tcPr>
          <w:p w14:paraId="49E359F3" w14:textId="72340025" w:rsidR="00754C74" w:rsidRPr="00425377" w:rsidRDefault="00754C74">
            <w:pPr>
              <w:rPr>
                <w:rFonts w:ascii="Arial" w:hAnsi="Arial" w:cs="Arial"/>
                <w:sz w:val="20"/>
                <w:szCs w:val="20"/>
              </w:rPr>
            </w:pPr>
            <w:r w:rsidRPr="00425377">
              <w:rPr>
                <w:rFonts w:ascii="Arial" w:hAnsi="Arial" w:cs="Arial"/>
                <w:sz w:val="20"/>
                <w:szCs w:val="20"/>
              </w:rPr>
              <w:t>ERP.</w:t>
            </w:r>
            <w:ins w:id="46" w:author="SintsovaMA" w:date="2021-02-25T12:17:00Z">
              <w:r w:rsidR="003214EA" w:rsidRPr="003214EA">
                <w:rPr>
                  <w:rFonts w:ascii="Arial" w:hAnsi="Arial" w:cs="Arial"/>
                  <w:sz w:val="20"/>
                  <w:szCs w:val="20"/>
                  <w:rPrChange w:id="47" w:author="SintsovaMA" w:date="2021-02-25T12:18:00Z">
                    <w:rPr>
                      <w:rFonts w:ascii="Arial" w:hAnsi="Arial" w:cs="Arial"/>
                      <w:sz w:val="20"/>
                      <w:szCs w:val="20"/>
                      <w:lang w:val="en-US"/>
                    </w:rPr>
                  </w:rPrChange>
                </w:rPr>
                <w:t>13</w:t>
              </w:r>
            </w:ins>
            <w:del w:id="48" w:author="SintsovaMA" w:date="2021-02-25T12:17:00Z">
              <w:r w:rsidR="00EF595F" w:rsidDel="003214EA">
                <w:rPr>
                  <w:rFonts w:ascii="Arial" w:hAnsi="Arial" w:cs="Arial"/>
                  <w:sz w:val="20"/>
                  <w:szCs w:val="20"/>
                </w:rPr>
                <w:delText>9</w:delText>
              </w:r>
            </w:del>
            <w:r w:rsidRPr="00425377">
              <w:rPr>
                <w:rFonts w:ascii="Arial" w:hAnsi="Arial" w:cs="Arial"/>
                <w:sz w:val="20"/>
                <w:szCs w:val="20"/>
              </w:rPr>
              <w:t>.</w:t>
            </w:r>
            <w:ins w:id="49" w:author="SintsovaMA" w:date="2021-02-25T12:17:00Z">
              <w:r w:rsidR="003214EA" w:rsidRPr="003214EA">
                <w:rPr>
                  <w:rFonts w:ascii="Arial" w:hAnsi="Arial" w:cs="Arial"/>
                  <w:sz w:val="20"/>
                  <w:szCs w:val="20"/>
                  <w:rPrChange w:id="50" w:author="SintsovaMA" w:date="2021-02-25T12:18:00Z">
                    <w:rPr>
                      <w:rFonts w:ascii="Arial" w:hAnsi="Arial" w:cs="Arial"/>
                      <w:sz w:val="20"/>
                      <w:szCs w:val="20"/>
                      <w:lang w:val="en-US"/>
                    </w:rPr>
                  </w:rPrChange>
                </w:rPr>
                <w:t>9_2</w:t>
              </w:r>
            </w:ins>
            <w:del w:id="51" w:author="SintsovaMA" w:date="2021-02-25T12:18:00Z">
              <w:r w:rsidRPr="00425377" w:rsidDel="003214EA">
                <w:rPr>
                  <w:rFonts w:ascii="Arial" w:hAnsi="Arial" w:cs="Arial"/>
                  <w:sz w:val="20"/>
                  <w:szCs w:val="20"/>
                </w:rPr>
                <w:delText>1.</w:delText>
              </w:r>
            </w:del>
            <w:ins w:id="52" w:author="SintsovaMA" w:date="2021-02-25T12:18:00Z">
              <w:r w:rsidR="003214EA" w:rsidRPr="003214EA">
                <w:rPr>
                  <w:rFonts w:ascii="Arial" w:hAnsi="Arial" w:cs="Arial"/>
                  <w:sz w:val="20"/>
                  <w:szCs w:val="20"/>
                  <w:rPrChange w:id="53" w:author="SintsovaMA" w:date="2021-02-25T12:18:00Z">
                    <w:rPr>
                      <w:rFonts w:ascii="Arial" w:hAnsi="Arial" w:cs="Arial"/>
                      <w:sz w:val="20"/>
                      <w:szCs w:val="20"/>
                      <w:lang w:val="en-US"/>
                    </w:rPr>
                  </w:rPrChange>
                </w:rPr>
                <w:t>_</w:t>
              </w:r>
            </w:ins>
            <w:r w:rsidRPr="00425377">
              <w:rPr>
                <w:rFonts w:ascii="Arial" w:hAnsi="Arial" w:cs="Arial"/>
                <w:sz w:val="20"/>
                <w:szCs w:val="20"/>
              </w:rPr>
              <w:t>19</w:t>
            </w:r>
            <w:ins w:id="54" w:author="SintsovaMA" w:date="2021-02-25T12:18:00Z">
              <w:r w:rsidR="003214EA" w:rsidRPr="003214EA">
                <w:rPr>
                  <w:rFonts w:ascii="Arial" w:hAnsi="Arial" w:cs="Arial"/>
                  <w:sz w:val="20"/>
                  <w:szCs w:val="20"/>
                  <w:rPrChange w:id="55" w:author="SintsovaMA" w:date="2021-02-25T12:18:00Z">
                    <w:rPr>
                      <w:rFonts w:ascii="Arial" w:hAnsi="Arial" w:cs="Arial"/>
                      <w:sz w:val="20"/>
                      <w:szCs w:val="20"/>
                      <w:lang w:val="en-US"/>
                    </w:rPr>
                  </w:rPrChange>
                </w:rPr>
                <w:t>_</w:t>
              </w:r>
              <w:r w:rsidR="003214EA">
                <w:rPr>
                  <w:rFonts w:ascii="Arial" w:hAnsi="Arial" w:cs="Arial"/>
                  <w:sz w:val="20"/>
                  <w:szCs w:val="20"/>
                  <w:lang w:val="en-US"/>
                </w:rPr>
                <w:t>MM</w:t>
              </w:r>
            </w:ins>
            <w:del w:id="56" w:author="SintsovaMA" w:date="2021-02-25T12:18:00Z">
              <w:r w:rsidRPr="00425377" w:rsidDel="003214EA">
                <w:rPr>
                  <w:rFonts w:ascii="Arial" w:hAnsi="Arial" w:cs="Arial"/>
                  <w:sz w:val="20"/>
                  <w:szCs w:val="20"/>
                </w:rPr>
                <w:delText xml:space="preserve"> </w:delText>
              </w:r>
            </w:del>
            <w:ins w:id="57" w:author="SintsovaMA" w:date="2021-02-25T12:18:00Z">
              <w:r w:rsidR="003214EA" w:rsidRPr="005E5FF7">
                <w:rPr>
                  <w:rFonts w:ascii="Arial" w:hAnsi="Arial" w:cs="Arial"/>
                  <w:sz w:val="20"/>
                  <w:szCs w:val="20"/>
                  <w:rPrChange w:id="58" w:author="SintsovaMA" w:date="2021-02-25T12:18:00Z">
                    <w:rPr>
                      <w:rFonts w:ascii="Arial" w:hAnsi="Arial" w:cs="Arial"/>
                      <w:sz w:val="20"/>
                      <w:szCs w:val="20"/>
                      <w:lang w:val="en-US"/>
                    </w:rPr>
                  </w:rPrChange>
                </w:rPr>
                <w:t>_</w:t>
              </w:r>
            </w:ins>
            <w:r w:rsidRPr="00425377">
              <w:rPr>
                <w:rFonts w:ascii="Arial" w:hAnsi="Arial" w:cs="Arial"/>
                <w:sz w:val="20"/>
                <w:szCs w:val="20"/>
              </w:rPr>
              <w:t>Отчетность по направлению МТО</w:t>
            </w:r>
          </w:p>
        </w:tc>
        <w:tc>
          <w:tcPr>
            <w:tcW w:w="1542" w:type="pct"/>
            <w:tcBorders>
              <w:top w:val="single" w:sz="6" w:space="0" w:color="auto"/>
              <w:left w:val="single" w:sz="6" w:space="0" w:color="auto"/>
              <w:bottom w:val="single" w:sz="6" w:space="0" w:color="auto"/>
              <w:right w:val="single" w:sz="6" w:space="0" w:color="auto"/>
            </w:tcBorders>
          </w:tcPr>
          <w:p w14:paraId="31FE94FF" w14:textId="77777777" w:rsidR="00754C74" w:rsidRPr="00425377" w:rsidRDefault="00754C74" w:rsidP="00754C74">
            <w:pPr>
              <w:jc w:val="center"/>
              <w:rPr>
                <w:rFonts w:ascii="Arial" w:hAnsi="Arial" w:cs="Arial"/>
                <w:sz w:val="20"/>
                <w:szCs w:val="20"/>
              </w:rPr>
            </w:pPr>
          </w:p>
        </w:tc>
        <w:tc>
          <w:tcPr>
            <w:tcW w:w="958" w:type="pct"/>
            <w:tcBorders>
              <w:top w:val="single" w:sz="6" w:space="0" w:color="auto"/>
              <w:left w:val="single" w:sz="6" w:space="0" w:color="auto"/>
              <w:bottom w:val="single" w:sz="6" w:space="0" w:color="auto"/>
              <w:right w:val="single" w:sz="12" w:space="0" w:color="auto"/>
            </w:tcBorders>
          </w:tcPr>
          <w:p w14:paraId="0EA6CCB0" w14:textId="77777777" w:rsidR="00754C74" w:rsidRPr="00425377" w:rsidRDefault="00754C74" w:rsidP="00754C74">
            <w:pPr>
              <w:jc w:val="center"/>
              <w:rPr>
                <w:rFonts w:ascii="Arial" w:hAnsi="Arial" w:cs="Arial"/>
                <w:sz w:val="20"/>
                <w:szCs w:val="20"/>
              </w:rPr>
            </w:pPr>
          </w:p>
        </w:tc>
      </w:tr>
      <w:tr w:rsidR="00754C74" w:rsidRPr="00F94454" w14:paraId="6D3913C1" w14:textId="77777777" w:rsidTr="005E35B2">
        <w:trPr>
          <w:cantSplit/>
        </w:trPr>
        <w:tc>
          <w:tcPr>
            <w:tcW w:w="2500" w:type="pct"/>
            <w:tcBorders>
              <w:top w:val="single" w:sz="6" w:space="0" w:color="auto"/>
              <w:left w:val="single" w:sz="12" w:space="0" w:color="auto"/>
              <w:bottom w:val="single" w:sz="6" w:space="0" w:color="auto"/>
              <w:right w:val="single" w:sz="6" w:space="0" w:color="auto"/>
            </w:tcBorders>
          </w:tcPr>
          <w:p w14:paraId="1E1A6E09" w14:textId="7909DC10" w:rsidR="00754C74" w:rsidRPr="00425377" w:rsidRDefault="00754C74">
            <w:pPr>
              <w:rPr>
                <w:rFonts w:ascii="Arial" w:hAnsi="Arial" w:cs="Arial"/>
                <w:sz w:val="20"/>
                <w:szCs w:val="20"/>
              </w:rPr>
            </w:pPr>
            <w:r w:rsidRPr="00425377">
              <w:rPr>
                <w:rFonts w:ascii="Arial" w:hAnsi="Arial" w:cs="Arial"/>
                <w:sz w:val="20"/>
                <w:szCs w:val="20"/>
              </w:rPr>
              <w:t>ERP.</w:t>
            </w:r>
            <w:del w:id="59" w:author="SintsovaMA" w:date="2021-02-25T12:17:00Z">
              <w:r w:rsidR="00EF595F" w:rsidDel="003214EA">
                <w:rPr>
                  <w:rFonts w:ascii="Arial" w:hAnsi="Arial" w:cs="Arial"/>
                  <w:sz w:val="20"/>
                  <w:szCs w:val="20"/>
                </w:rPr>
                <w:delText>9</w:delText>
              </w:r>
            </w:del>
            <w:ins w:id="60" w:author="SintsovaMA" w:date="2021-02-25T12:17:00Z">
              <w:r w:rsidR="003214EA" w:rsidRPr="003214EA">
                <w:rPr>
                  <w:rFonts w:ascii="Arial" w:hAnsi="Arial" w:cs="Arial"/>
                  <w:sz w:val="20"/>
                  <w:szCs w:val="20"/>
                  <w:rPrChange w:id="61" w:author="SintsovaMA" w:date="2021-02-25T12:17:00Z">
                    <w:rPr>
                      <w:rFonts w:ascii="Arial" w:hAnsi="Arial" w:cs="Arial"/>
                      <w:sz w:val="20"/>
                      <w:szCs w:val="20"/>
                      <w:lang w:val="en-US"/>
                    </w:rPr>
                  </w:rPrChange>
                </w:rPr>
                <w:t>13.9_2</w:t>
              </w:r>
            </w:ins>
            <w:del w:id="62" w:author="SintsovaMA" w:date="2021-02-25T12:17:00Z">
              <w:r w:rsidRPr="00425377" w:rsidDel="003214EA">
                <w:rPr>
                  <w:rFonts w:ascii="Arial" w:hAnsi="Arial" w:cs="Arial"/>
                  <w:sz w:val="20"/>
                  <w:szCs w:val="20"/>
                </w:rPr>
                <w:delText>.1.</w:delText>
              </w:r>
            </w:del>
            <w:ins w:id="63" w:author="SintsovaMA" w:date="2021-02-25T12:17:00Z">
              <w:r w:rsidR="003214EA" w:rsidRPr="003214EA">
                <w:rPr>
                  <w:rFonts w:ascii="Arial" w:hAnsi="Arial" w:cs="Arial"/>
                  <w:sz w:val="20"/>
                  <w:szCs w:val="20"/>
                  <w:rPrChange w:id="64" w:author="SintsovaMA" w:date="2021-02-25T12:17:00Z">
                    <w:rPr>
                      <w:rFonts w:ascii="Arial" w:hAnsi="Arial" w:cs="Arial"/>
                      <w:sz w:val="20"/>
                      <w:szCs w:val="20"/>
                      <w:lang w:val="en-US"/>
                    </w:rPr>
                  </w:rPrChange>
                </w:rPr>
                <w:t>_</w:t>
              </w:r>
            </w:ins>
            <w:r w:rsidRPr="00425377">
              <w:rPr>
                <w:rFonts w:ascii="Arial" w:hAnsi="Arial" w:cs="Arial"/>
                <w:sz w:val="20"/>
                <w:szCs w:val="20"/>
              </w:rPr>
              <w:t>58</w:t>
            </w:r>
            <w:ins w:id="65" w:author="SintsovaMA" w:date="2021-02-25T12:17:00Z">
              <w:r w:rsidR="003214EA" w:rsidRPr="003214EA">
                <w:rPr>
                  <w:rFonts w:ascii="Arial" w:hAnsi="Arial" w:cs="Arial"/>
                  <w:sz w:val="20"/>
                  <w:szCs w:val="20"/>
                  <w:rPrChange w:id="66" w:author="SintsovaMA" w:date="2021-02-25T12:17:00Z">
                    <w:rPr>
                      <w:rFonts w:ascii="Arial" w:hAnsi="Arial" w:cs="Arial"/>
                      <w:sz w:val="20"/>
                      <w:szCs w:val="20"/>
                      <w:lang w:val="en-US"/>
                    </w:rPr>
                  </w:rPrChange>
                </w:rPr>
                <w:t>_</w:t>
              </w:r>
              <w:r w:rsidR="003214EA">
                <w:rPr>
                  <w:rFonts w:ascii="Arial" w:hAnsi="Arial" w:cs="Arial"/>
                  <w:sz w:val="20"/>
                  <w:szCs w:val="20"/>
                  <w:lang w:val="en-US"/>
                </w:rPr>
                <w:t>MM</w:t>
              </w:r>
              <w:r w:rsidR="003214EA" w:rsidRPr="003214EA">
                <w:rPr>
                  <w:rFonts w:ascii="Arial" w:hAnsi="Arial" w:cs="Arial"/>
                  <w:sz w:val="20"/>
                  <w:szCs w:val="20"/>
                  <w:rPrChange w:id="67" w:author="SintsovaMA" w:date="2021-02-25T12:17:00Z">
                    <w:rPr>
                      <w:rFonts w:ascii="Arial" w:hAnsi="Arial" w:cs="Arial"/>
                      <w:sz w:val="20"/>
                      <w:szCs w:val="20"/>
                      <w:lang w:val="en-US"/>
                    </w:rPr>
                  </w:rPrChange>
                </w:rPr>
                <w:t>_</w:t>
              </w:r>
            </w:ins>
            <w:del w:id="68" w:author="SintsovaMA" w:date="2021-02-25T12:17:00Z">
              <w:r w:rsidRPr="00425377" w:rsidDel="003214EA">
                <w:rPr>
                  <w:rFonts w:ascii="Arial" w:hAnsi="Arial" w:cs="Arial"/>
                  <w:sz w:val="20"/>
                  <w:szCs w:val="20"/>
                </w:rPr>
                <w:delText xml:space="preserve"> </w:delText>
              </w:r>
            </w:del>
            <w:r w:rsidRPr="00425377">
              <w:rPr>
                <w:rFonts w:ascii="Arial" w:hAnsi="Arial" w:cs="Arial"/>
                <w:sz w:val="20"/>
                <w:szCs w:val="20"/>
              </w:rPr>
              <w:t>Планирование обеспечения МТР, работами, услугами</w:t>
            </w:r>
          </w:p>
        </w:tc>
        <w:tc>
          <w:tcPr>
            <w:tcW w:w="1542" w:type="pct"/>
            <w:tcBorders>
              <w:top w:val="single" w:sz="6" w:space="0" w:color="auto"/>
              <w:left w:val="single" w:sz="6" w:space="0" w:color="auto"/>
              <w:bottom w:val="single" w:sz="6" w:space="0" w:color="auto"/>
              <w:right w:val="single" w:sz="6" w:space="0" w:color="auto"/>
            </w:tcBorders>
          </w:tcPr>
          <w:p w14:paraId="76FC1CE4" w14:textId="77777777" w:rsidR="00754C74" w:rsidRPr="00425377" w:rsidRDefault="00754C74" w:rsidP="00754C74">
            <w:pPr>
              <w:jc w:val="center"/>
              <w:rPr>
                <w:rFonts w:ascii="Arial" w:hAnsi="Arial" w:cs="Arial"/>
                <w:sz w:val="20"/>
                <w:szCs w:val="20"/>
              </w:rPr>
            </w:pPr>
          </w:p>
        </w:tc>
        <w:tc>
          <w:tcPr>
            <w:tcW w:w="958" w:type="pct"/>
            <w:tcBorders>
              <w:top w:val="single" w:sz="6" w:space="0" w:color="auto"/>
              <w:left w:val="single" w:sz="6" w:space="0" w:color="auto"/>
              <w:bottom w:val="single" w:sz="6" w:space="0" w:color="auto"/>
              <w:right w:val="single" w:sz="12" w:space="0" w:color="auto"/>
            </w:tcBorders>
          </w:tcPr>
          <w:p w14:paraId="40ED5DED" w14:textId="77777777" w:rsidR="00754C74" w:rsidRPr="00425377" w:rsidRDefault="00754C74" w:rsidP="00754C74">
            <w:pPr>
              <w:jc w:val="center"/>
              <w:rPr>
                <w:rFonts w:ascii="Arial" w:hAnsi="Arial" w:cs="Arial"/>
                <w:sz w:val="20"/>
                <w:szCs w:val="20"/>
              </w:rPr>
            </w:pPr>
          </w:p>
        </w:tc>
      </w:tr>
      <w:tr w:rsidR="00754C74" w:rsidRPr="00F94454" w14:paraId="5C5D1DF4" w14:textId="77777777" w:rsidTr="005E35B2">
        <w:trPr>
          <w:cantSplit/>
        </w:trPr>
        <w:tc>
          <w:tcPr>
            <w:tcW w:w="2500" w:type="pct"/>
            <w:tcBorders>
              <w:top w:val="single" w:sz="6" w:space="0" w:color="auto"/>
              <w:left w:val="single" w:sz="12" w:space="0" w:color="auto"/>
              <w:bottom w:val="single" w:sz="6" w:space="0" w:color="auto"/>
              <w:right w:val="single" w:sz="6" w:space="0" w:color="auto"/>
            </w:tcBorders>
          </w:tcPr>
          <w:p w14:paraId="41B7B7F8" w14:textId="307F2785" w:rsidR="00754C74" w:rsidRPr="00425377" w:rsidRDefault="00754C74">
            <w:pPr>
              <w:rPr>
                <w:rFonts w:ascii="Arial" w:hAnsi="Arial" w:cs="Arial"/>
                <w:sz w:val="20"/>
                <w:szCs w:val="20"/>
              </w:rPr>
            </w:pPr>
            <w:r w:rsidRPr="00425377">
              <w:rPr>
                <w:rFonts w:ascii="Arial" w:hAnsi="Arial" w:cs="Arial"/>
                <w:sz w:val="20"/>
                <w:szCs w:val="20"/>
              </w:rPr>
              <w:t>ERP.</w:t>
            </w:r>
            <w:ins w:id="69" w:author="SintsovaMA" w:date="2021-02-25T12:17:00Z">
              <w:r w:rsidR="003214EA" w:rsidRPr="003214EA">
                <w:rPr>
                  <w:rFonts w:ascii="Arial" w:hAnsi="Arial" w:cs="Arial"/>
                  <w:sz w:val="20"/>
                  <w:szCs w:val="20"/>
                  <w:rPrChange w:id="70" w:author="SintsovaMA" w:date="2021-02-25T12:17:00Z">
                    <w:rPr>
                      <w:rFonts w:ascii="Arial" w:hAnsi="Arial" w:cs="Arial"/>
                      <w:sz w:val="20"/>
                      <w:szCs w:val="20"/>
                      <w:lang w:val="en-US"/>
                    </w:rPr>
                  </w:rPrChange>
                </w:rPr>
                <w:t>13</w:t>
              </w:r>
            </w:ins>
            <w:del w:id="71" w:author="SintsovaMA" w:date="2021-02-25T12:17:00Z">
              <w:r w:rsidR="00EF595F" w:rsidDel="003214EA">
                <w:rPr>
                  <w:rFonts w:ascii="Arial" w:hAnsi="Arial" w:cs="Arial"/>
                  <w:sz w:val="20"/>
                  <w:szCs w:val="20"/>
                </w:rPr>
                <w:delText>9</w:delText>
              </w:r>
            </w:del>
            <w:r w:rsidRPr="00425377">
              <w:rPr>
                <w:rFonts w:ascii="Arial" w:hAnsi="Arial" w:cs="Arial"/>
                <w:sz w:val="20"/>
                <w:szCs w:val="20"/>
              </w:rPr>
              <w:t>.</w:t>
            </w:r>
            <w:ins w:id="72" w:author="SintsovaMA" w:date="2021-02-25T12:17:00Z">
              <w:r w:rsidR="003214EA" w:rsidRPr="003214EA">
                <w:rPr>
                  <w:rFonts w:ascii="Arial" w:hAnsi="Arial" w:cs="Arial"/>
                  <w:sz w:val="20"/>
                  <w:szCs w:val="20"/>
                  <w:rPrChange w:id="73" w:author="SintsovaMA" w:date="2021-02-25T12:17:00Z">
                    <w:rPr>
                      <w:rFonts w:ascii="Arial" w:hAnsi="Arial" w:cs="Arial"/>
                      <w:sz w:val="20"/>
                      <w:szCs w:val="20"/>
                      <w:lang w:val="en-US"/>
                    </w:rPr>
                  </w:rPrChange>
                </w:rPr>
                <w:t>9_</w:t>
              </w:r>
            </w:ins>
            <w:del w:id="74" w:author="SintsovaMA" w:date="2021-02-25T12:17:00Z">
              <w:r w:rsidRPr="00425377" w:rsidDel="003214EA">
                <w:rPr>
                  <w:rFonts w:ascii="Arial" w:hAnsi="Arial" w:cs="Arial"/>
                  <w:sz w:val="20"/>
                  <w:szCs w:val="20"/>
                </w:rPr>
                <w:delText>1</w:delText>
              </w:r>
            </w:del>
            <w:ins w:id="75" w:author="SintsovaMA" w:date="2021-02-25T12:17:00Z">
              <w:r w:rsidR="003214EA" w:rsidRPr="003214EA">
                <w:rPr>
                  <w:rFonts w:ascii="Arial" w:hAnsi="Arial" w:cs="Arial"/>
                  <w:sz w:val="20"/>
                  <w:szCs w:val="20"/>
                  <w:rPrChange w:id="76" w:author="SintsovaMA" w:date="2021-02-25T12:17:00Z">
                    <w:rPr>
                      <w:rFonts w:ascii="Arial" w:hAnsi="Arial" w:cs="Arial"/>
                      <w:sz w:val="20"/>
                      <w:szCs w:val="20"/>
                      <w:lang w:val="en-US"/>
                    </w:rPr>
                  </w:rPrChange>
                </w:rPr>
                <w:t>2_</w:t>
              </w:r>
            </w:ins>
            <w:del w:id="77" w:author="SintsovaMA" w:date="2021-02-25T12:17:00Z">
              <w:r w:rsidRPr="00425377" w:rsidDel="003214EA">
                <w:rPr>
                  <w:rFonts w:ascii="Arial" w:hAnsi="Arial" w:cs="Arial"/>
                  <w:sz w:val="20"/>
                  <w:szCs w:val="20"/>
                </w:rPr>
                <w:delText>.</w:delText>
              </w:r>
            </w:del>
            <w:r w:rsidRPr="00425377">
              <w:rPr>
                <w:rFonts w:ascii="Arial" w:hAnsi="Arial" w:cs="Arial"/>
                <w:sz w:val="20"/>
                <w:szCs w:val="20"/>
              </w:rPr>
              <w:t>59</w:t>
            </w:r>
            <w:ins w:id="78" w:author="SintsovaMA" w:date="2021-02-25T12:17:00Z">
              <w:r w:rsidR="003214EA" w:rsidRPr="003214EA">
                <w:rPr>
                  <w:rFonts w:ascii="Arial" w:hAnsi="Arial" w:cs="Arial"/>
                  <w:sz w:val="20"/>
                  <w:szCs w:val="20"/>
                  <w:rPrChange w:id="79" w:author="SintsovaMA" w:date="2021-02-25T12:17:00Z">
                    <w:rPr>
                      <w:rFonts w:ascii="Arial" w:hAnsi="Arial" w:cs="Arial"/>
                      <w:sz w:val="20"/>
                      <w:szCs w:val="20"/>
                      <w:lang w:val="en-US"/>
                    </w:rPr>
                  </w:rPrChange>
                </w:rPr>
                <w:t>_</w:t>
              </w:r>
              <w:r w:rsidR="003214EA">
                <w:rPr>
                  <w:rFonts w:ascii="Arial" w:hAnsi="Arial" w:cs="Arial"/>
                  <w:sz w:val="20"/>
                  <w:szCs w:val="20"/>
                  <w:lang w:val="en-US"/>
                </w:rPr>
                <w:t>MM</w:t>
              </w:r>
              <w:r w:rsidR="003214EA" w:rsidRPr="003214EA">
                <w:rPr>
                  <w:rFonts w:ascii="Arial" w:hAnsi="Arial" w:cs="Arial"/>
                  <w:sz w:val="20"/>
                  <w:szCs w:val="20"/>
                  <w:rPrChange w:id="80" w:author="SintsovaMA" w:date="2021-02-25T12:17:00Z">
                    <w:rPr>
                      <w:rFonts w:ascii="Arial" w:hAnsi="Arial" w:cs="Arial"/>
                      <w:sz w:val="20"/>
                      <w:szCs w:val="20"/>
                      <w:lang w:val="en-US"/>
                    </w:rPr>
                  </w:rPrChange>
                </w:rPr>
                <w:t>_</w:t>
              </w:r>
            </w:ins>
            <w:del w:id="81" w:author="SintsovaMA" w:date="2021-02-25T12:17:00Z">
              <w:r w:rsidRPr="00425377" w:rsidDel="003214EA">
                <w:rPr>
                  <w:rFonts w:ascii="Arial" w:hAnsi="Arial" w:cs="Arial"/>
                  <w:sz w:val="20"/>
                  <w:szCs w:val="20"/>
                </w:rPr>
                <w:delText xml:space="preserve"> </w:delText>
              </w:r>
            </w:del>
            <w:r w:rsidRPr="00425377">
              <w:rPr>
                <w:rFonts w:ascii="Arial" w:hAnsi="Arial" w:cs="Arial"/>
                <w:sz w:val="20"/>
                <w:szCs w:val="20"/>
              </w:rPr>
              <w:t>Закупка МТР, работ, услуг</w:t>
            </w:r>
          </w:p>
        </w:tc>
        <w:tc>
          <w:tcPr>
            <w:tcW w:w="1542" w:type="pct"/>
            <w:tcBorders>
              <w:top w:val="single" w:sz="6" w:space="0" w:color="auto"/>
              <w:left w:val="single" w:sz="6" w:space="0" w:color="auto"/>
              <w:bottom w:val="single" w:sz="6" w:space="0" w:color="auto"/>
              <w:right w:val="single" w:sz="6" w:space="0" w:color="auto"/>
            </w:tcBorders>
          </w:tcPr>
          <w:p w14:paraId="40196B74" w14:textId="77777777" w:rsidR="00754C74" w:rsidRPr="00425377" w:rsidRDefault="00754C74" w:rsidP="00754C74">
            <w:pPr>
              <w:jc w:val="center"/>
              <w:rPr>
                <w:rFonts w:ascii="Arial" w:hAnsi="Arial" w:cs="Arial"/>
                <w:sz w:val="20"/>
                <w:szCs w:val="20"/>
              </w:rPr>
            </w:pPr>
          </w:p>
        </w:tc>
        <w:tc>
          <w:tcPr>
            <w:tcW w:w="958" w:type="pct"/>
            <w:tcBorders>
              <w:top w:val="single" w:sz="6" w:space="0" w:color="auto"/>
              <w:left w:val="single" w:sz="6" w:space="0" w:color="auto"/>
              <w:bottom w:val="single" w:sz="6" w:space="0" w:color="auto"/>
              <w:right w:val="single" w:sz="12" w:space="0" w:color="auto"/>
            </w:tcBorders>
          </w:tcPr>
          <w:p w14:paraId="2A3C0A1F" w14:textId="77777777" w:rsidR="00754C74" w:rsidRPr="00425377" w:rsidRDefault="00754C74" w:rsidP="00754C74">
            <w:pPr>
              <w:jc w:val="center"/>
              <w:rPr>
                <w:rFonts w:ascii="Arial" w:hAnsi="Arial" w:cs="Arial"/>
                <w:sz w:val="20"/>
                <w:szCs w:val="20"/>
              </w:rPr>
            </w:pPr>
          </w:p>
        </w:tc>
      </w:tr>
      <w:tr w:rsidR="00754C74" w:rsidRPr="00F94454" w14:paraId="0A8D554D" w14:textId="77777777" w:rsidTr="005E35B2">
        <w:trPr>
          <w:cantSplit/>
        </w:trPr>
        <w:tc>
          <w:tcPr>
            <w:tcW w:w="2500" w:type="pct"/>
            <w:tcBorders>
              <w:top w:val="single" w:sz="6" w:space="0" w:color="auto"/>
              <w:left w:val="single" w:sz="12" w:space="0" w:color="auto"/>
              <w:bottom w:val="single" w:sz="6" w:space="0" w:color="auto"/>
              <w:right w:val="single" w:sz="6" w:space="0" w:color="auto"/>
            </w:tcBorders>
          </w:tcPr>
          <w:p w14:paraId="7B52F98C" w14:textId="1C441C08" w:rsidR="00754C74" w:rsidRPr="00425377" w:rsidRDefault="00754C74">
            <w:pPr>
              <w:rPr>
                <w:rFonts w:ascii="Arial" w:hAnsi="Arial" w:cs="Arial"/>
                <w:sz w:val="20"/>
                <w:szCs w:val="20"/>
              </w:rPr>
            </w:pPr>
            <w:r w:rsidRPr="00425377">
              <w:rPr>
                <w:rFonts w:ascii="Arial" w:hAnsi="Arial" w:cs="Arial"/>
                <w:sz w:val="20"/>
                <w:szCs w:val="20"/>
              </w:rPr>
              <w:t>ERP.</w:t>
            </w:r>
            <w:del w:id="82" w:author="SintsovaMA" w:date="2021-02-25T12:16:00Z">
              <w:r w:rsidR="00EF595F" w:rsidDel="003214EA">
                <w:rPr>
                  <w:rFonts w:ascii="Arial" w:hAnsi="Arial" w:cs="Arial"/>
                  <w:sz w:val="20"/>
                  <w:szCs w:val="20"/>
                </w:rPr>
                <w:delText>9</w:delText>
              </w:r>
            </w:del>
            <w:ins w:id="83" w:author="SintsovaMA" w:date="2021-02-25T12:16:00Z">
              <w:r w:rsidR="003214EA" w:rsidRPr="003214EA">
                <w:rPr>
                  <w:rFonts w:ascii="Arial" w:hAnsi="Arial" w:cs="Arial"/>
                  <w:sz w:val="20"/>
                  <w:szCs w:val="20"/>
                  <w:rPrChange w:id="84" w:author="SintsovaMA" w:date="2021-02-25T12:17:00Z">
                    <w:rPr>
                      <w:rFonts w:ascii="Arial" w:hAnsi="Arial" w:cs="Arial"/>
                      <w:sz w:val="20"/>
                      <w:szCs w:val="20"/>
                      <w:lang w:val="en-US"/>
                    </w:rPr>
                  </w:rPrChange>
                </w:rPr>
                <w:t>13</w:t>
              </w:r>
            </w:ins>
            <w:r w:rsidRPr="00425377">
              <w:rPr>
                <w:rFonts w:ascii="Arial" w:hAnsi="Arial" w:cs="Arial"/>
                <w:sz w:val="20"/>
                <w:szCs w:val="20"/>
              </w:rPr>
              <w:t>.</w:t>
            </w:r>
            <w:ins w:id="85" w:author="SintsovaMA" w:date="2021-02-25T12:16:00Z">
              <w:r w:rsidR="003214EA" w:rsidRPr="003214EA">
                <w:rPr>
                  <w:rFonts w:ascii="Arial" w:hAnsi="Arial" w:cs="Arial"/>
                  <w:sz w:val="20"/>
                  <w:szCs w:val="20"/>
                  <w:rPrChange w:id="86" w:author="SintsovaMA" w:date="2021-02-25T12:17:00Z">
                    <w:rPr>
                      <w:rFonts w:ascii="Arial" w:hAnsi="Arial" w:cs="Arial"/>
                      <w:sz w:val="20"/>
                      <w:szCs w:val="20"/>
                      <w:lang w:val="en-US"/>
                    </w:rPr>
                  </w:rPrChange>
                </w:rPr>
                <w:t>9_2_</w:t>
              </w:r>
            </w:ins>
            <w:del w:id="87" w:author="SintsovaMA" w:date="2021-02-25T12:16:00Z">
              <w:r w:rsidRPr="00425377" w:rsidDel="003214EA">
                <w:rPr>
                  <w:rFonts w:ascii="Arial" w:hAnsi="Arial" w:cs="Arial"/>
                  <w:sz w:val="20"/>
                  <w:szCs w:val="20"/>
                </w:rPr>
                <w:delText>1</w:delText>
              </w:r>
            </w:del>
            <w:del w:id="88" w:author="SintsovaMA" w:date="2021-02-25T12:17:00Z">
              <w:r w:rsidRPr="00425377" w:rsidDel="003214EA">
                <w:rPr>
                  <w:rFonts w:ascii="Arial" w:hAnsi="Arial" w:cs="Arial"/>
                  <w:sz w:val="20"/>
                  <w:szCs w:val="20"/>
                </w:rPr>
                <w:delText>.</w:delText>
              </w:r>
            </w:del>
            <w:r w:rsidRPr="00425377">
              <w:rPr>
                <w:rFonts w:ascii="Arial" w:hAnsi="Arial" w:cs="Arial"/>
                <w:sz w:val="20"/>
                <w:szCs w:val="20"/>
              </w:rPr>
              <w:t>63</w:t>
            </w:r>
            <w:ins w:id="89" w:author="SintsovaMA" w:date="2021-02-25T12:17:00Z">
              <w:r w:rsidR="003214EA" w:rsidRPr="003214EA">
                <w:rPr>
                  <w:rFonts w:ascii="Arial" w:hAnsi="Arial" w:cs="Arial"/>
                  <w:sz w:val="20"/>
                  <w:szCs w:val="20"/>
                  <w:rPrChange w:id="90" w:author="SintsovaMA" w:date="2021-02-25T12:17:00Z">
                    <w:rPr>
                      <w:rFonts w:ascii="Arial" w:hAnsi="Arial" w:cs="Arial"/>
                      <w:sz w:val="20"/>
                      <w:szCs w:val="20"/>
                      <w:lang w:val="en-US"/>
                    </w:rPr>
                  </w:rPrChange>
                </w:rPr>
                <w:t>_</w:t>
              </w:r>
              <w:r w:rsidR="003214EA">
                <w:rPr>
                  <w:rFonts w:ascii="Arial" w:hAnsi="Arial" w:cs="Arial"/>
                  <w:sz w:val="20"/>
                  <w:szCs w:val="20"/>
                  <w:lang w:val="en-US"/>
                </w:rPr>
                <w:t>MM</w:t>
              </w:r>
              <w:r w:rsidR="003214EA" w:rsidRPr="003214EA">
                <w:rPr>
                  <w:rFonts w:ascii="Arial" w:hAnsi="Arial" w:cs="Arial"/>
                  <w:sz w:val="20"/>
                  <w:szCs w:val="20"/>
                  <w:rPrChange w:id="91" w:author="SintsovaMA" w:date="2021-02-25T12:17:00Z">
                    <w:rPr>
                      <w:rFonts w:ascii="Arial" w:hAnsi="Arial" w:cs="Arial"/>
                      <w:sz w:val="20"/>
                      <w:szCs w:val="20"/>
                      <w:lang w:val="en-US"/>
                    </w:rPr>
                  </w:rPrChange>
                </w:rPr>
                <w:t>_</w:t>
              </w:r>
            </w:ins>
            <w:del w:id="92" w:author="SintsovaMA" w:date="2021-02-25T12:17:00Z">
              <w:r w:rsidRPr="00425377" w:rsidDel="003214EA">
                <w:rPr>
                  <w:rFonts w:ascii="Arial" w:hAnsi="Arial" w:cs="Arial"/>
                  <w:sz w:val="20"/>
                  <w:szCs w:val="20"/>
                </w:rPr>
                <w:delText xml:space="preserve"> </w:delText>
              </w:r>
            </w:del>
            <w:r w:rsidRPr="00425377">
              <w:rPr>
                <w:rFonts w:ascii="Arial" w:hAnsi="Arial" w:cs="Arial"/>
                <w:sz w:val="20"/>
                <w:szCs w:val="20"/>
              </w:rPr>
              <w:t>Реализация МТР/услуг</w:t>
            </w:r>
          </w:p>
        </w:tc>
        <w:tc>
          <w:tcPr>
            <w:tcW w:w="1542" w:type="pct"/>
            <w:tcBorders>
              <w:top w:val="single" w:sz="6" w:space="0" w:color="auto"/>
              <w:left w:val="single" w:sz="6" w:space="0" w:color="auto"/>
              <w:bottom w:val="single" w:sz="6" w:space="0" w:color="auto"/>
              <w:right w:val="single" w:sz="6" w:space="0" w:color="auto"/>
            </w:tcBorders>
          </w:tcPr>
          <w:p w14:paraId="393C5CE1" w14:textId="77777777" w:rsidR="00754C74" w:rsidRPr="00425377" w:rsidRDefault="00754C74" w:rsidP="00754C74">
            <w:pPr>
              <w:jc w:val="center"/>
              <w:rPr>
                <w:rFonts w:ascii="Arial" w:hAnsi="Arial" w:cs="Arial"/>
                <w:sz w:val="20"/>
                <w:szCs w:val="20"/>
              </w:rPr>
            </w:pPr>
          </w:p>
        </w:tc>
        <w:tc>
          <w:tcPr>
            <w:tcW w:w="958" w:type="pct"/>
            <w:tcBorders>
              <w:top w:val="single" w:sz="6" w:space="0" w:color="auto"/>
              <w:left w:val="single" w:sz="6" w:space="0" w:color="auto"/>
              <w:bottom w:val="single" w:sz="6" w:space="0" w:color="auto"/>
              <w:right w:val="single" w:sz="12" w:space="0" w:color="auto"/>
            </w:tcBorders>
          </w:tcPr>
          <w:p w14:paraId="5BC408AA" w14:textId="77777777" w:rsidR="00754C74" w:rsidRPr="00425377" w:rsidRDefault="00754C74" w:rsidP="00754C74">
            <w:pPr>
              <w:jc w:val="center"/>
              <w:rPr>
                <w:rFonts w:ascii="Arial" w:hAnsi="Arial" w:cs="Arial"/>
                <w:sz w:val="20"/>
                <w:szCs w:val="20"/>
              </w:rPr>
            </w:pPr>
          </w:p>
        </w:tc>
      </w:tr>
      <w:tr w:rsidR="00754C74" w:rsidRPr="00F94454" w14:paraId="09BD152D" w14:textId="77777777" w:rsidTr="00927CCC">
        <w:trPr>
          <w:cantSplit/>
        </w:trPr>
        <w:tc>
          <w:tcPr>
            <w:tcW w:w="2500" w:type="pct"/>
          </w:tcPr>
          <w:p w14:paraId="6B0E21E5" w14:textId="6BB7E676" w:rsidR="00754C74" w:rsidRPr="00425377" w:rsidRDefault="00754C74">
            <w:pPr>
              <w:rPr>
                <w:rFonts w:ascii="Arial" w:hAnsi="Arial" w:cs="Arial"/>
                <w:sz w:val="20"/>
                <w:szCs w:val="20"/>
              </w:rPr>
            </w:pPr>
            <w:del w:id="93" w:author="SintsovaMA" w:date="2021-02-25T12:16:00Z">
              <w:r w:rsidRPr="00425377" w:rsidDel="00721581">
                <w:rPr>
                  <w:rFonts w:ascii="Arial" w:hAnsi="Arial" w:cs="Arial"/>
                  <w:sz w:val="20"/>
                  <w:szCs w:val="20"/>
                </w:rPr>
                <w:delText xml:space="preserve">КД </w:delText>
              </w:r>
            </w:del>
            <w:r w:rsidRPr="00425377">
              <w:rPr>
                <w:rFonts w:ascii="Arial" w:hAnsi="Arial" w:cs="Arial"/>
                <w:sz w:val="20"/>
                <w:szCs w:val="20"/>
                <w:lang w:val="en-US"/>
              </w:rPr>
              <w:t>ERP</w:t>
            </w:r>
            <w:r w:rsidRPr="00425377">
              <w:rPr>
                <w:rFonts w:ascii="Arial" w:hAnsi="Arial" w:cs="Arial"/>
                <w:sz w:val="20"/>
                <w:szCs w:val="20"/>
              </w:rPr>
              <w:t>.</w:t>
            </w:r>
            <w:ins w:id="94" w:author="SintsovaMA" w:date="2021-02-25T12:16:00Z">
              <w:r w:rsidR="00721581">
                <w:rPr>
                  <w:rFonts w:ascii="Arial" w:hAnsi="Arial" w:cs="Arial"/>
                  <w:sz w:val="20"/>
                  <w:szCs w:val="20"/>
                  <w:lang w:val="en-US"/>
                </w:rPr>
                <w:t>13.9_2_</w:t>
              </w:r>
            </w:ins>
            <w:del w:id="95" w:author="SintsovaMA" w:date="2021-02-25T12:16:00Z">
              <w:r w:rsidR="00EF595F" w:rsidDel="00721581">
                <w:rPr>
                  <w:rFonts w:ascii="Arial" w:hAnsi="Arial" w:cs="Arial"/>
                  <w:sz w:val="20"/>
                  <w:szCs w:val="20"/>
                </w:rPr>
                <w:delText>9</w:delText>
              </w:r>
              <w:r w:rsidRPr="00425377" w:rsidDel="00721581">
                <w:rPr>
                  <w:rFonts w:ascii="Arial" w:hAnsi="Arial" w:cs="Arial"/>
                  <w:sz w:val="20"/>
                  <w:szCs w:val="20"/>
                </w:rPr>
                <w:delText>.</w:delText>
              </w:r>
            </w:del>
            <w:del w:id="96" w:author="SintsovaMA" w:date="2021-02-25T12:17:00Z">
              <w:r w:rsidRPr="00425377" w:rsidDel="003214EA">
                <w:rPr>
                  <w:rFonts w:ascii="Arial" w:hAnsi="Arial" w:cs="Arial"/>
                  <w:sz w:val="20"/>
                  <w:szCs w:val="20"/>
                </w:rPr>
                <w:delText>1</w:delText>
              </w:r>
            </w:del>
            <w:del w:id="97" w:author="SintsovaMA" w:date="2021-02-25T12:16:00Z">
              <w:r w:rsidRPr="00425377" w:rsidDel="00721581">
                <w:rPr>
                  <w:rFonts w:ascii="Arial" w:hAnsi="Arial" w:cs="Arial"/>
                  <w:sz w:val="20"/>
                  <w:szCs w:val="20"/>
                </w:rPr>
                <w:delText>.</w:delText>
              </w:r>
            </w:del>
            <w:r w:rsidRPr="00425377">
              <w:rPr>
                <w:rFonts w:ascii="Arial" w:hAnsi="Arial" w:cs="Arial"/>
                <w:sz w:val="20"/>
                <w:szCs w:val="20"/>
              </w:rPr>
              <w:t>62</w:t>
            </w:r>
            <w:ins w:id="98" w:author="SintsovaMA" w:date="2021-02-25T12:16:00Z">
              <w:r w:rsidR="00721581">
                <w:rPr>
                  <w:rFonts w:ascii="Arial" w:hAnsi="Arial" w:cs="Arial"/>
                  <w:sz w:val="20"/>
                  <w:szCs w:val="20"/>
                  <w:lang w:val="en-US"/>
                </w:rPr>
                <w:t>_MM_</w:t>
              </w:r>
            </w:ins>
            <w:del w:id="99" w:author="SintsovaMA" w:date="2021-02-25T12:16:00Z">
              <w:r w:rsidRPr="00425377" w:rsidDel="00721581">
                <w:rPr>
                  <w:rFonts w:ascii="Arial" w:hAnsi="Arial" w:cs="Arial"/>
                  <w:sz w:val="20"/>
                  <w:szCs w:val="20"/>
                </w:rPr>
                <w:delText xml:space="preserve"> </w:delText>
              </w:r>
            </w:del>
            <w:r w:rsidRPr="00425377">
              <w:rPr>
                <w:rFonts w:ascii="Arial" w:hAnsi="Arial" w:cs="Arial"/>
                <w:sz w:val="20"/>
                <w:szCs w:val="20"/>
              </w:rPr>
              <w:t>Складская логистика.</w:t>
            </w:r>
          </w:p>
        </w:tc>
        <w:tc>
          <w:tcPr>
            <w:tcW w:w="1542" w:type="pct"/>
          </w:tcPr>
          <w:p w14:paraId="18372D81" w14:textId="77777777" w:rsidR="00754C74" w:rsidRPr="00425377" w:rsidRDefault="00754C74" w:rsidP="00754C74">
            <w:pPr>
              <w:jc w:val="center"/>
              <w:rPr>
                <w:rFonts w:ascii="Arial" w:hAnsi="Arial" w:cs="Arial"/>
                <w:sz w:val="20"/>
                <w:szCs w:val="20"/>
              </w:rPr>
            </w:pPr>
          </w:p>
        </w:tc>
        <w:tc>
          <w:tcPr>
            <w:tcW w:w="958" w:type="pct"/>
          </w:tcPr>
          <w:p w14:paraId="17D96324" w14:textId="77777777" w:rsidR="00754C74" w:rsidRPr="00425377" w:rsidRDefault="00754C74" w:rsidP="00754C74">
            <w:pPr>
              <w:jc w:val="center"/>
              <w:rPr>
                <w:rFonts w:ascii="Arial" w:hAnsi="Arial" w:cs="Arial"/>
                <w:sz w:val="20"/>
                <w:szCs w:val="20"/>
              </w:rPr>
            </w:pPr>
          </w:p>
        </w:tc>
      </w:tr>
      <w:tr w:rsidR="00950696" w:rsidRPr="00F94454" w14:paraId="1ECF3C4E" w14:textId="77777777" w:rsidTr="00927CCC">
        <w:trPr>
          <w:cantSplit/>
        </w:trPr>
        <w:tc>
          <w:tcPr>
            <w:tcW w:w="2500" w:type="pct"/>
          </w:tcPr>
          <w:p w14:paraId="35E2228F" w14:textId="2A45FC1D" w:rsidR="00950696" w:rsidRPr="00425377" w:rsidRDefault="00950696">
            <w:pPr>
              <w:rPr>
                <w:rFonts w:ascii="Arial" w:hAnsi="Arial" w:cs="Arial"/>
                <w:sz w:val="20"/>
                <w:szCs w:val="20"/>
              </w:rPr>
            </w:pPr>
            <w:r w:rsidRPr="00950696">
              <w:rPr>
                <w:rFonts w:ascii="Arial" w:hAnsi="Arial" w:cs="Arial"/>
                <w:sz w:val="20"/>
                <w:szCs w:val="20"/>
              </w:rPr>
              <w:t>ERP.</w:t>
            </w:r>
            <w:ins w:id="100" w:author="SintsovaMA" w:date="2021-02-25T12:15:00Z">
              <w:r w:rsidR="00E12003" w:rsidRPr="00E12003">
                <w:rPr>
                  <w:rFonts w:ascii="Arial" w:hAnsi="Arial" w:cs="Arial"/>
                  <w:sz w:val="20"/>
                  <w:szCs w:val="20"/>
                  <w:rPrChange w:id="101" w:author="SintsovaMA" w:date="2021-02-25T12:15:00Z">
                    <w:rPr>
                      <w:rFonts w:ascii="Arial" w:hAnsi="Arial" w:cs="Arial"/>
                      <w:sz w:val="20"/>
                      <w:szCs w:val="20"/>
                      <w:lang w:val="en-US"/>
                    </w:rPr>
                  </w:rPrChange>
                </w:rPr>
                <w:t>13.9</w:t>
              </w:r>
              <w:r w:rsidR="00E12003" w:rsidRPr="00E12003">
                <w:rPr>
                  <w:rFonts w:ascii="Arial" w:hAnsi="Arial" w:cs="Arial"/>
                  <w:sz w:val="20"/>
                  <w:szCs w:val="20"/>
                  <w:rPrChange w:id="102" w:author="SintsovaMA" w:date="2021-02-25T12:16:00Z">
                    <w:rPr>
                      <w:rFonts w:ascii="Arial" w:hAnsi="Arial" w:cs="Arial"/>
                      <w:sz w:val="20"/>
                      <w:szCs w:val="20"/>
                      <w:lang w:val="en-US"/>
                    </w:rPr>
                  </w:rPrChange>
                </w:rPr>
                <w:t>_</w:t>
              </w:r>
            </w:ins>
            <w:del w:id="103" w:author="SintsovaMA" w:date="2021-02-25T12:15:00Z">
              <w:r w:rsidR="00EF595F" w:rsidDel="00E12003">
                <w:rPr>
                  <w:rFonts w:ascii="Arial" w:hAnsi="Arial" w:cs="Arial"/>
                  <w:sz w:val="20"/>
                  <w:szCs w:val="20"/>
                </w:rPr>
                <w:delText>9</w:delText>
              </w:r>
            </w:del>
            <w:del w:id="104" w:author="SintsovaMA" w:date="2021-02-25T12:16:00Z">
              <w:r w:rsidRPr="00950696" w:rsidDel="00E12003">
                <w:rPr>
                  <w:rFonts w:ascii="Arial" w:hAnsi="Arial" w:cs="Arial"/>
                  <w:sz w:val="20"/>
                  <w:szCs w:val="20"/>
                </w:rPr>
                <w:delText>.6</w:delText>
              </w:r>
            </w:del>
            <w:ins w:id="105" w:author="SintsovaMA" w:date="2021-02-25T12:16:00Z">
              <w:r w:rsidR="00E12003" w:rsidRPr="00E12003">
                <w:rPr>
                  <w:rFonts w:ascii="Arial" w:hAnsi="Arial" w:cs="Arial"/>
                  <w:sz w:val="20"/>
                  <w:szCs w:val="20"/>
                  <w:rPrChange w:id="106" w:author="SintsovaMA" w:date="2021-02-25T12:16:00Z">
                    <w:rPr>
                      <w:rFonts w:ascii="Arial" w:hAnsi="Arial" w:cs="Arial"/>
                      <w:sz w:val="20"/>
                      <w:szCs w:val="20"/>
                      <w:lang w:val="en-US"/>
                    </w:rPr>
                  </w:rPrChange>
                </w:rPr>
                <w:t>4_</w:t>
              </w:r>
            </w:ins>
            <w:del w:id="107" w:author="SintsovaMA" w:date="2021-02-25T12:16:00Z">
              <w:r w:rsidRPr="00950696" w:rsidDel="00E12003">
                <w:rPr>
                  <w:rFonts w:ascii="Arial" w:hAnsi="Arial" w:cs="Arial"/>
                  <w:sz w:val="20"/>
                  <w:szCs w:val="20"/>
                </w:rPr>
                <w:delText>.</w:delText>
              </w:r>
            </w:del>
            <w:r w:rsidRPr="00950696">
              <w:rPr>
                <w:rFonts w:ascii="Arial" w:hAnsi="Arial" w:cs="Arial"/>
                <w:sz w:val="20"/>
                <w:szCs w:val="20"/>
              </w:rPr>
              <w:t>9_INT</w:t>
            </w:r>
            <w:r>
              <w:rPr>
                <w:rFonts w:ascii="Arial" w:hAnsi="Arial" w:cs="Arial"/>
                <w:sz w:val="20"/>
                <w:szCs w:val="20"/>
              </w:rPr>
              <w:t xml:space="preserve"> «Соглашение об </w:t>
            </w:r>
            <w:r w:rsidRPr="00950696">
              <w:rPr>
                <w:rFonts w:ascii="Arial" w:hAnsi="Arial" w:cs="Arial"/>
                <w:sz w:val="20"/>
                <w:szCs w:val="20"/>
              </w:rPr>
              <w:t>интеграции</w:t>
            </w:r>
            <w:r>
              <w:rPr>
                <w:rFonts w:ascii="Arial" w:hAnsi="Arial" w:cs="Arial"/>
                <w:sz w:val="20"/>
                <w:szCs w:val="20"/>
              </w:rPr>
              <w:t xml:space="preserve"> </w:t>
            </w:r>
            <w:r w:rsidRPr="00950696">
              <w:rPr>
                <w:rFonts w:ascii="Arial" w:hAnsi="Arial" w:cs="Arial"/>
                <w:sz w:val="20"/>
                <w:szCs w:val="20"/>
              </w:rPr>
              <w:t>Система контроля расхода топлива и мониторинга транспорта (Автограф)</w:t>
            </w:r>
            <w:r>
              <w:rPr>
                <w:rFonts w:ascii="Arial" w:hAnsi="Arial" w:cs="Arial"/>
                <w:sz w:val="20"/>
                <w:szCs w:val="20"/>
              </w:rPr>
              <w:t>»</w:t>
            </w:r>
          </w:p>
        </w:tc>
        <w:tc>
          <w:tcPr>
            <w:tcW w:w="1542" w:type="pct"/>
          </w:tcPr>
          <w:p w14:paraId="3F549F2B" w14:textId="77777777" w:rsidR="00950696" w:rsidRPr="00425377" w:rsidRDefault="00950696" w:rsidP="00754C74">
            <w:pPr>
              <w:jc w:val="center"/>
              <w:rPr>
                <w:rFonts w:ascii="Arial" w:hAnsi="Arial" w:cs="Arial"/>
                <w:sz w:val="20"/>
                <w:szCs w:val="20"/>
              </w:rPr>
            </w:pPr>
          </w:p>
        </w:tc>
        <w:tc>
          <w:tcPr>
            <w:tcW w:w="958" w:type="pct"/>
          </w:tcPr>
          <w:p w14:paraId="2C6AF895" w14:textId="77777777" w:rsidR="00950696" w:rsidRPr="00425377" w:rsidRDefault="00950696" w:rsidP="00754C74">
            <w:pPr>
              <w:jc w:val="center"/>
              <w:rPr>
                <w:rFonts w:ascii="Arial" w:hAnsi="Arial" w:cs="Arial"/>
                <w:sz w:val="20"/>
                <w:szCs w:val="20"/>
              </w:rPr>
            </w:pPr>
          </w:p>
        </w:tc>
      </w:tr>
      <w:tr w:rsidR="004A659C" w:rsidRPr="00F94454" w14:paraId="2C3E96B8" w14:textId="77777777" w:rsidTr="00927CCC">
        <w:trPr>
          <w:cantSplit/>
          <w:ins w:id="108" w:author="Savinskaya Yulia" w:date="2021-02-25T11:59:00Z"/>
        </w:trPr>
        <w:tc>
          <w:tcPr>
            <w:tcW w:w="2500" w:type="pct"/>
          </w:tcPr>
          <w:p w14:paraId="7A14E37F" w14:textId="3333EBDE" w:rsidR="004A659C" w:rsidRPr="00950696" w:rsidRDefault="004A659C" w:rsidP="004A659C">
            <w:pPr>
              <w:rPr>
                <w:ins w:id="109" w:author="Savinskaya Yulia" w:date="2021-02-25T11:59:00Z"/>
                <w:rFonts w:ascii="Arial" w:hAnsi="Arial" w:cs="Arial"/>
                <w:sz w:val="20"/>
                <w:szCs w:val="20"/>
              </w:rPr>
            </w:pPr>
            <w:ins w:id="110" w:author="Savinskaya Yulia" w:date="2021-02-25T11:59:00Z">
              <w:r w:rsidRPr="004A659C">
                <w:rPr>
                  <w:rFonts w:ascii="Arial" w:hAnsi="Arial" w:cs="Arial"/>
                  <w:sz w:val="20"/>
                  <w:szCs w:val="20"/>
                </w:rPr>
                <w:t>ERP.13.9.2_5_INT</w:t>
              </w:r>
            </w:ins>
            <w:ins w:id="111" w:author="Savinskaya Yulia" w:date="2021-02-25T12:00:00Z">
              <w:r w:rsidRPr="004A659C">
                <w:rPr>
                  <w:rFonts w:ascii="Arial" w:hAnsi="Arial" w:cs="Arial"/>
                  <w:sz w:val="20"/>
                  <w:szCs w:val="20"/>
                </w:rPr>
                <w:t xml:space="preserve"> «</w:t>
              </w:r>
            </w:ins>
            <w:ins w:id="112" w:author="Savinskaya Yulia" w:date="2021-02-25T11:59:00Z">
              <w:r w:rsidRPr="004A659C">
                <w:rPr>
                  <w:rFonts w:ascii="Arial" w:hAnsi="Arial" w:cs="Arial"/>
                  <w:sz w:val="20"/>
                  <w:szCs w:val="20"/>
                </w:rPr>
                <w:t>Соглашение об интеграции Путевой лист Система ИТС</w:t>
              </w:r>
            </w:ins>
            <w:ins w:id="113" w:author="Savinskaya Yulia" w:date="2021-02-25T12:00:00Z">
              <w:r w:rsidRPr="004A659C">
                <w:rPr>
                  <w:rFonts w:ascii="Arial" w:hAnsi="Arial" w:cs="Arial"/>
                  <w:sz w:val="20"/>
                  <w:szCs w:val="20"/>
                </w:rPr>
                <w:t>»</w:t>
              </w:r>
            </w:ins>
          </w:p>
        </w:tc>
        <w:tc>
          <w:tcPr>
            <w:tcW w:w="1542" w:type="pct"/>
          </w:tcPr>
          <w:p w14:paraId="0E687B5F" w14:textId="77777777" w:rsidR="004A659C" w:rsidRPr="00425377" w:rsidRDefault="004A659C" w:rsidP="00754C74">
            <w:pPr>
              <w:jc w:val="center"/>
              <w:rPr>
                <w:ins w:id="114" w:author="Savinskaya Yulia" w:date="2021-02-25T11:59:00Z"/>
                <w:rFonts w:ascii="Arial" w:hAnsi="Arial" w:cs="Arial"/>
                <w:sz w:val="20"/>
                <w:szCs w:val="20"/>
              </w:rPr>
            </w:pPr>
          </w:p>
        </w:tc>
        <w:tc>
          <w:tcPr>
            <w:tcW w:w="958" w:type="pct"/>
          </w:tcPr>
          <w:p w14:paraId="5951A548" w14:textId="77777777" w:rsidR="004A659C" w:rsidRPr="00425377" w:rsidRDefault="004A659C" w:rsidP="00754C74">
            <w:pPr>
              <w:jc w:val="center"/>
              <w:rPr>
                <w:ins w:id="115" w:author="Savinskaya Yulia" w:date="2021-02-25T11:59:00Z"/>
                <w:rFonts w:ascii="Arial" w:hAnsi="Arial" w:cs="Arial"/>
                <w:sz w:val="20"/>
                <w:szCs w:val="20"/>
              </w:rPr>
            </w:pPr>
          </w:p>
        </w:tc>
      </w:tr>
    </w:tbl>
    <w:p w14:paraId="0F493D74" w14:textId="77777777" w:rsidR="00B81641" w:rsidRPr="00916FAB" w:rsidRDefault="00B81641" w:rsidP="00916FAB">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00106AE3" w:rsidRPr="00916FAB">
        <w:rPr>
          <w:rFonts w:ascii="Arial" w:hAnsi="Arial" w:cs="Arial"/>
          <w:b/>
          <w:sz w:val="22"/>
        </w:rPr>
        <w:fldChar w:fldCharType="begin"/>
      </w:r>
      <w:r w:rsidR="00106AE3" w:rsidRPr="00916FAB">
        <w:rPr>
          <w:rFonts w:ascii="Arial" w:hAnsi="Arial" w:cs="Arial"/>
          <w:b/>
          <w:sz w:val="22"/>
        </w:rPr>
        <w:instrText xml:space="preserve"> SEQ Таблица \* ARABIC </w:instrText>
      </w:r>
      <w:r w:rsidR="00106AE3" w:rsidRPr="00916FAB">
        <w:rPr>
          <w:rFonts w:ascii="Arial" w:hAnsi="Arial" w:cs="Arial"/>
          <w:b/>
          <w:sz w:val="22"/>
        </w:rPr>
        <w:fldChar w:fldCharType="separate"/>
      </w:r>
      <w:r w:rsidR="00C311E5">
        <w:rPr>
          <w:rFonts w:ascii="Arial" w:hAnsi="Arial" w:cs="Arial"/>
          <w:b/>
          <w:noProof/>
          <w:sz w:val="22"/>
        </w:rPr>
        <w:t>3</w:t>
      </w:r>
      <w:r w:rsidR="00106AE3" w:rsidRPr="00916FAB">
        <w:rPr>
          <w:rFonts w:ascii="Arial" w:hAnsi="Arial" w:cs="Arial"/>
          <w:b/>
          <w:sz w:val="22"/>
        </w:rPr>
        <w:fldChar w:fldCharType="end"/>
      </w:r>
      <w:r w:rsidRPr="00916FAB">
        <w:rPr>
          <w:rFonts w:ascii="Arial" w:hAnsi="Arial" w:cs="Arial"/>
          <w:b/>
          <w:sz w:val="22"/>
        </w:rPr>
        <w:t>. Приложения (являются неотъемлемой частью документа)</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088"/>
        <w:gridCol w:w="3138"/>
        <w:gridCol w:w="1950"/>
      </w:tblGrid>
      <w:tr w:rsidR="00175B15" w:rsidRPr="00F94454" w14:paraId="25AA24AC" w14:textId="77777777" w:rsidTr="009355EA">
        <w:trPr>
          <w:cantSplit/>
          <w:trHeight w:val="397"/>
          <w:tblHeader/>
        </w:trPr>
        <w:tc>
          <w:tcPr>
            <w:tcW w:w="2500" w:type="pct"/>
            <w:shd w:val="clear" w:color="auto" w:fill="FFC000"/>
            <w:vAlign w:val="center"/>
          </w:tcPr>
          <w:p w14:paraId="07C738B3" w14:textId="77777777" w:rsidR="00175B15" w:rsidRPr="00F94454" w:rsidRDefault="00175B15" w:rsidP="00BC56DB">
            <w:pPr>
              <w:jc w:val="center"/>
              <w:rPr>
                <w:rFonts w:ascii="Arial" w:hAnsi="Arial" w:cs="Arial"/>
                <w:b/>
                <w:sz w:val="20"/>
              </w:rPr>
            </w:pPr>
            <w:r w:rsidRPr="00F94454">
              <w:rPr>
                <w:rFonts w:ascii="Arial" w:hAnsi="Arial" w:cs="Arial"/>
                <w:b/>
                <w:sz w:val="20"/>
              </w:rPr>
              <w:t>Название документа</w:t>
            </w:r>
          </w:p>
        </w:tc>
        <w:tc>
          <w:tcPr>
            <w:tcW w:w="1542" w:type="pct"/>
            <w:shd w:val="clear" w:color="auto" w:fill="FFC000"/>
            <w:vAlign w:val="center"/>
          </w:tcPr>
          <w:p w14:paraId="00D6EF4B" w14:textId="77777777" w:rsidR="00175B15" w:rsidRPr="00F94454" w:rsidRDefault="00175B15" w:rsidP="00BC56DB">
            <w:pPr>
              <w:jc w:val="center"/>
              <w:rPr>
                <w:rFonts w:ascii="Arial" w:hAnsi="Arial" w:cs="Arial"/>
                <w:b/>
                <w:sz w:val="20"/>
              </w:rPr>
            </w:pPr>
            <w:r w:rsidRPr="00F94454">
              <w:rPr>
                <w:rFonts w:ascii="Arial" w:hAnsi="Arial" w:cs="Arial"/>
                <w:b/>
                <w:sz w:val="20"/>
              </w:rPr>
              <w:t>Номер версии /</w:t>
            </w:r>
            <w:r w:rsidR="00E6247B" w:rsidRPr="00F94454">
              <w:rPr>
                <w:rFonts w:ascii="Arial" w:hAnsi="Arial" w:cs="Arial"/>
                <w:b/>
                <w:sz w:val="20"/>
              </w:rPr>
              <w:t xml:space="preserve"> и</w:t>
            </w:r>
            <w:r w:rsidRPr="00F94454">
              <w:rPr>
                <w:rFonts w:ascii="Arial" w:hAnsi="Arial" w:cs="Arial"/>
                <w:b/>
                <w:sz w:val="20"/>
              </w:rPr>
              <w:t>мя файла</w:t>
            </w:r>
          </w:p>
        </w:tc>
        <w:tc>
          <w:tcPr>
            <w:tcW w:w="958" w:type="pct"/>
            <w:shd w:val="clear" w:color="auto" w:fill="FFC000"/>
            <w:vAlign w:val="center"/>
          </w:tcPr>
          <w:p w14:paraId="50A6AF91" w14:textId="77777777" w:rsidR="00175B15" w:rsidRPr="00F94454" w:rsidRDefault="00175B15" w:rsidP="00BC56DB">
            <w:pPr>
              <w:jc w:val="center"/>
              <w:rPr>
                <w:rFonts w:ascii="Arial" w:hAnsi="Arial" w:cs="Arial"/>
                <w:b/>
                <w:sz w:val="20"/>
              </w:rPr>
            </w:pPr>
            <w:r w:rsidRPr="00F94454">
              <w:rPr>
                <w:rFonts w:ascii="Arial" w:hAnsi="Arial" w:cs="Arial"/>
                <w:b/>
                <w:sz w:val="20"/>
              </w:rPr>
              <w:t>Дата</w:t>
            </w:r>
          </w:p>
        </w:tc>
      </w:tr>
      <w:tr w:rsidR="00425377" w:rsidRPr="00F94454" w14:paraId="6560A477" w14:textId="77777777" w:rsidTr="00425377">
        <w:trPr>
          <w:cantSplit/>
        </w:trPr>
        <w:tc>
          <w:tcPr>
            <w:tcW w:w="2500" w:type="pct"/>
            <w:tcBorders>
              <w:top w:val="single" w:sz="6" w:space="0" w:color="auto"/>
              <w:left w:val="single" w:sz="12" w:space="0" w:color="auto"/>
              <w:bottom w:val="single" w:sz="6" w:space="0" w:color="auto"/>
              <w:right w:val="single" w:sz="6" w:space="0" w:color="auto"/>
            </w:tcBorders>
          </w:tcPr>
          <w:p w14:paraId="0B4D9502" w14:textId="77777777" w:rsidR="00425377" w:rsidRPr="00425377" w:rsidRDefault="00425377" w:rsidP="00972304">
            <w:pPr>
              <w:rPr>
                <w:rFonts w:ascii="Arial" w:hAnsi="Arial" w:cs="Arial"/>
                <w:sz w:val="20"/>
              </w:rPr>
            </w:pPr>
            <w:r w:rsidRPr="00425377">
              <w:rPr>
                <w:rFonts w:ascii="Arial" w:hAnsi="Arial" w:cs="Arial"/>
                <w:sz w:val="20"/>
              </w:rPr>
              <w:t>Модели бизнес-процессов</w:t>
            </w:r>
          </w:p>
        </w:tc>
        <w:tc>
          <w:tcPr>
            <w:tcW w:w="1542" w:type="pct"/>
            <w:tcBorders>
              <w:top w:val="single" w:sz="6" w:space="0" w:color="auto"/>
              <w:left w:val="single" w:sz="6" w:space="0" w:color="auto"/>
              <w:bottom w:val="single" w:sz="6" w:space="0" w:color="auto"/>
              <w:right w:val="single" w:sz="6" w:space="0" w:color="auto"/>
            </w:tcBorders>
          </w:tcPr>
          <w:p w14:paraId="3A5A1BE2" w14:textId="77777777" w:rsidR="00425377" w:rsidRPr="00425377" w:rsidRDefault="00425377" w:rsidP="00972304">
            <w:pPr>
              <w:jc w:val="center"/>
              <w:rPr>
                <w:rFonts w:ascii="Arial" w:hAnsi="Arial" w:cs="Arial"/>
                <w:sz w:val="20"/>
              </w:rPr>
            </w:pPr>
          </w:p>
        </w:tc>
        <w:tc>
          <w:tcPr>
            <w:tcW w:w="958" w:type="pct"/>
            <w:tcBorders>
              <w:top w:val="single" w:sz="6" w:space="0" w:color="auto"/>
              <w:left w:val="single" w:sz="6" w:space="0" w:color="auto"/>
              <w:bottom w:val="single" w:sz="6" w:space="0" w:color="auto"/>
              <w:right w:val="single" w:sz="12" w:space="0" w:color="auto"/>
            </w:tcBorders>
          </w:tcPr>
          <w:p w14:paraId="2DEC82BF" w14:textId="77777777" w:rsidR="00425377" w:rsidRPr="00425377" w:rsidRDefault="00425377" w:rsidP="00972304">
            <w:pPr>
              <w:jc w:val="center"/>
              <w:rPr>
                <w:rFonts w:ascii="Arial" w:hAnsi="Arial" w:cs="Arial"/>
                <w:sz w:val="20"/>
              </w:rPr>
            </w:pPr>
          </w:p>
        </w:tc>
      </w:tr>
      <w:tr w:rsidR="00425377" w:rsidRPr="00F94454" w14:paraId="26DD3B5C" w14:textId="77777777" w:rsidTr="00425377">
        <w:trPr>
          <w:cantSplit/>
        </w:trPr>
        <w:tc>
          <w:tcPr>
            <w:tcW w:w="2500" w:type="pct"/>
            <w:tcBorders>
              <w:top w:val="single" w:sz="6" w:space="0" w:color="auto"/>
              <w:left w:val="single" w:sz="12" w:space="0" w:color="auto"/>
              <w:bottom w:val="single" w:sz="6" w:space="0" w:color="auto"/>
              <w:right w:val="single" w:sz="6" w:space="0" w:color="auto"/>
            </w:tcBorders>
          </w:tcPr>
          <w:p w14:paraId="47924338" w14:textId="77777777" w:rsidR="00425377" w:rsidRPr="00425377" w:rsidRDefault="00425377" w:rsidP="00972304">
            <w:pPr>
              <w:rPr>
                <w:rFonts w:ascii="Arial" w:hAnsi="Arial" w:cs="Arial"/>
                <w:sz w:val="20"/>
              </w:rPr>
            </w:pPr>
            <w:r w:rsidRPr="00425377">
              <w:rPr>
                <w:rFonts w:ascii="Arial" w:hAnsi="Arial" w:cs="Arial"/>
                <w:sz w:val="20"/>
              </w:rPr>
              <w:t>Реестр бизнес-требований</w:t>
            </w:r>
          </w:p>
        </w:tc>
        <w:tc>
          <w:tcPr>
            <w:tcW w:w="1542" w:type="pct"/>
            <w:tcBorders>
              <w:top w:val="single" w:sz="6" w:space="0" w:color="auto"/>
              <w:left w:val="single" w:sz="6" w:space="0" w:color="auto"/>
              <w:bottom w:val="single" w:sz="6" w:space="0" w:color="auto"/>
              <w:right w:val="single" w:sz="6" w:space="0" w:color="auto"/>
            </w:tcBorders>
          </w:tcPr>
          <w:p w14:paraId="51299AF4" w14:textId="77777777" w:rsidR="00425377" w:rsidRPr="00425377" w:rsidRDefault="00425377" w:rsidP="00972304">
            <w:pPr>
              <w:jc w:val="center"/>
              <w:rPr>
                <w:rFonts w:ascii="Arial" w:hAnsi="Arial" w:cs="Arial"/>
                <w:sz w:val="20"/>
              </w:rPr>
            </w:pPr>
          </w:p>
        </w:tc>
        <w:tc>
          <w:tcPr>
            <w:tcW w:w="958" w:type="pct"/>
            <w:tcBorders>
              <w:top w:val="single" w:sz="6" w:space="0" w:color="auto"/>
              <w:left w:val="single" w:sz="6" w:space="0" w:color="auto"/>
              <w:bottom w:val="single" w:sz="6" w:space="0" w:color="auto"/>
              <w:right w:val="single" w:sz="12" w:space="0" w:color="auto"/>
            </w:tcBorders>
          </w:tcPr>
          <w:p w14:paraId="442A53CA" w14:textId="77777777" w:rsidR="00425377" w:rsidRPr="00425377" w:rsidRDefault="00425377" w:rsidP="00972304">
            <w:pPr>
              <w:jc w:val="center"/>
              <w:rPr>
                <w:rFonts w:ascii="Arial" w:hAnsi="Arial" w:cs="Arial"/>
                <w:sz w:val="20"/>
              </w:rPr>
            </w:pPr>
          </w:p>
        </w:tc>
      </w:tr>
      <w:tr w:rsidR="00425377" w:rsidRPr="00F94454" w14:paraId="5CC195BA" w14:textId="77777777" w:rsidTr="00425377">
        <w:trPr>
          <w:cantSplit/>
        </w:trPr>
        <w:tc>
          <w:tcPr>
            <w:tcW w:w="2500" w:type="pct"/>
            <w:tcBorders>
              <w:top w:val="single" w:sz="6" w:space="0" w:color="auto"/>
              <w:left w:val="single" w:sz="12" w:space="0" w:color="auto"/>
              <w:bottom w:val="single" w:sz="6" w:space="0" w:color="auto"/>
              <w:right w:val="single" w:sz="6" w:space="0" w:color="auto"/>
            </w:tcBorders>
          </w:tcPr>
          <w:p w14:paraId="103AFD22" w14:textId="77777777" w:rsidR="00425377" w:rsidRPr="00425377" w:rsidRDefault="00425377" w:rsidP="00972304">
            <w:pPr>
              <w:rPr>
                <w:rFonts w:ascii="Arial" w:hAnsi="Arial" w:cs="Arial"/>
                <w:sz w:val="20"/>
              </w:rPr>
            </w:pPr>
            <w:r w:rsidRPr="00425377">
              <w:rPr>
                <w:rFonts w:ascii="Arial" w:hAnsi="Arial" w:cs="Arial"/>
                <w:sz w:val="20"/>
              </w:rPr>
              <w:t>Описание шагов бизнес-процессов</w:t>
            </w:r>
          </w:p>
        </w:tc>
        <w:tc>
          <w:tcPr>
            <w:tcW w:w="1542" w:type="pct"/>
            <w:tcBorders>
              <w:top w:val="single" w:sz="6" w:space="0" w:color="auto"/>
              <w:left w:val="single" w:sz="6" w:space="0" w:color="auto"/>
              <w:bottom w:val="single" w:sz="6" w:space="0" w:color="auto"/>
              <w:right w:val="single" w:sz="6" w:space="0" w:color="auto"/>
            </w:tcBorders>
          </w:tcPr>
          <w:p w14:paraId="420DCA7B" w14:textId="77777777" w:rsidR="00425377" w:rsidRPr="00425377" w:rsidRDefault="00425377" w:rsidP="00972304">
            <w:pPr>
              <w:jc w:val="center"/>
              <w:rPr>
                <w:rFonts w:ascii="Arial" w:hAnsi="Arial" w:cs="Arial"/>
                <w:sz w:val="20"/>
              </w:rPr>
            </w:pPr>
          </w:p>
        </w:tc>
        <w:tc>
          <w:tcPr>
            <w:tcW w:w="958" w:type="pct"/>
            <w:tcBorders>
              <w:top w:val="single" w:sz="6" w:space="0" w:color="auto"/>
              <w:left w:val="single" w:sz="6" w:space="0" w:color="auto"/>
              <w:bottom w:val="single" w:sz="6" w:space="0" w:color="auto"/>
              <w:right w:val="single" w:sz="12" w:space="0" w:color="auto"/>
            </w:tcBorders>
          </w:tcPr>
          <w:p w14:paraId="261DB550" w14:textId="77777777" w:rsidR="00425377" w:rsidRPr="00425377" w:rsidRDefault="00425377" w:rsidP="00972304">
            <w:pPr>
              <w:jc w:val="center"/>
              <w:rPr>
                <w:rFonts w:ascii="Arial" w:hAnsi="Arial" w:cs="Arial"/>
                <w:sz w:val="20"/>
              </w:rPr>
            </w:pPr>
          </w:p>
        </w:tc>
      </w:tr>
      <w:tr w:rsidR="00425377" w:rsidRPr="00F94454" w14:paraId="16A6DDAA" w14:textId="77777777" w:rsidTr="00425377">
        <w:trPr>
          <w:cantSplit/>
        </w:trPr>
        <w:tc>
          <w:tcPr>
            <w:tcW w:w="2500" w:type="pct"/>
            <w:tcBorders>
              <w:top w:val="single" w:sz="6" w:space="0" w:color="auto"/>
              <w:left w:val="single" w:sz="12" w:space="0" w:color="auto"/>
              <w:bottom w:val="single" w:sz="6" w:space="0" w:color="auto"/>
              <w:right w:val="single" w:sz="6" w:space="0" w:color="auto"/>
            </w:tcBorders>
          </w:tcPr>
          <w:p w14:paraId="0999EE58" w14:textId="77777777" w:rsidR="00425377" w:rsidRPr="00425377" w:rsidRDefault="00425377" w:rsidP="00972304">
            <w:pPr>
              <w:rPr>
                <w:rFonts w:ascii="Arial" w:hAnsi="Arial" w:cs="Arial"/>
                <w:sz w:val="20"/>
              </w:rPr>
            </w:pPr>
            <w:r w:rsidRPr="00425377">
              <w:rPr>
                <w:rFonts w:ascii="Arial" w:hAnsi="Arial" w:cs="Arial"/>
                <w:sz w:val="20"/>
              </w:rPr>
              <w:t>Роли и полномочия</w:t>
            </w:r>
          </w:p>
        </w:tc>
        <w:tc>
          <w:tcPr>
            <w:tcW w:w="1542" w:type="pct"/>
            <w:tcBorders>
              <w:top w:val="single" w:sz="6" w:space="0" w:color="auto"/>
              <w:left w:val="single" w:sz="6" w:space="0" w:color="auto"/>
              <w:bottom w:val="single" w:sz="6" w:space="0" w:color="auto"/>
              <w:right w:val="single" w:sz="6" w:space="0" w:color="auto"/>
            </w:tcBorders>
          </w:tcPr>
          <w:p w14:paraId="71595D6A" w14:textId="77777777" w:rsidR="00425377" w:rsidRPr="00425377" w:rsidRDefault="00425377" w:rsidP="00972304">
            <w:pPr>
              <w:jc w:val="center"/>
              <w:rPr>
                <w:rFonts w:ascii="Arial" w:hAnsi="Arial" w:cs="Arial"/>
                <w:sz w:val="20"/>
              </w:rPr>
            </w:pPr>
          </w:p>
        </w:tc>
        <w:tc>
          <w:tcPr>
            <w:tcW w:w="958" w:type="pct"/>
            <w:tcBorders>
              <w:top w:val="single" w:sz="6" w:space="0" w:color="auto"/>
              <w:left w:val="single" w:sz="6" w:space="0" w:color="auto"/>
              <w:bottom w:val="single" w:sz="6" w:space="0" w:color="auto"/>
              <w:right w:val="single" w:sz="12" w:space="0" w:color="auto"/>
            </w:tcBorders>
          </w:tcPr>
          <w:p w14:paraId="0C61953C" w14:textId="77777777" w:rsidR="00425377" w:rsidRPr="00425377" w:rsidRDefault="00425377" w:rsidP="00972304">
            <w:pPr>
              <w:jc w:val="center"/>
              <w:rPr>
                <w:rFonts w:ascii="Arial" w:hAnsi="Arial" w:cs="Arial"/>
                <w:sz w:val="20"/>
              </w:rPr>
            </w:pPr>
          </w:p>
        </w:tc>
      </w:tr>
      <w:tr w:rsidR="00425377" w:rsidRPr="00F94454" w14:paraId="286003F0" w14:textId="77777777" w:rsidTr="00425377">
        <w:trPr>
          <w:cantSplit/>
        </w:trPr>
        <w:tc>
          <w:tcPr>
            <w:tcW w:w="2500" w:type="pct"/>
            <w:tcBorders>
              <w:top w:val="single" w:sz="6" w:space="0" w:color="auto"/>
              <w:left w:val="single" w:sz="12" w:space="0" w:color="auto"/>
              <w:bottom w:val="single" w:sz="6" w:space="0" w:color="auto"/>
              <w:right w:val="single" w:sz="6" w:space="0" w:color="auto"/>
            </w:tcBorders>
          </w:tcPr>
          <w:p w14:paraId="1A928572" w14:textId="77777777" w:rsidR="00425377" w:rsidRPr="00425377" w:rsidRDefault="00425377" w:rsidP="00972304">
            <w:pPr>
              <w:rPr>
                <w:rFonts w:ascii="Arial" w:hAnsi="Arial" w:cs="Arial"/>
                <w:sz w:val="20"/>
              </w:rPr>
            </w:pPr>
            <w:r w:rsidRPr="00425377">
              <w:rPr>
                <w:rFonts w:ascii="Arial" w:hAnsi="Arial" w:cs="Arial"/>
                <w:sz w:val="20"/>
              </w:rPr>
              <w:t>Матрица рисков и контрольных процедур</w:t>
            </w:r>
          </w:p>
        </w:tc>
        <w:tc>
          <w:tcPr>
            <w:tcW w:w="1542" w:type="pct"/>
            <w:tcBorders>
              <w:top w:val="single" w:sz="6" w:space="0" w:color="auto"/>
              <w:left w:val="single" w:sz="6" w:space="0" w:color="auto"/>
              <w:bottom w:val="single" w:sz="6" w:space="0" w:color="auto"/>
              <w:right w:val="single" w:sz="6" w:space="0" w:color="auto"/>
            </w:tcBorders>
          </w:tcPr>
          <w:p w14:paraId="02163338" w14:textId="77777777" w:rsidR="00425377" w:rsidRPr="00425377" w:rsidRDefault="00425377" w:rsidP="00972304">
            <w:pPr>
              <w:jc w:val="center"/>
              <w:rPr>
                <w:rFonts w:ascii="Arial" w:hAnsi="Arial" w:cs="Arial"/>
                <w:sz w:val="20"/>
              </w:rPr>
            </w:pPr>
          </w:p>
        </w:tc>
        <w:tc>
          <w:tcPr>
            <w:tcW w:w="958" w:type="pct"/>
            <w:tcBorders>
              <w:top w:val="single" w:sz="6" w:space="0" w:color="auto"/>
              <w:left w:val="single" w:sz="6" w:space="0" w:color="auto"/>
              <w:bottom w:val="single" w:sz="6" w:space="0" w:color="auto"/>
              <w:right w:val="single" w:sz="12" w:space="0" w:color="auto"/>
            </w:tcBorders>
          </w:tcPr>
          <w:p w14:paraId="28B7A5CA" w14:textId="77777777" w:rsidR="00425377" w:rsidRPr="00425377" w:rsidRDefault="00425377" w:rsidP="00972304">
            <w:pPr>
              <w:jc w:val="center"/>
              <w:rPr>
                <w:rFonts w:ascii="Arial" w:hAnsi="Arial" w:cs="Arial"/>
                <w:sz w:val="20"/>
              </w:rPr>
            </w:pPr>
          </w:p>
        </w:tc>
      </w:tr>
      <w:tr w:rsidR="00425377" w:rsidRPr="00F94454" w14:paraId="6E62B1F7" w14:textId="77777777" w:rsidTr="00425377">
        <w:trPr>
          <w:cantSplit/>
        </w:trPr>
        <w:tc>
          <w:tcPr>
            <w:tcW w:w="2500" w:type="pct"/>
            <w:tcBorders>
              <w:top w:val="single" w:sz="6" w:space="0" w:color="auto"/>
              <w:left w:val="single" w:sz="12" w:space="0" w:color="auto"/>
              <w:bottom w:val="single" w:sz="6" w:space="0" w:color="auto"/>
              <w:right w:val="single" w:sz="6" w:space="0" w:color="auto"/>
            </w:tcBorders>
          </w:tcPr>
          <w:p w14:paraId="0683D898" w14:textId="77777777" w:rsidR="00425377" w:rsidRPr="00425377" w:rsidRDefault="00425377" w:rsidP="00972304">
            <w:pPr>
              <w:rPr>
                <w:rFonts w:ascii="Arial" w:hAnsi="Arial" w:cs="Arial"/>
                <w:sz w:val="20"/>
              </w:rPr>
            </w:pPr>
            <w:r w:rsidRPr="00425377">
              <w:rPr>
                <w:rFonts w:ascii="Arial" w:hAnsi="Arial" w:cs="Arial"/>
                <w:sz w:val="20"/>
              </w:rPr>
              <w:t>Матрица конфликтов полномочий</w:t>
            </w:r>
          </w:p>
        </w:tc>
        <w:tc>
          <w:tcPr>
            <w:tcW w:w="1542" w:type="pct"/>
            <w:tcBorders>
              <w:top w:val="single" w:sz="6" w:space="0" w:color="auto"/>
              <w:left w:val="single" w:sz="6" w:space="0" w:color="auto"/>
              <w:bottom w:val="single" w:sz="6" w:space="0" w:color="auto"/>
              <w:right w:val="single" w:sz="6" w:space="0" w:color="auto"/>
            </w:tcBorders>
          </w:tcPr>
          <w:p w14:paraId="0B1900DC" w14:textId="77777777" w:rsidR="00425377" w:rsidRPr="00425377" w:rsidRDefault="00425377" w:rsidP="00972304">
            <w:pPr>
              <w:jc w:val="center"/>
              <w:rPr>
                <w:rFonts w:ascii="Arial" w:hAnsi="Arial" w:cs="Arial"/>
                <w:sz w:val="20"/>
              </w:rPr>
            </w:pPr>
          </w:p>
        </w:tc>
        <w:tc>
          <w:tcPr>
            <w:tcW w:w="958" w:type="pct"/>
            <w:tcBorders>
              <w:top w:val="single" w:sz="6" w:space="0" w:color="auto"/>
              <w:left w:val="single" w:sz="6" w:space="0" w:color="auto"/>
              <w:bottom w:val="single" w:sz="6" w:space="0" w:color="auto"/>
              <w:right w:val="single" w:sz="12" w:space="0" w:color="auto"/>
            </w:tcBorders>
          </w:tcPr>
          <w:p w14:paraId="5942AFE4" w14:textId="77777777" w:rsidR="00425377" w:rsidRPr="00425377" w:rsidRDefault="00425377" w:rsidP="00972304">
            <w:pPr>
              <w:jc w:val="center"/>
              <w:rPr>
                <w:rFonts w:ascii="Arial" w:hAnsi="Arial" w:cs="Arial"/>
                <w:sz w:val="20"/>
              </w:rPr>
            </w:pPr>
          </w:p>
        </w:tc>
      </w:tr>
    </w:tbl>
    <w:p w14:paraId="5B523F66" w14:textId="77777777" w:rsidR="0033013D" w:rsidRPr="00F94454" w:rsidRDefault="0033013D" w:rsidP="00E0149C">
      <w:pPr>
        <w:pStyle w:val="a7"/>
        <w:keepNext/>
        <w:jc w:val="right"/>
        <w:rPr>
          <w:rFonts w:ascii="Arial" w:hAnsi="Arial" w:cs="Arial"/>
        </w:rPr>
      </w:pPr>
    </w:p>
    <w:p w14:paraId="7D5710D4" w14:textId="77777777" w:rsidR="0033013D" w:rsidRPr="00F94454" w:rsidRDefault="0033013D">
      <w:pPr>
        <w:spacing w:after="200" w:line="276" w:lineRule="auto"/>
        <w:jc w:val="left"/>
        <w:rPr>
          <w:rFonts w:ascii="Arial" w:eastAsia="Calibri" w:hAnsi="Arial" w:cs="Arial"/>
          <w:szCs w:val="24"/>
          <w:lang w:eastAsia="ru-RU"/>
        </w:rPr>
      </w:pPr>
      <w:r w:rsidRPr="00F94454">
        <w:rPr>
          <w:rFonts w:ascii="Arial" w:hAnsi="Arial" w:cs="Arial"/>
        </w:rPr>
        <w:br w:type="page"/>
      </w:r>
    </w:p>
    <w:p w14:paraId="102DA0FC" w14:textId="77777777" w:rsidR="009355EA" w:rsidRPr="009355EA" w:rsidRDefault="009355EA" w:rsidP="009355EA">
      <w:pPr>
        <w:pStyle w:val="a7"/>
        <w:keepNext/>
        <w:spacing w:after="240" w:afterAutospacing="0" w:line="276" w:lineRule="auto"/>
        <w:jc w:val="left"/>
        <w:rPr>
          <w:rFonts w:ascii="Arial" w:hAnsi="Arial" w:cs="Arial"/>
          <w:b/>
          <w:sz w:val="22"/>
        </w:rPr>
      </w:pPr>
      <w:bookmarkStart w:id="116" w:name="_Toc392078586"/>
      <w:bookmarkStart w:id="117" w:name="_Toc392838968"/>
      <w:bookmarkStart w:id="118" w:name="_Toc393208389"/>
      <w:r w:rsidRPr="009355EA">
        <w:rPr>
          <w:rFonts w:ascii="Arial" w:hAnsi="Arial" w:cs="Arial"/>
          <w:b/>
          <w:sz w:val="28"/>
        </w:rPr>
        <w:lastRenderedPageBreak/>
        <w:t>ЛИСТ СОГЛАСОВАНИЯ</w:t>
      </w:r>
      <w:bookmarkEnd w:id="116"/>
      <w:bookmarkEnd w:id="117"/>
      <w:bookmarkEnd w:id="118"/>
    </w:p>
    <w:p w14:paraId="4185A2B6" w14:textId="77777777" w:rsidR="00E0149C" w:rsidRPr="00916FAB" w:rsidRDefault="00E0149C" w:rsidP="00916FAB">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00106AE3" w:rsidRPr="00916FAB">
        <w:rPr>
          <w:rFonts w:ascii="Arial" w:hAnsi="Arial" w:cs="Arial"/>
          <w:b/>
          <w:sz w:val="22"/>
        </w:rPr>
        <w:fldChar w:fldCharType="begin"/>
      </w:r>
      <w:r w:rsidR="00106AE3" w:rsidRPr="00916FAB">
        <w:rPr>
          <w:rFonts w:ascii="Arial" w:hAnsi="Arial" w:cs="Arial"/>
          <w:b/>
          <w:sz w:val="22"/>
        </w:rPr>
        <w:instrText xml:space="preserve"> SEQ Таблица \* ARABIC </w:instrText>
      </w:r>
      <w:r w:rsidR="00106AE3" w:rsidRPr="00916FAB">
        <w:rPr>
          <w:rFonts w:ascii="Arial" w:hAnsi="Arial" w:cs="Arial"/>
          <w:b/>
          <w:sz w:val="22"/>
        </w:rPr>
        <w:fldChar w:fldCharType="separate"/>
      </w:r>
      <w:r w:rsidR="00C311E5">
        <w:rPr>
          <w:rFonts w:ascii="Arial" w:hAnsi="Arial" w:cs="Arial"/>
          <w:b/>
          <w:noProof/>
          <w:sz w:val="22"/>
        </w:rPr>
        <w:t>4</w:t>
      </w:r>
      <w:r w:rsidR="00106AE3" w:rsidRPr="00916FAB">
        <w:rPr>
          <w:rFonts w:ascii="Arial" w:hAnsi="Arial" w:cs="Arial"/>
          <w:b/>
          <w:sz w:val="22"/>
        </w:rPr>
        <w:fldChar w:fldCharType="end"/>
      </w:r>
      <w:r w:rsidRPr="00916FAB">
        <w:rPr>
          <w:rFonts w:ascii="Arial" w:hAnsi="Arial" w:cs="Arial"/>
          <w:b/>
          <w:sz w:val="22"/>
        </w:rPr>
        <w:t>. Документ утвержден</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36"/>
        <w:gridCol w:w="2693"/>
        <w:gridCol w:w="1395"/>
        <w:gridCol w:w="2167"/>
      </w:tblGrid>
      <w:tr w:rsidR="00175B15" w:rsidRPr="00F94454" w14:paraId="6B55F2F6" w14:textId="77777777" w:rsidTr="009355EA">
        <w:trPr>
          <w:cantSplit/>
          <w:trHeight w:val="397"/>
          <w:tblHeader/>
        </w:trPr>
        <w:tc>
          <w:tcPr>
            <w:tcW w:w="3936" w:type="dxa"/>
            <w:shd w:val="clear" w:color="auto" w:fill="FFC000"/>
            <w:vAlign w:val="center"/>
          </w:tcPr>
          <w:p w14:paraId="3EBFFEAD" w14:textId="77777777" w:rsidR="00175B15" w:rsidRPr="00F94454" w:rsidRDefault="00175B15" w:rsidP="00BC56DB">
            <w:pPr>
              <w:jc w:val="center"/>
              <w:rPr>
                <w:rFonts w:ascii="Arial" w:hAnsi="Arial" w:cs="Arial"/>
                <w:b/>
                <w:sz w:val="20"/>
              </w:rPr>
            </w:pPr>
            <w:r w:rsidRPr="00F94454">
              <w:rPr>
                <w:rFonts w:ascii="Arial" w:hAnsi="Arial" w:cs="Arial"/>
                <w:b/>
                <w:sz w:val="20"/>
              </w:rPr>
              <w:t>Кто утвердил</w:t>
            </w:r>
          </w:p>
        </w:tc>
        <w:tc>
          <w:tcPr>
            <w:tcW w:w="2693" w:type="dxa"/>
            <w:shd w:val="clear" w:color="auto" w:fill="FFC000"/>
            <w:vAlign w:val="center"/>
          </w:tcPr>
          <w:p w14:paraId="669A1587" w14:textId="77777777" w:rsidR="00175B15" w:rsidRPr="00F94454" w:rsidRDefault="00175B15" w:rsidP="00BC56DB">
            <w:pPr>
              <w:jc w:val="center"/>
              <w:rPr>
                <w:rFonts w:ascii="Arial" w:hAnsi="Arial" w:cs="Arial"/>
                <w:b/>
                <w:sz w:val="20"/>
              </w:rPr>
            </w:pPr>
            <w:r w:rsidRPr="00F94454">
              <w:rPr>
                <w:rFonts w:ascii="Arial" w:hAnsi="Arial" w:cs="Arial"/>
                <w:b/>
                <w:sz w:val="20"/>
              </w:rPr>
              <w:t>ФИО</w:t>
            </w:r>
          </w:p>
        </w:tc>
        <w:tc>
          <w:tcPr>
            <w:tcW w:w="1395" w:type="dxa"/>
            <w:shd w:val="clear" w:color="auto" w:fill="FFC000"/>
            <w:vAlign w:val="center"/>
          </w:tcPr>
          <w:p w14:paraId="4038BE59" w14:textId="77777777" w:rsidR="00175B15" w:rsidRPr="00F94454" w:rsidRDefault="00175B15" w:rsidP="00BC56DB">
            <w:pPr>
              <w:jc w:val="center"/>
              <w:rPr>
                <w:rFonts w:ascii="Arial" w:hAnsi="Arial" w:cs="Arial"/>
                <w:b/>
                <w:sz w:val="20"/>
              </w:rPr>
            </w:pPr>
            <w:r w:rsidRPr="00F94454">
              <w:rPr>
                <w:rFonts w:ascii="Arial" w:hAnsi="Arial" w:cs="Arial"/>
                <w:b/>
                <w:sz w:val="20"/>
              </w:rPr>
              <w:t>Дата</w:t>
            </w:r>
          </w:p>
        </w:tc>
        <w:tc>
          <w:tcPr>
            <w:tcW w:w="2167" w:type="dxa"/>
            <w:shd w:val="clear" w:color="auto" w:fill="FFC000"/>
            <w:vAlign w:val="center"/>
          </w:tcPr>
          <w:p w14:paraId="5BEB4228" w14:textId="77777777" w:rsidR="00175B15" w:rsidRPr="00F94454" w:rsidRDefault="00175B15" w:rsidP="00BC56DB">
            <w:pPr>
              <w:jc w:val="center"/>
              <w:rPr>
                <w:rFonts w:ascii="Arial" w:hAnsi="Arial" w:cs="Arial"/>
                <w:b/>
                <w:sz w:val="20"/>
              </w:rPr>
            </w:pPr>
            <w:r w:rsidRPr="00F94454">
              <w:rPr>
                <w:rFonts w:ascii="Arial" w:hAnsi="Arial" w:cs="Arial"/>
                <w:b/>
                <w:sz w:val="20"/>
              </w:rPr>
              <w:t>Подпись</w:t>
            </w:r>
          </w:p>
        </w:tc>
      </w:tr>
      <w:tr w:rsidR="00175B15" w:rsidRPr="00F94454" w14:paraId="66EF7B88" w14:textId="77777777" w:rsidTr="009355EA">
        <w:trPr>
          <w:cantSplit/>
        </w:trPr>
        <w:tc>
          <w:tcPr>
            <w:tcW w:w="3936" w:type="dxa"/>
          </w:tcPr>
          <w:p w14:paraId="5B56BFED" w14:textId="77777777" w:rsidR="00175B15" w:rsidRPr="00F94454" w:rsidRDefault="00175B15" w:rsidP="00A66844">
            <w:pPr>
              <w:jc w:val="left"/>
              <w:rPr>
                <w:rFonts w:ascii="Arial" w:hAnsi="Arial" w:cs="Arial"/>
                <w:sz w:val="20"/>
              </w:rPr>
            </w:pPr>
          </w:p>
        </w:tc>
        <w:tc>
          <w:tcPr>
            <w:tcW w:w="2693" w:type="dxa"/>
          </w:tcPr>
          <w:p w14:paraId="2A0DCAFB" w14:textId="77777777" w:rsidR="00175B15" w:rsidRPr="00F94454" w:rsidRDefault="00175B15" w:rsidP="008708BD">
            <w:pPr>
              <w:jc w:val="center"/>
              <w:rPr>
                <w:rFonts w:ascii="Arial" w:hAnsi="Arial" w:cs="Arial"/>
                <w:sz w:val="20"/>
              </w:rPr>
            </w:pPr>
          </w:p>
        </w:tc>
        <w:tc>
          <w:tcPr>
            <w:tcW w:w="1395" w:type="dxa"/>
          </w:tcPr>
          <w:p w14:paraId="6E30B787" w14:textId="77777777" w:rsidR="00175B15" w:rsidRPr="00F94454" w:rsidRDefault="00175B15" w:rsidP="008708BD">
            <w:pPr>
              <w:jc w:val="center"/>
              <w:rPr>
                <w:rFonts w:ascii="Arial" w:hAnsi="Arial" w:cs="Arial"/>
                <w:sz w:val="20"/>
              </w:rPr>
            </w:pPr>
          </w:p>
        </w:tc>
        <w:tc>
          <w:tcPr>
            <w:tcW w:w="2167" w:type="dxa"/>
          </w:tcPr>
          <w:p w14:paraId="5DFDA6A9" w14:textId="77777777" w:rsidR="00175B15" w:rsidRPr="00F94454" w:rsidRDefault="00175B15" w:rsidP="008708BD">
            <w:pPr>
              <w:jc w:val="center"/>
              <w:rPr>
                <w:rFonts w:ascii="Arial" w:hAnsi="Arial" w:cs="Arial"/>
                <w:sz w:val="20"/>
              </w:rPr>
            </w:pPr>
          </w:p>
        </w:tc>
      </w:tr>
      <w:tr w:rsidR="00175B15" w:rsidRPr="00F94454" w14:paraId="27F2272E" w14:textId="77777777" w:rsidTr="009355EA">
        <w:trPr>
          <w:cantSplit/>
          <w:trHeight w:val="51"/>
        </w:trPr>
        <w:tc>
          <w:tcPr>
            <w:tcW w:w="3936" w:type="dxa"/>
          </w:tcPr>
          <w:p w14:paraId="0C62FDF4" w14:textId="194FBBDF" w:rsidR="00175B15" w:rsidRPr="00F94454" w:rsidRDefault="001A2810" w:rsidP="00A66844">
            <w:pPr>
              <w:jc w:val="left"/>
              <w:rPr>
                <w:rFonts w:ascii="Arial" w:hAnsi="Arial" w:cs="Arial"/>
                <w:sz w:val="20"/>
              </w:rPr>
            </w:pPr>
            <w:del w:id="119" w:author="SintsovaMA" w:date="2021-02-25T12:21:00Z">
              <w:r w:rsidRPr="00F94454" w:rsidDel="003C49CD">
                <w:rPr>
                  <w:rFonts w:ascii="Arial" w:hAnsi="Arial" w:cs="Arial"/>
                  <w:sz w:val="20"/>
                </w:rPr>
                <w:delText>Вице-президент по трансформации бизнеса</w:delText>
              </w:r>
            </w:del>
          </w:p>
        </w:tc>
        <w:tc>
          <w:tcPr>
            <w:tcW w:w="2693" w:type="dxa"/>
          </w:tcPr>
          <w:p w14:paraId="4CB5428C" w14:textId="343A406F" w:rsidR="00175B15" w:rsidRPr="00F94454" w:rsidRDefault="001A2810" w:rsidP="008708BD">
            <w:pPr>
              <w:jc w:val="center"/>
              <w:rPr>
                <w:rFonts w:ascii="Arial" w:hAnsi="Arial" w:cs="Arial"/>
                <w:sz w:val="20"/>
              </w:rPr>
            </w:pPr>
            <w:del w:id="120" w:author="SintsovaMA" w:date="2021-02-25T12:21:00Z">
              <w:r w:rsidRPr="00F94454" w:rsidDel="003C49CD">
                <w:rPr>
                  <w:rFonts w:ascii="Arial" w:hAnsi="Arial" w:cs="Arial"/>
                  <w:sz w:val="20"/>
                </w:rPr>
                <w:delText>Л.Г. Бондаренко</w:delText>
              </w:r>
            </w:del>
          </w:p>
        </w:tc>
        <w:tc>
          <w:tcPr>
            <w:tcW w:w="1395" w:type="dxa"/>
          </w:tcPr>
          <w:p w14:paraId="60C6C495" w14:textId="77777777" w:rsidR="00175B15" w:rsidRPr="00F94454" w:rsidRDefault="00175B15" w:rsidP="008708BD">
            <w:pPr>
              <w:jc w:val="center"/>
              <w:rPr>
                <w:rFonts w:ascii="Arial" w:hAnsi="Arial" w:cs="Arial"/>
                <w:sz w:val="20"/>
              </w:rPr>
            </w:pPr>
          </w:p>
        </w:tc>
        <w:tc>
          <w:tcPr>
            <w:tcW w:w="2167" w:type="dxa"/>
          </w:tcPr>
          <w:p w14:paraId="44706C29" w14:textId="77777777" w:rsidR="00175B15" w:rsidRPr="00F94454" w:rsidRDefault="00175B15" w:rsidP="008708BD">
            <w:pPr>
              <w:jc w:val="center"/>
              <w:rPr>
                <w:rFonts w:ascii="Arial" w:hAnsi="Arial" w:cs="Arial"/>
                <w:sz w:val="20"/>
              </w:rPr>
            </w:pPr>
          </w:p>
        </w:tc>
      </w:tr>
    </w:tbl>
    <w:p w14:paraId="0FD5D1BA" w14:textId="77777777" w:rsidR="00E0149C" w:rsidRPr="00916FAB" w:rsidRDefault="00E0149C" w:rsidP="00916FAB">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00106AE3" w:rsidRPr="00916FAB">
        <w:rPr>
          <w:rFonts w:ascii="Arial" w:hAnsi="Arial" w:cs="Arial"/>
          <w:b/>
          <w:sz w:val="22"/>
        </w:rPr>
        <w:fldChar w:fldCharType="begin"/>
      </w:r>
      <w:r w:rsidR="00106AE3" w:rsidRPr="00916FAB">
        <w:rPr>
          <w:rFonts w:ascii="Arial" w:hAnsi="Arial" w:cs="Arial"/>
          <w:b/>
          <w:sz w:val="22"/>
        </w:rPr>
        <w:instrText xml:space="preserve"> SEQ Таблица \* ARABIC </w:instrText>
      </w:r>
      <w:r w:rsidR="00106AE3" w:rsidRPr="00916FAB">
        <w:rPr>
          <w:rFonts w:ascii="Arial" w:hAnsi="Arial" w:cs="Arial"/>
          <w:b/>
          <w:sz w:val="22"/>
        </w:rPr>
        <w:fldChar w:fldCharType="separate"/>
      </w:r>
      <w:r w:rsidR="00C311E5">
        <w:rPr>
          <w:rFonts w:ascii="Arial" w:hAnsi="Arial" w:cs="Arial"/>
          <w:b/>
          <w:noProof/>
          <w:sz w:val="22"/>
        </w:rPr>
        <w:t>5</w:t>
      </w:r>
      <w:r w:rsidR="00106AE3" w:rsidRPr="00916FAB">
        <w:rPr>
          <w:rFonts w:ascii="Arial" w:hAnsi="Arial" w:cs="Arial"/>
          <w:b/>
          <w:sz w:val="22"/>
        </w:rPr>
        <w:fldChar w:fldCharType="end"/>
      </w:r>
      <w:r w:rsidRPr="00916FAB">
        <w:rPr>
          <w:rFonts w:ascii="Arial" w:hAnsi="Arial" w:cs="Arial"/>
          <w:b/>
          <w:sz w:val="22"/>
        </w:rPr>
        <w:t>. Документ согласован</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077"/>
        <w:gridCol w:w="2552"/>
        <w:gridCol w:w="1395"/>
        <w:gridCol w:w="2167"/>
      </w:tblGrid>
      <w:tr w:rsidR="00175B15" w:rsidRPr="00F94454" w14:paraId="39B79C4B" w14:textId="77777777" w:rsidTr="009355EA">
        <w:trPr>
          <w:cantSplit/>
          <w:trHeight w:val="397"/>
          <w:tblHeader/>
        </w:trPr>
        <w:tc>
          <w:tcPr>
            <w:tcW w:w="4077" w:type="dxa"/>
            <w:shd w:val="clear" w:color="auto" w:fill="FFC000"/>
            <w:vAlign w:val="center"/>
          </w:tcPr>
          <w:p w14:paraId="18DB8106" w14:textId="77777777" w:rsidR="00175B15" w:rsidRPr="00F94454" w:rsidRDefault="00175B15" w:rsidP="00BC56DB">
            <w:pPr>
              <w:jc w:val="center"/>
              <w:rPr>
                <w:rFonts w:ascii="Arial" w:hAnsi="Arial" w:cs="Arial"/>
                <w:b/>
                <w:sz w:val="20"/>
              </w:rPr>
            </w:pPr>
            <w:r w:rsidRPr="00F94454">
              <w:rPr>
                <w:rFonts w:ascii="Arial" w:hAnsi="Arial" w:cs="Arial"/>
                <w:b/>
                <w:sz w:val="20"/>
              </w:rPr>
              <w:t>Дополнительные визы</w:t>
            </w:r>
          </w:p>
        </w:tc>
        <w:tc>
          <w:tcPr>
            <w:tcW w:w="2552" w:type="dxa"/>
            <w:shd w:val="clear" w:color="auto" w:fill="FFC000"/>
            <w:vAlign w:val="center"/>
          </w:tcPr>
          <w:p w14:paraId="37F17C5A" w14:textId="77777777" w:rsidR="00175B15" w:rsidRPr="00F94454" w:rsidRDefault="00175B15" w:rsidP="00BC56DB">
            <w:pPr>
              <w:jc w:val="center"/>
              <w:rPr>
                <w:rFonts w:ascii="Arial" w:hAnsi="Arial" w:cs="Arial"/>
                <w:b/>
                <w:sz w:val="20"/>
              </w:rPr>
            </w:pPr>
            <w:r w:rsidRPr="00F94454">
              <w:rPr>
                <w:rFonts w:ascii="Arial" w:hAnsi="Arial" w:cs="Arial"/>
                <w:b/>
                <w:sz w:val="20"/>
              </w:rPr>
              <w:t>ФИО</w:t>
            </w:r>
          </w:p>
        </w:tc>
        <w:tc>
          <w:tcPr>
            <w:tcW w:w="1395" w:type="dxa"/>
            <w:shd w:val="clear" w:color="auto" w:fill="FFC000"/>
            <w:vAlign w:val="center"/>
          </w:tcPr>
          <w:p w14:paraId="463C52E0" w14:textId="77777777" w:rsidR="00175B15" w:rsidRPr="00F94454" w:rsidRDefault="00175B15" w:rsidP="00BC56DB">
            <w:pPr>
              <w:jc w:val="center"/>
              <w:rPr>
                <w:rFonts w:ascii="Arial" w:hAnsi="Arial" w:cs="Arial"/>
                <w:b/>
                <w:sz w:val="20"/>
              </w:rPr>
            </w:pPr>
            <w:r w:rsidRPr="00F94454">
              <w:rPr>
                <w:rFonts w:ascii="Arial" w:hAnsi="Arial" w:cs="Arial"/>
                <w:b/>
                <w:sz w:val="20"/>
              </w:rPr>
              <w:t>Дата</w:t>
            </w:r>
          </w:p>
        </w:tc>
        <w:tc>
          <w:tcPr>
            <w:tcW w:w="2167" w:type="dxa"/>
            <w:shd w:val="clear" w:color="auto" w:fill="FFC000"/>
            <w:vAlign w:val="center"/>
          </w:tcPr>
          <w:p w14:paraId="13442E79" w14:textId="77777777" w:rsidR="00175B15" w:rsidRPr="00F94454" w:rsidRDefault="00175B15" w:rsidP="00BC56DB">
            <w:pPr>
              <w:jc w:val="center"/>
              <w:rPr>
                <w:rFonts w:ascii="Arial" w:hAnsi="Arial" w:cs="Arial"/>
                <w:b/>
                <w:sz w:val="20"/>
              </w:rPr>
            </w:pPr>
            <w:r w:rsidRPr="00F94454">
              <w:rPr>
                <w:rFonts w:ascii="Arial" w:hAnsi="Arial" w:cs="Arial"/>
                <w:b/>
                <w:sz w:val="20"/>
              </w:rPr>
              <w:t>Подпись</w:t>
            </w:r>
          </w:p>
        </w:tc>
      </w:tr>
      <w:tr w:rsidR="00425377" w:rsidRPr="006C31A9" w14:paraId="2D005CB8" w14:textId="77777777" w:rsidTr="00972304">
        <w:trPr>
          <w:cantSplit/>
        </w:trPr>
        <w:tc>
          <w:tcPr>
            <w:tcW w:w="4077" w:type="dxa"/>
          </w:tcPr>
          <w:p w14:paraId="53F3B5E6" w14:textId="77777777" w:rsidR="00425377" w:rsidRPr="00754C74" w:rsidRDefault="00425377" w:rsidP="00972304">
            <w:pPr>
              <w:jc w:val="left"/>
              <w:rPr>
                <w:rFonts w:ascii="Arial" w:hAnsi="Arial" w:cs="Arial"/>
                <w:sz w:val="20"/>
              </w:rPr>
            </w:pPr>
            <w:r w:rsidRPr="00754C74">
              <w:rPr>
                <w:rFonts w:ascii="Arial" w:hAnsi="Arial" w:cs="Arial"/>
                <w:sz w:val="20"/>
              </w:rPr>
              <w:t>Ответственный за проект</w:t>
            </w:r>
          </w:p>
        </w:tc>
        <w:tc>
          <w:tcPr>
            <w:tcW w:w="2552" w:type="dxa"/>
          </w:tcPr>
          <w:p w14:paraId="47960B6D" w14:textId="77777777" w:rsidR="00425377" w:rsidRPr="006C31A9" w:rsidRDefault="00425377" w:rsidP="00972304">
            <w:pPr>
              <w:jc w:val="center"/>
              <w:rPr>
                <w:rFonts w:cs="Arial"/>
                <w:sz w:val="20"/>
              </w:rPr>
            </w:pPr>
          </w:p>
        </w:tc>
        <w:tc>
          <w:tcPr>
            <w:tcW w:w="1395" w:type="dxa"/>
          </w:tcPr>
          <w:p w14:paraId="62412A64" w14:textId="77777777" w:rsidR="00425377" w:rsidRPr="006C31A9" w:rsidRDefault="00425377" w:rsidP="00972304">
            <w:pPr>
              <w:jc w:val="center"/>
              <w:rPr>
                <w:rFonts w:cs="Arial"/>
                <w:sz w:val="20"/>
              </w:rPr>
            </w:pPr>
          </w:p>
        </w:tc>
        <w:tc>
          <w:tcPr>
            <w:tcW w:w="2167" w:type="dxa"/>
          </w:tcPr>
          <w:p w14:paraId="79041757" w14:textId="77777777" w:rsidR="00425377" w:rsidRPr="006C31A9" w:rsidRDefault="00425377" w:rsidP="00972304">
            <w:pPr>
              <w:jc w:val="center"/>
              <w:rPr>
                <w:rFonts w:cs="Arial"/>
                <w:sz w:val="20"/>
              </w:rPr>
            </w:pPr>
          </w:p>
        </w:tc>
      </w:tr>
      <w:tr w:rsidR="00425377" w:rsidRPr="006C31A9" w14:paraId="63626269" w14:textId="77777777" w:rsidTr="00972304">
        <w:trPr>
          <w:cantSplit/>
        </w:trPr>
        <w:tc>
          <w:tcPr>
            <w:tcW w:w="4077" w:type="dxa"/>
          </w:tcPr>
          <w:p w14:paraId="01F1B8EB" w14:textId="77777777" w:rsidR="00425377" w:rsidRPr="00754C74" w:rsidRDefault="00425377" w:rsidP="00972304">
            <w:pPr>
              <w:jc w:val="left"/>
              <w:rPr>
                <w:rFonts w:ascii="Arial" w:hAnsi="Arial" w:cs="Arial"/>
                <w:sz w:val="20"/>
              </w:rPr>
            </w:pPr>
            <w:r w:rsidRPr="00754C74">
              <w:rPr>
                <w:rFonts w:ascii="Arial" w:hAnsi="Arial" w:cs="Arial"/>
                <w:sz w:val="20"/>
              </w:rPr>
              <w:t xml:space="preserve">Куратор проекта от Блока трансформации (Директор </w:t>
            </w:r>
            <w:r w:rsidRPr="00754C74">
              <w:rPr>
                <w:rFonts w:ascii="Arial" w:hAnsi="Arial" w:cs="Arial"/>
                <w:sz w:val="20"/>
                <w:highlight w:val="yellow"/>
              </w:rPr>
              <w:t>__________</w:t>
            </w:r>
            <w:r w:rsidRPr="00754C74">
              <w:rPr>
                <w:rFonts w:ascii="Arial" w:hAnsi="Arial" w:cs="Arial"/>
                <w:sz w:val="20"/>
              </w:rPr>
              <w:t xml:space="preserve"> Департамента</w:t>
            </w:r>
            <w:r w:rsidR="00754C74">
              <w:rPr>
                <w:rFonts w:ascii="Arial" w:hAnsi="Arial" w:cs="Arial"/>
                <w:sz w:val="20"/>
              </w:rPr>
              <w:t>)</w:t>
            </w:r>
            <w:r w:rsidRPr="00754C74">
              <w:rPr>
                <w:rFonts w:ascii="Arial" w:hAnsi="Arial" w:cs="Arial"/>
                <w:sz w:val="20"/>
              </w:rPr>
              <w:t xml:space="preserve"> </w:t>
            </w:r>
          </w:p>
        </w:tc>
        <w:tc>
          <w:tcPr>
            <w:tcW w:w="2552" w:type="dxa"/>
          </w:tcPr>
          <w:p w14:paraId="314FBA15" w14:textId="77777777" w:rsidR="00425377" w:rsidRPr="006C31A9" w:rsidRDefault="00425377" w:rsidP="00972304">
            <w:pPr>
              <w:jc w:val="center"/>
              <w:rPr>
                <w:rFonts w:cs="Arial"/>
                <w:sz w:val="20"/>
              </w:rPr>
            </w:pPr>
          </w:p>
        </w:tc>
        <w:tc>
          <w:tcPr>
            <w:tcW w:w="1395" w:type="dxa"/>
          </w:tcPr>
          <w:p w14:paraId="5AA27FA3" w14:textId="77777777" w:rsidR="00425377" w:rsidRPr="006C31A9" w:rsidRDefault="00425377" w:rsidP="00972304">
            <w:pPr>
              <w:jc w:val="center"/>
              <w:rPr>
                <w:rFonts w:cs="Arial"/>
                <w:sz w:val="20"/>
              </w:rPr>
            </w:pPr>
          </w:p>
        </w:tc>
        <w:tc>
          <w:tcPr>
            <w:tcW w:w="2167" w:type="dxa"/>
          </w:tcPr>
          <w:p w14:paraId="2707700D" w14:textId="77777777" w:rsidR="00425377" w:rsidRPr="006C31A9" w:rsidRDefault="00425377" w:rsidP="00972304">
            <w:pPr>
              <w:jc w:val="center"/>
              <w:rPr>
                <w:rFonts w:cs="Arial"/>
                <w:sz w:val="20"/>
              </w:rPr>
            </w:pPr>
          </w:p>
        </w:tc>
      </w:tr>
      <w:tr w:rsidR="00425377" w:rsidRPr="006C31A9" w14:paraId="397CAFD7" w14:textId="77777777" w:rsidTr="00972304">
        <w:trPr>
          <w:cantSplit/>
        </w:trPr>
        <w:tc>
          <w:tcPr>
            <w:tcW w:w="4077" w:type="dxa"/>
          </w:tcPr>
          <w:p w14:paraId="50663F1E" w14:textId="77777777" w:rsidR="00425377" w:rsidRPr="00754C74" w:rsidRDefault="00425377" w:rsidP="00972304">
            <w:pPr>
              <w:jc w:val="left"/>
              <w:rPr>
                <w:rFonts w:ascii="Arial" w:hAnsi="Arial" w:cs="Arial"/>
                <w:sz w:val="20"/>
              </w:rPr>
            </w:pPr>
            <w:r w:rsidRPr="00754C74">
              <w:rPr>
                <w:rFonts w:ascii="Arial" w:hAnsi="Arial" w:cs="Arial"/>
                <w:sz w:val="20"/>
              </w:rPr>
              <w:t>Директор Департамента ИТ</w:t>
            </w:r>
          </w:p>
        </w:tc>
        <w:tc>
          <w:tcPr>
            <w:tcW w:w="2552" w:type="dxa"/>
          </w:tcPr>
          <w:p w14:paraId="7D904E17" w14:textId="77777777" w:rsidR="00425377" w:rsidRPr="006C31A9" w:rsidRDefault="00425377" w:rsidP="00972304">
            <w:pPr>
              <w:jc w:val="center"/>
              <w:rPr>
                <w:rFonts w:cs="Arial"/>
                <w:sz w:val="20"/>
              </w:rPr>
            </w:pPr>
          </w:p>
        </w:tc>
        <w:tc>
          <w:tcPr>
            <w:tcW w:w="1395" w:type="dxa"/>
          </w:tcPr>
          <w:p w14:paraId="2410D3A6" w14:textId="77777777" w:rsidR="00425377" w:rsidRPr="006C31A9" w:rsidRDefault="00425377" w:rsidP="00972304">
            <w:pPr>
              <w:jc w:val="center"/>
              <w:rPr>
                <w:rFonts w:cs="Arial"/>
                <w:sz w:val="20"/>
              </w:rPr>
            </w:pPr>
          </w:p>
        </w:tc>
        <w:tc>
          <w:tcPr>
            <w:tcW w:w="2167" w:type="dxa"/>
          </w:tcPr>
          <w:p w14:paraId="3494548F" w14:textId="77777777" w:rsidR="00425377" w:rsidRPr="006C31A9" w:rsidRDefault="00425377" w:rsidP="00972304">
            <w:pPr>
              <w:jc w:val="center"/>
              <w:rPr>
                <w:rFonts w:cs="Arial"/>
                <w:sz w:val="20"/>
              </w:rPr>
            </w:pPr>
          </w:p>
        </w:tc>
      </w:tr>
      <w:tr w:rsidR="00425377" w:rsidRPr="006C31A9" w14:paraId="0BDC5AC9" w14:textId="77777777" w:rsidTr="00972304">
        <w:trPr>
          <w:cantSplit/>
        </w:trPr>
        <w:tc>
          <w:tcPr>
            <w:tcW w:w="4077" w:type="dxa"/>
          </w:tcPr>
          <w:p w14:paraId="7F72A64A" w14:textId="77777777" w:rsidR="00425377" w:rsidRPr="00754C74" w:rsidRDefault="00425377" w:rsidP="00972304">
            <w:pPr>
              <w:jc w:val="left"/>
              <w:rPr>
                <w:rFonts w:ascii="Arial" w:hAnsi="Arial" w:cs="Arial"/>
                <w:sz w:val="20"/>
              </w:rPr>
            </w:pPr>
            <w:r w:rsidRPr="00754C74">
              <w:rPr>
                <w:rFonts w:ascii="Arial" w:hAnsi="Arial" w:cs="Arial"/>
                <w:sz w:val="20"/>
              </w:rPr>
              <w:t>Директор департамента регламентации бизнес-процессов и проектов трансформации бизнеса</w:t>
            </w:r>
          </w:p>
        </w:tc>
        <w:tc>
          <w:tcPr>
            <w:tcW w:w="2552" w:type="dxa"/>
          </w:tcPr>
          <w:p w14:paraId="6C626741" w14:textId="77777777" w:rsidR="00425377" w:rsidRPr="006C31A9" w:rsidRDefault="00425377" w:rsidP="00972304">
            <w:pPr>
              <w:jc w:val="center"/>
              <w:rPr>
                <w:rFonts w:cs="Arial"/>
                <w:sz w:val="20"/>
              </w:rPr>
            </w:pPr>
          </w:p>
        </w:tc>
        <w:tc>
          <w:tcPr>
            <w:tcW w:w="1395" w:type="dxa"/>
          </w:tcPr>
          <w:p w14:paraId="16202AEB" w14:textId="77777777" w:rsidR="00425377" w:rsidRPr="006C31A9" w:rsidRDefault="00425377" w:rsidP="00972304">
            <w:pPr>
              <w:jc w:val="center"/>
              <w:rPr>
                <w:rFonts w:cs="Arial"/>
                <w:sz w:val="20"/>
              </w:rPr>
            </w:pPr>
          </w:p>
        </w:tc>
        <w:tc>
          <w:tcPr>
            <w:tcW w:w="2167" w:type="dxa"/>
          </w:tcPr>
          <w:p w14:paraId="6B1B280D" w14:textId="77777777" w:rsidR="00425377" w:rsidRPr="006C31A9" w:rsidRDefault="00425377" w:rsidP="00972304">
            <w:pPr>
              <w:jc w:val="center"/>
              <w:rPr>
                <w:rFonts w:cs="Arial"/>
                <w:sz w:val="20"/>
              </w:rPr>
            </w:pPr>
          </w:p>
        </w:tc>
      </w:tr>
      <w:tr w:rsidR="00425377" w:rsidRPr="006C31A9" w14:paraId="36BC3E29" w14:textId="77777777" w:rsidTr="00972304">
        <w:trPr>
          <w:cantSplit/>
        </w:trPr>
        <w:tc>
          <w:tcPr>
            <w:tcW w:w="4077" w:type="dxa"/>
          </w:tcPr>
          <w:p w14:paraId="1F937F67" w14:textId="77777777" w:rsidR="00425377" w:rsidRPr="00754C74" w:rsidRDefault="00425377" w:rsidP="00972304">
            <w:pPr>
              <w:jc w:val="left"/>
              <w:rPr>
                <w:rFonts w:ascii="Arial" w:hAnsi="Arial" w:cs="Arial"/>
                <w:sz w:val="20"/>
              </w:rPr>
            </w:pPr>
            <w:r w:rsidRPr="00754C74">
              <w:rPr>
                <w:rFonts w:ascii="Arial" w:hAnsi="Arial" w:cs="Arial"/>
                <w:sz w:val="20"/>
              </w:rPr>
              <w:t>Начальник Управления по информационной безопасности ООО «УК Полюс»</w:t>
            </w:r>
          </w:p>
        </w:tc>
        <w:tc>
          <w:tcPr>
            <w:tcW w:w="2552" w:type="dxa"/>
          </w:tcPr>
          <w:p w14:paraId="788B5699" w14:textId="77777777" w:rsidR="00425377" w:rsidRPr="006C31A9" w:rsidRDefault="00425377" w:rsidP="00972304">
            <w:pPr>
              <w:jc w:val="center"/>
              <w:rPr>
                <w:rFonts w:cs="Arial"/>
                <w:sz w:val="20"/>
              </w:rPr>
            </w:pPr>
          </w:p>
        </w:tc>
        <w:tc>
          <w:tcPr>
            <w:tcW w:w="1395" w:type="dxa"/>
          </w:tcPr>
          <w:p w14:paraId="14863707" w14:textId="77777777" w:rsidR="00425377" w:rsidRPr="006C31A9" w:rsidRDefault="00425377" w:rsidP="00972304">
            <w:pPr>
              <w:jc w:val="center"/>
              <w:rPr>
                <w:rFonts w:cs="Arial"/>
                <w:sz w:val="20"/>
              </w:rPr>
            </w:pPr>
          </w:p>
        </w:tc>
        <w:tc>
          <w:tcPr>
            <w:tcW w:w="2167" w:type="dxa"/>
          </w:tcPr>
          <w:p w14:paraId="7BF9BC5D" w14:textId="77777777" w:rsidR="00425377" w:rsidRPr="006C31A9" w:rsidRDefault="00425377" w:rsidP="00972304">
            <w:pPr>
              <w:jc w:val="center"/>
              <w:rPr>
                <w:rFonts w:cs="Arial"/>
                <w:sz w:val="20"/>
              </w:rPr>
            </w:pPr>
          </w:p>
        </w:tc>
      </w:tr>
      <w:tr w:rsidR="00425377" w:rsidRPr="006C31A9" w14:paraId="58C8922A" w14:textId="77777777" w:rsidTr="00972304">
        <w:trPr>
          <w:cantSplit/>
        </w:trPr>
        <w:tc>
          <w:tcPr>
            <w:tcW w:w="4077" w:type="dxa"/>
          </w:tcPr>
          <w:p w14:paraId="6EA986D4" w14:textId="77777777" w:rsidR="00425377" w:rsidRPr="00754C74" w:rsidRDefault="00425377" w:rsidP="00972304">
            <w:pPr>
              <w:jc w:val="left"/>
              <w:rPr>
                <w:rFonts w:ascii="Arial" w:hAnsi="Arial" w:cs="Arial"/>
                <w:sz w:val="20"/>
              </w:rPr>
            </w:pPr>
            <w:r w:rsidRPr="00754C74">
              <w:rPr>
                <w:rFonts w:ascii="Arial" w:hAnsi="Arial" w:cs="Arial"/>
                <w:sz w:val="20"/>
              </w:rPr>
              <w:t>Начальник Управления судебной защиты ООО «УК Полюс»</w:t>
            </w:r>
          </w:p>
        </w:tc>
        <w:tc>
          <w:tcPr>
            <w:tcW w:w="2552" w:type="dxa"/>
          </w:tcPr>
          <w:p w14:paraId="78A66E58" w14:textId="77777777" w:rsidR="00425377" w:rsidRPr="006C31A9" w:rsidRDefault="00425377" w:rsidP="00972304">
            <w:pPr>
              <w:jc w:val="center"/>
              <w:rPr>
                <w:rFonts w:cs="Arial"/>
                <w:sz w:val="20"/>
              </w:rPr>
            </w:pPr>
          </w:p>
        </w:tc>
        <w:tc>
          <w:tcPr>
            <w:tcW w:w="1395" w:type="dxa"/>
          </w:tcPr>
          <w:p w14:paraId="23E42593" w14:textId="77777777" w:rsidR="00425377" w:rsidRPr="006C31A9" w:rsidRDefault="00425377" w:rsidP="00972304">
            <w:pPr>
              <w:jc w:val="center"/>
              <w:rPr>
                <w:rFonts w:cs="Arial"/>
                <w:sz w:val="20"/>
              </w:rPr>
            </w:pPr>
          </w:p>
        </w:tc>
        <w:tc>
          <w:tcPr>
            <w:tcW w:w="2167" w:type="dxa"/>
          </w:tcPr>
          <w:p w14:paraId="028238C5" w14:textId="77777777" w:rsidR="00425377" w:rsidRPr="006C31A9" w:rsidRDefault="00425377" w:rsidP="00972304">
            <w:pPr>
              <w:jc w:val="center"/>
              <w:rPr>
                <w:rFonts w:cs="Arial"/>
                <w:sz w:val="20"/>
              </w:rPr>
            </w:pPr>
          </w:p>
        </w:tc>
      </w:tr>
    </w:tbl>
    <w:p w14:paraId="219C42BC" w14:textId="77777777" w:rsidR="001A2810" w:rsidRPr="00F94454" w:rsidRDefault="001A2810" w:rsidP="001A2810">
      <w:pPr>
        <w:ind w:firstLine="426"/>
        <w:rPr>
          <w:rFonts w:ascii="Arial" w:hAnsi="Arial" w:cs="Arial"/>
          <w:i/>
        </w:rPr>
      </w:pPr>
    </w:p>
    <w:p w14:paraId="02B8D8E1" w14:textId="77777777" w:rsidR="00175B15" w:rsidRPr="00F94454" w:rsidRDefault="00175B15" w:rsidP="00175B15">
      <w:pPr>
        <w:jc w:val="center"/>
        <w:rPr>
          <w:rFonts w:ascii="Arial" w:hAnsi="Arial" w:cs="Arial"/>
          <w:b/>
          <w:sz w:val="20"/>
        </w:rPr>
      </w:pPr>
    </w:p>
    <w:p w14:paraId="0864D428" w14:textId="77777777" w:rsidR="00E6247B" w:rsidRPr="00F94454" w:rsidRDefault="00E6247B" w:rsidP="00895A65">
      <w:pPr>
        <w:pStyle w:val="S0"/>
        <w:rPr>
          <w:rFonts w:ascii="Arial" w:hAnsi="Arial" w:cs="Arial"/>
        </w:rPr>
        <w:sectPr w:rsidR="00E6247B" w:rsidRPr="00F94454" w:rsidSect="009355EA">
          <w:headerReference w:type="default" r:id="rId11"/>
          <w:footerReference w:type="default" r:id="rId12"/>
          <w:headerReference w:type="first" r:id="rId13"/>
          <w:footerReference w:type="first" r:id="rId14"/>
          <w:pgSz w:w="11907" w:h="16840" w:code="9"/>
          <w:pgMar w:top="1134" w:right="567" w:bottom="1134" w:left="1134" w:header="737" w:footer="680" w:gutter="0"/>
          <w:cols w:space="708"/>
          <w:titlePg/>
          <w:docGrid w:linePitch="360"/>
        </w:sectPr>
      </w:pPr>
    </w:p>
    <w:bookmarkStart w:id="131" w:name="_Toc520705024" w:displacedByCustomXml="next"/>
    <w:bookmarkStart w:id="132" w:name="_Toc512271224" w:displacedByCustomXml="next"/>
    <w:bookmarkStart w:id="133" w:name="_Toc523837274" w:displacedByCustomXml="next"/>
    <w:bookmarkStart w:id="134" w:name="_Toc65146838" w:displacedByCustomXml="next"/>
    <w:sdt>
      <w:sdtPr>
        <w:rPr>
          <w:rFonts w:ascii="Times New Roman" w:hAnsi="Times New Roman" w:cs="Times New Roman"/>
          <w:b w:val="0"/>
          <w:bCs w:val="0"/>
          <w:caps w:val="0"/>
          <w:kern w:val="0"/>
          <w:sz w:val="24"/>
          <w:szCs w:val="22"/>
        </w:rPr>
        <w:id w:val="513270047"/>
        <w:docPartObj>
          <w:docPartGallery w:val="Table of Contents"/>
          <w:docPartUnique/>
        </w:docPartObj>
      </w:sdtPr>
      <w:sdtEndPr/>
      <w:sdtContent>
        <w:p w14:paraId="1F2BC0A7" w14:textId="77777777" w:rsidR="00B778C7" w:rsidRPr="00F94454" w:rsidRDefault="00B778C7" w:rsidP="00882AFC">
          <w:pPr>
            <w:pStyle w:val="1"/>
            <w:numPr>
              <w:ilvl w:val="0"/>
              <w:numId w:val="0"/>
            </w:numPr>
            <w:ind w:left="431"/>
          </w:pPr>
          <w:r w:rsidRPr="00F94454">
            <w:t>Оглавление</w:t>
          </w:r>
          <w:bookmarkEnd w:id="134"/>
          <w:bookmarkEnd w:id="133"/>
          <w:bookmarkEnd w:id="132"/>
          <w:bookmarkEnd w:id="131"/>
        </w:p>
        <w:p w14:paraId="03D7F89E" w14:textId="77777777" w:rsidR="004A659C" w:rsidRDefault="00B778C7">
          <w:pPr>
            <w:pStyle w:val="15"/>
            <w:rPr>
              <w:ins w:id="135" w:author="Savinskaya Yulia" w:date="2021-02-25T12:00:00Z"/>
              <w:rFonts w:asciiTheme="minorHAnsi" w:eastAsiaTheme="minorEastAsia" w:hAnsiTheme="minorHAnsi" w:cstheme="minorBidi"/>
              <w:b w:val="0"/>
              <w:sz w:val="22"/>
              <w:szCs w:val="22"/>
              <w:lang w:eastAsia="ru-RU"/>
            </w:rPr>
          </w:pPr>
          <w:r w:rsidRPr="00F94454">
            <w:fldChar w:fldCharType="begin"/>
          </w:r>
          <w:r w:rsidRPr="00F94454">
            <w:instrText xml:space="preserve"> TOC \o "1-3" \h \z \u </w:instrText>
          </w:r>
          <w:r w:rsidRPr="00F94454">
            <w:fldChar w:fldCharType="separate"/>
          </w:r>
          <w:ins w:id="136" w:author="Savinskaya Yulia" w:date="2021-02-25T12:00:00Z">
            <w:r w:rsidR="004A659C" w:rsidRPr="00C53132">
              <w:rPr>
                <w:rStyle w:val="a8"/>
              </w:rPr>
              <w:fldChar w:fldCharType="begin"/>
            </w:r>
            <w:r w:rsidR="004A659C" w:rsidRPr="00C53132">
              <w:rPr>
                <w:rStyle w:val="a8"/>
              </w:rPr>
              <w:instrText xml:space="preserve"> </w:instrText>
            </w:r>
            <w:r w:rsidR="004A659C">
              <w:instrText>HYPERLINK \l "_Toc65146838"</w:instrText>
            </w:r>
            <w:r w:rsidR="004A659C" w:rsidRPr="00C53132">
              <w:rPr>
                <w:rStyle w:val="a8"/>
              </w:rPr>
              <w:instrText xml:space="preserve"> </w:instrText>
            </w:r>
            <w:r w:rsidR="004A659C" w:rsidRPr="00C53132">
              <w:rPr>
                <w:rStyle w:val="a8"/>
              </w:rPr>
              <w:fldChar w:fldCharType="separate"/>
            </w:r>
            <w:r w:rsidR="004A659C" w:rsidRPr="00C53132">
              <w:rPr>
                <w:rStyle w:val="a8"/>
              </w:rPr>
              <w:t>Оглавление</w:t>
            </w:r>
            <w:r w:rsidR="004A659C">
              <w:rPr>
                <w:webHidden/>
              </w:rPr>
              <w:tab/>
            </w:r>
            <w:r w:rsidR="004A659C">
              <w:rPr>
                <w:webHidden/>
              </w:rPr>
              <w:fldChar w:fldCharType="begin"/>
            </w:r>
            <w:r w:rsidR="004A659C">
              <w:rPr>
                <w:webHidden/>
              </w:rPr>
              <w:instrText xml:space="preserve"> PAGEREF _Toc65146838 \h </w:instrText>
            </w:r>
          </w:ins>
          <w:r w:rsidR="004A659C">
            <w:rPr>
              <w:webHidden/>
            </w:rPr>
          </w:r>
          <w:r w:rsidR="004A659C">
            <w:rPr>
              <w:webHidden/>
            </w:rPr>
            <w:fldChar w:fldCharType="separate"/>
          </w:r>
          <w:ins w:id="137" w:author="Savinskaya Yulia" w:date="2021-02-25T12:00:00Z">
            <w:r w:rsidR="004A659C">
              <w:rPr>
                <w:webHidden/>
              </w:rPr>
              <w:t>4</w:t>
            </w:r>
            <w:r w:rsidR="004A659C">
              <w:rPr>
                <w:webHidden/>
              </w:rPr>
              <w:fldChar w:fldCharType="end"/>
            </w:r>
            <w:r w:rsidR="004A659C" w:rsidRPr="00C53132">
              <w:rPr>
                <w:rStyle w:val="a8"/>
              </w:rPr>
              <w:fldChar w:fldCharType="end"/>
            </w:r>
          </w:ins>
        </w:p>
        <w:p w14:paraId="0F698757" w14:textId="77777777" w:rsidR="004A659C" w:rsidRDefault="004A659C">
          <w:pPr>
            <w:pStyle w:val="15"/>
            <w:rPr>
              <w:ins w:id="138" w:author="Savinskaya Yulia" w:date="2021-02-25T12:00:00Z"/>
              <w:rFonts w:asciiTheme="minorHAnsi" w:eastAsiaTheme="minorEastAsia" w:hAnsiTheme="minorHAnsi" w:cstheme="minorBidi"/>
              <w:b w:val="0"/>
              <w:sz w:val="22"/>
              <w:szCs w:val="22"/>
              <w:lang w:eastAsia="ru-RU"/>
            </w:rPr>
          </w:pPr>
          <w:ins w:id="139" w:author="Savinskaya Yulia" w:date="2021-02-25T12:00:00Z">
            <w:r w:rsidRPr="00C53132">
              <w:rPr>
                <w:rStyle w:val="a8"/>
              </w:rPr>
              <w:fldChar w:fldCharType="begin"/>
            </w:r>
            <w:r w:rsidRPr="00C53132">
              <w:rPr>
                <w:rStyle w:val="a8"/>
              </w:rPr>
              <w:instrText xml:space="preserve"> </w:instrText>
            </w:r>
            <w:r>
              <w:instrText>HYPERLINK \l "_Toc65146839"</w:instrText>
            </w:r>
            <w:r w:rsidRPr="00C53132">
              <w:rPr>
                <w:rStyle w:val="a8"/>
              </w:rPr>
              <w:instrText xml:space="preserve"> </w:instrText>
            </w:r>
            <w:r w:rsidRPr="00C53132">
              <w:rPr>
                <w:rStyle w:val="a8"/>
              </w:rPr>
              <w:fldChar w:fldCharType="separate"/>
            </w:r>
            <w:r w:rsidRPr="00C53132">
              <w:rPr>
                <w:rStyle w:val="a8"/>
              </w:rPr>
              <w:t>1</w:t>
            </w:r>
            <w:r>
              <w:rPr>
                <w:rFonts w:asciiTheme="minorHAnsi" w:eastAsiaTheme="minorEastAsia" w:hAnsiTheme="minorHAnsi" w:cstheme="minorBidi"/>
                <w:b w:val="0"/>
                <w:sz w:val="22"/>
                <w:szCs w:val="22"/>
                <w:lang w:eastAsia="ru-RU"/>
              </w:rPr>
              <w:tab/>
            </w:r>
            <w:r w:rsidRPr="00C53132">
              <w:rPr>
                <w:rStyle w:val="a8"/>
              </w:rPr>
              <w:t>Глоссарий</w:t>
            </w:r>
            <w:r>
              <w:rPr>
                <w:webHidden/>
              </w:rPr>
              <w:tab/>
            </w:r>
            <w:r>
              <w:rPr>
                <w:webHidden/>
              </w:rPr>
              <w:fldChar w:fldCharType="begin"/>
            </w:r>
            <w:r>
              <w:rPr>
                <w:webHidden/>
              </w:rPr>
              <w:instrText xml:space="preserve"> PAGEREF _Toc65146839 \h </w:instrText>
            </w:r>
          </w:ins>
          <w:r>
            <w:rPr>
              <w:webHidden/>
            </w:rPr>
          </w:r>
          <w:r>
            <w:rPr>
              <w:webHidden/>
            </w:rPr>
            <w:fldChar w:fldCharType="separate"/>
          </w:r>
          <w:ins w:id="140" w:author="Savinskaya Yulia" w:date="2021-02-25T12:00:00Z">
            <w:r>
              <w:rPr>
                <w:webHidden/>
              </w:rPr>
              <w:t>6</w:t>
            </w:r>
            <w:r>
              <w:rPr>
                <w:webHidden/>
              </w:rPr>
              <w:fldChar w:fldCharType="end"/>
            </w:r>
            <w:r w:rsidRPr="00C53132">
              <w:rPr>
                <w:rStyle w:val="a8"/>
              </w:rPr>
              <w:fldChar w:fldCharType="end"/>
            </w:r>
          </w:ins>
        </w:p>
        <w:p w14:paraId="5E79C216" w14:textId="77777777" w:rsidR="004A659C" w:rsidRDefault="004A659C">
          <w:pPr>
            <w:pStyle w:val="15"/>
            <w:rPr>
              <w:ins w:id="141" w:author="Savinskaya Yulia" w:date="2021-02-25T12:00:00Z"/>
              <w:rFonts w:asciiTheme="minorHAnsi" w:eastAsiaTheme="minorEastAsia" w:hAnsiTheme="minorHAnsi" w:cstheme="minorBidi"/>
              <w:b w:val="0"/>
              <w:sz w:val="22"/>
              <w:szCs w:val="22"/>
              <w:lang w:eastAsia="ru-RU"/>
            </w:rPr>
          </w:pPr>
          <w:ins w:id="142" w:author="Savinskaya Yulia" w:date="2021-02-25T12:00:00Z">
            <w:r w:rsidRPr="00C53132">
              <w:rPr>
                <w:rStyle w:val="a8"/>
              </w:rPr>
              <w:fldChar w:fldCharType="begin"/>
            </w:r>
            <w:r w:rsidRPr="00C53132">
              <w:rPr>
                <w:rStyle w:val="a8"/>
              </w:rPr>
              <w:instrText xml:space="preserve"> </w:instrText>
            </w:r>
            <w:r>
              <w:instrText>HYPERLINK \l "_Toc65146840"</w:instrText>
            </w:r>
            <w:r w:rsidRPr="00C53132">
              <w:rPr>
                <w:rStyle w:val="a8"/>
              </w:rPr>
              <w:instrText xml:space="preserve"> </w:instrText>
            </w:r>
            <w:r w:rsidRPr="00C53132">
              <w:rPr>
                <w:rStyle w:val="a8"/>
              </w:rPr>
              <w:fldChar w:fldCharType="separate"/>
            </w:r>
            <w:r w:rsidRPr="00C53132">
              <w:rPr>
                <w:rStyle w:val="a8"/>
              </w:rPr>
              <w:t>2</w:t>
            </w:r>
            <w:r>
              <w:rPr>
                <w:rFonts w:asciiTheme="minorHAnsi" w:eastAsiaTheme="minorEastAsia" w:hAnsiTheme="minorHAnsi" w:cstheme="minorBidi"/>
                <w:b w:val="0"/>
                <w:sz w:val="22"/>
                <w:szCs w:val="22"/>
                <w:lang w:eastAsia="ru-RU"/>
              </w:rPr>
              <w:tab/>
            </w:r>
            <w:r w:rsidRPr="00C53132">
              <w:rPr>
                <w:rStyle w:val="a8"/>
              </w:rPr>
              <w:t>Назначение документа</w:t>
            </w:r>
            <w:r>
              <w:rPr>
                <w:webHidden/>
              </w:rPr>
              <w:tab/>
            </w:r>
            <w:r>
              <w:rPr>
                <w:webHidden/>
              </w:rPr>
              <w:fldChar w:fldCharType="begin"/>
            </w:r>
            <w:r>
              <w:rPr>
                <w:webHidden/>
              </w:rPr>
              <w:instrText xml:space="preserve"> PAGEREF _Toc65146840 \h </w:instrText>
            </w:r>
          </w:ins>
          <w:r>
            <w:rPr>
              <w:webHidden/>
            </w:rPr>
          </w:r>
          <w:r>
            <w:rPr>
              <w:webHidden/>
            </w:rPr>
            <w:fldChar w:fldCharType="separate"/>
          </w:r>
          <w:ins w:id="143" w:author="Savinskaya Yulia" w:date="2021-02-25T12:00:00Z">
            <w:r>
              <w:rPr>
                <w:webHidden/>
              </w:rPr>
              <w:t>6</w:t>
            </w:r>
            <w:r>
              <w:rPr>
                <w:webHidden/>
              </w:rPr>
              <w:fldChar w:fldCharType="end"/>
            </w:r>
            <w:r w:rsidRPr="00C53132">
              <w:rPr>
                <w:rStyle w:val="a8"/>
              </w:rPr>
              <w:fldChar w:fldCharType="end"/>
            </w:r>
          </w:ins>
        </w:p>
        <w:p w14:paraId="0017A9A7" w14:textId="77777777" w:rsidR="004A659C" w:rsidRDefault="004A659C">
          <w:pPr>
            <w:pStyle w:val="15"/>
            <w:rPr>
              <w:ins w:id="144" w:author="Savinskaya Yulia" w:date="2021-02-25T12:00:00Z"/>
              <w:rFonts w:asciiTheme="minorHAnsi" w:eastAsiaTheme="minorEastAsia" w:hAnsiTheme="minorHAnsi" w:cstheme="minorBidi"/>
              <w:b w:val="0"/>
              <w:sz w:val="22"/>
              <w:szCs w:val="22"/>
              <w:lang w:eastAsia="ru-RU"/>
            </w:rPr>
          </w:pPr>
          <w:ins w:id="145" w:author="Savinskaya Yulia" w:date="2021-02-25T12:00:00Z">
            <w:r w:rsidRPr="00C53132">
              <w:rPr>
                <w:rStyle w:val="a8"/>
              </w:rPr>
              <w:fldChar w:fldCharType="begin"/>
            </w:r>
            <w:r w:rsidRPr="00C53132">
              <w:rPr>
                <w:rStyle w:val="a8"/>
              </w:rPr>
              <w:instrText xml:space="preserve"> </w:instrText>
            </w:r>
            <w:r>
              <w:instrText>HYPERLINK \l "_Toc65146841"</w:instrText>
            </w:r>
            <w:r w:rsidRPr="00C53132">
              <w:rPr>
                <w:rStyle w:val="a8"/>
              </w:rPr>
              <w:instrText xml:space="preserve"> </w:instrText>
            </w:r>
            <w:r w:rsidRPr="00C53132">
              <w:rPr>
                <w:rStyle w:val="a8"/>
              </w:rPr>
              <w:fldChar w:fldCharType="separate"/>
            </w:r>
            <w:r w:rsidRPr="00C53132">
              <w:rPr>
                <w:rStyle w:val="a8"/>
              </w:rPr>
              <w:t>3</w:t>
            </w:r>
            <w:r>
              <w:rPr>
                <w:rFonts w:asciiTheme="minorHAnsi" w:eastAsiaTheme="minorEastAsia" w:hAnsiTheme="minorHAnsi" w:cstheme="minorBidi"/>
                <w:b w:val="0"/>
                <w:sz w:val="22"/>
                <w:szCs w:val="22"/>
                <w:lang w:eastAsia="ru-RU"/>
              </w:rPr>
              <w:tab/>
            </w:r>
            <w:r w:rsidRPr="00C53132">
              <w:rPr>
                <w:rStyle w:val="a8"/>
              </w:rPr>
              <w:t>Предпосылки успешной реализации</w:t>
            </w:r>
            <w:r>
              <w:rPr>
                <w:webHidden/>
              </w:rPr>
              <w:tab/>
            </w:r>
            <w:r>
              <w:rPr>
                <w:webHidden/>
              </w:rPr>
              <w:fldChar w:fldCharType="begin"/>
            </w:r>
            <w:r>
              <w:rPr>
                <w:webHidden/>
              </w:rPr>
              <w:instrText xml:space="preserve"> PAGEREF _Toc65146841 \h </w:instrText>
            </w:r>
          </w:ins>
          <w:r>
            <w:rPr>
              <w:webHidden/>
            </w:rPr>
          </w:r>
          <w:r>
            <w:rPr>
              <w:webHidden/>
            </w:rPr>
            <w:fldChar w:fldCharType="separate"/>
          </w:r>
          <w:ins w:id="146" w:author="Savinskaya Yulia" w:date="2021-02-25T12:00:00Z">
            <w:r>
              <w:rPr>
                <w:webHidden/>
              </w:rPr>
              <w:t>6</w:t>
            </w:r>
            <w:r>
              <w:rPr>
                <w:webHidden/>
              </w:rPr>
              <w:fldChar w:fldCharType="end"/>
            </w:r>
            <w:r w:rsidRPr="00C53132">
              <w:rPr>
                <w:rStyle w:val="a8"/>
              </w:rPr>
              <w:fldChar w:fldCharType="end"/>
            </w:r>
          </w:ins>
        </w:p>
        <w:p w14:paraId="26D40F1C" w14:textId="77777777" w:rsidR="004A659C" w:rsidRDefault="004A659C">
          <w:pPr>
            <w:pStyle w:val="15"/>
            <w:rPr>
              <w:ins w:id="147" w:author="Savinskaya Yulia" w:date="2021-02-25T12:00:00Z"/>
              <w:rFonts w:asciiTheme="minorHAnsi" w:eastAsiaTheme="minorEastAsia" w:hAnsiTheme="minorHAnsi" w:cstheme="minorBidi"/>
              <w:b w:val="0"/>
              <w:sz w:val="22"/>
              <w:szCs w:val="22"/>
              <w:lang w:eastAsia="ru-RU"/>
            </w:rPr>
          </w:pPr>
          <w:ins w:id="148" w:author="Savinskaya Yulia" w:date="2021-02-25T12:00:00Z">
            <w:r w:rsidRPr="00C53132">
              <w:rPr>
                <w:rStyle w:val="a8"/>
              </w:rPr>
              <w:fldChar w:fldCharType="begin"/>
            </w:r>
            <w:r w:rsidRPr="00C53132">
              <w:rPr>
                <w:rStyle w:val="a8"/>
              </w:rPr>
              <w:instrText xml:space="preserve"> </w:instrText>
            </w:r>
            <w:r>
              <w:instrText>HYPERLINK \l "_Toc65146842"</w:instrText>
            </w:r>
            <w:r w:rsidRPr="00C53132">
              <w:rPr>
                <w:rStyle w:val="a8"/>
              </w:rPr>
              <w:instrText xml:space="preserve"> </w:instrText>
            </w:r>
            <w:r w:rsidRPr="00C53132">
              <w:rPr>
                <w:rStyle w:val="a8"/>
              </w:rPr>
              <w:fldChar w:fldCharType="separate"/>
            </w:r>
            <w:r w:rsidRPr="00C53132">
              <w:rPr>
                <w:rStyle w:val="a8"/>
                <w:rFonts w:eastAsia="Calibri"/>
              </w:rPr>
              <w:t>4</w:t>
            </w:r>
            <w:r>
              <w:rPr>
                <w:rFonts w:asciiTheme="minorHAnsi" w:eastAsiaTheme="minorEastAsia" w:hAnsiTheme="minorHAnsi" w:cstheme="minorBidi"/>
                <w:b w:val="0"/>
                <w:sz w:val="22"/>
                <w:szCs w:val="22"/>
                <w:lang w:eastAsia="ru-RU"/>
              </w:rPr>
              <w:tab/>
            </w:r>
            <w:r w:rsidRPr="00C53132">
              <w:rPr>
                <w:rStyle w:val="a8"/>
                <w:rFonts w:eastAsia="Calibri"/>
              </w:rPr>
              <w:t>Бизнес-требования</w:t>
            </w:r>
            <w:r>
              <w:rPr>
                <w:webHidden/>
              </w:rPr>
              <w:tab/>
            </w:r>
            <w:r>
              <w:rPr>
                <w:webHidden/>
              </w:rPr>
              <w:fldChar w:fldCharType="begin"/>
            </w:r>
            <w:r>
              <w:rPr>
                <w:webHidden/>
              </w:rPr>
              <w:instrText xml:space="preserve"> PAGEREF _Toc65146842 \h </w:instrText>
            </w:r>
          </w:ins>
          <w:r>
            <w:rPr>
              <w:webHidden/>
            </w:rPr>
          </w:r>
          <w:r>
            <w:rPr>
              <w:webHidden/>
            </w:rPr>
            <w:fldChar w:fldCharType="separate"/>
          </w:r>
          <w:ins w:id="149" w:author="Savinskaya Yulia" w:date="2021-02-25T12:00:00Z">
            <w:r>
              <w:rPr>
                <w:webHidden/>
              </w:rPr>
              <w:t>7</w:t>
            </w:r>
            <w:r>
              <w:rPr>
                <w:webHidden/>
              </w:rPr>
              <w:fldChar w:fldCharType="end"/>
            </w:r>
            <w:r w:rsidRPr="00C53132">
              <w:rPr>
                <w:rStyle w:val="a8"/>
              </w:rPr>
              <w:fldChar w:fldCharType="end"/>
            </w:r>
          </w:ins>
        </w:p>
        <w:p w14:paraId="30547BCB" w14:textId="77777777" w:rsidR="004A659C" w:rsidRDefault="004A659C">
          <w:pPr>
            <w:pStyle w:val="15"/>
            <w:rPr>
              <w:ins w:id="150" w:author="Savinskaya Yulia" w:date="2021-02-25T12:00:00Z"/>
              <w:rFonts w:asciiTheme="minorHAnsi" w:eastAsiaTheme="minorEastAsia" w:hAnsiTheme="minorHAnsi" w:cstheme="minorBidi"/>
              <w:b w:val="0"/>
              <w:sz w:val="22"/>
              <w:szCs w:val="22"/>
              <w:lang w:eastAsia="ru-RU"/>
            </w:rPr>
          </w:pPr>
          <w:ins w:id="151" w:author="Savinskaya Yulia" w:date="2021-02-25T12:00:00Z">
            <w:r w:rsidRPr="00C53132">
              <w:rPr>
                <w:rStyle w:val="a8"/>
              </w:rPr>
              <w:fldChar w:fldCharType="begin"/>
            </w:r>
            <w:r w:rsidRPr="00C53132">
              <w:rPr>
                <w:rStyle w:val="a8"/>
              </w:rPr>
              <w:instrText xml:space="preserve"> </w:instrText>
            </w:r>
            <w:r>
              <w:instrText>HYPERLINK \l "_Toc65146843"</w:instrText>
            </w:r>
            <w:r w:rsidRPr="00C53132">
              <w:rPr>
                <w:rStyle w:val="a8"/>
              </w:rPr>
              <w:instrText xml:space="preserve"> </w:instrText>
            </w:r>
            <w:r w:rsidRPr="00C53132">
              <w:rPr>
                <w:rStyle w:val="a8"/>
              </w:rPr>
              <w:fldChar w:fldCharType="separate"/>
            </w:r>
            <w:r w:rsidRPr="00C53132">
              <w:rPr>
                <w:rStyle w:val="a8"/>
                <w:rFonts w:eastAsia="Calibri"/>
              </w:rPr>
              <w:t>5</w:t>
            </w:r>
            <w:r>
              <w:rPr>
                <w:rFonts w:asciiTheme="minorHAnsi" w:eastAsiaTheme="minorEastAsia" w:hAnsiTheme="minorHAnsi" w:cstheme="minorBidi"/>
                <w:b w:val="0"/>
                <w:sz w:val="22"/>
                <w:szCs w:val="22"/>
                <w:lang w:eastAsia="ru-RU"/>
              </w:rPr>
              <w:tab/>
            </w:r>
            <w:r w:rsidRPr="00C53132">
              <w:rPr>
                <w:rStyle w:val="a8"/>
                <w:rFonts w:eastAsia="Calibri"/>
              </w:rPr>
              <w:t>Реализация бизнес-процессов</w:t>
            </w:r>
            <w:r>
              <w:rPr>
                <w:webHidden/>
              </w:rPr>
              <w:tab/>
            </w:r>
            <w:r>
              <w:rPr>
                <w:webHidden/>
              </w:rPr>
              <w:fldChar w:fldCharType="begin"/>
            </w:r>
            <w:r>
              <w:rPr>
                <w:webHidden/>
              </w:rPr>
              <w:instrText xml:space="preserve"> PAGEREF _Toc65146843 \h </w:instrText>
            </w:r>
          </w:ins>
          <w:r>
            <w:rPr>
              <w:webHidden/>
            </w:rPr>
          </w:r>
          <w:r>
            <w:rPr>
              <w:webHidden/>
            </w:rPr>
            <w:fldChar w:fldCharType="separate"/>
          </w:r>
          <w:ins w:id="152" w:author="Savinskaya Yulia" w:date="2021-02-25T12:00:00Z">
            <w:r>
              <w:rPr>
                <w:webHidden/>
              </w:rPr>
              <w:t>7</w:t>
            </w:r>
            <w:r>
              <w:rPr>
                <w:webHidden/>
              </w:rPr>
              <w:fldChar w:fldCharType="end"/>
            </w:r>
            <w:r w:rsidRPr="00C53132">
              <w:rPr>
                <w:rStyle w:val="a8"/>
              </w:rPr>
              <w:fldChar w:fldCharType="end"/>
            </w:r>
          </w:ins>
        </w:p>
        <w:p w14:paraId="341DDAF6" w14:textId="77777777" w:rsidR="004A659C" w:rsidRDefault="004A659C">
          <w:pPr>
            <w:pStyle w:val="25"/>
            <w:rPr>
              <w:ins w:id="153" w:author="Savinskaya Yulia" w:date="2021-02-25T12:00:00Z"/>
              <w:rFonts w:eastAsiaTheme="minorEastAsia" w:cstheme="minorBidi"/>
              <w:b w:val="0"/>
              <w:noProof/>
              <w:lang w:eastAsia="ru-RU"/>
            </w:rPr>
          </w:pPr>
          <w:ins w:id="154"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"_Toc65146844"</w:instrText>
            </w:r>
            <w:r w:rsidRPr="00C53132">
              <w:rPr>
                <w:rStyle w:val="a8"/>
                <w:noProof/>
              </w:rPr>
              <w:instrText xml:space="preserve"> </w:instrText>
            </w:r>
            <w:r w:rsidRPr="00C53132">
              <w:rPr>
                <w:rStyle w:val="a8"/>
                <w:noProof/>
              </w:rPr>
              <w:fldChar w:fldCharType="separate"/>
            </w:r>
            <w:r w:rsidRPr="00C53132">
              <w:rPr>
                <w:rStyle w:val="a8"/>
                <w:rFonts w:eastAsiaTheme="majorEastAsia" w:cstheme="majorBidi"/>
                <w:noProof/>
              </w:rPr>
              <w:t>5.1</w:t>
            </w:r>
            <w:r>
              <w:rPr>
                <w:rFonts w:eastAsiaTheme="minorEastAsia" w:cstheme="minorBidi"/>
                <w:b w:val="0"/>
                <w:noProof/>
                <w:lang w:eastAsia="ru-RU"/>
              </w:rPr>
              <w:tab/>
            </w:r>
            <w:r w:rsidRPr="00C53132">
              <w:rPr>
                <w:rStyle w:val="a8"/>
                <w:rFonts w:eastAsiaTheme="majorEastAsia" w:cstheme="majorBidi"/>
                <w:noProof/>
              </w:rPr>
              <w:t>Описание бизнес-процессов</w:t>
            </w:r>
            <w:r>
              <w:rPr>
                <w:noProof/>
                <w:webHidden/>
              </w:rPr>
              <w:tab/>
            </w:r>
            <w:r>
              <w:rPr>
                <w:noProof/>
                <w:webHidden/>
              </w:rPr>
              <w:fldChar w:fldCharType="begin"/>
            </w:r>
            <w:r>
              <w:rPr>
                <w:noProof/>
                <w:webHidden/>
              </w:rPr>
              <w:instrText xml:space="preserve"> PAGEREF _Toc65146844 \h </w:instrText>
            </w:r>
          </w:ins>
          <w:r>
            <w:rPr>
              <w:noProof/>
              <w:webHidden/>
            </w:rPr>
          </w:r>
          <w:r>
            <w:rPr>
              <w:noProof/>
              <w:webHidden/>
            </w:rPr>
            <w:fldChar w:fldCharType="separate"/>
          </w:r>
          <w:ins w:id="155" w:author="Savinskaya Yulia" w:date="2021-02-25T12:00:00Z">
            <w:r>
              <w:rPr>
                <w:noProof/>
                <w:webHidden/>
              </w:rPr>
              <w:t>7</w:t>
            </w:r>
            <w:r>
              <w:rPr>
                <w:noProof/>
                <w:webHidden/>
              </w:rPr>
              <w:fldChar w:fldCharType="end"/>
            </w:r>
            <w:r w:rsidRPr="00C53132">
              <w:rPr>
                <w:rStyle w:val="a8"/>
                <w:noProof/>
              </w:rPr>
              <w:fldChar w:fldCharType="end"/>
            </w:r>
          </w:ins>
        </w:p>
        <w:p w14:paraId="7865DC64" w14:textId="77777777" w:rsidR="004A659C" w:rsidRDefault="004A659C">
          <w:pPr>
            <w:pStyle w:val="33"/>
            <w:rPr>
              <w:ins w:id="156" w:author="Savinskaya Yulia" w:date="2021-02-25T12:00:00Z"/>
              <w:rFonts w:eastAsiaTheme="minorEastAsia" w:cstheme="minorBidi"/>
              <w:noProof/>
              <w:lang w:eastAsia="ru-RU"/>
            </w:rPr>
          </w:pPr>
          <w:ins w:id="157"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"_Toc65146845"</w:instrText>
            </w:r>
            <w:r w:rsidRPr="00C53132">
              <w:rPr>
                <w:rStyle w:val="a8"/>
                <w:noProof/>
              </w:rPr>
              <w:instrText xml:space="preserve"> </w:instrText>
            </w:r>
            <w:r w:rsidRPr="00C53132">
              <w:rPr>
                <w:rStyle w:val="a8"/>
                <w:noProof/>
              </w:rPr>
              <w:fldChar w:fldCharType="separate"/>
            </w:r>
            <w:r w:rsidRPr="00C53132">
              <w:rPr>
                <w:rStyle w:val="a8"/>
                <w:caps/>
                <w:noProof/>
              </w:rPr>
              <w:t>5.1.1</w:t>
            </w:r>
            <w:r>
              <w:rPr>
                <w:rFonts w:eastAsiaTheme="minorEastAsia" w:cstheme="minorBidi"/>
                <w:noProof/>
                <w:lang w:eastAsia="ru-RU"/>
              </w:rPr>
              <w:tab/>
            </w:r>
            <w:r w:rsidRPr="00C53132">
              <w:rPr>
                <w:rStyle w:val="a8"/>
                <w:caps/>
                <w:noProof/>
              </w:rPr>
              <w:t>Описание бизнес-процесса ПП-10.06.02-</w:t>
            </w:r>
            <w:r w:rsidRPr="00C53132">
              <w:rPr>
                <w:rStyle w:val="a8"/>
                <w:caps/>
                <w:noProof/>
                <w:lang w:val="en-US"/>
              </w:rPr>
              <w:t>ERP</w:t>
            </w:r>
            <w:r w:rsidRPr="00C53132">
              <w:rPr>
                <w:rStyle w:val="a8"/>
                <w:caps/>
                <w:noProof/>
              </w:rPr>
              <w:t xml:space="preserve"> Оперативное управление транспортировкой</w:t>
            </w:r>
            <w:r>
              <w:rPr>
                <w:noProof/>
                <w:webHidden/>
              </w:rPr>
              <w:tab/>
            </w:r>
            <w:r>
              <w:rPr>
                <w:noProof/>
                <w:webHidden/>
              </w:rPr>
              <w:fldChar w:fldCharType="begin"/>
            </w:r>
            <w:r>
              <w:rPr>
                <w:noProof/>
                <w:webHidden/>
              </w:rPr>
              <w:instrText xml:space="preserve"> PAGEREF _Toc65146845 \h </w:instrText>
            </w:r>
          </w:ins>
          <w:r>
            <w:rPr>
              <w:noProof/>
              <w:webHidden/>
            </w:rPr>
          </w:r>
          <w:r>
            <w:rPr>
              <w:noProof/>
              <w:webHidden/>
            </w:rPr>
            <w:fldChar w:fldCharType="separate"/>
          </w:r>
          <w:ins w:id="158" w:author="Savinskaya Yulia" w:date="2021-02-25T12:00:00Z">
            <w:r>
              <w:rPr>
                <w:noProof/>
                <w:webHidden/>
              </w:rPr>
              <w:t>7</w:t>
            </w:r>
            <w:r>
              <w:rPr>
                <w:noProof/>
                <w:webHidden/>
              </w:rPr>
              <w:fldChar w:fldCharType="end"/>
            </w:r>
            <w:r w:rsidRPr="00C53132">
              <w:rPr>
                <w:rStyle w:val="a8"/>
                <w:noProof/>
              </w:rPr>
              <w:fldChar w:fldCharType="end"/>
            </w:r>
          </w:ins>
        </w:p>
        <w:p w14:paraId="76C4DE0A" w14:textId="77777777" w:rsidR="004A659C" w:rsidRDefault="004A659C">
          <w:pPr>
            <w:pStyle w:val="33"/>
            <w:rPr>
              <w:ins w:id="159" w:author="Savinskaya Yulia" w:date="2021-02-25T12:00:00Z"/>
              <w:rFonts w:eastAsiaTheme="minorEastAsia" w:cstheme="minorBidi"/>
              <w:noProof/>
              <w:lang w:eastAsia="ru-RU"/>
            </w:rPr>
          </w:pPr>
          <w:ins w:id="160"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"_Toc65146846"</w:instrText>
            </w:r>
            <w:r w:rsidRPr="00C53132">
              <w:rPr>
                <w:rStyle w:val="a8"/>
                <w:noProof/>
              </w:rPr>
              <w:instrText xml:space="preserve"> </w:instrText>
            </w:r>
            <w:r w:rsidRPr="00C53132">
              <w:rPr>
                <w:rStyle w:val="a8"/>
                <w:noProof/>
              </w:rPr>
              <w:fldChar w:fldCharType="separate"/>
            </w:r>
            <w:r w:rsidRPr="00C53132">
              <w:rPr>
                <w:rStyle w:val="a8"/>
                <w:caps/>
                <w:noProof/>
              </w:rPr>
              <w:t>5.1.2</w:t>
            </w:r>
            <w:r>
              <w:rPr>
                <w:rFonts w:eastAsiaTheme="minorEastAsia" w:cstheme="minorBidi"/>
                <w:noProof/>
                <w:lang w:eastAsia="ru-RU"/>
              </w:rPr>
              <w:tab/>
            </w:r>
            <w:r w:rsidRPr="00C53132">
              <w:rPr>
                <w:rStyle w:val="a8"/>
                <w:caps/>
                <w:noProof/>
              </w:rPr>
              <w:t>Описание бизнес-процесса ПП-10.06.03-</w:t>
            </w:r>
            <w:r w:rsidRPr="00C53132">
              <w:rPr>
                <w:rStyle w:val="a8"/>
                <w:caps/>
                <w:noProof/>
                <w:lang w:val="en-US"/>
              </w:rPr>
              <w:t>ERP</w:t>
            </w:r>
            <w:r w:rsidRPr="00C53132">
              <w:rPr>
                <w:rStyle w:val="a8"/>
                <w:caps/>
                <w:noProof/>
              </w:rPr>
              <w:t xml:space="preserve"> Выполнение транспортных работ и работ технологического транспорта</w:t>
            </w:r>
            <w:r>
              <w:rPr>
                <w:noProof/>
                <w:webHidden/>
              </w:rPr>
              <w:tab/>
            </w:r>
            <w:r>
              <w:rPr>
                <w:noProof/>
                <w:webHidden/>
              </w:rPr>
              <w:fldChar w:fldCharType="begin"/>
            </w:r>
            <w:r>
              <w:rPr>
                <w:noProof/>
                <w:webHidden/>
              </w:rPr>
              <w:instrText xml:space="preserve"> PAGEREF _Toc65146846 \h </w:instrText>
            </w:r>
          </w:ins>
          <w:r>
            <w:rPr>
              <w:noProof/>
              <w:webHidden/>
            </w:rPr>
          </w:r>
          <w:r>
            <w:rPr>
              <w:noProof/>
              <w:webHidden/>
            </w:rPr>
            <w:fldChar w:fldCharType="separate"/>
          </w:r>
          <w:ins w:id="161" w:author="Savinskaya Yulia" w:date="2021-02-25T12:00:00Z">
            <w:r>
              <w:rPr>
                <w:noProof/>
                <w:webHidden/>
              </w:rPr>
              <w:t>14</w:t>
            </w:r>
            <w:r>
              <w:rPr>
                <w:noProof/>
                <w:webHidden/>
              </w:rPr>
              <w:fldChar w:fldCharType="end"/>
            </w:r>
            <w:r w:rsidRPr="00C53132">
              <w:rPr>
                <w:rStyle w:val="a8"/>
                <w:noProof/>
              </w:rPr>
              <w:fldChar w:fldCharType="end"/>
            </w:r>
          </w:ins>
        </w:p>
        <w:p w14:paraId="79870D41" w14:textId="77777777" w:rsidR="004A659C" w:rsidRDefault="004A659C">
          <w:pPr>
            <w:pStyle w:val="25"/>
            <w:rPr>
              <w:ins w:id="162" w:author="Savinskaya Yulia" w:date="2021-02-25T12:00:00Z"/>
              <w:rFonts w:eastAsiaTheme="minorEastAsia" w:cstheme="minorBidi"/>
              <w:b w:val="0"/>
              <w:noProof/>
              <w:lang w:eastAsia="ru-RU"/>
            </w:rPr>
          </w:pPr>
          <w:ins w:id="163"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"_Toc65146847"</w:instrText>
            </w:r>
            <w:r w:rsidRPr="00C53132">
              <w:rPr>
                <w:rStyle w:val="a8"/>
                <w:noProof/>
              </w:rPr>
              <w:instrText xml:space="preserve"> </w:instrText>
            </w:r>
            <w:r w:rsidRPr="00C53132">
              <w:rPr>
                <w:rStyle w:val="a8"/>
                <w:noProof/>
              </w:rPr>
              <w:fldChar w:fldCharType="separate"/>
            </w:r>
            <w:r w:rsidRPr="00C53132">
              <w:rPr>
                <w:rStyle w:val="a8"/>
                <w:rFonts w:eastAsiaTheme="majorEastAsia" w:cstheme="majorBidi"/>
                <w:noProof/>
              </w:rPr>
              <w:t>5.2</w:t>
            </w:r>
            <w:r>
              <w:rPr>
                <w:rFonts w:eastAsiaTheme="minorEastAsia" w:cstheme="minorBidi"/>
                <w:b w:val="0"/>
                <w:noProof/>
                <w:lang w:eastAsia="ru-RU"/>
              </w:rPr>
              <w:tab/>
            </w:r>
            <w:r w:rsidRPr="00C53132">
              <w:rPr>
                <w:rStyle w:val="a8"/>
                <w:rFonts w:eastAsiaTheme="majorEastAsia" w:cstheme="majorBidi"/>
                <w:noProof/>
              </w:rPr>
              <w:t>Описание шагов бизнес-процессов</w:t>
            </w:r>
            <w:r>
              <w:rPr>
                <w:noProof/>
                <w:webHidden/>
              </w:rPr>
              <w:tab/>
            </w:r>
            <w:r>
              <w:rPr>
                <w:noProof/>
                <w:webHidden/>
              </w:rPr>
              <w:fldChar w:fldCharType="begin"/>
            </w:r>
            <w:r>
              <w:rPr>
                <w:noProof/>
                <w:webHidden/>
              </w:rPr>
              <w:instrText xml:space="preserve"> PAGEREF _Toc65146847 \h </w:instrText>
            </w:r>
          </w:ins>
          <w:r>
            <w:rPr>
              <w:noProof/>
              <w:webHidden/>
            </w:rPr>
          </w:r>
          <w:r>
            <w:rPr>
              <w:noProof/>
              <w:webHidden/>
            </w:rPr>
            <w:fldChar w:fldCharType="separate"/>
          </w:r>
          <w:ins w:id="164" w:author="Savinskaya Yulia" w:date="2021-02-25T12:00:00Z">
            <w:r>
              <w:rPr>
                <w:noProof/>
                <w:webHidden/>
              </w:rPr>
              <w:t>15</w:t>
            </w:r>
            <w:r>
              <w:rPr>
                <w:noProof/>
                <w:webHidden/>
              </w:rPr>
              <w:fldChar w:fldCharType="end"/>
            </w:r>
            <w:r w:rsidRPr="00C53132">
              <w:rPr>
                <w:rStyle w:val="a8"/>
                <w:noProof/>
              </w:rPr>
              <w:fldChar w:fldCharType="end"/>
            </w:r>
          </w:ins>
        </w:p>
        <w:p w14:paraId="4D147EE8" w14:textId="77777777" w:rsidR="004A659C" w:rsidRDefault="004A659C">
          <w:pPr>
            <w:pStyle w:val="33"/>
            <w:rPr>
              <w:ins w:id="165" w:author="Savinskaya Yulia" w:date="2021-02-25T12:00:00Z"/>
              <w:rFonts w:eastAsiaTheme="minorEastAsia" w:cstheme="minorBidi"/>
              <w:noProof/>
              <w:lang w:eastAsia="ru-RU"/>
            </w:rPr>
          </w:pPr>
          <w:ins w:id="166"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"_Toc65146848"</w:instrText>
            </w:r>
            <w:r w:rsidRPr="00C53132">
              <w:rPr>
                <w:rStyle w:val="a8"/>
                <w:noProof/>
              </w:rPr>
              <w:instrText xml:space="preserve"> </w:instrText>
            </w:r>
            <w:r w:rsidRPr="00C53132">
              <w:rPr>
                <w:rStyle w:val="a8"/>
                <w:noProof/>
              </w:rPr>
              <w:fldChar w:fldCharType="separate"/>
            </w:r>
            <w:r w:rsidRPr="00C53132">
              <w:rPr>
                <w:rStyle w:val="a8"/>
                <w:caps/>
                <w:noProof/>
              </w:rPr>
              <w:t>5.2.1</w:t>
            </w:r>
            <w:r>
              <w:rPr>
                <w:rFonts w:eastAsiaTheme="minorEastAsia" w:cstheme="minorBidi"/>
                <w:noProof/>
                <w:lang w:eastAsia="ru-RU"/>
              </w:rPr>
              <w:tab/>
            </w:r>
            <w:r w:rsidRPr="00C53132">
              <w:rPr>
                <w:rStyle w:val="a8"/>
                <w:caps/>
                <w:noProof/>
              </w:rPr>
              <w:t>Описание шагов бизнес-процесса ПП-10.06.02-</w:t>
            </w:r>
            <w:r w:rsidRPr="00C53132">
              <w:rPr>
                <w:rStyle w:val="a8"/>
                <w:caps/>
                <w:noProof/>
                <w:lang w:val="en-US"/>
              </w:rPr>
              <w:t>ERP</w:t>
            </w:r>
            <w:r w:rsidRPr="00C53132">
              <w:rPr>
                <w:rStyle w:val="a8"/>
                <w:caps/>
                <w:noProof/>
              </w:rPr>
              <w:t xml:space="preserve"> Оперативное управление транспортировкой</w:t>
            </w:r>
            <w:r>
              <w:rPr>
                <w:noProof/>
                <w:webHidden/>
              </w:rPr>
              <w:tab/>
            </w:r>
            <w:r>
              <w:rPr>
                <w:noProof/>
                <w:webHidden/>
              </w:rPr>
              <w:fldChar w:fldCharType="begin"/>
            </w:r>
            <w:r>
              <w:rPr>
                <w:noProof/>
                <w:webHidden/>
              </w:rPr>
              <w:instrText xml:space="preserve"> PAGEREF _Toc65146848 \h </w:instrText>
            </w:r>
          </w:ins>
          <w:r>
            <w:rPr>
              <w:noProof/>
              <w:webHidden/>
            </w:rPr>
          </w:r>
          <w:r>
            <w:rPr>
              <w:noProof/>
              <w:webHidden/>
            </w:rPr>
            <w:fldChar w:fldCharType="separate"/>
          </w:r>
          <w:ins w:id="167" w:author="Savinskaya Yulia" w:date="2021-02-25T12:00:00Z">
            <w:r>
              <w:rPr>
                <w:noProof/>
                <w:webHidden/>
              </w:rPr>
              <w:t>15</w:t>
            </w:r>
            <w:r>
              <w:rPr>
                <w:noProof/>
                <w:webHidden/>
              </w:rPr>
              <w:fldChar w:fldCharType="end"/>
            </w:r>
            <w:r w:rsidRPr="00C53132">
              <w:rPr>
                <w:rStyle w:val="a8"/>
                <w:noProof/>
              </w:rPr>
              <w:fldChar w:fldCharType="end"/>
            </w:r>
          </w:ins>
        </w:p>
        <w:p w14:paraId="265573B5" w14:textId="77777777" w:rsidR="004A659C" w:rsidRDefault="004A659C">
          <w:pPr>
            <w:pStyle w:val="33"/>
            <w:rPr>
              <w:ins w:id="168" w:author="Savinskaya Yulia" w:date="2021-02-25T12:00:00Z"/>
              <w:rFonts w:eastAsiaTheme="minorEastAsia" w:cstheme="minorBidi"/>
              <w:noProof/>
              <w:lang w:eastAsia="ru-RU"/>
            </w:rPr>
          </w:pPr>
          <w:ins w:id="169"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"_Toc65146849"</w:instrText>
            </w:r>
            <w:r w:rsidRPr="00C53132">
              <w:rPr>
                <w:rStyle w:val="a8"/>
                <w:noProof/>
              </w:rPr>
              <w:instrText xml:space="preserve"> </w:instrText>
            </w:r>
            <w:r w:rsidRPr="00C53132">
              <w:rPr>
                <w:rStyle w:val="a8"/>
                <w:noProof/>
              </w:rPr>
              <w:fldChar w:fldCharType="separate"/>
            </w:r>
            <w:r w:rsidRPr="00C53132">
              <w:rPr>
                <w:rStyle w:val="a8"/>
                <w:caps/>
                <w:noProof/>
              </w:rPr>
              <w:t>5.2.2</w:t>
            </w:r>
            <w:r>
              <w:rPr>
                <w:rFonts w:eastAsiaTheme="minorEastAsia" w:cstheme="minorBidi"/>
                <w:noProof/>
                <w:lang w:eastAsia="ru-RU"/>
              </w:rPr>
              <w:tab/>
            </w:r>
            <w:r w:rsidRPr="00C53132">
              <w:rPr>
                <w:rStyle w:val="a8"/>
                <w:caps/>
                <w:noProof/>
              </w:rPr>
              <w:t>Описание шагов бизнес-процесса ПП-10.06.03-ERP Выполнение транспортных работ и работ технологического транспорта</w:t>
            </w:r>
            <w:r>
              <w:rPr>
                <w:noProof/>
                <w:webHidden/>
              </w:rPr>
              <w:tab/>
            </w:r>
            <w:r>
              <w:rPr>
                <w:noProof/>
                <w:webHidden/>
              </w:rPr>
              <w:fldChar w:fldCharType="begin"/>
            </w:r>
            <w:r>
              <w:rPr>
                <w:noProof/>
                <w:webHidden/>
              </w:rPr>
              <w:instrText xml:space="preserve"> PAGEREF _Toc65146849 \h </w:instrText>
            </w:r>
          </w:ins>
          <w:r>
            <w:rPr>
              <w:noProof/>
              <w:webHidden/>
            </w:rPr>
          </w:r>
          <w:r>
            <w:rPr>
              <w:noProof/>
              <w:webHidden/>
            </w:rPr>
            <w:fldChar w:fldCharType="separate"/>
          </w:r>
          <w:ins w:id="170" w:author="Savinskaya Yulia" w:date="2021-02-25T12:00:00Z">
            <w:r>
              <w:rPr>
                <w:noProof/>
                <w:webHidden/>
              </w:rPr>
              <w:t>52</w:t>
            </w:r>
            <w:r>
              <w:rPr>
                <w:noProof/>
                <w:webHidden/>
              </w:rPr>
              <w:fldChar w:fldCharType="end"/>
            </w:r>
            <w:r w:rsidRPr="00C53132">
              <w:rPr>
                <w:rStyle w:val="a8"/>
                <w:noProof/>
              </w:rPr>
              <w:fldChar w:fldCharType="end"/>
            </w:r>
          </w:ins>
        </w:p>
        <w:p w14:paraId="3744B009" w14:textId="77777777" w:rsidR="004A659C" w:rsidRDefault="004A659C">
          <w:pPr>
            <w:pStyle w:val="25"/>
            <w:rPr>
              <w:ins w:id="171" w:author="Savinskaya Yulia" w:date="2021-02-25T12:00:00Z"/>
              <w:rFonts w:eastAsiaTheme="minorEastAsia" w:cstheme="minorBidi"/>
              <w:b w:val="0"/>
              <w:noProof/>
              <w:lang w:eastAsia="ru-RU"/>
            </w:rPr>
          </w:pPr>
          <w:ins w:id="172"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"_Toc65146850"</w:instrText>
            </w:r>
            <w:r w:rsidRPr="00C53132">
              <w:rPr>
                <w:rStyle w:val="a8"/>
                <w:noProof/>
              </w:rPr>
              <w:instrText xml:space="preserve"> </w:instrText>
            </w:r>
            <w:r w:rsidRPr="00C53132">
              <w:rPr>
                <w:rStyle w:val="a8"/>
                <w:noProof/>
              </w:rPr>
              <w:fldChar w:fldCharType="separate"/>
            </w:r>
            <w:r w:rsidRPr="00C53132">
              <w:rPr>
                <w:rStyle w:val="a8"/>
                <w:rFonts w:eastAsiaTheme="majorEastAsia" w:cstheme="majorBidi"/>
                <w:noProof/>
              </w:rPr>
              <w:t>5.3</w:t>
            </w:r>
            <w:r>
              <w:rPr>
                <w:rFonts w:eastAsiaTheme="minorEastAsia" w:cstheme="minorBidi"/>
                <w:b w:val="0"/>
                <w:noProof/>
                <w:lang w:eastAsia="ru-RU"/>
              </w:rPr>
              <w:tab/>
            </w:r>
            <w:r w:rsidRPr="00C53132">
              <w:rPr>
                <w:rStyle w:val="a8"/>
                <w:rFonts w:eastAsiaTheme="majorEastAsia" w:cstheme="majorBidi"/>
                <w:noProof/>
              </w:rPr>
              <w:t>Роли и полномочия</w:t>
            </w:r>
            <w:r>
              <w:rPr>
                <w:noProof/>
                <w:webHidden/>
              </w:rPr>
              <w:tab/>
            </w:r>
            <w:r>
              <w:rPr>
                <w:noProof/>
                <w:webHidden/>
              </w:rPr>
              <w:fldChar w:fldCharType="begin"/>
            </w:r>
            <w:r>
              <w:rPr>
                <w:noProof/>
                <w:webHidden/>
              </w:rPr>
              <w:instrText xml:space="preserve"> PAGEREF _Toc65146850 \h </w:instrText>
            </w:r>
          </w:ins>
          <w:r>
            <w:rPr>
              <w:noProof/>
              <w:webHidden/>
            </w:rPr>
          </w:r>
          <w:r>
            <w:rPr>
              <w:noProof/>
              <w:webHidden/>
            </w:rPr>
            <w:fldChar w:fldCharType="separate"/>
          </w:r>
          <w:ins w:id="173" w:author="Savinskaya Yulia" w:date="2021-02-25T12:00:00Z">
            <w:r>
              <w:rPr>
                <w:noProof/>
                <w:webHidden/>
              </w:rPr>
              <w:t>63</w:t>
            </w:r>
            <w:r>
              <w:rPr>
                <w:noProof/>
                <w:webHidden/>
              </w:rPr>
              <w:fldChar w:fldCharType="end"/>
            </w:r>
            <w:r w:rsidRPr="00C53132">
              <w:rPr>
                <w:rStyle w:val="a8"/>
                <w:noProof/>
              </w:rPr>
              <w:fldChar w:fldCharType="end"/>
            </w:r>
          </w:ins>
        </w:p>
        <w:p w14:paraId="61221578" w14:textId="77777777" w:rsidR="004A659C" w:rsidRDefault="004A659C">
          <w:pPr>
            <w:pStyle w:val="25"/>
            <w:rPr>
              <w:ins w:id="174" w:author="Savinskaya Yulia" w:date="2021-02-25T12:00:00Z"/>
              <w:rFonts w:eastAsiaTheme="minorEastAsia" w:cstheme="minorBidi"/>
              <w:b w:val="0"/>
              <w:noProof/>
              <w:lang w:eastAsia="ru-RU"/>
            </w:rPr>
          </w:pPr>
          <w:ins w:id="175"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"_Toc65146851"</w:instrText>
            </w:r>
            <w:r w:rsidRPr="00C53132">
              <w:rPr>
                <w:rStyle w:val="a8"/>
                <w:noProof/>
              </w:rPr>
              <w:instrText xml:space="preserve"> </w:instrText>
            </w:r>
            <w:r w:rsidRPr="00C53132">
              <w:rPr>
                <w:rStyle w:val="a8"/>
                <w:noProof/>
              </w:rPr>
              <w:fldChar w:fldCharType="separate"/>
            </w:r>
            <w:r w:rsidRPr="00C53132">
              <w:rPr>
                <w:rStyle w:val="a8"/>
                <w:rFonts w:eastAsiaTheme="majorEastAsia" w:cstheme="majorBidi"/>
                <w:noProof/>
              </w:rPr>
              <w:t>5.4</w:t>
            </w:r>
            <w:r>
              <w:rPr>
                <w:rFonts w:eastAsiaTheme="minorEastAsia" w:cstheme="minorBidi"/>
                <w:b w:val="0"/>
                <w:noProof/>
                <w:lang w:eastAsia="ru-RU"/>
              </w:rPr>
              <w:tab/>
            </w:r>
            <w:r w:rsidRPr="00C53132">
              <w:rPr>
                <w:rStyle w:val="a8"/>
                <w:rFonts w:eastAsiaTheme="majorEastAsia" w:cstheme="majorBidi"/>
                <w:noProof/>
              </w:rPr>
              <w:t>Риски и контрольные процедуры</w:t>
            </w:r>
            <w:r>
              <w:rPr>
                <w:noProof/>
                <w:webHidden/>
              </w:rPr>
              <w:tab/>
            </w:r>
            <w:r>
              <w:rPr>
                <w:noProof/>
                <w:webHidden/>
              </w:rPr>
              <w:fldChar w:fldCharType="begin"/>
            </w:r>
            <w:r>
              <w:rPr>
                <w:noProof/>
                <w:webHidden/>
              </w:rPr>
              <w:instrText xml:space="preserve"> PAGEREF _Toc65146851 \h </w:instrText>
            </w:r>
          </w:ins>
          <w:r>
            <w:rPr>
              <w:noProof/>
              <w:webHidden/>
            </w:rPr>
          </w:r>
          <w:r>
            <w:rPr>
              <w:noProof/>
              <w:webHidden/>
            </w:rPr>
            <w:fldChar w:fldCharType="separate"/>
          </w:r>
          <w:ins w:id="176" w:author="Savinskaya Yulia" w:date="2021-02-25T12:00:00Z">
            <w:r>
              <w:rPr>
                <w:noProof/>
                <w:webHidden/>
              </w:rPr>
              <w:t>64</w:t>
            </w:r>
            <w:r>
              <w:rPr>
                <w:noProof/>
                <w:webHidden/>
              </w:rPr>
              <w:fldChar w:fldCharType="end"/>
            </w:r>
            <w:r w:rsidRPr="00C53132">
              <w:rPr>
                <w:rStyle w:val="a8"/>
                <w:noProof/>
              </w:rPr>
              <w:fldChar w:fldCharType="end"/>
            </w:r>
          </w:ins>
        </w:p>
        <w:p w14:paraId="739E9261" w14:textId="77777777" w:rsidR="004A659C" w:rsidRDefault="004A659C">
          <w:pPr>
            <w:pStyle w:val="33"/>
            <w:rPr>
              <w:ins w:id="177" w:author="Savinskaya Yulia" w:date="2021-02-25T12:00:00Z"/>
              <w:rFonts w:eastAsiaTheme="minorEastAsia" w:cstheme="minorBidi"/>
              <w:noProof/>
              <w:lang w:eastAsia="ru-RU"/>
            </w:rPr>
          </w:pPr>
          <w:ins w:id="178"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"_Toc65146852"</w:instrText>
            </w:r>
            <w:r w:rsidRPr="00C53132">
              <w:rPr>
                <w:rStyle w:val="a8"/>
                <w:noProof/>
              </w:rPr>
              <w:instrText xml:space="preserve"> </w:instrText>
            </w:r>
            <w:r w:rsidRPr="00C53132">
              <w:rPr>
                <w:rStyle w:val="a8"/>
                <w:noProof/>
              </w:rPr>
              <w:fldChar w:fldCharType="separate"/>
            </w:r>
            <w:r w:rsidRPr="00C53132">
              <w:rPr>
                <w:rStyle w:val="a8"/>
                <w:caps/>
                <w:noProof/>
              </w:rPr>
              <w:t>5.4.1</w:t>
            </w:r>
            <w:r>
              <w:rPr>
                <w:rFonts w:eastAsiaTheme="minorEastAsia" w:cstheme="minorBidi"/>
                <w:noProof/>
                <w:lang w:eastAsia="ru-RU"/>
              </w:rPr>
              <w:tab/>
            </w:r>
            <w:r w:rsidRPr="00C53132">
              <w:rPr>
                <w:rStyle w:val="a8"/>
                <w:caps/>
                <w:noProof/>
              </w:rPr>
              <w:t>Риски и контроли</w:t>
            </w:r>
            <w:r>
              <w:rPr>
                <w:noProof/>
                <w:webHidden/>
              </w:rPr>
              <w:tab/>
            </w:r>
            <w:r>
              <w:rPr>
                <w:noProof/>
                <w:webHidden/>
              </w:rPr>
              <w:fldChar w:fldCharType="begin"/>
            </w:r>
            <w:r>
              <w:rPr>
                <w:noProof/>
                <w:webHidden/>
              </w:rPr>
              <w:instrText xml:space="preserve"> PAGEREF _Toc65146852 \h </w:instrText>
            </w:r>
          </w:ins>
          <w:r>
            <w:rPr>
              <w:noProof/>
              <w:webHidden/>
            </w:rPr>
          </w:r>
          <w:r>
            <w:rPr>
              <w:noProof/>
              <w:webHidden/>
            </w:rPr>
            <w:fldChar w:fldCharType="separate"/>
          </w:r>
          <w:ins w:id="179" w:author="Savinskaya Yulia" w:date="2021-02-25T12:00:00Z">
            <w:r>
              <w:rPr>
                <w:noProof/>
                <w:webHidden/>
              </w:rPr>
              <w:t>64</w:t>
            </w:r>
            <w:r>
              <w:rPr>
                <w:noProof/>
                <w:webHidden/>
              </w:rPr>
              <w:fldChar w:fldCharType="end"/>
            </w:r>
            <w:r w:rsidRPr="00C53132">
              <w:rPr>
                <w:rStyle w:val="a8"/>
                <w:noProof/>
              </w:rPr>
              <w:fldChar w:fldCharType="end"/>
            </w:r>
          </w:ins>
        </w:p>
        <w:p w14:paraId="256281C2" w14:textId="77777777" w:rsidR="004A659C" w:rsidRDefault="004A659C">
          <w:pPr>
            <w:pStyle w:val="33"/>
            <w:rPr>
              <w:ins w:id="180" w:author="Savinskaya Yulia" w:date="2021-02-25T12:00:00Z"/>
              <w:rFonts w:eastAsiaTheme="minorEastAsia" w:cstheme="minorBidi"/>
              <w:noProof/>
              <w:lang w:eastAsia="ru-RU"/>
            </w:rPr>
          </w:pPr>
          <w:ins w:id="181"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"_Toc65146853"</w:instrText>
            </w:r>
            <w:r w:rsidRPr="00C53132">
              <w:rPr>
                <w:rStyle w:val="a8"/>
                <w:noProof/>
              </w:rPr>
              <w:instrText xml:space="preserve"> </w:instrText>
            </w:r>
            <w:r w:rsidRPr="00C53132">
              <w:rPr>
                <w:rStyle w:val="a8"/>
                <w:noProof/>
              </w:rPr>
              <w:fldChar w:fldCharType="separate"/>
            </w:r>
            <w:r w:rsidRPr="00C53132">
              <w:rPr>
                <w:rStyle w:val="a8"/>
                <w:caps/>
                <w:noProof/>
              </w:rPr>
              <w:t>5.4.2</w:t>
            </w:r>
            <w:r>
              <w:rPr>
                <w:rFonts w:eastAsiaTheme="minorEastAsia" w:cstheme="minorBidi"/>
                <w:noProof/>
                <w:lang w:eastAsia="ru-RU"/>
              </w:rPr>
              <w:tab/>
            </w:r>
            <w:r w:rsidRPr="00C53132">
              <w:rPr>
                <w:rStyle w:val="a8"/>
                <w:caps/>
                <w:noProof/>
              </w:rPr>
              <w:t>Разделение полномочий</w:t>
            </w:r>
            <w:r>
              <w:rPr>
                <w:noProof/>
                <w:webHidden/>
              </w:rPr>
              <w:tab/>
            </w:r>
            <w:r>
              <w:rPr>
                <w:noProof/>
                <w:webHidden/>
              </w:rPr>
              <w:fldChar w:fldCharType="begin"/>
            </w:r>
            <w:r>
              <w:rPr>
                <w:noProof/>
                <w:webHidden/>
              </w:rPr>
              <w:instrText xml:space="preserve"> PAGEREF _Toc65146853 \h </w:instrText>
            </w:r>
          </w:ins>
          <w:r>
            <w:rPr>
              <w:noProof/>
              <w:webHidden/>
            </w:rPr>
          </w:r>
          <w:r>
            <w:rPr>
              <w:noProof/>
              <w:webHidden/>
            </w:rPr>
            <w:fldChar w:fldCharType="separate"/>
          </w:r>
          <w:ins w:id="182" w:author="Savinskaya Yulia" w:date="2021-02-25T12:00:00Z">
            <w:r>
              <w:rPr>
                <w:noProof/>
                <w:webHidden/>
              </w:rPr>
              <w:t>65</w:t>
            </w:r>
            <w:r>
              <w:rPr>
                <w:noProof/>
                <w:webHidden/>
              </w:rPr>
              <w:fldChar w:fldCharType="end"/>
            </w:r>
            <w:r w:rsidRPr="00C53132">
              <w:rPr>
                <w:rStyle w:val="a8"/>
                <w:noProof/>
              </w:rPr>
              <w:fldChar w:fldCharType="end"/>
            </w:r>
          </w:ins>
        </w:p>
        <w:p w14:paraId="4F18C651" w14:textId="77777777" w:rsidR="004A659C" w:rsidRDefault="004A659C">
          <w:pPr>
            <w:pStyle w:val="25"/>
            <w:rPr>
              <w:ins w:id="183" w:author="Savinskaya Yulia" w:date="2021-02-25T12:00:00Z"/>
              <w:rFonts w:eastAsiaTheme="minorEastAsia" w:cstheme="minorBidi"/>
              <w:b w:val="0"/>
              <w:noProof/>
              <w:lang w:eastAsia="ru-RU"/>
            </w:rPr>
          </w:pPr>
          <w:ins w:id="184"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"_Toc65146854"</w:instrText>
            </w:r>
            <w:r w:rsidRPr="00C53132">
              <w:rPr>
                <w:rStyle w:val="a8"/>
                <w:noProof/>
              </w:rPr>
              <w:instrText xml:space="preserve"> </w:instrText>
            </w:r>
            <w:r w:rsidRPr="00C53132">
              <w:rPr>
                <w:rStyle w:val="a8"/>
                <w:noProof/>
              </w:rPr>
              <w:fldChar w:fldCharType="separate"/>
            </w:r>
            <w:r w:rsidRPr="00C53132">
              <w:rPr>
                <w:rStyle w:val="a8"/>
                <w:rFonts w:eastAsiaTheme="majorEastAsia" w:cstheme="majorBidi"/>
                <w:noProof/>
              </w:rPr>
              <w:t>5.5</w:t>
            </w:r>
            <w:r>
              <w:rPr>
                <w:rFonts w:eastAsiaTheme="minorEastAsia" w:cstheme="minorBidi"/>
                <w:b w:val="0"/>
                <w:noProof/>
                <w:lang w:eastAsia="ru-RU"/>
              </w:rPr>
              <w:tab/>
            </w:r>
            <w:r w:rsidRPr="00C53132">
              <w:rPr>
                <w:rStyle w:val="a8"/>
                <w:rFonts w:eastAsiaTheme="majorEastAsia" w:cstheme="majorBidi"/>
                <w:noProof/>
              </w:rPr>
              <w:t>Интеграционные точки со смежными процессами</w:t>
            </w:r>
            <w:r>
              <w:rPr>
                <w:noProof/>
                <w:webHidden/>
              </w:rPr>
              <w:tab/>
            </w:r>
            <w:r>
              <w:rPr>
                <w:noProof/>
                <w:webHidden/>
              </w:rPr>
              <w:fldChar w:fldCharType="begin"/>
            </w:r>
            <w:r>
              <w:rPr>
                <w:noProof/>
                <w:webHidden/>
              </w:rPr>
              <w:instrText xml:space="preserve"> PAGEREF _Toc65146854 \h </w:instrText>
            </w:r>
          </w:ins>
          <w:r>
            <w:rPr>
              <w:noProof/>
              <w:webHidden/>
            </w:rPr>
          </w:r>
          <w:r>
            <w:rPr>
              <w:noProof/>
              <w:webHidden/>
            </w:rPr>
            <w:fldChar w:fldCharType="separate"/>
          </w:r>
          <w:ins w:id="185" w:author="Savinskaya Yulia" w:date="2021-02-25T12:00:00Z">
            <w:r>
              <w:rPr>
                <w:noProof/>
                <w:webHidden/>
              </w:rPr>
              <w:t>68</w:t>
            </w:r>
            <w:r>
              <w:rPr>
                <w:noProof/>
                <w:webHidden/>
              </w:rPr>
              <w:fldChar w:fldCharType="end"/>
            </w:r>
            <w:r w:rsidRPr="00C53132">
              <w:rPr>
                <w:rStyle w:val="a8"/>
                <w:noProof/>
              </w:rPr>
              <w:fldChar w:fldCharType="end"/>
            </w:r>
          </w:ins>
        </w:p>
        <w:p w14:paraId="047CFF46" w14:textId="77777777" w:rsidR="004A659C" w:rsidRDefault="004A659C">
          <w:pPr>
            <w:pStyle w:val="25"/>
            <w:rPr>
              <w:ins w:id="186" w:author="Savinskaya Yulia" w:date="2021-02-25T12:00:00Z"/>
              <w:rFonts w:eastAsiaTheme="minorEastAsia" w:cstheme="minorBidi"/>
              <w:b w:val="0"/>
              <w:noProof/>
              <w:lang w:eastAsia="ru-RU"/>
            </w:rPr>
          </w:pPr>
          <w:ins w:id="187"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"_Toc65146855"</w:instrText>
            </w:r>
            <w:r w:rsidRPr="00C53132">
              <w:rPr>
                <w:rStyle w:val="a8"/>
                <w:noProof/>
              </w:rPr>
              <w:instrText xml:space="preserve"> </w:instrText>
            </w:r>
            <w:r w:rsidRPr="00C53132">
              <w:rPr>
                <w:rStyle w:val="a8"/>
                <w:noProof/>
              </w:rPr>
              <w:fldChar w:fldCharType="separate"/>
            </w:r>
            <w:r w:rsidRPr="00C53132">
              <w:rPr>
                <w:rStyle w:val="a8"/>
                <w:rFonts w:eastAsiaTheme="majorEastAsia" w:cstheme="majorBidi"/>
                <w:noProof/>
              </w:rPr>
              <w:t>5.6</w:t>
            </w:r>
            <w:r>
              <w:rPr>
                <w:rFonts w:eastAsiaTheme="minorEastAsia" w:cstheme="minorBidi"/>
                <w:b w:val="0"/>
                <w:noProof/>
                <w:lang w:eastAsia="ru-RU"/>
              </w:rPr>
              <w:tab/>
            </w:r>
            <w:r w:rsidRPr="00C53132">
              <w:rPr>
                <w:rStyle w:val="a8"/>
                <w:rFonts w:eastAsiaTheme="majorEastAsia" w:cstheme="majorBidi"/>
                <w:noProof/>
              </w:rPr>
              <w:t>Основные данные</w:t>
            </w:r>
            <w:r>
              <w:rPr>
                <w:noProof/>
                <w:webHidden/>
              </w:rPr>
              <w:tab/>
            </w:r>
            <w:r>
              <w:rPr>
                <w:noProof/>
                <w:webHidden/>
              </w:rPr>
              <w:fldChar w:fldCharType="begin"/>
            </w:r>
            <w:r>
              <w:rPr>
                <w:noProof/>
                <w:webHidden/>
              </w:rPr>
              <w:instrText xml:space="preserve"> PAGEREF _Toc65146855 \h </w:instrText>
            </w:r>
          </w:ins>
          <w:r>
            <w:rPr>
              <w:noProof/>
              <w:webHidden/>
            </w:rPr>
          </w:r>
          <w:r>
            <w:rPr>
              <w:noProof/>
              <w:webHidden/>
            </w:rPr>
            <w:fldChar w:fldCharType="separate"/>
          </w:r>
          <w:ins w:id="188" w:author="Savinskaya Yulia" w:date="2021-02-25T12:00:00Z">
            <w:r>
              <w:rPr>
                <w:noProof/>
                <w:webHidden/>
              </w:rPr>
              <w:t>70</w:t>
            </w:r>
            <w:r>
              <w:rPr>
                <w:noProof/>
                <w:webHidden/>
              </w:rPr>
              <w:fldChar w:fldCharType="end"/>
            </w:r>
            <w:r w:rsidRPr="00C53132">
              <w:rPr>
                <w:rStyle w:val="a8"/>
                <w:noProof/>
              </w:rPr>
              <w:fldChar w:fldCharType="end"/>
            </w:r>
          </w:ins>
        </w:p>
        <w:p w14:paraId="4A59DED8" w14:textId="77777777" w:rsidR="004A659C" w:rsidRDefault="004A659C">
          <w:pPr>
            <w:pStyle w:val="33"/>
            <w:rPr>
              <w:ins w:id="189" w:author="Savinskaya Yulia" w:date="2021-02-25T12:00:00Z"/>
              <w:rFonts w:eastAsiaTheme="minorEastAsia" w:cstheme="minorBidi"/>
              <w:noProof/>
              <w:lang w:eastAsia="ru-RU"/>
            </w:rPr>
          </w:pPr>
          <w:ins w:id="190"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"_Toc65146856"</w:instrText>
            </w:r>
            <w:r w:rsidRPr="00C53132">
              <w:rPr>
                <w:rStyle w:val="a8"/>
                <w:noProof/>
              </w:rPr>
              <w:instrText xml:space="preserve"> </w:instrText>
            </w:r>
            <w:r w:rsidRPr="00C53132">
              <w:rPr>
                <w:rStyle w:val="a8"/>
                <w:noProof/>
              </w:rPr>
              <w:fldChar w:fldCharType="separate"/>
            </w:r>
            <w:r w:rsidRPr="00C53132">
              <w:rPr>
                <w:rStyle w:val="a8"/>
                <w:caps/>
                <w:noProof/>
              </w:rPr>
              <w:t>5.6.1</w:t>
            </w:r>
            <w:r>
              <w:rPr>
                <w:rFonts w:eastAsiaTheme="minorEastAsia" w:cstheme="minorBidi"/>
                <w:noProof/>
                <w:lang w:eastAsia="ru-RU"/>
              </w:rPr>
              <w:tab/>
            </w:r>
            <w:r w:rsidRPr="00C53132">
              <w:rPr>
                <w:rStyle w:val="a8"/>
                <w:caps/>
                <w:noProof/>
              </w:rPr>
              <w:t>Основные данные бизнес-процесса ПП-10.06.02-</w:t>
            </w:r>
            <w:r w:rsidRPr="00C53132">
              <w:rPr>
                <w:rStyle w:val="a8"/>
                <w:caps/>
                <w:noProof/>
                <w:lang w:val="en-US"/>
              </w:rPr>
              <w:t>ERP</w:t>
            </w:r>
            <w:r w:rsidRPr="00C53132">
              <w:rPr>
                <w:rStyle w:val="a8"/>
                <w:caps/>
                <w:noProof/>
              </w:rPr>
              <w:t xml:space="preserve"> Оперативное управление транспортировкой</w:t>
            </w:r>
            <w:r>
              <w:rPr>
                <w:noProof/>
                <w:webHidden/>
              </w:rPr>
              <w:tab/>
            </w:r>
            <w:r>
              <w:rPr>
                <w:noProof/>
                <w:webHidden/>
              </w:rPr>
              <w:fldChar w:fldCharType="begin"/>
            </w:r>
            <w:r>
              <w:rPr>
                <w:noProof/>
                <w:webHidden/>
              </w:rPr>
              <w:instrText xml:space="preserve"> PAGEREF _Toc65146856 \h </w:instrText>
            </w:r>
          </w:ins>
          <w:r>
            <w:rPr>
              <w:noProof/>
              <w:webHidden/>
            </w:rPr>
          </w:r>
          <w:r>
            <w:rPr>
              <w:noProof/>
              <w:webHidden/>
            </w:rPr>
            <w:fldChar w:fldCharType="separate"/>
          </w:r>
          <w:ins w:id="191" w:author="Savinskaya Yulia" w:date="2021-02-25T12:00:00Z">
            <w:r>
              <w:rPr>
                <w:noProof/>
                <w:webHidden/>
              </w:rPr>
              <w:t>70</w:t>
            </w:r>
            <w:r>
              <w:rPr>
                <w:noProof/>
                <w:webHidden/>
              </w:rPr>
              <w:fldChar w:fldCharType="end"/>
            </w:r>
            <w:r w:rsidRPr="00C53132">
              <w:rPr>
                <w:rStyle w:val="a8"/>
                <w:noProof/>
              </w:rPr>
              <w:fldChar w:fldCharType="end"/>
            </w:r>
          </w:ins>
        </w:p>
        <w:p w14:paraId="74C6EA12" w14:textId="77777777" w:rsidR="004A659C" w:rsidRDefault="004A659C">
          <w:pPr>
            <w:pStyle w:val="33"/>
            <w:rPr>
              <w:ins w:id="192" w:author="Savinskaya Yulia" w:date="2021-02-25T12:00:00Z"/>
              <w:rFonts w:eastAsiaTheme="minorEastAsia" w:cstheme="minorBidi"/>
              <w:noProof/>
              <w:lang w:eastAsia="ru-RU"/>
            </w:rPr>
          </w:pPr>
          <w:ins w:id="193"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"_Toc65146857"</w:instrText>
            </w:r>
            <w:r w:rsidRPr="00C53132">
              <w:rPr>
                <w:rStyle w:val="a8"/>
                <w:noProof/>
              </w:rPr>
              <w:instrText xml:space="preserve"> </w:instrText>
            </w:r>
            <w:r w:rsidRPr="00C53132">
              <w:rPr>
                <w:rStyle w:val="a8"/>
                <w:noProof/>
              </w:rPr>
              <w:fldChar w:fldCharType="separate"/>
            </w:r>
            <w:r w:rsidRPr="00C53132">
              <w:rPr>
                <w:rStyle w:val="a8"/>
                <w:caps/>
                <w:noProof/>
              </w:rPr>
              <w:t>5.6.2</w:t>
            </w:r>
            <w:r>
              <w:rPr>
                <w:rFonts w:eastAsiaTheme="minorEastAsia" w:cstheme="minorBidi"/>
                <w:noProof/>
                <w:lang w:eastAsia="ru-RU"/>
              </w:rPr>
              <w:tab/>
            </w:r>
            <w:r w:rsidRPr="00C53132">
              <w:rPr>
                <w:rStyle w:val="a8"/>
                <w:caps/>
                <w:noProof/>
              </w:rPr>
              <w:t>Основные данные бизнес-процесса ПП-10.06.03-</w:t>
            </w:r>
            <w:r w:rsidRPr="00C53132">
              <w:rPr>
                <w:rStyle w:val="a8"/>
                <w:caps/>
                <w:noProof/>
                <w:lang w:val="en-US"/>
              </w:rPr>
              <w:t>ERP</w:t>
            </w:r>
            <w:r w:rsidRPr="00C53132">
              <w:rPr>
                <w:rStyle w:val="a8"/>
                <w:caps/>
                <w:noProof/>
              </w:rPr>
              <w:t xml:space="preserve"> Выполнение транспортных работ и работ технологического транспорта</w:t>
            </w:r>
            <w:r>
              <w:rPr>
                <w:noProof/>
                <w:webHidden/>
              </w:rPr>
              <w:tab/>
            </w:r>
            <w:r>
              <w:rPr>
                <w:noProof/>
                <w:webHidden/>
              </w:rPr>
              <w:fldChar w:fldCharType="begin"/>
            </w:r>
            <w:r>
              <w:rPr>
                <w:noProof/>
                <w:webHidden/>
              </w:rPr>
              <w:instrText xml:space="preserve"> PAGEREF _Toc65146857 \h </w:instrText>
            </w:r>
          </w:ins>
          <w:r>
            <w:rPr>
              <w:noProof/>
              <w:webHidden/>
            </w:rPr>
          </w:r>
          <w:r>
            <w:rPr>
              <w:noProof/>
              <w:webHidden/>
            </w:rPr>
            <w:fldChar w:fldCharType="separate"/>
          </w:r>
          <w:ins w:id="194" w:author="Savinskaya Yulia" w:date="2021-02-25T12:00:00Z">
            <w:r>
              <w:rPr>
                <w:noProof/>
                <w:webHidden/>
              </w:rPr>
              <w:t>70</w:t>
            </w:r>
            <w:r>
              <w:rPr>
                <w:noProof/>
                <w:webHidden/>
              </w:rPr>
              <w:fldChar w:fldCharType="end"/>
            </w:r>
            <w:r w:rsidRPr="00C53132">
              <w:rPr>
                <w:rStyle w:val="a8"/>
                <w:noProof/>
              </w:rPr>
              <w:fldChar w:fldCharType="end"/>
            </w:r>
          </w:ins>
        </w:p>
        <w:p w14:paraId="0E0E9A12" w14:textId="77777777" w:rsidR="004A659C" w:rsidRDefault="004A659C">
          <w:pPr>
            <w:pStyle w:val="25"/>
            <w:rPr>
              <w:ins w:id="195" w:author="Savinskaya Yulia" w:date="2021-02-25T12:00:00Z"/>
              <w:rFonts w:eastAsiaTheme="minorEastAsia" w:cstheme="minorBidi"/>
              <w:b w:val="0"/>
              <w:noProof/>
              <w:lang w:eastAsia="ru-RU"/>
            </w:rPr>
          </w:pPr>
          <w:ins w:id="196"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"_Toc65146858"</w:instrText>
            </w:r>
            <w:r w:rsidRPr="00C53132">
              <w:rPr>
                <w:rStyle w:val="a8"/>
                <w:noProof/>
              </w:rPr>
              <w:instrText xml:space="preserve"> </w:instrText>
            </w:r>
            <w:r w:rsidRPr="00C53132">
              <w:rPr>
                <w:rStyle w:val="a8"/>
                <w:noProof/>
              </w:rPr>
              <w:fldChar w:fldCharType="separate"/>
            </w:r>
            <w:r w:rsidRPr="00C53132">
              <w:rPr>
                <w:rStyle w:val="a8"/>
                <w:rFonts w:eastAsiaTheme="majorEastAsia" w:cstheme="majorBidi"/>
                <w:noProof/>
              </w:rPr>
              <w:t>5.7</w:t>
            </w:r>
            <w:r>
              <w:rPr>
                <w:rFonts w:eastAsiaTheme="minorEastAsia" w:cstheme="minorBidi"/>
                <w:b w:val="0"/>
                <w:noProof/>
                <w:lang w:eastAsia="ru-RU"/>
              </w:rPr>
              <w:tab/>
            </w:r>
            <w:r w:rsidRPr="00C53132">
              <w:rPr>
                <w:rStyle w:val="a8"/>
                <w:rFonts w:eastAsiaTheme="majorEastAsia" w:cstheme="majorBidi"/>
                <w:noProof/>
              </w:rPr>
              <w:t>Транзакционные данные</w:t>
            </w:r>
            <w:r>
              <w:rPr>
                <w:noProof/>
                <w:webHidden/>
              </w:rPr>
              <w:tab/>
            </w:r>
            <w:r>
              <w:rPr>
                <w:noProof/>
                <w:webHidden/>
              </w:rPr>
              <w:fldChar w:fldCharType="begin"/>
            </w:r>
            <w:r>
              <w:rPr>
                <w:noProof/>
                <w:webHidden/>
              </w:rPr>
              <w:instrText xml:space="preserve"> PAGEREF _Toc65146858 \h </w:instrText>
            </w:r>
          </w:ins>
          <w:r>
            <w:rPr>
              <w:noProof/>
              <w:webHidden/>
            </w:rPr>
          </w:r>
          <w:r>
            <w:rPr>
              <w:noProof/>
              <w:webHidden/>
            </w:rPr>
            <w:fldChar w:fldCharType="separate"/>
          </w:r>
          <w:ins w:id="197" w:author="Savinskaya Yulia" w:date="2021-02-25T12:00:00Z">
            <w:r>
              <w:rPr>
                <w:noProof/>
                <w:webHidden/>
              </w:rPr>
              <w:t>70</w:t>
            </w:r>
            <w:r>
              <w:rPr>
                <w:noProof/>
                <w:webHidden/>
              </w:rPr>
              <w:fldChar w:fldCharType="end"/>
            </w:r>
            <w:r w:rsidRPr="00C53132">
              <w:rPr>
                <w:rStyle w:val="a8"/>
                <w:noProof/>
              </w:rPr>
              <w:fldChar w:fldCharType="end"/>
            </w:r>
          </w:ins>
        </w:p>
        <w:p w14:paraId="61395CCF" w14:textId="77777777" w:rsidR="004A659C" w:rsidRDefault="004A659C">
          <w:pPr>
            <w:pStyle w:val="33"/>
            <w:rPr>
              <w:ins w:id="198" w:author="Savinskaya Yulia" w:date="2021-02-25T12:00:00Z"/>
              <w:rFonts w:eastAsiaTheme="minorEastAsia" w:cstheme="minorBidi"/>
              <w:noProof/>
              <w:lang w:eastAsia="ru-RU"/>
            </w:rPr>
          </w:pPr>
          <w:ins w:id="199"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"_Toc65146859"</w:instrText>
            </w:r>
            <w:r w:rsidRPr="00C53132">
              <w:rPr>
                <w:rStyle w:val="a8"/>
                <w:noProof/>
              </w:rPr>
              <w:instrText xml:space="preserve"> </w:instrText>
            </w:r>
            <w:r w:rsidRPr="00C53132">
              <w:rPr>
                <w:rStyle w:val="a8"/>
                <w:noProof/>
              </w:rPr>
              <w:fldChar w:fldCharType="separate"/>
            </w:r>
            <w:r w:rsidRPr="00C53132">
              <w:rPr>
                <w:rStyle w:val="a8"/>
                <w:caps/>
                <w:noProof/>
              </w:rPr>
              <w:t>5.7.1</w:t>
            </w:r>
            <w:r>
              <w:rPr>
                <w:rFonts w:eastAsiaTheme="minorEastAsia" w:cstheme="minorBidi"/>
                <w:noProof/>
                <w:lang w:eastAsia="ru-RU"/>
              </w:rPr>
              <w:tab/>
            </w:r>
            <w:r w:rsidRPr="00C53132">
              <w:rPr>
                <w:rStyle w:val="a8"/>
                <w:caps/>
                <w:noProof/>
              </w:rPr>
              <w:t>Транзакционные данные бизнес-процесса ПП-10.08.02-</w:t>
            </w:r>
            <w:r w:rsidRPr="00C53132">
              <w:rPr>
                <w:rStyle w:val="a8"/>
                <w:caps/>
                <w:noProof/>
                <w:lang w:val="en-US"/>
              </w:rPr>
              <w:t>ERP</w:t>
            </w:r>
            <w:r w:rsidRPr="00C53132">
              <w:rPr>
                <w:rStyle w:val="a8"/>
                <w:caps/>
                <w:noProof/>
              </w:rPr>
              <w:t xml:space="preserve"> Оперативное управление транспортировкой</w:t>
            </w:r>
            <w:r>
              <w:rPr>
                <w:noProof/>
                <w:webHidden/>
              </w:rPr>
              <w:tab/>
            </w:r>
            <w:r>
              <w:rPr>
                <w:noProof/>
                <w:webHidden/>
              </w:rPr>
              <w:fldChar w:fldCharType="begin"/>
            </w:r>
            <w:r>
              <w:rPr>
                <w:noProof/>
                <w:webHidden/>
              </w:rPr>
              <w:instrText xml:space="preserve"> PAGEREF _Toc65146859 \h </w:instrText>
            </w:r>
          </w:ins>
          <w:r>
            <w:rPr>
              <w:noProof/>
              <w:webHidden/>
            </w:rPr>
          </w:r>
          <w:r>
            <w:rPr>
              <w:noProof/>
              <w:webHidden/>
            </w:rPr>
            <w:fldChar w:fldCharType="separate"/>
          </w:r>
          <w:ins w:id="200" w:author="Savinskaya Yulia" w:date="2021-02-25T12:00:00Z">
            <w:r>
              <w:rPr>
                <w:noProof/>
                <w:webHidden/>
              </w:rPr>
              <w:t>70</w:t>
            </w:r>
            <w:r>
              <w:rPr>
                <w:noProof/>
                <w:webHidden/>
              </w:rPr>
              <w:fldChar w:fldCharType="end"/>
            </w:r>
            <w:r w:rsidRPr="00C53132">
              <w:rPr>
                <w:rStyle w:val="a8"/>
                <w:noProof/>
              </w:rPr>
              <w:fldChar w:fldCharType="end"/>
            </w:r>
          </w:ins>
        </w:p>
        <w:p w14:paraId="70AA5AD8" w14:textId="77777777" w:rsidR="004A659C" w:rsidRDefault="004A659C">
          <w:pPr>
            <w:pStyle w:val="33"/>
            <w:rPr>
              <w:ins w:id="201" w:author="Savinskaya Yulia" w:date="2021-02-25T12:00:00Z"/>
              <w:rFonts w:eastAsiaTheme="minorEastAsia" w:cstheme="minorBidi"/>
              <w:noProof/>
              <w:lang w:eastAsia="ru-RU"/>
            </w:rPr>
          </w:pPr>
          <w:ins w:id="202"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"_Toc65146860"</w:instrText>
            </w:r>
            <w:r w:rsidRPr="00C53132">
              <w:rPr>
                <w:rStyle w:val="a8"/>
                <w:noProof/>
              </w:rPr>
              <w:instrText xml:space="preserve"> </w:instrText>
            </w:r>
            <w:r w:rsidRPr="00C53132">
              <w:rPr>
                <w:rStyle w:val="a8"/>
                <w:noProof/>
              </w:rPr>
              <w:fldChar w:fldCharType="separate"/>
            </w:r>
            <w:r w:rsidRPr="00C53132">
              <w:rPr>
                <w:rStyle w:val="a8"/>
                <w:caps/>
                <w:noProof/>
              </w:rPr>
              <w:t>5.7.2</w:t>
            </w:r>
            <w:r>
              <w:rPr>
                <w:rFonts w:eastAsiaTheme="minorEastAsia" w:cstheme="minorBidi"/>
                <w:noProof/>
                <w:lang w:eastAsia="ru-RU"/>
              </w:rPr>
              <w:tab/>
            </w:r>
            <w:r w:rsidRPr="00C53132">
              <w:rPr>
                <w:rStyle w:val="a8"/>
                <w:caps/>
                <w:noProof/>
              </w:rPr>
              <w:t>Транзакционные данные бизнес-процесса ПП-10.08.03-</w:t>
            </w:r>
            <w:r w:rsidRPr="00C53132">
              <w:rPr>
                <w:rStyle w:val="a8"/>
                <w:caps/>
                <w:noProof/>
                <w:lang w:val="en-US"/>
              </w:rPr>
              <w:t>ERP</w:t>
            </w:r>
            <w:r w:rsidRPr="00C53132">
              <w:rPr>
                <w:rStyle w:val="a8"/>
                <w:caps/>
                <w:noProof/>
              </w:rPr>
              <w:t xml:space="preserve"> Выполнение транспортных работ и работ технологического транспорта</w:t>
            </w:r>
            <w:r>
              <w:rPr>
                <w:noProof/>
                <w:webHidden/>
              </w:rPr>
              <w:tab/>
            </w:r>
            <w:r>
              <w:rPr>
                <w:noProof/>
                <w:webHidden/>
              </w:rPr>
              <w:fldChar w:fldCharType="begin"/>
            </w:r>
            <w:r>
              <w:rPr>
                <w:noProof/>
                <w:webHidden/>
              </w:rPr>
              <w:instrText xml:space="preserve"> PAGEREF _Toc65146860 \h </w:instrText>
            </w:r>
          </w:ins>
          <w:r>
            <w:rPr>
              <w:noProof/>
              <w:webHidden/>
            </w:rPr>
          </w:r>
          <w:r>
            <w:rPr>
              <w:noProof/>
              <w:webHidden/>
            </w:rPr>
            <w:fldChar w:fldCharType="separate"/>
          </w:r>
          <w:ins w:id="203" w:author="Savinskaya Yulia" w:date="2021-02-25T12:00:00Z">
            <w:r>
              <w:rPr>
                <w:noProof/>
                <w:webHidden/>
              </w:rPr>
              <w:t>82</w:t>
            </w:r>
            <w:r>
              <w:rPr>
                <w:noProof/>
                <w:webHidden/>
              </w:rPr>
              <w:fldChar w:fldCharType="end"/>
            </w:r>
            <w:r w:rsidRPr="00C53132">
              <w:rPr>
                <w:rStyle w:val="a8"/>
                <w:noProof/>
              </w:rPr>
              <w:fldChar w:fldCharType="end"/>
            </w:r>
          </w:ins>
        </w:p>
        <w:p w14:paraId="526C1504" w14:textId="77777777" w:rsidR="004A659C" w:rsidRDefault="004A659C">
          <w:pPr>
            <w:pStyle w:val="25"/>
            <w:rPr>
              <w:ins w:id="204" w:author="Savinskaya Yulia" w:date="2021-02-25T12:00:00Z"/>
              <w:rFonts w:eastAsiaTheme="minorEastAsia" w:cstheme="minorBidi"/>
              <w:b w:val="0"/>
              <w:noProof/>
              <w:lang w:eastAsia="ru-RU"/>
            </w:rPr>
          </w:pPr>
          <w:ins w:id="205"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"_Toc65146861"</w:instrText>
            </w:r>
            <w:r w:rsidRPr="00C53132">
              <w:rPr>
                <w:rStyle w:val="a8"/>
                <w:noProof/>
              </w:rPr>
              <w:instrText xml:space="preserve"> </w:instrText>
            </w:r>
            <w:r w:rsidRPr="00C53132">
              <w:rPr>
                <w:rStyle w:val="a8"/>
                <w:noProof/>
              </w:rPr>
              <w:fldChar w:fldCharType="separate"/>
            </w:r>
            <w:r w:rsidRPr="00C53132">
              <w:rPr>
                <w:rStyle w:val="a8"/>
                <w:rFonts w:eastAsiaTheme="majorEastAsia" w:cstheme="majorBidi"/>
                <w:noProof/>
              </w:rPr>
              <w:t>5.8</w:t>
            </w:r>
            <w:r>
              <w:rPr>
                <w:rFonts w:eastAsiaTheme="minorEastAsia" w:cstheme="minorBidi"/>
                <w:b w:val="0"/>
                <w:noProof/>
                <w:lang w:eastAsia="ru-RU"/>
              </w:rPr>
              <w:tab/>
            </w:r>
            <w:r w:rsidRPr="00C53132">
              <w:rPr>
                <w:rStyle w:val="a8"/>
                <w:rFonts w:eastAsiaTheme="majorEastAsia" w:cstheme="majorBidi"/>
                <w:noProof/>
              </w:rPr>
              <w:t>Отчетность и выходные формы</w:t>
            </w:r>
            <w:r>
              <w:rPr>
                <w:noProof/>
                <w:webHidden/>
              </w:rPr>
              <w:tab/>
            </w:r>
            <w:r>
              <w:rPr>
                <w:noProof/>
                <w:webHidden/>
              </w:rPr>
              <w:fldChar w:fldCharType="begin"/>
            </w:r>
            <w:r>
              <w:rPr>
                <w:noProof/>
                <w:webHidden/>
              </w:rPr>
              <w:instrText xml:space="preserve"> PAGEREF _Toc65146861 \h </w:instrText>
            </w:r>
          </w:ins>
          <w:r>
            <w:rPr>
              <w:noProof/>
              <w:webHidden/>
            </w:rPr>
          </w:r>
          <w:r>
            <w:rPr>
              <w:noProof/>
              <w:webHidden/>
            </w:rPr>
            <w:fldChar w:fldCharType="separate"/>
          </w:r>
          <w:ins w:id="206" w:author="Savinskaya Yulia" w:date="2021-02-25T12:00:00Z">
            <w:r>
              <w:rPr>
                <w:noProof/>
                <w:webHidden/>
              </w:rPr>
              <w:t>86</w:t>
            </w:r>
            <w:r>
              <w:rPr>
                <w:noProof/>
                <w:webHidden/>
              </w:rPr>
              <w:fldChar w:fldCharType="end"/>
            </w:r>
            <w:r w:rsidRPr="00C53132">
              <w:rPr>
                <w:rStyle w:val="a8"/>
                <w:noProof/>
              </w:rPr>
              <w:fldChar w:fldCharType="end"/>
            </w:r>
          </w:ins>
        </w:p>
        <w:p w14:paraId="176F20BC" w14:textId="77777777" w:rsidR="004A659C" w:rsidRDefault="004A659C">
          <w:pPr>
            <w:pStyle w:val="33"/>
            <w:rPr>
              <w:ins w:id="207" w:author="Savinskaya Yulia" w:date="2021-02-25T12:00:00Z"/>
              <w:rFonts w:eastAsiaTheme="minorEastAsia" w:cstheme="minorBidi"/>
              <w:noProof/>
              <w:lang w:eastAsia="ru-RU"/>
            </w:rPr>
          </w:pPr>
          <w:ins w:id="208"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"_Toc65146862"</w:instrText>
            </w:r>
            <w:r w:rsidRPr="00C53132">
              <w:rPr>
                <w:rStyle w:val="a8"/>
                <w:noProof/>
              </w:rPr>
              <w:instrText xml:space="preserve"> </w:instrText>
            </w:r>
            <w:r w:rsidRPr="00C53132">
              <w:rPr>
                <w:rStyle w:val="a8"/>
                <w:noProof/>
              </w:rPr>
              <w:fldChar w:fldCharType="separate"/>
            </w:r>
            <w:r w:rsidRPr="00C53132">
              <w:rPr>
                <w:rStyle w:val="a8"/>
                <w:caps/>
                <w:noProof/>
              </w:rPr>
              <w:t>5.8.1</w:t>
            </w:r>
            <w:r>
              <w:rPr>
                <w:rFonts w:eastAsiaTheme="minorEastAsia" w:cstheme="minorBidi"/>
                <w:noProof/>
                <w:lang w:eastAsia="ru-RU"/>
              </w:rPr>
              <w:tab/>
            </w:r>
            <w:r w:rsidRPr="00C53132">
              <w:rPr>
                <w:rStyle w:val="a8"/>
                <w:caps/>
                <w:noProof/>
              </w:rPr>
              <w:t>Отчетность и выходные формы бизнес-процесса ПП-10.06.02-</w:t>
            </w:r>
            <w:r w:rsidRPr="00C53132">
              <w:rPr>
                <w:rStyle w:val="a8"/>
                <w:caps/>
                <w:noProof/>
                <w:lang w:val="en-US"/>
              </w:rPr>
              <w:t>ERP</w:t>
            </w:r>
            <w:r w:rsidRPr="00C53132">
              <w:rPr>
                <w:rStyle w:val="a8"/>
                <w:caps/>
                <w:noProof/>
              </w:rPr>
              <w:t xml:space="preserve"> Оперативное управление транспортировкой</w:t>
            </w:r>
            <w:r>
              <w:rPr>
                <w:noProof/>
                <w:webHidden/>
              </w:rPr>
              <w:tab/>
            </w:r>
            <w:r>
              <w:rPr>
                <w:noProof/>
                <w:webHidden/>
              </w:rPr>
              <w:fldChar w:fldCharType="begin"/>
            </w:r>
            <w:r>
              <w:rPr>
                <w:noProof/>
                <w:webHidden/>
              </w:rPr>
              <w:instrText xml:space="preserve"> PAGEREF _Toc65146862 \h </w:instrText>
            </w:r>
          </w:ins>
          <w:r>
            <w:rPr>
              <w:noProof/>
              <w:webHidden/>
            </w:rPr>
          </w:r>
          <w:r>
            <w:rPr>
              <w:noProof/>
              <w:webHidden/>
            </w:rPr>
            <w:fldChar w:fldCharType="separate"/>
          </w:r>
          <w:ins w:id="209" w:author="Savinskaya Yulia" w:date="2021-02-25T12:00:00Z">
            <w:r>
              <w:rPr>
                <w:noProof/>
                <w:webHidden/>
              </w:rPr>
              <w:t>86</w:t>
            </w:r>
            <w:r>
              <w:rPr>
                <w:noProof/>
                <w:webHidden/>
              </w:rPr>
              <w:fldChar w:fldCharType="end"/>
            </w:r>
            <w:r w:rsidRPr="00C53132">
              <w:rPr>
                <w:rStyle w:val="a8"/>
                <w:noProof/>
              </w:rPr>
              <w:fldChar w:fldCharType="end"/>
            </w:r>
          </w:ins>
        </w:p>
        <w:p w14:paraId="1D477D74" w14:textId="77777777" w:rsidR="004A659C" w:rsidRDefault="004A659C">
          <w:pPr>
            <w:pStyle w:val="33"/>
            <w:rPr>
              <w:ins w:id="210" w:author="Savinskaya Yulia" w:date="2021-02-25T12:00:00Z"/>
              <w:rFonts w:eastAsiaTheme="minorEastAsia" w:cstheme="minorBidi"/>
              <w:noProof/>
              <w:lang w:eastAsia="ru-RU"/>
            </w:rPr>
          </w:pPr>
          <w:ins w:id="211"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"_Toc65146863"</w:instrText>
            </w:r>
            <w:r w:rsidRPr="00C53132">
              <w:rPr>
                <w:rStyle w:val="a8"/>
                <w:noProof/>
              </w:rPr>
              <w:instrText xml:space="preserve"> </w:instrText>
            </w:r>
            <w:r w:rsidRPr="00C53132">
              <w:rPr>
                <w:rStyle w:val="a8"/>
                <w:noProof/>
              </w:rPr>
              <w:fldChar w:fldCharType="separate"/>
            </w:r>
            <w:r w:rsidRPr="00C53132">
              <w:rPr>
                <w:rStyle w:val="a8"/>
                <w:caps/>
                <w:noProof/>
              </w:rPr>
              <w:t>5.8.3 Отчетность и выходные формы бизнес-процесса ПП-10.06.03-</w:t>
            </w:r>
            <w:r w:rsidRPr="00C53132">
              <w:rPr>
                <w:rStyle w:val="a8"/>
                <w:caps/>
                <w:noProof/>
                <w:lang w:val="en-US"/>
              </w:rPr>
              <w:t>ERP</w:t>
            </w:r>
            <w:r w:rsidRPr="00C53132">
              <w:rPr>
                <w:rStyle w:val="a8"/>
                <w:caps/>
                <w:noProof/>
              </w:rPr>
              <w:t xml:space="preserve"> Выполнение транспортных работ и работ технологического транспорта</w:t>
            </w:r>
            <w:r>
              <w:rPr>
                <w:noProof/>
                <w:webHidden/>
              </w:rPr>
              <w:tab/>
            </w:r>
            <w:r>
              <w:rPr>
                <w:noProof/>
                <w:webHidden/>
              </w:rPr>
              <w:fldChar w:fldCharType="begin"/>
            </w:r>
            <w:r>
              <w:rPr>
                <w:noProof/>
                <w:webHidden/>
              </w:rPr>
              <w:instrText xml:space="preserve"> PAGEREF _Toc65146863 \h </w:instrText>
            </w:r>
          </w:ins>
          <w:r>
            <w:rPr>
              <w:noProof/>
              <w:webHidden/>
            </w:rPr>
          </w:r>
          <w:r>
            <w:rPr>
              <w:noProof/>
              <w:webHidden/>
            </w:rPr>
            <w:fldChar w:fldCharType="separate"/>
          </w:r>
          <w:ins w:id="212" w:author="Savinskaya Yulia" w:date="2021-02-25T12:00:00Z">
            <w:r>
              <w:rPr>
                <w:noProof/>
                <w:webHidden/>
              </w:rPr>
              <w:t>87</w:t>
            </w:r>
            <w:r>
              <w:rPr>
                <w:noProof/>
                <w:webHidden/>
              </w:rPr>
              <w:fldChar w:fldCharType="end"/>
            </w:r>
            <w:r w:rsidRPr="00C53132">
              <w:rPr>
                <w:rStyle w:val="a8"/>
                <w:noProof/>
              </w:rPr>
              <w:fldChar w:fldCharType="end"/>
            </w:r>
          </w:ins>
        </w:p>
        <w:p w14:paraId="5AA4849C" w14:textId="77777777" w:rsidR="004A659C" w:rsidRDefault="004A659C">
          <w:pPr>
            <w:pStyle w:val="25"/>
            <w:rPr>
              <w:ins w:id="213" w:author="Savinskaya Yulia" w:date="2021-02-25T12:00:00Z"/>
              <w:rFonts w:eastAsiaTheme="minorEastAsia" w:cstheme="minorBidi"/>
              <w:b w:val="0"/>
              <w:noProof/>
              <w:lang w:eastAsia="ru-RU"/>
            </w:rPr>
          </w:pPr>
          <w:ins w:id="214"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"_Toc65146864"</w:instrText>
            </w:r>
            <w:r w:rsidRPr="00C53132">
              <w:rPr>
                <w:rStyle w:val="a8"/>
                <w:noProof/>
              </w:rPr>
              <w:instrText xml:space="preserve"> </w:instrText>
            </w:r>
            <w:r w:rsidRPr="00C53132">
              <w:rPr>
                <w:rStyle w:val="a8"/>
                <w:noProof/>
              </w:rPr>
              <w:fldChar w:fldCharType="separate"/>
            </w:r>
            <w:r w:rsidRPr="00C53132">
              <w:rPr>
                <w:rStyle w:val="a8"/>
                <w:rFonts w:eastAsiaTheme="majorEastAsia" w:cstheme="majorBidi"/>
                <w:noProof/>
              </w:rPr>
              <w:t>5.9</w:t>
            </w:r>
            <w:r>
              <w:rPr>
                <w:rFonts w:eastAsiaTheme="minorEastAsia" w:cstheme="minorBidi"/>
                <w:b w:val="0"/>
                <w:noProof/>
                <w:lang w:eastAsia="ru-RU"/>
              </w:rPr>
              <w:tab/>
            </w:r>
            <w:r w:rsidRPr="00C53132">
              <w:rPr>
                <w:rStyle w:val="a8"/>
                <w:rFonts w:eastAsiaTheme="majorEastAsia" w:cstheme="majorBidi"/>
                <w:noProof/>
              </w:rPr>
              <w:t>Перечень доработок, Разработок и интеграция (интерфейсы)</w:t>
            </w:r>
            <w:r>
              <w:rPr>
                <w:noProof/>
                <w:webHidden/>
              </w:rPr>
              <w:tab/>
            </w:r>
            <w:r>
              <w:rPr>
                <w:noProof/>
                <w:webHidden/>
              </w:rPr>
              <w:fldChar w:fldCharType="begin"/>
            </w:r>
            <w:r>
              <w:rPr>
                <w:noProof/>
                <w:webHidden/>
              </w:rPr>
              <w:instrText xml:space="preserve"> PAGEREF _Toc65146864 \h </w:instrText>
            </w:r>
          </w:ins>
          <w:r>
            <w:rPr>
              <w:noProof/>
              <w:webHidden/>
            </w:rPr>
          </w:r>
          <w:r>
            <w:rPr>
              <w:noProof/>
              <w:webHidden/>
            </w:rPr>
            <w:fldChar w:fldCharType="separate"/>
          </w:r>
          <w:ins w:id="215" w:author="Savinskaya Yulia" w:date="2021-02-25T12:00:00Z">
            <w:r>
              <w:rPr>
                <w:noProof/>
                <w:webHidden/>
              </w:rPr>
              <w:t>89</w:t>
            </w:r>
            <w:r>
              <w:rPr>
                <w:noProof/>
                <w:webHidden/>
              </w:rPr>
              <w:fldChar w:fldCharType="end"/>
            </w:r>
            <w:r w:rsidRPr="00C53132">
              <w:rPr>
                <w:rStyle w:val="a8"/>
                <w:noProof/>
              </w:rPr>
              <w:fldChar w:fldCharType="end"/>
            </w:r>
          </w:ins>
        </w:p>
        <w:p w14:paraId="74803AB9" w14:textId="77777777" w:rsidR="004A659C" w:rsidRDefault="004A659C">
          <w:pPr>
            <w:pStyle w:val="33"/>
            <w:rPr>
              <w:ins w:id="216" w:author="Savinskaya Yulia" w:date="2021-02-25T12:00:00Z"/>
              <w:rFonts w:eastAsiaTheme="minorEastAsia" w:cstheme="minorBidi"/>
              <w:noProof/>
              <w:lang w:eastAsia="ru-RU"/>
            </w:rPr>
          </w:pPr>
          <w:ins w:id="217"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"_Toc65146865"</w:instrText>
            </w:r>
            <w:r w:rsidRPr="00C53132">
              <w:rPr>
                <w:rStyle w:val="a8"/>
                <w:noProof/>
              </w:rPr>
              <w:instrText xml:space="preserve"> </w:instrText>
            </w:r>
            <w:r w:rsidRPr="00C53132">
              <w:rPr>
                <w:rStyle w:val="a8"/>
                <w:noProof/>
              </w:rPr>
              <w:fldChar w:fldCharType="separate"/>
            </w:r>
            <w:r w:rsidRPr="00C53132">
              <w:rPr>
                <w:rStyle w:val="a8"/>
                <w:caps/>
                <w:noProof/>
              </w:rPr>
              <w:t>5.9.1</w:t>
            </w:r>
            <w:r>
              <w:rPr>
                <w:rFonts w:eastAsiaTheme="minorEastAsia" w:cstheme="minorBidi"/>
                <w:noProof/>
                <w:lang w:eastAsia="ru-RU"/>
              </w:rPr>
              <w:tab/>
            </w:r>
            <w:r w:rsidRPr="00C53132">
              <w:rPr>
                <w:rStyle w:val="a8"/>
                <w:caps/>
                <w:noProof/>
              </w:rPr>
              <w:t>Перечень доработок, разработок и интеграция бизнес-процесса ПП-10.06.02-</w:t>
            </w:r>
            <w:r w:rsidRPr="00C53132">
              <w:rPr>
                <w:rStyle w:val="a8"/>
                <w:caps/>
                <w:noProof/>
                <w:lang w:val="en-US"/>
              </w:rPr>
              <w:t>ERP</w:t>
            </w:r>
            <w:r w:rsidRPr="00C53132">
              <w:rPr>
                <w:rStyle w:val="a8"/>
                <w:caps/>
                <w:noProof/>
              </w:rPr>
              <w:t xml:space="preserve"> Оперативное управление транспортировкой</w:t>
            </w:r>
            <w:r>
              <w:rPr>
                <w:noProof/>
                <w:webHidden/>
              </w:rPr>
              <w:tab/>
            </w:r>
            <w:r>
              <w:rPr>
                <w:noProof/>
                <w:webHidden/>
              </w:rPr>
              <w:fldChar w:fldCharType="begin"/>
            </w:r>
            <w:r>
              <w:rPr>
                <w:noProof/>
                <w:webHidden/>
              </w:rPr>
              <w:instrText xml:space="preserve"> PAGEREF _Toc65146865 \h </w:instrText>
            </w:r>
          </w:ins>
          <w:r>
            <w:rPr>
              <w:noProof/>
              <w:webHidden/>
            </w:rPr>
          </w:r>
          <w:r>
            <w:rPr>
              <w:noProof/>
              <w:webHidden/>
            </w:rPr>
            <w:fldChar w:fldCharType="separate"/>
          </w:r>
          <w:ins w:id="218" w:author="Savinskaya Yulia" w:date="2021-02-25T12:00:00Z">
            <w:r>
              <w:rPr>
                <w:noProof/>
                <w:webHidden/>
              </w:rPr>
              <w:t>89</w:t>
            </w:r>
            <w:r>
              <w:rPr>
                <w:noProof/>
                <w:webHidden/>
              </w:rPr>
              <w:fldChar w:fldCharType="end"/>
            </w:r>
            <w:r w:rsidRPr="00C53132">
              <w:rPr>
                <w:rStyle w:val="a8"/>
                <w:noProof/>
              </w:rPr>
              <w:fldChar w:fldCharType="end"/>
            </w:r>
          </w:ins>
        </w:p>
        <w:p w14:paraId="7659B42E" w14:textId="77777777" w:rsidR="004A659C" w:rsidRDefault="004A659C">
          <w:pPr>
            <w:pStyle w:val="33"/>
            <w:rPr>
              <w:ins w:id="219" w:author="Savinskaya Yulia" w:date="2021-02-25T12:00:00Z"/>
              <w:rFonts w:eastAsiaTheme="minorEastAsia" w:cstheme="minorBidi"/>
              <w:noProof/>
              <w:lang w:eastAsia="ru-RU"/>
            </w:rPr>
          </w:pPr>
          <w:ins w:id="220"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"_Toc65146866"</w:instrText>
            </w:r>
            <w:r w:rsidRPr="00C53132">
              <w:rPr>
                <w:rStyle w:val="a8"/>
                <w:noProof/>
              </w:rPr>
              <w:instrText xml:space="preserve"> </w:instrText>
            </w:r>
            <w:r w:rsidRPr="00C53132">
              <w:rPr>
                <w:rStyle w:val="a8"/>
                <w:noProof/>
              </w:rPr>
              <w:fldChar w:fldCharType="separate"/>
            </w:r>
            <w:r w:rsidRPr="00C53132">
              <w:rPr>
                <w:rStyle w:val="a8"/>
                <w:caps/>
                <w:noProof/>
              </w:rPr>
              <w:t>5.9.2</w:t>
            </w:r>
            <w:r>
              <w:rPr>
                <w:rFonts w:eastAsiaTheme="minorEastAsia" w:cstheme="minorBidi"/>
                <w:noProof/>
                <w:lang w:eastAsia="ru-RU"/>
              </w:rPr>
              <w:tab/>
            </w:r>
            <w:r w:rsidRPr="00C53132">
              <w:rPr>
                <w:rStyle w:val="a8"/>
                <w:caps/>
                <w:noProof/>
              </w:rPr>
              <w:t>Перечень доработок, разработок и интеграция бизнес-процесса ПП-10.06.03-</w:t>
            </w:r>
            <w:r w:rsidRPr="00C53132">
              <w:rPr>
                <w:rStyle w:val="a8"/>
                <w:caps/>
                <w:noProof/>
                <w:lang w:val="en-US"/>
              </w:rPr>
              <w:t>ERP</w:t>
            </w:r>
            <w:r w:rsidRPr="00C53132">
              <w:rPr>
                <w:rStyle w:val="a8"/>
                <w:caps/>
                <w:noProof/>
              </w:rPr>
              <w:t xml:space="preserve"> Выполнение транспортных работ и работ технологического транспорта</w:t>
            </w:r>
            <w:r>
              <w:rPr>
                <w:noProof/>
                <w:webHidden/>
              </w:rPr>
              <w:tab/>
            </w:r>
            <w:r>
              <w:rPr>
                <w:noProof/>
                <w:webHidden/>
              </w:rPr>
              <w:fldChar w:fldCharType="begin"/>
            </w:r>
            <w:r>
              <w:rPr>
                <w:noProof/>
                <w:webHidden/>
              </w:rPr>
              <w:instrText xml:space="preserve"> PAGEREF _Toc65146866 \h </w:instrText>
            </w:r>
          </w:ins>
          <w:r>
            <w:rPr>
              <w:noProof/>
              <w:webHidden/>
            </w:rPr>
          </w:r>
          <w:r>
            <w:rPr>
              <w:noProof/>
              <w:webHidden/>
            </w:rPr>
            <w:fldChar w:fldCharType="separate"/>
          </w:r>
          <w:ins w:id="221" w:author="Savinskaya Yulia" w:date="2021-02-25T12:00:00Z">
            <w:r>
              <w:rPr>
                <w:noProof/>
                <w:webHidden/>
              </w:rPr>
              <w:t>90</w:t>
            </w:r>
            <w:r>
              <w:rPr>
                <w:noProof/>
                <w:webHidden/>
              </w:rPr>
              <w:fldChar w:fldCharType="end"/>
            </w:r>
            <w:r w:rsidRPr="00C53132">
              <w:rPr>
                <w:rStyle w:val="a8"/>
                <w:noProof/>
              </w:rPr>
              <w:fldChar w:fldCharType="end"/>
            </w:r>
          </w:ins>
        </w:p>
        <w:p w14:paraId="6A6234FB" w14:textId="77777777" w:rsidR="004A659C" w:rsidRDefault="004A659C">
          <w:pPr>
            <w:pStyle w:val="25"/>
            <w:rPr>
              <w:ins w:id="222" w:author="Savinskaya Yulia" w:date="2021-02-25T12:00:00Z"/>
              <w:rFonts w:eastAsiaTheme="minorEastAsia" w:cstheme="minorBidi"/>
              <w:b w:val="0"/>
              <w:noProof/>
              <w:lang w:eastAsia="ru-RU"/>
            </w:rPr>
          </w:pPr>
          <w:ins w:id="223"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"_Toc65146867"</w:instrText>
            </w:r>
            <w:r w:rsidRPr="00C53132">
              <w:rPr>
                <w:rStyle w:val="a8"/>
                <w:noProof/>
              </w:rPr>
              <w:instrText xml:space="preserve"> </w:instrText>
            </w:r>
            <w:r w:rsidRPr="00C53132">
              <w:rPr>
                <w:rStyle w:val="a8"/>
                <w:noProof/>
              </w:rPr>
              <w:fldChar w:fldCharType="separate"/>
            </w:r>
            <w:r w:rsidRPr="00C53132">
              <w:rPr>
                <w:rStyle w:val="a8"/>
                <w:rFonts w:eastAsiaTheme="majorEastAsia" w:cstheme="majorBidi"/>
                <w:noProof/>
              </w:rPr>
              <w:t>5.10</w:t>
            </w:r>
            <w:r>
              <w:rPr>
                <w:rFonts w:eastAsiaTheme="minorEastAsia" w:cstheme="minorBidi"/>
                <w:b w:val="0"/>
                <w:noProof/>
                <w:lang w:eastAsia="ru-RU"/>
              </w:rPr>
              <w:tab/>
            </w:r>
            <w:r w:rsidRPr="00C53132">
              <w:rPr>
                <w:rStyle w:val="a8"/>
                <w:rFonts w:eastAsiaTheme="majorEastAsia" w:cstheme="majorBidi"/>
                <w:noProof/>
              </w:rPr>
              <w:t>Особенности технической реализации</w:t>
            </w:r>
            <w:r>
              <w:rPr>
                <w:noProof/>
                <w:webHidden/>
              </w:rPr>
              <w:tab/>
            </w:r>
            <w:r>
              <w:rPr>
                <w:noProof/>
                <w:webHidden/>
              </w:rPr>
              <w:fldChar w:fldCharType="begin"/>
            </w:r>
            <w:r>
              <w:rPr>
                <w:noProof/>
                <w:webHidden/>
              </w:rPr>
              <w:instrText xml:space="preserve"> PAGEREF _Toc65146867 \h </w:instrText>
            </w:r>
          </w:ins>
          <w:r>
            <w:rPr>
              <w:noProof/>
              <w:webHidden/>
            </w:rPr>
          </w:r>
          <w:r>
            <w:rPr>
              <w:noProof/>
              <w:webHidden/>
            </w:rPr>
            <w:fldChar w:fldCharType="separate"/>
          </w:r>
          <w:ins w:id="224" w:author="Savinskaya Yulia" w:date="2021-02-25T12:00:00Z">
            <w:r>
              <w:rPr>
                <w:noProof/>
                <w:webHidden/>
              </w:rPr>
              <w:t>91</w:t>
            </w:r>
            <w:r>
              <w:rPr>
                <w:noProof/>
                <w:webHidden/>
              </w:rPr>
              <w:fldChar w:fldCharType="end"/>
            </w:r>
            <w:r w:rsidRPr="00C53132">
              <w:rPr>
                <w:rStyle w:val="a8"/>
                <w:noProof/>
              </w:rPr>
              <w:fldChar w:fldCharType="end"/>
            </w:r>
          </w:ins>
        </w:p>
        <w:p w14:paraId="54976D28" w14:textId="77777777" w:rsidR="004A659C" w:rsidRDefault="004A659C">
          <w:pPr>
            <w:pStyle w:val="33"/>
            <w:rPr>
              <w:ins w:id="225" w:author="Savinskaya Yulia" w:date="2021-02-25T12:00:00Z"/>
              <w:rFonts w:eastAsiaTheme="minorEastAsia" w:cstheme="minorBidi"/>
              <w:noProof/>
              <w:lang w:eastAsia="ru-RU"/>
            </w:rPr>
          </w:pPr>
          <w:ins w:id="226"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"_Toc65146868"</w:instrText>
            </w:r>
            <w:r w:rsidRPr="00C53132">
              <w:rPr>
                <w:rStyle w:val="a8"/>
                <w:noProof/>
              </w:rPr>
              <w:instrText xml:space="preserve"> </w:instrText>
            </w:r>
            <w:r w:rsidRPr="00C53132">
              <w:rPr>
                <w:rStyle w:val="a8"/>
                <w:noProof/>
              </w:rPr>
              <w:fldChar w:fldCharType="separate"/>
            </w:r>
            <w:r w:rsidRPr="00C53132">
              <w:rPr>
                <w:rStyle w:val="a8"/>
                <w:caps/>
                <w:noProof/>
              </w:rPr>
              <w:t>5.10.1</w:t>
            </w:r>
            <w:r>
              <w:rPr>
                <w:rFonts w:eastAsiaTheme="minorEastAsia" w:cstheme="minorBidi"/>
                <w:noProof/>
                <w:lang w:eastAsia="ru-RU"/>
              </w:rPr>
              <w:tab/>
            </w:r>
            <w:r w:rsidRPr="00C53132">
              <w:rPr>
                <w:rStyle w:val="a8"/>
                <w:caps/>
                <w:noProof/>
              </w:rPr>
              <w:t>Особенности технической реализации бизнес-процесса ПП-10.06.02-</w:t>
            </w:r>
            <w:r w:rsidRPr="00C53132">
              <w:rPr>
                <w:rStyle w:val="a8"/>
                <w:caps/>
                <w:noProof/>
                <w:lang w:val="en-US"/>
              </w:rPr>
              <w:t>ERP</w:t>
            </w:r>
            <w:r w:rsidRPr="00C53132">
              <w:rPr>
                <w:rStyle w:val="a8"/>
                <w:caps/>
                <w:noProof/>
              </w:rPr>
              <w:t xml:space="preserve"> Оперативное управление транспортировкой</w:t>
            </w:r>
            <w:r>
              <w:rPr>
                <w:noProof/>
                <w:webHidden/>
              </w:rPr>
              <w:tab/>
            </w:r>
            <w:r>
              <w:rPr>
                <w:noProof/>
                <w:webHidden/>
              </w:rPr>
              <w:fldChar w:fldCharType="begin"/>
            </w:r>
            <w:r>
              <w:rPr>
                <w:noProof/>
                <w:webHidden/>
              </w:rPr>
              <w:instrText xml:space="preserve"> PAGEREF _Toc65146868 \h </w:instrText>
            </w:r>
          </w:ins>
          <w:r>
            <w:rPr>
              <w:noProof/>
              <w:webHidden/>
            </w:rPr>
          </w:r>
          <w:r>
            <w:rPr>
              <w:noProof/>
              <w:webHidden/>
            </w:rPr>
            <w:fldChar w:fldCharType="separate"/>
          </w:r>
          <w:ins w:id="227" w:author="Savinskaya Yulia" w:date="2021-02-25T12:00:00Z">
            <w:r>
              <w:rPr>
                <w:noProof/>
                <w:webHidden/>
              </w:rPr>
              <w:t>91</w:t>
            </w:r>
            <w:r>
              <w:rPr>
                <w:noProof/>
                <w:webHidden/>
              </w:rPr>
              <w:fldChar w:fldCharType="end"/>
            </w:r>
            <w:r w:rsidRPr="00C53132">
              <w:rPr>
                <w:rStyle w:val="a8"/>
                <w:noProof/>
              </w:rPr>
              <w:fldChar w:fldCharType="end"/>
            </w:r>
          </w:ins>
        </w:p>
        <w:p w14:paraId="5043678E" w14:textId="77777777" w:rsidR="004A659C" w:rsidRDefault="004A659C">
          <w:pPr>
            <w:pStyle w:val="33"/>
            <w:rPr>
              <w:ins w:id="228" w:author="Savinskaya Yulia" w:date="2021-02-25T12:00:00Z"/>
              <w:rFonts w:eastAsiaTheme="minorEastAsia" w:cstheme="minorBidi"/>
              <w:noProof/>
              <w:lang w:eastAsia="ru-RU"/>
            </w:rPr>
          </w:pPr>
          <w:ins w:id="229"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"_Toc65146869"</w:instrText>
            </w:r>
            <w:r w:rsidRPr="00C53132">
              <w:rPr>
                <w:rStyle w:val="a8"/>
                <w:noProof/>
              </w:rPr>
              <w:instrText xml:space="preserve"> </w:instrText>
            </w:r>
            <w:r w:rsidRPr="00C53132">
              <w:rPr>
                <w:rStyle w:val="a8"/>
                <w:noProof/>
              </w:rPr>
              <w:fldChar w:fldCharType="separate"/>
            </w:r>
            <w:r w:rsidRPr="00C53132">
              <w:rPr>
                <w:rStyle w:val="a8"/>
                <w:caps/>
                <w:noProof/>
              </w:rPr>
              <w:t>5.10.2</w:t>
            </w:r>
            <w:r>
              <w:rPr>
                <w:rFonts w:eastAsiaTheme="minorEastAsia" w:cstheme="minorBidi"/>
                <w:noProof/>
                <w:lang w:eastAsia="ru-RU"/>
              </w:rPr>
              <w:tab/>
            </w:r>
            <w:r w:rsidRPr="00C53132">
              <w:rPr>
                <w:rStyle w:val="a8"/>
                <w:caps/>
                <w:noProof/>
              </w:rPr>
              <w:t>Особенности технической реализации бизнес-процесса ПП-10.06.03-</w:t>
            </w:r>
            <w:r w:rsidRPr="00C53132">
              <w:rPr>
                <w:rStyle w:val="a8"/>
                <w:caps/>
                <w:noProof/>
                <w:lang w:val="en-US"/>
              </w:rPr>
              <w:t>ERP</w:t>
            </w:r>
            <w:r w:rsidRPr="00C53132">
              <w:rPr>
                <w:rStyle w:val="a8"/>
                <w:caps/>
                <w:noProof/>
              </w:rPr>
              <w:t xml:space="preserve"> Выполнение транспортных работ и работ технологического транспорта</w:t>
            </w:r>
            <w:r>
              <w:rPr>
                <w:noProof/>
                <w:webHidden/>
              </w:rPr>
              <w:tab/>
            </w:r>
            <w:r>
              <w:rPr>
                <w:noProof/>
                <w:webHidden/>
              </w:rPr>
              <w:fldChar w:fldCharType="begin"/>
            </w:r>
            <w:r>
              <w:rPr>
                <w:noProof/>
                <w:webHidden/>
              </w:rPr>
              <w:instrText xml:space="preserve"> PAGEREF _Toc65146869 \h </w:instrText>
            </w:r>
          </w:ins>
          <w:r>
            <w:rPr>
              <w:noProof/>
              <w:webHidden/>
            </w:rPr>
          </w:r>
          <w:r>
            <w:rPr>
              <w:noProof/>
              <w:webHidden/>
            </w:rPr>
            <w:fldChar w:fldCharType="separate"/>
          </w:r>
          <w:ins w:id="230" w:author="Savinskaya Yulia" w:date="2021-02-25T12:00:00Z">
            <w:r>
              <w:rPr>
                <w:noProof/>
                <w:webHidden/>
              </w:rPr>
              <w:t>95</w:t>
            </w:r>
            <w:r>
              <w:rPr>
                <w:noProof/>
                <w:webHidden/>
              </w:rPr>
              <w:fldChar w:fldCharType="end"/>
            </w:r>
            <w:r w:rsidRPr="00C53132">
              <w:rPr>
                <w:rStyle w:val="a8"/>
                <w:noProof/>
              </w:rPr>
              <w:fldChar w:fldCharType="end"/>
            </w:r>
          </w:ins>
        </w:p>
        <w:p w14:paraId="44E88C20" w14:textId="77777777" w:rsidR="004A659C" w:rsidRDefault="004A659C">
          <w:pPr>
            <w:pStyle w:val="15"/>
            <w:rPr>
              <w:ins w:id="231" w:author="Savinskaya Yulia" w:date="2021-02-25T12:00:00Z"/>
              <w:rFonts w:asciiTheme="minorHAnsi" w:eastAsiaTheme="minorEastAsia" w:hAnsiTheme="minorHAnsi" w:cstheme="minorBidi"/>
              <w:b w:val="0"/>
              <w:sz w:val="22"/>
              <w:szCs w:val="22"/>
              <w:lang w:eastAsia="ru-RU"/>
            </w:rPr>
          </w:pPr>
          <w:ins w:id="232" w:author="Savinskaya Yulia" w:date="2021-02-25T12:00:00Z">
            <w:r w:rsidRPr="00C53132">
              <w:rPr>
                <w:rStyle w:val="a8"/>
              </w:rPr>
              <w:lastRenderedPageBreak/>
              <w:fldChar w:fldCharType="begin"/>
            </w:r>
            <w:r w:rsidRPr="00C53132">
              <w:rPr>
                <w:rStyle w:val="a8"/>
              </w:rPr>
              <w:instrText xml:space="preserve"> </w:instrText>
            </w:r>
            <w:r>
              <w:instrText>HYPERLINK \l "_Toc65146870"</w:instrText>
            </w:r>
            <w:r w:rsidRPr="00C53132">
              <w:rPr>
                <w:rStyle w:val="a8"/>
              </w:rPr>
              <w:instrText xml:space="preserve"> </w:instrText>
            </w:r>
            <w:r w:rsidRPr="00C53132">
              <w:rPr>
                <w:rStyle w:val="a8"/>
              </w:rPr>
              <w:fldChar w:fldCharType="separate"/>
            </w:r>
            <w:r w:rsidRPr="00C53132">
              <w:rPr>
                <w:rStyle w:val="a8"/>
              </w:rPr>
              <w:t>6</w:t>
            </w:r>
            <w:r>
              <w:rPr>
                <w:rFonts w:asciiTheme="minorHAnsi" w:eastAsiaTheme="minorEastAsia" w:hAnsiTheme="minorHAnsi" w:cstheme="minorBidi"/>
                <w:b w:val="0"/>
                <w:sz w:val="22"/>
                <w:szCs w:val="22"/>
                <w:lang w:eastAsia="ru-RU"/>
              </w:rPr>
              <w:tab/>
            </w:r>
            <w:r w:rsidRPr="00C53132">
              <w:rPr>
                <w:rStyle w:val="a8"/>
              </w:rPr>
              <w:t>Информационная Безопасность</w:t>
            </w:r>
            <w:r>
              <w:rPr>
                <w:webHidden/>
              </w:rPr>
              <w:tab/>
            </w:r>
            <w:r>
              <w:rPr>
                <w:webHidden/>
              </w:rPr>
              <w:fldChar w:fldCharType="begin"/>
            </w:r>
            <w:r>
              <w:rPr>
                <w:webHidden/>
              </w:rPr>
              <w:instrText xml:space="preserve"> PAGEREF _Toc65146870 \h </w:instrText>
            </w:r>
          </w:ins>
          <w:r>
            <w:rPr>
              <w:webHidden/>
            </w:rPr>
          </w:r>
          <w:r>
            <w:rPr>
              <w:webHidden/>
            </w:rPr>
            <w:fldChar w:fldCharType="separate"/>
          </w:r>
          <w:ins w:id="233" w:author="Savinskaya Yulia" w:date="2021-02-25T12:00:00Z">
            <w:r>
              <w:rPr>
                <w:webHidden/>
              </w:rPr>
              <w:t>103</w:t>
            </w:r>
            <w:r>
              <w:rPr>
                <w:webHidden/>
              </w:rPr>
              <w:fldChar w:fldCharType="end"/>
            </w:r>
            <w:r w:rsidRPr="00C53132">
              <w:rPr>
                <w:rStyle w:val="a8"/>
              </w:rPr>
              <w:fldChar w:fldCharType="end"/>
            </w:r>
          </w:ins>
        </w:p>
        <w:p w14:paraId="285483CA" w14:textId="77777777" w:rsidR="004A659C" w:rsidRDefault="004A659C">
          <w:pPr>
            <w:pStyle w:val="15"/>
            <w:rPr>
              <w:ins w:id="234" w:author="Savinskaya Yulia" w:date="2021-02-25T12:00:00Z"/>
              <w:rFonts w:asciiTheme="minorHAnsi" w:eastAsiaTheme="minorEastAsia" w:hAnsiTheme="minorHAnsi" w:cstheme="minorBidi"/>
              <w:b w:val="0"/>
              <w:sz w:val="22"/>
              <w:szCs w:val="22"/>
              <w:lang w:eastAsia="ru-RU"/>
            </w:rPr>
          </w:pPr>
          <w:ins w:id="235" w:author="Savinskaya Yulia" w:date="2021-02-25T12:00:00Z">
            <w:r w:rsidRPr="00C53132">
              <w:rPr>
                <w:rStyle w:val="a8"/>
              </w:rPr>
              <w:fldChar w:fldCharType="begin"/>
            </w:r>
            <w:r w:rsidRPr="00C53132">
              <w:rPr>
                <w:rStyle w:val="a8"/>
              </w:rPr>
              <w:instrText xml:space="preserve"> </w:instrText>
            </w:r>
            <w:r>
              <w:instrText>HYPERLINK \l "_Toc65146871"</w:instrText>
            </w:r>
            <w:r w:rsidRPr="00C53132">
              <w:rPr>
                <w:rStyle w:val="a8"/>
              </w:rPr>
              <w:instrText xml:space="preserve"> </w:instrText>
            </w:r>
            <w:r w:rsidRPr="00C53132">
              <w:rPr>
                <w:rStyle w:val="a8"/>
              </w:rPr>
              <w:fldChar w:fldCharType="separate"/>
            </w:r>
            <w:r w:rsidRPr="00C53132">
              <w:rPr>
                <w:rStyle w:val="a8"/>
                <w:rFonts w:eastAsia="Calibri"/>
              </w:rPr>
              <w:t>7</w:t>
            </w:r>
            <w:r>
              <w:rPr>
                <w:rFonts w:asciiTheme="minorHAnsi" w:eastAsiaTheme="minorEastAsia" w:hAnsiTheme="minorHAnsi" w:cstheme="minorBidi"/>
                <w:b w:val="0"/>
                <w:sz w:val="22"/>
                <w:szCs w:val="22"/>
                <w:lang w:eastAsia="ru-RU"/>
              </w:rPr>
              <w:tab/>
            </w:r>
            <w:r w:rsidRPr="00C53132">
              <w:rPr>
                <w:rStyle w:val="a8"/>
                <w:rFonts w:eastAsia="Calibri"/>
              </w:rPr>
              <w:t>Организационные изменения</w:t>
            </w:r>
            <w:r>
              <w:rPr>
                <w:webHidden/>
              </w:rPr>
              <w:tab/>
            </w:r>
            <w:r>
              <w:rPr>
                <w:webHidden/>
              </w:rPr>
              <w:fldChar w:fldCharType="begin"/>
            </w:r>
            <w:r>
              <w:rPr>
                <w:webHidden/>
              </w:rPr>
              <w:instrText xml:space="preserve"> PAGEREF _Toc65146871 \h </w:instrText>
            </w:r>
          </w:ins>
          <w:r>
            <w:rPr>
              <w:webHidden/>
            </w:rPr>
          </w:r>
          <w:r>
            <w:rPr>
              <w:webHidden/>
            </w:rPr>
            <w:fldChar w:fldCharType="separate"/>
          </w:r>
          <w:ins w:id="236" w:author="Savinskaya Yulia" w:date="2021-02-25T12:00:00Z">
            <w:r>
              <w:rPr>
                <w:webHidden/>
              </w:rPr>
              <w:t>104</w:t>
            </w:r>
            <w:r>
              <w:rPr>
                <w:webHidden/>
              </w:rPr>
              <w:fldChar w:fldCharType="end"/>
            </w:r>
            <w:r w:rsidRPr="00C53132">
              <w:rPr>
                <w:rStyle w:val="a8"/>
              </w:rPr>
              <w:fldChar w:fldCharType="end"/>
            </w:r>
          </w:ins>
        </w:p>
        <w:p w14:paraId="4D509FE5" w14:textId="77777777" w:rsidR="004A659C" w:rsidRDefault="004A659C">
          <w:pPr>
            <w:pStyle w:val="25"/>
            <w:rPr>
              <w:ins w:id="237" w:author="Savinskaya Yulia" w:date="2021-02-25T12:00:00Z"/>
              <w:rFonts w:eastAsiaTheme="minorEastAsia" w:cstheme="minorBidi"/>
              <w:b w:val="0"/>
              <w:noProof/>
              <w:lang w:eastAsia="ru-RU"/>
            </w:rPr>
          </w:pPr>
          <w:ins w:id="238"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"_Toc65146872"</w:instrText>
            </w:r>
            <w:r w:rsidRPr="00C53132">
              <w:rPr>
                <w:rStyle w:val="a8"/>
                <w:noProof/>
              </w:rPr>
              <w:instrText xml:space="preserve"> </w:instrText>
            </w:r>
            <w:r w:rsidRPr="00C53132">
              <w:rPr>
                <w:rStyle w:val="a8"/>
                <w:noProof/>
              </w:rPr>
              <w:fldChar w:fldCharType="separate"/>
            </w:r>
            <w:r w:rsidRPr="00C53132">
              <w:rPr>
                <w:rStyle w:val="a8"/>
                <w:rFonts w:eastAsiaTheme="majorEastAsia" w:cstheme="majorBidi"/>
                <w:noProof/>
              </w:rPr>
              <w:t>7.1</w:t>
            </w:r>
            <w:r>
              <w:rPr>
                <w:rFonts w:eastAsiaTheme="minorEastAsia" w:cstheme="minorBidi"/>
                <w:b w:val="0"/>
                <w:noProof/>
                <w:lang w:eastAsia="ru-RU"/>
              </w:rPr>
              <w:tab/>
            </w:r>
            <w:r w:rsidRPr="00C53132">
              <w:rPr>
                <w:rStyle w:val="a8"/>
                <w:rFonts w:eastAsiaTheme="majorEastAsia" w:cstheme="majorBidi"/>
                <w:noProof/>
              </w:rPr>
              <w:t>Ключевые процессные изменения и области улучшений</w:t>
            </w:r>
            <w:r>
              <w:rPr>
                <w:noProof/>
                <w:webHidden/>
              </w:rPr>
              <w:tab/>
            </w:r>
            <w:r>
              <w:rPr>
                <w:noProof/>
                <w:webHidden/>
              </w:rPr>
              <w:fldChar w:fldCharType="begin"/>
            </w:r>
            <w:r>
              <w:rPr>
                <w:noProof/>
                <w:webHidden/>
              </w:rPr>
              <w:instrText xml:space="preserve"> PAGEREF _Toc65146872 \h </w:instrText>
            </w:r>
          </w:ins>
          <w:r>
            <w:rPr>
              <w:noProof/>
              <w:webHidden/>
            </w:rPr>
          </w:r>
          <w:r>
            <w:rPr>
              <w:noProof/>
              <w:webHidden/>
            </w:rPr>
            <w:fldChar w:fldCharType="separate"/>
          </w:r>
          <w:ins w:id="239" w:author="Savinskaya Yulia" w:date="2021-02-25T12:00:00Z">
            <w:r>
              <w:rPr>
                <w:noProof/>
                <w:webHidden/>
              </w:rPr>
              <w:t>104</w:t>
            </w:r>
            <w:r>
              <w:rPr>
                <w:noProof/>
                <w:webHidden/>
              </w:rPr>
              <w:fldChar w:fldCharType="end"/>
            </w:r>
            <w:r w:rsidRPr="00C53132">
              <w:rPr>
                <w:rStyle w:val="a8"/>
                <w:noProof/>
              </w:rPr>
              <w:fldChar w:fldCharType="end"/>
            </w:r>
          </w:ins>
        </w:p>
        <w:p w14:paraId="2912E0EB" w14:textId="77777777" w:rsidR="004A659C" w:rsidRDefault="004A659C">
          <w:pPr>
            <w:pStyle w:val="25"/>
            <w:rPr>
              <w:ins w:id="240" w:author="Savinskaya Yulia" w:date="2021-02-25T12:00:00Z"/>
              <w:rFonts w:eastAsiaTheme="minorEastAsia" w:cstheme="minorBidi"/>
              <w:b w:val="0"/>
              <w:noProof/>
              <w:lang w:eastAsia="ru-RU"/>
            </w:rPr>
          </w:pPr>
          <w:ins w:id="241"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"_Toc65146873"</w:instrText>
            </w:r>
            <w:r w:rsidRPr="00C53132">
              <w:rPr>
                <w:rStyle w:val="a8"/>
                <w:noProof/>
              </w:rPr>
              <w:instrText xml:space="preserve"> </w:instrText>
            </w:r>
            <w:r w:rsidRPr="00C53132">
              <w:rPr>
                <w:rStyle w:val="a8"/>
                <w:noProof/>
              </w:rPr>
              <w:fldChar w:fldCharType="separate"/>
            </w:r>
            <w:r w:rsidRPr="00C53132">
              <w:rPr>
                <w:rStyle w:val="a8"/>
                <w:rFonts w:eastAsiaTheme="majorEastAsia" w:cstheme="majorBidi"/>
                <w:noProof/>
              </w:rPr>
              <w:t>7.2</w:t>
            </w:r>
            <w:r>
              <w:rPr>
                <w:rFonts w:eastAsiaTheme="minorEastAsia" w:cstheme="minorBidi"/>
                <w:b w:val="0"/>
                <w:noProof/>
                <w:lang w:eastAsia="ru-RU"/>
              </w:rPr>
              <w:tab/>
            </w:r>
            <w:r w:rsidRPr="00C53132">
              <w:rPr>
                <w:rStyle w:val="a8"/>
                <w:rFonts w:eastAsiaTheme="majorEastAsia" w:cstheme="majorBidi"/>
                <w:noProof/>
              </w:rPr>
              <w:t>Организационные аспекты</w:t>
            </w:r>
            <w:r>
              <w:rPr>
                <w:noProof/>
                <w:webHidden/>
              </w:rPr>
              <w:tab/>
            </w:r>
            <w:r>
              <w:rPr>
                <w:noProof/>
                <w:webHidden/>
              </w:rPr>
              <w:fldChar w:fldCharType="begin"/>
            </w:r>
            <w:r>
              <w:rPr>
                <w:noProof/>
                <w:webHidden/>
              </w:rPr>
              <w:instrText xml:space="preserve"> PAGEREF _Toc65146873 \h </w:instrText>
            </w:r>
          </w:ins>
          <w:r>
            <w:rPr>
              <w:noProof/>
              <w:webHidden/>
            </w:rPr>
          </w:r>
          <w:r>
            <w:rPr>
              <w:noProof/>
              <w:webHidden/>
            </w:rPr>
            <w:fldChar w:fldCharType="separate"/>
          </w:r>
          <w:ins w:id="242" w:author="Savinskaya Yulia" w:date="2021-02-25T12:00:00Z">
            <w:r>
              <w:rPr>
                <w:noProof/>
                <w:webHidden/>
              </w:rPr>
              <w:t>107</w:t>
            </w:r>
            <w:r>
              <w:rPr>
                <w:noProof/>
                <w:webHidden/>
              </w:rPr>
              <w:fldChar w:fldCharType="end"/>
            </w:r>
            <w:r w:rsidRPr="00C53132">
              <w:rPr>
                <w:rStyle w:val="a8"/>
                <w:noProof/>
              </w:rPr>
              <w:fldChar w:fldCharType="end"/>
            </w:r>
          </w:ins>
        </w:p>
        <w:p w14:paraId="544B7136" w14:textId="77777777" w:rsidR="004A659C" w:rsidRDefault="004A659C">
          <w:pPr>
            <w:pStyle w:val="15"/>
            <w:rPr>
              <w:ins w:id="243" w:author="Savinskaya Yulia" w:date="2021-02-25T12:00:00Z"/>
              <w:rFonts w:asciiTheme="minorHAnsi" w:eastAsiaTheme="minorEastAsia" w:hAnsiTheme="minorHAnsi" w:cstheme="minorBidi"/>
              <w:b w:val="0"/>
              <w:sz w:val="22"/>
              <w:szCs w:val="22"/>
              <w:lang w:eastAsia="ru-RU"/>
            </w:rPr>
          </w:pPr>
          <w:ins w:id="244" w:author="Savinskaya Yulia" w:date="2021-02-25T12:00:00Z">
            <w:r w:rsidRPr="00C53132">
              <w:rPr>
                <w:rStyle w:val="a8"/>
              </w:rPr>
              <w:fldChar w:fldCharType="begin"/>
            </w:r>
            <w:r w:rsidRPr="00C53132">
              <w:rPr>
                <w:rStyle w:val="a8"/>
              </w:rPr>
              <w:instrText xml:space="preserve"> </w:instrText>
            </w:r>
            <w:r>
              <w:instrText>HYPERLINK \l "_Toc65146874"</w:instrText>
            </w:r>
            <w:r w:rsidRPr="00C53132">
              <w:rPr>
                <w:rStyle w:val="a8"/>
              </w:rPr>
              <w:instrText xml:space="preserve"> </w:instrText>
            </w:r>
            <w:r w:rsidRPr="00C53132">
              <w:rPr>
                <w:rStyle w:val="a8"/>
              </w:rPr>
              <w:fldChar w:fldCharType="separate"/>
            </w:r>
            <w:r w:rsidRPr="00C53132">
              <w:rPr>
                <w:rStyle w:val="a8"/>
                <w:rFonts w:eastAsia="Calibri"/>
              </w:rPr>
              <w:t>8</w:t>
            </w:r>
            <w:r>
              <w:rPr>
                <w:rFonts w:asciiTheme="minorHAnsi" w:eastAsiaTheme="minorEastAsia" w:hAnsiTheme="minorHAnsi" w:cstheme="minorBidi"/>
                <w:b w:val="0"/>
                <w:sz w:val="22"/>
                <w:szCs w:val="22"/>
                <w:lang w:eastAsia="ru-RU"/>
              </w:rPr>
              <w:tab/>
            </w:r>
            <w:r w:rsidRPr="00C53132">
              <w:rPr>
                <w:rStyle w:val="a8"/>
                <w:rFonts w:eastAsia="Calibri"/>
              </w:rPr>
              <w:t>Открытые вопросы</w:t>
            </w:r>
            <w:r>
              <w:rPr>
                <w:webHidden/>
              </w:rPr>
              <w:tab/>
            </w:r>
            <w:r>
              <w:rPr>
                <w:webHidden/>
              </w:rPr>
              <w:fldChar w:fldCharType="begin"/>
            </w:r>
            <w:r>
              <w:rPr>
                <w:webHidden/>
              </w:rPr>
              <w:instrText xml:space="preserve"> PAGEREF _Toc65146874 \h </w:instrText>
            </w:r>
          </w:ins>
          <w:r>
            <w:rPr>
              <w:webHidden/>
            </w:rPr>
          </w:r>
          <w:r>
            <w:rPr>
              <w:webHidden/>
            </w:rPr>
            <w:fldChar w:fldCharType="separate"/>
          </w:r>
          <w:ins w:id="245" w:author="Savinskaya Yulia" w:date="2021-02-25T12:00:00Z">
            <w:r>
              <w:rPr>
                <w:webHidden/>
              </w:rPr>
              <w:t>108</w:t>
            </w:r>
            <w:r>
              <w:rPr>
                <w:webHidden/>
              </w:rPr>
              <w:fldChar w:fldCharType="end"/>
            </w:r>
            <w:r w:rsidRPr="00C53132">
              <w:rPr>
                <w:rStyle w:val="a8"/>
              </w:rPr>
              <w:fldChar w:fldCharType="end"/>
            </w:r>
          </w:ins>
        </w:p>
        <w:p w14:paraId="6D42F649" w14:textId="77777777" w:rsidR="004A659C" w:rsidRDefault="004A659C">
          <w:pPr>
            <w:pStyle w:val="15"/>
            <w:rPr>
              <w:ins w:id="246" w:author="Savinskaya Yulia" w:date="2021-02-25T12:00:00Z"/>
              <w:rFonts w:asciiTheme="minorHAnsi" w:eastAsiaTheme="minorEastAsia" w:hAnsiTheme="minorHAnsi" w:cstheme="minorBidi"/>
              <w:b w:val="0"/>
              <w:sz w:val="22"/>
              <w:szCs w:val="22"/>
              <w:lang w:eastAsia="ru-RU"/>
            </w:rPr>
          </w:pPr>
          <w:ins w:id="247" w:author="Savinskaya Yulia" w:date="2021-02-25T12:00:00Z">
            <w:r w:rsidRPr="00C53132">
              <w:rPr>
                <w:rStyle w:val="a8"/>
              </w:rPr>
              <w:fldChar w:fldCharType="begin"/>
            </w:r>
            <w:r w:rsidRPr="00C53132">
              <w:rPr>
                <w:rStyle w:val="a8"/>
              </w:rPr>
              <w:instrText xml:space="preserve"> </w:instrText>
            </w:r>
            <w:r>
              <w:instrText>HYPERLINK \l "_Toc65146875"</w:instrText>
            </w:r>
            <w:r w:rsidRPr="00C53132">
              <w:rPr>
                <w:rStyle w:val="a8"/>
              </w:rPr>
              <w:instrText xml:space="preserve"> </w:instrText>
            </w:r>
            <w:r w:rsidRPr="00C53132">
              <w:rPr>
                <w:rStyle w:val="a8"/>
              </w:rPr>
              <w:fldChar w:fldCharType="separate"/>
            </w:r>
            <w:r w:rsidRPr="00C53132">
              <w:rPr>
                <w:rStyle w:val="a8"/>
                <w:rFonts w:eastAsia="Calibri"/>
              </w:rPr>
              <w:t>9</w:t>
            </w:r>
            <w:r>
              <w:rPr>
                <w:rFonts w:asciiTheme="minorHAnsi" w:eastAsiaTheme="minorEastAsia" w:hAnsiTheme="minorHAnsi" w:cstheme="minorBidi"/>
                <w:b w:val="0"/>
                <w:sz w:val="22"/>
                <w:szCs w:val="22"/>
                <w:lang w:eastAsia="ru-RU"/>
              </w:rPr>
              <w:tab/>
            </w:r>
            <w:r w:rsidRPr="00C53132">
              <w:rPr>
                <w:rStyle w:val="a8"/>
                <w:rFonts w:eastAsia="Calibri"/>
              </w:rPr>
              <w:t>Приложения</w:t>
            </w:r>
            <w:r>
              <w:rPr>
                <w:webHidden/>
              </w:rPr>
              <w:tab/>
            </w:r>
            <w:r>
              <w:rPr>
                <w:webHidden/>
              </w:rPr>
              <w:fldChar w:fldCharType="begin"/>
            </w:r>
            <w:r>
              <w:rPr>
                <w:webHidden/>
              </w:rPr>
              <w:instrText xml:space="preserve"> PAGEREF _Toc65146875 \h </w:instrText>
            </w:r>
          </w:ins>
          <w:r>
            <w:rPr>
              <w:webHidden/>
            </w:rPr>
          </w:r>
          <w:r>
            <w:rPr>
              <w:webHidden/>
            </w:rPr>
            <w:fldChar w:fldCharType="separate"/>
          </w:r>
          <w:ins w:id="248" w:author="Savinskaya Yulia" w:date="2021-02-25T12:00:00Z">
            <w:r>
              <w:rPr>
                <w:webHidden/>
              </w:rPr>
              <w:t>108</w:t>
            </w:r>
            <w:r>
              <w:rPr>
                <w:webHidden/>
              </w:rPr>
              <w:fldChar w:fldCharType="end"/>
            </w:r>
            <w:r w:rsidRPr="00C53132">
              <w:rPr>
                <w:rStyle w:val="a8"/>
              </w:rPr>
              <w:fldChar w:fldCharType="end"/>
            </w:r>
          </w:ins>
        </w:p>
        <w:p w14:paraId="3CEF4E46" w14:textId="77777777" w:rsidR="004A659C" w:rsidRDefault="004A659C">
          <w:pPr>
            <w:pStyle w:val="25"/>
            <w:rPr>
              <w:ins w:id="249" w:author="Savinskaya Yulia" w:date="2021-02-25T12:00:00Z"/>
              <w:rFonts w:eastAsiaTheme="minorEastAsia" w:cstheme="minorBidi"/>
              <w:b w:val="0"/>
              <w:noProof/>
              <w:lang w:eastAsia="ru-RU"/>
            </w:rPr>
          </w:pPr>
          <w:ins w:id="250"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"_Toc65146876"</w:instrText>
            </w:r>
            <w:r w:rsidRPr="00C53132">
              <w:rPr>
                <w:rStyle w:val="a8"/>
                <w:noProof/>
              </w:rPr>
              <w:instrText xml:space="preserve"> </w:instrText>
            </w:r>
            <w:r w:rsidRPr="00C53132">
              <w:rPr>
                <w:rStyle w:val="a8"/>
                <w:noProof/>
              </w:rPr>
              <w:fldChar w:fldCharType="separate"/>
            </w:r>
            <w:r w:rsidRPr="00C53132">
              <w:rPr>
                <w:rStyle w:val="a8"/>
                <w:rFonts w:eastAsiaTheme="majorEastAsia" w:cstheme="majorBidi"/>
                <w:noProof/>
              </w:rPr>
              <w:t>9.1</w:t>
            </w:r>
            <w:r>
              <w:rPr>
                <w:rFonts w:eastAsiaTheme="minorEastAsia" w:cstheme="minorBidi"/>
                <w:b w:val="0"/>
                <w:noProof/>
                <w:lang w:eastAsia="ru-RU"/>
              </w:rPr>
              <w:tab/>
            </w:r>
            <w:r w:rsidRPr="00C53132">
              <w:rPr>
                <w:rStyle w:val="a8"/>
                <w:rFonts w:eastAsiaTheme="majorEastAsia" w:cstheme="majorBidi"/>
                <w:noProof/>
              </w:rPr>
              <w:t>Приложение № 1. Модели бизнес-процессов</w:t>
            </w:r>
            <w:r>
              <w:rPr>
                <w:noProof/>
                <w:webHidden/>
              </w:rPr>
              <w:tab/>
            </w:r>
            <w:r>
              <w:rPr>
                <w:noProof/>
                <w:webHidden/>
              </w:rPr>
              <w:fldChar w:fldCharType="begin"/>
            </w:r>
            <w:r>
              <w:rPr>
                <w:noProof/>
                <w:webHidden/>
              </w:rPr>
              <w:instrText xml:space="preserve"> PAGEREF _Toc65146876 \h </w:instrText>
            </w:r>
          </w:ins>
          <w:r>
            <w:rPr>
              <w:noProof/>
              <w:webHidden/>
            </w:rPr>
          </w:r>
          <w:r>
            <w:rPr>
              <w:noProof/>
              <w:webHidden/>
            </w:rPr>
            <w:fldChar w:fldCharType="separate"/>
          </w:r>
          <w:ins w:id="251" w:author="Savinskaya Yulia" w:date="2021-02-25T12:00:00Z">
            <w:r>
              <w:rPr>
                <w:noProof/>
                <w:webHidden/>
              </w:rPr>
              <w:t>108</w:t>
            </w:r>
            <w:r>
              <w:rPr>
                <w:noProof/>
                <w:webHidden/>
              </w:rPr>
              <w:fldChar w:fldCharType="end"/>
            </w:r>
            <w:r w:rsidRPr="00C53132">
              <w:rPr>
                <w:rStyle w:val="a8"/>
                <w:noProof/>
              </w:rPr>
              <w:fldChar w:fldCharType="end"/>
            </w:r>
          </w:ins>
        </w:p>
        <w:p w14:paraId="439AA1BB" w14:textId="77777777" w:rsidR="004A659C" w:rsidRDefault="004A659C">
          <w:pPr>
            <w:pStyle w:val="25"/>
            <w:rPr>
              <w:ins w:id="252" w:author="Savinskaya Yulia" w:date="2021-02-25T12:00:00Z"/>
              <w:rFonts w:eastAsiaTheme="minorEastAsia" w:cstheme="minorBidi"/>
              <w:b w:val="0"/>
              <w:noProof/>
              <w:lang w:eastAsia="ru-RU"/>
            </w:rPr>
          </w:pPr>
          <w:ins w:id="253"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"_Toc65146877"</w:instrText>
            </w:r>
            <w:r w:rsidRPr="00C53132">
              <w:rPr>
                <w:rStyle w:val="a8"/>
                <w:noProof/>
              </w:rPr>
              <w:instrText xml:space="preserve"> </w:instrText>
            </w:r>
            <w:r w:rsidRPr="00C53132">
              <w:rPr>
                <w:rStyle w:val="a8"/>
                <w:noProof/>
              </w:rPr>
              <w:fldChar w:fldCharType="separate"/>
            </w:r>
            <w:r w:rsidRPr="00C53132">
              <w:rPr>
                <w:rStyle w:val="a8"/>
                <w:rFonts w:eastAsiaTheme="majorEastAsia" w:cstheme="majorBidi"/>
                <w:noProof/>
              </w:rPr>
              <w:t>9.2</w:t>
            </w:r>
            <w:r>
              <w:rPr>
                <w:rFonts w:eastAsiaTheme="minorEastAsia" w:cstheme="minorBidi"/>
                <w:b w:val="0"/>
                <w:noProof/>
                <w:lang w:eastAsia="ru-RU"/>
              </w:rPr>
              <w:tab/>
            </w:r>
            <w:r w:rsidRPr="00C53132">
              <w:rPr>
                <w:rStyle w:val="a8"/>
                <w:rFonts w:eastAsiaTheme="majorEastAsia" w:cstheme="majorBidi"/>
                <w:noProof/>
              </w:rPr>
              <w:t>Приложение № 2. Реестр бизнес-требований</w:t>
            </w:r>
            <w:r>
              <w:rPr>
                <w:noProof/>
                <w:webHidden/>
              </w:rPr>
              <w:tab/>
            </w:r>
            <w:r>
              <w:rPr>
                <w:noProof/>
                <w:webHidden/>
              </w:rPr>
              <w:fldChar w:fldCharType="begin"/>
            </w:r>
            <w:r>
              <w:rPr>
                <w:noProof/>
                <w:webHidden/>
              </w:rPr>
              <w:instrText xml:space="preserve"> PAGEREF _Toc65146877 \h </w:instrText>
            </w:r>
          </w:ins>
          <w:r>
            <w:rPr>
              <w:noProof/>
              <w:webHidden/>
            </w:rPr>
          </w:r>
          <w:r>
            <w:rPr>
              <w:noProof/>
              <w:webHidden/>
            </w:rPr>
            <w:fldChar w:fldCharType="separate"/>
          </w:r>
          <w:ins w:id="254" w:author="Savinskaya Yulia" w:date="2021-02-25T12:00:00Z">
            <w:r>
              <w:rPr>
                <w:noProof/>
                <w:webHidden/>
              </w:rPr>
              <w:t>109</w:t>
            </w:r>
            <w:r>
              <w:rPr>
                <w:noProof/>
                <w:webHidden/>
              </w:rPr>
              <w:fldChar w:fldCharType="end"/>
            </w:r>
            <w:r w:rsidRPr="00C53132">
              <w:rPr>
                <w:rStyle w:val="a8"/>
                <w:noProof/>
              </w:rPr>
              <w:fldChar w:fldCharType="end"/>
            </w:r>
          </w:ins>
        </w:p>
        <w:p w14:paraId="1E3B55A8" w14:textId="77777777" w:rsidR="004A659C" w:rsidRDefault="004A659C">
          <w:pPr>
            <w:pStyle w:val="25"/>
            <w:rPr>
              <w:ins w:id="255" w:author="Savinskaya Yulia" w:date="2021-02-25T12:00:00Z"/>
              <w:rFonts w:eastAsiaTheme="minorEastAsia" w:cstheme="minorBidi"/>
              <w:b w:val="0"/>
              <w:noProof/>
              <w:lang w:eastAsia="ru-RU"/>
            </w:rPr>
          </w:pPr>
          <w:ins w:id="256"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"_Toc65146878"</w:instrText>
            </w:r>
            <w:r w:rsidRPr="00C53132">
              <w:rPr>
                <w:rStyle w:val="a8"/>
                <w:noProof/>
              </w:rPr>
              <w:instrText xml:space="preserve"> </w:instrText>
            </w:r>
            <w:r w:rsidRPr="00C53132">
              <w:rPr>
                <w:rStyle w:val="a8"/>
                <w:noProof/>
              </w:rPr>
              <w:fldChar w:fldCharType="separate"/>
            </w:r>
            <w:r w:rsidRPr="00C53132">
              <w:rPr>
                <w:rStyle w:val="a8"/>
                <w:rFonts w:eastAsiaTheme="majorEastAsia" w:cstheme="majorBidi"/>
                <w:noProof/>
              </w:rPr>
              <w:t>9.3</w:t>
            </w:r>
            <w:r>
              <w:rPr>
                <w:rFonts w:eastAsiaTheme="minorEastAsia" w:cstheme="minorBidi"/>
                <w:b w:val="0"/>
                <w:noProof/>
                <w:lang w:eastAsia="ru-RU"/>
              </w:rPr>
              <w:tab/>
            </w:r>
            <w:r w:rsidRPr="00C53132">
              <w:rPr>
                <w:rStyle w:val="a8"/>
                <w:rFonts w:eastAsiaTheme="majorEastAsia" w:cstheme="majorBidi"/>
                <w:noProof/>
              </w:rPr>
              <w:t>Приложение № 3. Описание шагов бизнес-процессов</w:t>
            </w:r>
            <w:r>
              <w:rPr>
                <w:noProof/>
                <w:webHidden/>
              </w:rPr>
              <w:tab/>
            </w:r>
            <w:r>
              <w:rPr>
                <w:noProof/>
                <w:webHidden/>
              </w:rPr>
              <w:fldChar w:fldCharType="begin"/>
            </w:r>
            <w:r>
              <w:rPr>
                <w:noProof/>
                <w:webHidden/>
              </w:rPr>
              <w:instrText xml:space="preserve"> PAGEREF _Toc65146878 \h </w:instrText>
            </w:r>
          </w:ins>
          <w:r>
            <w:rPr>
              <w:noProof/>
              <w:webHidden/>
            </w:rPr>
          </w:r>
          <w:r>
            <w:rPr>
              <w:noProof/>
              <w:webHidden/>
            </w:rPr>
            <w:fldChar w:fldCharType="separate"/>
          </w:r>
          <w:ins w:id="257" w:author="Savinskaya Yulia" w:date="2021-02-25T12:00:00Z">
            <w:r>
              <w:rPr>
                <w:noProof/>
                <w:webHidden/>
              </w:rPr>
              <w:t>109</w:t>
            </w:r>
            <w:r>
              <w:rPr>
                <w:noProof/>
                <w:webHidden/>
              </w:rPr>
              <w:fldChar w:fldCharType="end"/>
            </w:r>
            <w:r w:rsidRPr="00C53132">
              <w:rPr>
                <w:rStyle w:val="a8"/>
                <w:noProof/>
              </w:rPr>
              <w:fldChar w:fldCharType="end"/>
            </w:r>
          </w:ins>
        </w:p>
        <w:p w14:paraId="6551D5E3" w14:textId="77777777" w:rsidR="004A659C" w:rsidRDefault="004A659C">
          <w:pPr>
            <w:pStyle w:val="25"/>
            <w:rPr>
              <w:ins w:id="258" w:author="Savinskaya Yulia" w:date="2021-02-25T12:00:00Z"/>
              <w:rFonts w:eastAsiaTheme="minorEastAsia" w:cstheme="minorBidi"/>
              <w:b w:val="0"/>
              <w:noProof/>
              <w:lang w:eastAsia="ru-RU"/>
            </w:rPr>
          </w:pPr>
          <w:ins w:id="259"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"_Toc65146879"</w:instrText>
            </w:r>
            <w:r w:rsidRPr="00C53132">
              <w:rPr>
                <w:rStyle w:val="a8"/>
                <w:noProof/>
              </w:rPr>
              <w:instrText xml:space="preserve"> </w:instrText>
            </w:r>
            <w:r w:rsidRPr="00C53132">
              <w:rPr>
                <w:rStyle w:val="a8"/>
                <w:noProof/>
              </w:rPr>
              <w:fldChar w:fldCharType="separate"/>
            </w:r>
            <w:r w:rsidRPr="00C53132">
              <w:rPr>
                <w:rStyle w:val="a8"/>
                <w:rFonts w:eastAsiaTheme="majorEastAsia" w:cstheme="majorBidi"/>
                <w:noProof/>
              </w:rPr>
              <w:t>9.4</w:t>
            </w:r>
            <w:r>
              <w:rPr>
                <w:rFonts w:eastAsiaTheme="minorEastAsia" w:cstheme="minorBidi"/>
                <w:b w:val="0"/>
                <w:noProof/>
                <w:lang w:eastAsia="ru-RU"/>
              </w:rPr>
              <w:tab/>
            </w:r>
            <w:r w:rsidRPr="00C53132">
              <w:rPr>
                <w:rStyle w:val="a8"/>
                <w:rFonts w:eastAsiaTheme="majorEastAsia" w:cstheme="majorBidi"/>
                <w:noProof/>
              </w:rPr>
              <w:t>Приложение № 4. Прочее</w:t>
            </w:r>
            <w:r>
              <w:rPr>
                <w:noProof/>
                <w:webHidden/>
              </w:rPr>
              <w:tab/>
            </w:r>
            <w:r>
              <w:rPr>
                <w:noProof/>
                <w:webHidden/>
              </w:rPr>
              <w:fldChar w:fldCharType="begin"/>
            </w:r>
            <w:r>
              <w:rPr>
                <w:noProof/>
                <w:webHidden/>
              </w:rPr>
              <w:instrText xml:space="preserve"> PAGEREF _Toc65146879 \h </w:instrText>
            </w:r>
          </w:ins>
          <w:r>
            <w:rPr>
              <w:noProof/>
              <w:webHidden/>
            </w:rPr>
          </w:r>
          <w:r>
            <w:rPr>
              <w:noProof/>
              <w:webHidden/>
            </w:rPr>
            <w:fldChar w:fldCharType="separate"/>
          </w:r>
          <w:ins w:id="260" w:author="Savinskaya Yulia" w:date="2021-02-25T12:00:00Z">
            <w:r>
              <w:rPr>
                <w:noProof/>
                <w:webHidden/>
              </w:rPr>
              <w:t>109</w:t>
            </w:r>
            <w:r>
              <w:rPr>
                <w:noProof/>
                <w:webHidden/>
              </w:rPr>
              <w:fldChar w:fldCharType="end"/>
            </w:r>
            <w:r w:rsidRPr="00C53132">
              <w:rPr>
                <w:rStyle w:val="a8"/>
                <w:noProof/>
              </w:rPr>
              <w:fldChar w:fldCharType="end"/>
            </w:r>
          </w:ins>
        </w:p>
        <w:p w14:paraId="0F8746BA" w14:textId="77777777" w:rsidR="004A659C" w:rsidRDefault="004A659C">
          <w:pPr>
            <w:pStyle w:val="25"/>
            <w:rPr>
              <w:ins w:id="261" w:author="Savinskaya Yulia" w:date="2021-02-25T12:00:00Z"/>
              <w:rFonts w:eastAsiaTheme="minorEastAsia" w:cstheme="minorBidi"/>
              <w:b w:val="0"/>
              <w:noProof/>
              <w:lang w:eastAsia="ru-RU"/>
            </w:rPr>
          </w:pPr>
          <w:ins w:id="262"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"_Toc65146880"</w:instrText>
            </w:r>
            <w:r w:rsidRPr="00C53132">
              <w:rPr>
                <w:rStyle w:val="a8"/>
                <w:noProof/>
              </w:rPr>
              <w:instrText xml:space="preserve"> </w:instrText>
            </w:r>
            <w:r w:rsidRPr="00C53132">
              <w:rPr>
                <w:rStyle w:val="a8"/>
                <w:noProof/>
              </w:rPr>
              <w:fldChar w:fldCharType="separate"/>
            </w:r>
            <w:r w:rsidRPr="00C53132">
              <w:rPr>
                <w:rStyle w:val="a8"/>
                <w:rFonts w:eastAsiaTheme="majorEastAsia" w:cstheme="majorBidi"/>
                <w:noProof/>
              </w:rPr>
              <w:t>9.5</w:t>
            </w:r>
            <w:r>
              <w:rPr>
                <w:rFonts w:eastAsiaTheme="minorEastAsia" w:cstheme="minorBidi"/>
                <w:b w:val="0"/>
                <w:noProof/>
                <w:lang w:eastAsia="ru-RU"/>
              </w:rPr>
              <w:tab/>
            </w:r>
            <w:r w:rsidRPr="00C53132">
              <w:rPr>
                <w:rStyle w:val="a8"/>
                <w:rFonts w:eastAsiaTheme="majorEastAsia" w:cstheme="majorBidi"/>
                <w:noProof/>
              </w:rPr>
              <w:t>Приложение № РП1-6: Роли и полномочия</w:t>
            </w:r>
            <w:r>
              <w:rPr>
                <w:noProof/>
                <w:webHidden/>
              </w:rPr>
              <w:tab/>
            </w:r>
            <w:r>
              <w:rPr>
                <w:noProof/>
                <w:webHidden/>
              </w:rPr>
              <w:fldChar w:fldCharType="begin"/>
            </w:r>
            <w:r>
              <w:rPr>
                <w:noProof/>
                <w:webHidden/>
              </w:rPr>
              <w:instrText xml:space="preserve"> PAGEREF _Toc65146880 \h </w:instrText>
            </w:r>
          </w:ins>
          <w:r>
            <w:rPr>
              <w:noProof/>
              <w:webHidden/>
            </w:rPr>
          </w:r>
          <w:r>
            <w:rPr>
              <w:noProof/>
              <w:webHidden/>
            </w:rPr>
            <w:fldChar w:fldCharType="separate"/>
          </w:r>
          <w:ins w:id="263" w:author="Savinskaya Yulia" w:date="2021-02-25T12:00:00Z">
            <w:r>
              <w:rPr>
                <w:noProof/>
                <w:webHidden/>
              </w:rPr>
              <w:t>109</w:t>
            </w:r>
            <w:r>
              <w:rPr>
                <w:noProof/>
                <w:webHidden/>
              </w:rPr>
              <w:fldChar w:fldCharType="end"/>
            </w:r>
            <w:r w:rsidRPr="00C53132">
              <w:rPr>
                <w:rStyle w:val="a8"/>
                <w:noProof/>
              </w:rPr>
              <w:fldChar w:fldCharType="end"/>
            </w:r>
          </w:ins>
        </w:p>
        <w:p w14:paraId="53B0F834" w14:textId="77777777" w:rsidR="004A659C" w:rsidRDefault="004A659C">
          <w:pPr>
            <w:pStyle w:val="25"/>
            <w:rPr>
              <w:ins w:id="264" w:author="Savinskaya Yulia" w:date="2021-02-25T12:00:00Z"/>
              <w:rFonts w:eastAsiaTheme="minorEastAsia" w:cstheme="minorBidi"/>
              <w:b w:val="0"/>
              <w:noProof/>
              <w:lang w:eastAsia="ru-RU"/>
            </w:rPr>
          </w:pPr>
          <w:ins w:id="265"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"_Toc65146881"</w:instrText>
            </w:r>
            <w:r w:rsidRPr="00C53132">
              <w:rPr>
                <w:rStyle w:val="a8"/>
                <w:noProof/>
              </w:rPr>
              <w:instrText xml:space="preserve"> </w:instrText>
            </w:r>
            <w:r w:rsidRPr="00C53132">
              <w:rPr>
                <w:rStyle w:val="a8"/>
                <w:noProof/>
              </w:rPr>
              <w:fldChar w:fldCharType="separate"/>
            </w:r>
            <w:r w:rsidRPr="00C53132">
              <w:rPr>
                <w:rStyle w:val="a8"/>
                <w:rFonts w:eastAsiaTheme="majorEastAsia" w:cstheme="majorBidi"/>
                <w:noProof/>
              </w:rPr>
              <w:t>9.6</w:t>
            </w:r>
            <w:r>
              <w:rPr>
                <w:rFonts w:eastAsiaTheme="minorEastAsia" w:cstheme="minorBidi"/>
                <w:b w:val="0"/>
                <w:noProof/>
                <w:lang w:eastAsia="ru-RU"/>
              </w:rPr>
              <w:tab/>
            </w:r>
            <w:r w:rsidRPr="00C53132">
              <w:rPr>
                <w:rStyle w:val="a8"/>
                <w:rFonts w:eastAsiaTheme="majorEastAsia" w:cstheme="majorBidi"/>
                <w:noProof/>
              </w:rPr>
              <w:t>Приложение № РиК1. Матрица рисков и контрольных процедур</w:t>
            </w:r>
            <w:r>
              <w:rPr>
                <w:noProof/>
                <w:webHidden/>
              </w:rPr>
              <w:tab/>
            </w:r>
            <w:r>
              <w:rPr>
                <w:noProof/>
                <w:webHidden/>
              </w:rPr>
              <w:fldChar w:fldCharType="begin"/>
            </w:r>
            <w:r>
              <w:rPr>
                <w:noProof/>
                <w:webHidden/>
              </w:rPr>
              <w:instrText xml:space="preserve"> PAGEREF _Toc65146881 \h </w:instrText>
            </w:r>
          </w:ins>
          <w:r>
            <w:rPr>
              <w:noProof/>
              <w:webHidden/>
            </w:rPr>
          </w:r>
          <w:r>
            <w:rPr>
              <w:noProof/>
              <w:webHidden/>
            </w:rPr>
            <w:fldChar w:fldCharType="separate"/>
          </w:r>
          <w:ins w:id="266" w:author="Savinskaya Yulia" w:date="2021-02-25T12:00:00Z">
            <w:r>
              <w:rPr>
                <w:noProof/>
                <w:webHidden/>
              </w:rPr>
              <w:t>109</w:t>
            </w:r>
            <w:r>
              <w:rPr>
                <w:noProof/>
                <w:webHidden/>
              </w:rPr>
              <w:fldChar w:fldCharType="end"/>
            </w:r>
            <w:r w:rsidRPr="00C53132">
              <w:rPr>
                <w:rStyle w:val="a8"/>
                <w:noProof/>
              </w:rPr>
              <w:fldChar w:fldCharType="end"/>
            </w:r>
          </w:ins>
        </w:p>
        <w:p w14:paraId="472ECA4B" w14:textId="77777777" w:rsidR="004A659C" w:rsidRDefault="004A659C">
          <w:pPr>
            <w:pStyle w:val="25"/>
            <w:rPr>
              <w:ins w:id="267" w:author="Savinskaya Yulia" w:date="2021-02-25T12:00:00Z"/>
              <w:rFonts w:eastAsiaTheme="minorEastAsia" w:cstheme="minorBidi"/>
              <w:b w:val="0"/>
              <w:noProof/>
              <w:lang w:eastAsia="ru-RU"/>
            </w:rPr>
          </w:pPr>
          <w:ins w:id="268" w:author="Savinskaya Yulia" w:date="2021-02-25T12:00:00Z">
            <w:r w:rsidRPr="00C53132">
              <w:rPr>
                <w:rStyle w:val="a8"/>
                <w:noProof/>
              </w:rPr>
              <w:fldChar w:fldCharType="begin"/>
            </w:r>
            <w:r w:rsidRPr="00C53132">
              <w:rPr>
                <w:rStyle w:val="a8"/>
                <w:noProof/>
              </w:rPr>
              <w:instrText xml:space="preserve"> </w:instrText>
            </w:r>
            <w:r>
              <w:rPr>
                <w:noProof/>
              </w:rPr>
              <w:instrText>HYPERLINK \l "_Toc65146882"</w:instrText>
            </w:r>
            <w:r w:rsidRPr="00C53132">
              <w:rPr>
                <w:rStyle w:val="a8"/>
                <w:noProof/>
              </w:rPr>
              <w:instrText xml:space="preserve"> </w:instrText>
            </w:r>
            <w:r w:rsidRPr="00C53132">
              <w:rPr>
                <w:rStyle w:val="a8"/>
                <w:noProof/>
              </w:rPr>
              <w:fldChar w:fldCharType="separate"/>
            </w:r>
            <w:r w:rsidRPr="00C53132">
              <w:rPr>
                <w:rStyle w:val="a8"/>
                <w:rFonts w:eastAsiaTheme="majorEastAsia" w:cstheme="majorBidi"/>
                <w:noProof/>
              </w:rPr>
              <w:t>9.7</w:t>
            </w:r>
            <w:r>
              <w:rPr>
                <w:rFonts w:eastAsiaTheme="minorEastAsia" w:cstheme="minorBidi"/>
                <w:b w:val="0"/>
                <w:noProof/>
                <w:lang w:eastAsia="ru-RU"/>
              </w:rPr>
              <w:tab/>
            </w:r>
            <w:r w:rsidRPr="00C53132">
              <w:rPr>
                <w:rStyle w:val="a8"/>
                <w:rFonts w:eastAsiaTheme="majorEastAsia" w:cstheme="majorBidi"/>
                <w:noProof/>
              </w:rPr>
              <w:t>Приложение № КП1. Матрица конфликтов полномочий</w:t>
            </w:r>
            <w:r>
              <w:rPr>
                <w:noProof/>
                <w:webHidden/>
              </w:rPr>
              <w:tab/>
            </w:r>
            <w:r>
              <w:rPr>
                <w:noProof/>
                <w:webHidden/>
              </w:rPr>
              <w:fldChar w:fldCharType="begin"/>
            </w:r>
            <w:r>
              <w:rPr>
                <w:noProof/>
                <w:webHidden/>
              </w:rPr>
              <w:instrText xml:space="preserve"> PAGEREF _Toc65146882 \h </w:instrText>
            </w:r>
          </w:ins>
          <w:r>
            <w:rPr>
              <w:noProof/>
              <w:webHidden/>
            </w:rPr>
          </w:r>
          <w:r>
            <w:rPr>
              <w:noProof/>
              <w:webHidden/>
            </w:rPr>
            <w:fldChar w:fldCharType="separate"/>
          </w:r>
          <w:ins w:id="269" w:author="Savinskaya Yulia" w:date="2021-02-25T12:00:00Z">
            <w:r>
              <w:rPr>
                <w:noProof/>
                <w:webHidden/>
              </w:rPr>
              <w:t>109</w:t>
            </w:r>
            <w:r>
              <w:rPr>
                <w:noProof/>
                <w:webHidden/>
              </w:rPr>
              <w:fldChar w:fldCharType="end"/>
            </w:r>
            <w:r w:rsidRPr="00C53132">
              <w:rPr>
                <w:rStyle w:val="a8"/>
                <w:noProof/>
              </w:rPr>
              <w:fldChar w:fldCharType="end"/>
            </w:r>
          </w:ins>
        </w:p>
        <w:p w14:paraId="6C8A8106" w14:textId="77777777" w:rsidR="00E372C3" w:rsidDel="004A659C" w:rsidRDefault="00E372C3">
          <w:pPr>
            <w:pStyle w:val="15"/>
            <w:rPr>
              <w:del w:id="270" w:author="Savinskaya Yulia" w:date="2021-02-25T12:00:00Z"/>
              <w:rFonts w:asciiTheme="minorHAnsi" w:eastAsiaTheme="minorEastAsia" w:hAnsiTheme="minorHAnsi" w:cstheme="minorBidi"/>
              <w:b w:val="0"/>
              <w:sz w:val="22"/>
              <w:szCs w:val="22"/>
              <w:lang w:eastAsia="ru-RU"/>
            </w:rPr>
          </w:pPr>
          <w:del w:id="271" w:author="Savinskaya Yulia" w:date="2021-02-25T12:00:00Z">
            <w:r w:rsidRPr="004A659C" w:rsidDel="004A659C">
              <w:rPr>
                <w:rStyle w:val="a8"/>
              </w:rPr>
              <w:delText>Оглавление</w:delText>
            </w:r>
            <w:r w:rsidDel="004A659C">
              <w:rPr>
                <w:webHidden/>
              </w:rPr>
              <w:tab/>
              <w:delText>4</w:delText>
            </w:r>
          </w:del>
        </w:p>
        <w:p w14:paraId="1884C73E" w14:textId="77777777" w:rsidR="00E372C3" w:rsidDel="004A659C" w:rsidRDefault="00E372C3">
          <w:pPr>
            <w:pStyle w:val="15"/>
            <w:rPr>
              <w:del w:id="272" w:author="Savinskaya Yulia" w:date="2021-02-25T12:00:00Z"/>
              <w:rFonts w:asciiTheme="minorHAnsi" w:eastAsiaTheme="minorEastAsia" w:hAnsiTheme="minorHAnsi" w:cstheme="minorBidi"/>
              <w:b w:val="0"/>
              <w:sz w:val="22"/>
              <w:szCs w:val="22"/>
              <w:lang w:eastAsia="ru-RU"/>
            </w:rPr>
          </w:pPr>
          <w:del w:id="273" w:author="Savinskaya Yulia" w:date="2021-02-25T12:00:00Z">
            <w:r w:rsidRPr="004A659C" w:rsidDel="004A659C">
              <w:rPr>
                <w:rStyle w:val="a8"/>
              </w:rPr>
              <w:delText>1</w:delText>
            </w:r>
            <w:r w:rsidDel="004A659C">
              <w:rPr>
                <w:rFonts w:asciiTheme="minorHAnsi" w:eastAsiaTheme="minorEastAsia" w:hAnsiTheme="minorHAnsi" w:cstheme="minorBidi"/>
                <w:b w:val="0"/>
                <w:sz w:val="22"/>
                <w:szCs w:val="22"/>
                <w:lang w:eastAsia="ru-RU"/>
              </w:rPr>
              <w:tab/>
            </w:r>
            <w:r w:rsidRPr="004A659C" w:rsidDel="004A659C">
              <w:rPr>
                <w:rStyle w:val="a8"/>
              </w:rPr>
              <w:delText>Глоссарий</w:delText>
            </w:r>
            <w:r w:rsidDel="004A659C">
              <w:rPr>
                <w:webHidden/>
              </w:rPr>
              <w:tab/>
              <w:delText>6</w:delText>
            </w:r>
          </w:del>
        </w:p>
        <w:p w14:paraId="38DC61BA" w14:textId="77777777" w:rsidR="00E372C3" w:rsidDel="004A659C" w:rsidRDefault="00E372C3">
          <w:pPr>
            <w:pStyle w:val="15"/>
            <w:rPr>
              <w:del w:id="274" w:author="Savinskaya Yulia" w:date="2021-02-25T12:00:00Z"/>
              <w:rFonts w:asciiTheme="minorHAnsi" w:eastAsiaTheme="minorEastAsia" w:hAnsiTheme="minorHAnsi" w:cstheme="minorBidi"/>
              <w:b w:val="0"/>
              <w:sz w:val="22"/>
              <w:szCs w:val="22"/>
              <w:lang w:eastAsia="ru-RU"/>
            </w:rPr>
          </w:pPr>
          <w:del w:id="275" w:author="Savinskaya Yulia" w:date="2021-02-25T12:00:00Z">
            <w:r w:rsidRPr="004A659C" w:rsidDel="004A659C">
              <w:rPr>
                <w:rStyle w:val="a8"/>
              </w:rPr>
              <w:delText>2</w:delText>
            </w:r>
            <w:r w:rsidDel="004A659C">
              <w:rPr>
                <w:rFonts w:asciiTheme="minorHAnsi" w:eastAsiaTheme="minorEastAsia" w:hAnsiTheme="minorHAnsi" w:cstheme="minorBidi"/>
                <w:b w:val="0"/>
                <w:sz w:val="22"/>
                <w:szCs w:val="22"/>
                <w:lang w:eastAsia="ru-RU"/>
              </w:rPr>
              <w:tab/>
            </w:r>
            <w:r w:rsidRPr="004A659C" w:rsidDel="004A659C">
              <w:rPr>
                <w:rStyle w:val="a8"/>
              </w:rPr>
              <w:delText>Назначение документа</w:delText>
            </w:r>
            <w:r w:rsidDel="004A659C">
              <w:rPr>
                <w:webHidden/>
              </w:rPr>
              <w:tab/>
              <w:delText>6</w:delText>
            </w:r>
          </w:del>
        </w:p>
        <w:p w14:paraId="799DEBFE" w14:textId="77777777" w:rsidR="00E372C3" w:rsidDel="004A659C" w:rsidRDefault="00E372C3">
          <w:pPr>
            <w:pStyle w:val="15"/>
            <w:rPr>
              <w:del w:id="276" w:author="Savinskaya Yulia" w:date="2021-02-25T12:00:00Z"/>
              <w:rFonts w:asciiTheme="minorHAnsi" w:eastAsiaTheme="minorEastAsia" w:hAnsiTheme="minorHAnsi" w:cstheme="minorBidi"/>
              <w:b w:val="0"/>
              <w:sz w:val="22"/>
              <w:szCs w:val="22"/>
              <w:lang w:eastAsia="ru-RU"/>
            </w:rPr>
          </w:pPr>
          <w:del w:id="277" w:author="Savinskaya Yulia" w:date="2021-02-25T12:00:00Z">
            <w:r w:rsidRPr="004A659C" w:rsidDel="004A659C">
              <w:rPr>
                <w:rStyle w:val="a8"/>
              </w:rPr>
              <w:delText>3</w:delText>
            </w:r>
            <w:r w:rsidDel="004A659C">
              <w:rPr>
                <w:rFonts w:asciiTheme="minorHAnsi" w:eastAsiaTheme="minorEastAsia" w:hAnsiTheme="minorHAnsi" w:cstheme="minorBidi"/>
                <w:b w:val="0"/>
                <w:sz w:val="22"/>
                <w:szCs w:val="22"/>
                <w:lang w:eastAsia="ru-RU"/>
              </w:rPr>
              <w:tab/>
            </w:r>
            <w:r w:rsidRPr="004A659C" w:rsidDel="004A659C">
              <w:rPr>
                <w:rStyle w:val="a8"/>
              </w:rPr>
              <w:delText>Предпосылки успешной реализации</w:delText>
            </w:r>
            <w:r w:rsidDel="004A659C">
              <w:rPr>
                <w:webHidden/>
              </w:rPr>
              <w:tab/>
              <w:delText>6</w:delText>
            </w:r>
          </w:del>
        </w:p>
        <w:p w14:paraId="3A735DCB" w14:textId="77777777" w:rsidR="00E372C3" w:rsidDel="004A659C" w:rsidRDefault="00E372C3">
          <w:pPr>
            <w:pStyle w:val="15"/>
            <w:rPr>
              <w:del w:id="278" w:author="Savinskaya Yulia" w:date="2021-02-25T12:00:00Z"/>
              <w:rFonts w:asciiTheme="minorHAnsi" w:eastAsiaTheme="minorEastAsia" w:hAnsiTheme="minorHAnsi" w:cstheme="minorBidi"/>
              <w:b w:val="0"/>
              <w:sz w:val="22"/>
              <w:szCs w:val="22"/>
              <w:lang w:eastAsia="ru-RU"/>
            </w:rPr>
          </w:pPr>
          <w:del w:id="279" w:author="Savinskaya Yulia" w:date="2021-02-25T12:00:00Z">
            <w:r w:rsidRPr="004A659C" w:rsidDel="004A659C">
              <w:rPr>
                <w:rStyle w:val="a8"/>
                <w:rFonts w:eastAsia="Calibri"/>
              </w:rPr>
              <w:delText>4</w:delText>
            </w:r>
            <w:r w:rsidDel="004A659C">
              <w:rPr>
                <w:rFonts w:asciiTheme="minorHAnsi" w:eastAsiaTheme="minorEastAsia" w:hAnsiTheme="minorHAnsi" w:cstheme="minorBidi"/>
                <w:b w:val="0"/>
                <w:sz w:val="22"/>
                <w:szCs w:val="22"/>
                <w:lang w:eastAsia="ru-RU"/>
              </w:rPr>
              <w:tab/>
            </w:r>
            <w:r w:rsidRPr="004A659C" w:rsidDel="004A659C">
              <w:rPr>
                <w:rStyle w:val="a8"/>
                <w:rFonts w:eastAsia="Calibri"/>
              </w:rPr>
              <w:delText>Бизнес-требования</w:delText>
            </w:r>
            <w:r w:rsidDel="004A659C">
              <w:rPr>
                <w:webHidden/>
              </w:rPr>
              <w:tab/>
              <w:delText>7</w:delText>
            </w:r>
          </w:del>
        </w:p>
        <w:p w14:paraId="76E20B96" w14:textId="77777777" w:rsidR="00E372C3" w:rsidDel="004A659C" w:rsidRDefault="00E372C3">
          <w:pPr>
            <w:pStyle w:val="15"/>
            <w:rPr>
              <w:del w:id="280" w:author="Savinskaya Yulia" w:date="2021-02-25T12:00:00Z"/>
              <w:rFonts w:asciiTheme="minorHAnsi" w:eastAsiaTheme="minorEastAsia" w:hAnsiTheme="minorHAnsi" w:cstheme="minorBidi"/>
              <w:b w:val="0"/>
              <w:sz w:val="22"/>
              <w:szCs w:val="22"/>
              <w:lang w:eastAsia="ru-RU"/>
            </w:rPr>
          </w:pPr>
          <w:del w:id="281" w:author="Savinskaya Yulia" w:date="2021-02-25T12:00:00Z">
            <w:r w:rsidRPr="004A659C" w:rsidDel="004A659C">
              <w:rPr>
                <w:rStyle w:val="a8"/>
                <w:rFonts w:eastAsia="Calibri"/>
              </w:rPr>
              <w:delText>5</w:delText>
            </w:r>
            <w:r w:rsidDel="004A659C">
              <w:rPr>
                <w:rFonts w:asciiTheme="minorHAnsi" w:eastAsiaTheme="minorEastAsia" w:hAnsiTheme="minorHAnsi" w:cstheme="minorBidi"/>
                <w:b w:val="0"/>
                <w:sz w:val="22"/>
                <w:szCs w:val="22"/>
                <w:lang w:eastAsia="ru-RU"/>
              </w:rPr>
              <w:tab/>
            </w:r>
            <w:r w:rsidRPr="004A659C" w:rsidDel="004A659C">
              <w:rPr>
                <w:rStyle w:val="a8"/>
                <w:rFonts w:eastAsia="Calibri"/>
              </w:rPr>
              <w:delText>Реализация бизнес-процессов</w:delText>
            </w:r>
            <w:r w:rsidDel="004A659C">
              <w:rPr>
                <w:webHidden/>
              </w:rPr>
              <w:tab/>
              <w:delText>7</w:delText>
            </w:r>
          </w:del>
        </w:p>
        <w:p w14:paraId="58E36756" w14:textId="77777777" w:rsidR="00E372C3" w:rsidDel="004A659C" w:rsidRDefault="00E372C3">
          <w:pPr>
            <w:pStyle w:val="25"/>
            <w:rPr>
              <w:del w:id="282" w:author="Savinskaya Yulia" w:date="2021-02-25T12:00:00Z"/>
              <w:rFonts w:eastAsiaTheme="minorEastAsia" w:cstheme="minorBidi"/>
              <w:b w:val="0"/>
              <w:noProof/>
              <w:lang w:eastAsia="ru-RU"/>
            </w:rPr>
          </w:pPr>
          <w:del w:id="283" w:author="Savinskaya Yulia" w:date="2021-02-25T12:00:00Z">
            <w:r w:rsidRPr="004A659C" w:rsidDel="004A659C">
              <w:rPr>
                <w:rStyle w:val="a8"/>
                <w:rFonts w:eastAsiaTheme="majorEastAsia" w:cstheme="majorBidi"/>
                <w:noProof/>
              </w:rPr>
              <w:delText>5.1</w:delText>
            </w:r>
            <w:r w:rsidDel="004A659C">
              <w:rPr>
                <w:rFonts w:eastAsiaTheme="minorEastAsia" w:cstheme="minorBidi"/>
                <w:b w:val="0"/>
                <w:noProof/>
                <w:lang w:eastAsia="ru-RU"/>
              </w:rPr>
              <w:tab/>
            </w:r>
            <w:r w:rsidRPr="004A659C" w:rsidDel="004A659C">
              <w:rPr>
                <w:rStyle w:val="a8"/>
                <w:rFonts w:eastAsiaTheme="majorEastAsia" w:cstheme="majorBidi"/>
                <w:noProof/>
              </w:rPr>
              <w:delText>Описание бизнес-процессов</w:delText>
            </w:r>
            <w:r w:rsidDel="004A659C">
              <w:rPr>
                <w:noProof/>
                <w:webHidden/>
              </w:rPr>
              <w:tab/>
              <w:delText>7</w:delText>
            </w:r>
          </w:del>
        </w:p>
        <w:p w14:paraId="2700332C" w14:textId="77777777" w:rsidR="00E372C3" w:rsidDel="004A659C" w:rsidRDefault="00E372C3">
          <w:pPr>
            <w:pStyle w:val="33"/>
            <w:rPr>
              <w:del w:id="284" w:author="Savinskaya Yulia" w:date="2021-02-25T12:00:00Z"/>
              <w:rFonts w:eastAsiaTheme="minorEastAsia" w:cstheme="minorBidi"/>
              <w:noProof/>
              <w:lang w:eastAsia="ru-RU"/>
            </w:rPr>
          </w:pPr>
          <w:del w:id="285" w:author="Savinskaya Yulia" w:date="2021-02-25T12:00:00Z">
            <w:r w:rsidRPr="004A659C" w:rsidDel="004A659C">
              <w:rPr>
                <w:rStyle w:val="a8"/>
                <w:caps/>
                <w:noProof/>
              </w:rPr>
              <w:delText>5.1.1</w:delText>
            </w:r>
            <w:r w:rsidDel="004A659C">
              <w:rPr>
                <w:rFonts w:eastAsiaTheme="minorEastAsia" w:cstheme="minorBidi"/>
                <w:noProof/>
                <w:lang w:eastAsia="ru-RU"/>
              </w:rPr>
              <w:tab/>
            </w:r>
            <w:r w:rsidRPr="004A659C" w:rsidDel="004A659C">
              <w:rPr>
                <w:rStyle w:val="a8"/>
                <w:caps/>
                <w:noProof/>
              </w:rPr>
              <w:delText>Описание бизнес-процесса ПП-10.06.02-</w:delText>
            </w:r>
            <w:r w:rsidRPr="004A659C" w:rsidDel="004A659C">
              <w:rPr>
                <w:rStyle w:val="a8"/>
                <w:caps/>
                <w:noProof/>
                <w:lang w:val="en-US"/>
              </w:rPr>
              <w:delText>ERP</w:delText>
            </w:r>
            <w:r w:rsidRPr="004A659C" w:rsidDel="004A659C">
              <w:rPr>
                <w:rStyle w:val="a8"/>
                <w:caps/>
                <w:noProof/>
              </w:rPr>
              <w:delText xml:space="preserve"> Оперативное управление транспортировкой</w:delText>
            </w:r>
            <w:r w:rsidDel="004A659C">
              <w:rPr>
                <w:noProof/>
                <w:webHidden/>
              </w:rPr>
              <w:tab/>
              <w:delText>7</w:delText>
            </w:r>
          </w:del>
        </w:p>
        <w:p w14:paraId="4DB7EC29" w14:textId="77777777" w:rsidR="00E372C3" w:rsidDel="004A659C" w:rsidRDefault="00E372C3">
          <w:pPr>
            <w:pStyle w:val="33"/>
            <w:rPr>
              <w:del w:id="286" w:author="Savinskaya Yulia" w:date="2021-02-25T12:00:00Z"/>
              <w:rFonts w:eastAsiaTheme="minorEastAsia" w:cstheme="minorBidi"/>
              <w:noProof/>
              <w:lang w:eastAsia="ru-RU"/>
            </w:rPr>
          </w:pPr>
          <w:del w:id="287" w:author="Savinskaya Yulia" w:date="2021-02-25T12:00:00Z">
            <w:r w:rsidRPr="004A659C" w:rsidDel="004A659C">
              <w:rPr>
                <w:rStyle w:val="a8"/>
                <w:caps/>
                <w:noProof/>
              </w:rPr>
              <w:delText>5.1.2</w:delText>
            </w:r>
            <w:r w:rsidDel="004A659C">
              <w:rPr>
                <w:rFonts w:eastAsiaTheme="minorEastAsia" w:cstheme="minorBidi"/>
                <w:noProof/>
                <w:lang w:eastAsia="ru-RU"/>
              </w:rPr>
              <w:tab/>
            </w:r>
            <w:r w:rsidRPr="004A659C" w:rsidDel="004A659C">
              <w:rPr>
                <w:rStyle w:val="a8"/>
                <w:caps/>
                <w:noProof/>
              </w:rPr>
              <w:delText>Описание бизнес-процесса ПП-10.06.03-</w:delText>
            </w:r>
            <w:r w:rsidRPr="004A659C" w:rsidDel="004A659C">
              <w:rPr>
                <w:rStyle w:val="a8"/>
                <w:caps/>
                <w:noProof/>
                <w:lang w:val="en-US"/>
              </w:rPr>
              <w:delText>ERP</w:delText>
            </w:r>
            <w:r w:rsidRPr="004A659C" w:rsidDel="004A659C">
              <w:rPr>
                <w:rStyle w:val="a8"/>
                <w:caps/>
                <w:noProof/>
              </w:rPr>
              <w:delText xml:space="preserve"> Выполнение транспортных работ и работ технологического транспорта</w:delText>
            </w:r>
            <w:r w:rsidDel="004A659C">
              <w:rPr>
                <w:noProof/>
                <w:webHidden/>
              </w:rPr>
              <w:tab/>
              <w:delText>13</w:delText>
            </w:r>
          </w:del>
        </w:p>
        <w:p w14:paraId="23EBBE2F" w14:textId="77777777" w:rsidR="00E372C3" w:rsidDel="004A659C" w:rsidRDefault="00E372C3">
          <w:pPr>
            <w:pStyle w:val="25"/>
            <w:rPr>
              <w:del w:id="288" w:author="Savinskaya Yulia" w:date="2021-02-25T12:00:00Z"/>
              <w:rFonts w:eastAsiaTheme="minorEastAsia" w:cstheme="minorBidi"/>
              <w:b w:val="0"/>
              <w:noProof/>
              <w:lang w:eastAsia="ru-RU"/>
            </w:rPr>
          </w:pPr>
          <w:del w:id="289" w:author="Savinskaya Yulia" w:date="2021-02-25T12:00:00Z">
            <w:r w:rsidRPr="004A659C" w:rsidDel="004A659C">
              <w:rPr>
                <w:rStyle w:val="a8"/>
                <w:rFonts w:eastAsiaTheme="majorEastAsia" w:cstheme="majorBidi"/>
                <w:noProof/>
              </w:rPr>
              <w:delText>5.2</w:delText>
            </w:r>
            <w:r w:rsidDel="004A659C">
              <w:rPr>
                <w:rFonts w:eastAsiaTheme="minorEastAsia" w:cstheme="minorBidi"/>
                <w:b w:val="0"/>
                <w:noProof/>
                <w:lang w:eastAsia="ru-RU"/>
              </w:rPr>
              <w:tab/>
            </w:r>
            <w:r w:rsidRPr="004A659C" w:rsidDel="004A659C">
              <w:rPr>
                <w:rStyle w:val="a8"/>
                <w:rFonts w:eastAsiaTheme="majorEastAsia" w:cstheme="majorBidi"/>
                <w:noProof/>
              </w:rPr>
              <w:delText>Описание шагов бизнес-процессов</w:delText>
            </w:r>
            <w:r w:rsidDel="004A659C">
              <w:rPr>
                <w:noProof/>
                <w:webHidden/>
              </w:rPr>
              <w:tab/>
              <w:delText>14</w:delText>
            </w:r>
          </w:del>
        </w:p>
        <w:p w14:paraId="25EBCA06" w14:textId="77777777" w:rsidR="00E372C3" w:rsidDel="004A659C" w:rsidRDefault="00E372C3">
          <w:pPr>
            <w:pStyle w:val="33"/>
            <w:rPr>
              <w:del w:id="290" w:author="Savinskaya Yulia" w:date="2021-02-25T12:00:00Z"/>
              <w:rFonts w:eastAsiaTheme="minorEastAsia" w:cstheme="minorBidi"/>
              <w:noProof/>
              <w:lang w:eastAsia="ru-RU"/>
            </w:rPr>
          </w:pPr>
          <w:del w:id="291" w:author="Savinskaya Yulia" w:date="2021-02-25T12:00:00Z">
            <w:r w:rsidRPr="004A659C" w:rsidDel="004A659C">
              <w:rPr>
                <w:rStyle w:val="a8"/>
                <w:caps/>
                <w:noProof/>
              </w:rPr>
              <w:delText>5.2.1</w:delText>
            </w:r>
            <w:r w:rsidDel="004A659C">
              <w:rPr>
                <w:rFonts w:eastAsiaTheme="minorEastAsia" w:cstheme="minorBidi"/>
                <w:noProof/>
                <w:lang w:eastAsia="ru-RU"/>
              </w:rPr>
              <w:tab/>
            </w:r>
            <w:r w:rsidRPr="004A659C" w:rsidDel="004A659C">
              <w:rPr>
                <w:rStyle w:val="a8"/>
                <w:caps/>
                <w:noProof/>
              </w:rPr>
              <w:delText>Описание шагов бизнес-процесса ПП-10.06.02-</w:delText>
            </w:r>
            <w:r w:rsidRPr="004A659C" w:rsidDel="004A659C">
              <w:rPr>
                <w:rStyle w:val="a8"/>
                <w:caps/>
                <w:noProof/>
                <w:lang w:val="en-US"/>
              </w:rPr>
              <w:delText>ERP</w:delText>
            </w:r>
            <w:r w:rsidRPr="004A659C" w:rsidDel="004A659C">
              <w:rPr>
                <w:rStyle w:val="a8"/>
                <w:caps/>
                <w:noProof/>
              </w:rPr>
              <w:delText xml:space="preserve"> Оперативное управление транспортировкой</w:delText>
            </w:r>
            <w:r w:rsidDel="004A659C">
              <w:rPr>
                <w:noProof/>
                <w:webHidden/>
              </w:rPr>
              <w:tab/>
              <w:delText>14</w:delText>
            </w:r>
          </w:del>
        </w:p>
        <w:p w14:paraId="61B1FD74" w14:textId="77777777" w:rsidR="00E372C3" w:rsidDel="004A659C" w:rsidRDefault="00E372C3">
          <w:pPr>
            <w:pStyle w:val="33"/>
            <w:rPr>
              <w:del w:id="292" w:author="Savinskaya Yulia" w:date="2021-02-25T12:00:00Z"/>
              <w:rFonts w:eastAsiaTheme="minorEastAsia" w:cstheme="minorBidi"/>
              <w:noProof/>
              <w:lang w:eastAsia="ru-RU"/>
            </w:rPr>
          </w:pPr>
          <w:del w:id="293" w:author="Savinskaya Yulia" w:date="2021-02-25T12:00:00Z">
            <w:r w:rsidRPr="004A659C" w:rsidDel="004A659C">
              <w:rPr>
                <w:rStyle w:val="a8"/>
                <w:caps/>
                <w:noProof/>
              </w:rPr>
              <w:delText>5.2.2</w:delText>
            </w:r>
            <w:r w:rsidDel="004A659C">
              <w:rPr>
                <w:rFonts w:eastAsiaTheme="minorEastAsia" w:cstheme="minorBidi"/>
                <w:noProof/>
                <w:lang w:eastAsia="ru-RU"/>
              </w:rPr>
              <w:tab/>
            </w:r>
            <w:r w:rsidRPr="004A659C" w:rsidDel="004A659C">
              <w:rPr>
                <w:rStyle w:val="a8"/>
                <w:caps/>
                <w:noProof/>
              </w:rPr>
              <w:delText>Описание шагов бизнес-процесса ПП-10.06.03-ERP Выполнение транспортных работ и работ технологического транспорта</w:delText>
            </w:r>
            <w:r w:rsidDel="004A659C">
              <w:rPr>
                <w:noProof/>
                <w:webHidden/>
              </w:rPr>
              <w:tab/>
              <w:delText>45</w:delText>
            </w:r>
          </w:del>
        </w:p>
        <w:p w14:paraId="04552A9A" w14:textId="77777777" w:rsidR="00E372C3" w:rsidDel="004A659C" w:rsidRDefault="00E372C3">
          <w:pPr>
            <w:pStyle w:val="25"/>
            <w:rPr>
              <w:del w:id="294" w:author="Savinskaya Yulia" w:date="2021-02-25T12:00:00Z"/>
              <w:rFonts w:eastAsiaTheme="minorEastAsia" w:cstheme="minorBidi"/>
              <w:b w:val="0"/>
              <w:noProof/>
              <w:lang w:eastAsia="ru-RU"/>
            </w:rPr>
          </w:pPr>
          <w:del w:id="295" w:author="Savinskaya Yulia" w:date="2021-02-25T12:00:00Z">
            <w:r w:rsidRPr="004A659C" w:rsidDel="004A659C">
              <w:rPr>
                <w:rStyle w:val="a8"/>
                <w:rFonts w:eastAsiaTheme="majorEastAsia" w:cstheme="majorBidi"/>
                <w:noProof/>
              </w:rPr>
              <w:delText>5.3</w:delText>
            </w:r>
            <w:r w:rsidDel="004A659C">
              <w:rPr>
                <w:rFonts w:eastAsiaTheme="minorEastAsia" w:cstheme="minorBidi"/>
                <w:b w:val="0"/>
                <w:noProof/>
                <w:lang w:eastAsia="ru-RU"/>
              </w:rPr>
              <w:tab/>
            </w:r>
            <w:r w:rsidRPr="004A659C" w:rsidDel="004A659C">
              <w:rPr>
                <w:rStyle w:val="a8"/>
                <w:rFonts w:eastAsiaTheme="majorEastAsia" w:cstheme="majorBidi"/>
                <w:noProof/>
              </w:rPr>
              <w:delText>Роли и полномочия</w:delText>
            </w:r>
            <w:r w:rsidDel="004A659C">
              <w:rPr>
                <w:noProof/>
                <w:webHidden/>
              </w:rPr>
              <w:tab/>
              <w:delText>54</w:delText>
            </w:r>
          </w:del>
        </w:p>
        <w:p w14:paraId="52501928" w14:textId="77777777" w:rsidR="00E372C3" w:rsidDel="004A659C" w:rsidRDefault="00E372C3">
          <w:pPr>
            <w:pStyle w:val="25"/>
            <w:rPr>
              <w:del w:id="296" w:author="Savinskaya Yulia" w:date="2021-02-25T12:00:00Z"/>
              <w:rFonts w:eastAsiaTheme="minorEastAsia" w:cstheme="minorBidi"/>
              <w:b w:val="0"/>
              <w:noProof/>
              <w:lang w:eastAsia="ru-RU"/>
            </w:rPr>
          </w:pPr>
          <w:del w:id="297" w:author="Savinskaya Yulia" w:date="2021-02-25T12:00:00Z">
            <w:r w:rsidRPr="004A659C" w:rsidDel="004A659C">
              <w:rPr>
                <w:rStyle w:val="a8"/>
                <w:rFonts w:eastAsiaTheme="majorEastAsia" w:cstheme="majorBidi"/>
                <w:noProof/>
              </w:rPr>
              <w:delText>5.4</w:delText>
            </w:r>
            <w:r w:rsidDel="004A659C">
              <w:rPr>
                <w:rFonts w:eastAsiaTheme="minorEastAsia" w:cstheme="minorBidi"/>
                <w:b w:val="0"/>
                <w:noProof/>
                <w:lang w:eastAsia="ru-RU"/>
              </w:rPr>
              <w:tab/>
            </w:r>
            <w:r w:rsidRPr="004A659C" w:rsidDel="004A659C">
              <w:rPr>
                <w:rStyle w:val="a8"/>
                <w:rFonts w:eastAsiaTheme="majorEastAsia" w:cstheme="majorBidi"/>
                <w:noProof/>
              </w:rPr>
              <w:delText>Риски и контрольные процедуры</w:delText>
            </w:r>
            <w:r w:rsidDel="004A659C">
              <w:rPr>
                <w:noProof/>
                <w:webHidden/>
              </w:rPr>
              <w:tab/>
              <w:delText>55</w:delText>
            </w:r>
          </w:del>
        </w:p>
        <w:p w14:paraId="65E1EABF" w14:textId="77777777" w:rsidR="00E372C3" w:rsidDel="004A659C" w:rsidRDefault="00E372C3">
          <w:pPr>
            <w:pStyle w:val="33"/>
            <w:rPr>
              <w:del w:id="298" w:author="Savinskaya Yulia" w:date="2021-02-25T12:00:00Z"/>
              <w:rFonts w:eastAsiaTheme="minorEastAsia" w:cstheme="minorBidi"/>
              <w:noProof/>
              <w:lang w:eastAsia="ru-RU"/>
            </w:rPr>
          </w:pPr>
          <w:del w:id="299" w:author="Savinskaya Yulia" w:date="2021-02-25T12:00:00Z">
            <w:r w:rsidRPr="004A659C" w:rsidDel="004A659C">
              <w:rPr>
                <w:rStyle w:val="a8"/>
                <w:caps/>
                <w:noProof/>
              </w:rPr>
              <w:delText>5.4.1</w:delText>
            </w:r>
            <w:r w:rsidDel="004A659C">
              <w:rPr>
                <w:rFonts w:eastAsiaTheme="minorEastAsia" w:cstheme="minorBidi"/>
                <w:noProof/>
                <w:lang w:eastAsia="ru-RU"/>
              </w:rPr>
              <w:tab/>
            </w:r>
            <w:r w:rsidRPr="004A659C" w:rsidDel="004A659C">
              <w:rPr>
                <w:rStyle w:val="a8"/>
                <w:caps/>
                <w:noProof/>
              </w:rPr>
              <w:delText>Риски и контроли</w:delText>
            </w:r>
            <w:r w:rsidDel="004A659C">
              <w:rPr>
                <w:noProof/>
                <w:webHidden/>
              </w:rPr>
              <w:tab/>
              <w:delText>55</w:delText>
            </w:r>
          </w:del>
        </w:p>
        <w:p w14:paraId="26F78BB6" w14:textId="77777777" w:rsidR="00E372C3" w:rsidDel="004A659C" w:rsidRDefault="00E372C3">
          <w:pPr>
            <w:pStyle w:val="33"/>
            <w:rPr>
              <w:del w:id="300" w:author="Savinskaya Yulia" w:date="2021-02-25T12:00:00Z"/>
              <w:rFonts w:eastAsiaTheme="minorEastAsia" w:cstheme="minorBidi"/>
              <w:noProof/>
              <w:lang w:eastAsia="ru-RU"/>
            </w:rPr>
          </w:pPr>
          <w:del w:id="301" w:author="Savinskaya Yulia" w:date="2021-02-25T12:00:00Z">
            <w:r w:rsidRPr="004A659C" w:rsidDel="004A659C">
              <w:rPr>
                <w:rStyle w:val="a8"/>
                <w:caps/>
                <w:noProof/>
              </w:rPr>
              <w:delText>5.4.2</w:delText>
            </w:r>
            <w:r w:rsidDel="004A659C">
              <w:rPr>
                <w:rFonts w:eastAsiaTheme="minorEastAsia" w:cstheme="minorBidi"/>
                <w:noProof/>
                <w:lang w:eastAsia="ru-RU"/>
              </w:rPr>
              <w:tab/>
            </w:r>
            <w:r w:rsidRPr="004A659C" w:rsidDel="004A659C">
              <w:rPr>
                <w:rStyle w:val="a8"/>
                <w:caps/>
                <w:noProof/>
              </w:rPr>
              <w:delText>Разделение полномочий</w:delText>
            </w:r>
            <w:r w:rsidDel="004A659C">
              <w:rPr>
                <w:noProof/>
                <w:webHidden/>
              </w:rPr>
              <w:tab/>
              <w:delText>56</w:delText>
            </w:r>
          </w:del>
        </w:p>
        <w:p w14:paraId="01B7954B" w14:textId="77777777" w:rsidR="00E372C3" w:rsidDel="004A659C" w:rsidRDefault="00E372C3">
          <w:pPr>
            <w:pStyle w:val="25"/>
            <w:rPr>
              <w:del w:id="302" w:author="Savinskaya Yulia" w:date="2021-02-25T12:00:00Z"/>
              <w:rFonts w:eastAsiaTheme="minorEastAsia" w:cstheme="minorBidi"/>
              <w:b w:val="0"/>
              <w:noProof/>
              <w:lang w:eastAsia="ru-RU"/>
            </w:rPr>
          </w:pPr>
          <w:del w:id="303" w:author="Savinskaya Yulia" w:date="2021-02-25T12:00:00Z">
            <w:r w:rsidRPr="004A659C" w:rsidDel="004A659C">
              <w:rPr>
                <w:rStyle w:val="a8"/>
                <w:rFonts w:eastAsiaTheme="majorEastAsia" w:cstheme="majorBidi"/>
                <w:noProof/>
              </w:rPr>
              <w:delText>5.5</w:delText>
            </w:r>
            <w:r w:rsidDel="004A659C">
              <w:rPr>
                <w:rFonts w:eastAsiaTheme="minorEastAsia" w:cstheme="minorBidi"/>
                <w:b w:val="0"/>
                <w:noProof/>
                <w:lang w:eastAsia="ru-RU"/>
              </w:rPr>
              <w:tab/>
            </w:r>
            <w:r w:rsidRPr="004A659C" w:rsidDel="004A659C">
              <w:rPr>
                <w:rStyle w:val="a8"/>
                <w:rFonts w:eastAsiaTheme="majorEastAsia" w:cstheme="majorBidi"/>
                <w:noProof/>
              </w:rPr>
              <w:delText>Интеграционные точки со смежными процессами</w:delText>
            </w:r>
            <w:r w:rsidDel="004A659C">
              <w:rPr>
                <w:noProof/>
                <w:webHidden/>
              </w:rPr>
              <w:tab/>
              <w:delText>58</w:delText>
            </w:r>
          </w:del>
        </w:p>
        <w:p w14:paraId="7AE71F5B" w14:textId="77777777" w:rsidR="00E372C3" w:rsidDel="004A659C" w:rsidRDefault="00E372C3">
          <w:pPr>
            <w:pStyle w:val="25"/>
            <w:rPr>
              <w:del w:id="304" w:author="Savinskaya Yulia" w:date="2021-02-25T12:00:00Z"/>
              <w:rFonts w:eastAsiaTheme="minorEastAsia" w:cstheme="minorBidi"/>
              <w:b w:val="0"/>
              <w:noProof/>
              <w:lang w:eastAsia="ru-RU"/>
            </w:rPr>
          </w:pPr>
          <w:del w:id="305" w:author="Savinskaya Yulia" w:date="2021-02-25T12:00:00Z">
            <w:r w:rsidRPr="004A659C" w:rsidDel="004A659C">
              <w:rPr>
                <w:rStyle w:val="a8"/>
                <w:rFonts w:eastAsiaTheme="majorEastAsia" w:cstheme="majorBidi"/>
                <w:noProof/>
              </w:rPr>
              <w:delText>5.6</w:delText>
            </w:r>
            <w:r w:rsidDel="004A659C">
              <w:rPr>
                <w:rFonts w:eastAsiaTheme="minorEastAsia" w:cstheme="minorBidi"/>
                <w:b w:val="0"/>
                <w:noProof/>
                <w:lang w:eastAsia="ru-RU"/>
              </w:rPr>
              <w:tab/>
            </w:r>
            <w:r w:rsidRPr="004A659C" w:rsidDel="004A659C">
              <w:rPr>
                <w:rStyle w:val="a8"/>
                <w:rFonts w:eastAsiaTheme="majorEastAsia" w:cstheme="majorBidi"/>
                <w:noProof/>
              </w:rPr>
              <w:delText>Основные данные</w:delText>
            </w:r>
            <w:r w:rsidDel="004A659C">
              <w:rPr>
                <w:noProof/>
                <w:webHidden/>
              </w:rPr>
              <w:tab/>
              <w:delText>59</w:delText>
            </w:r>
          </w:del>
        </w:p>
        <w:p w14:paraId="0FAAE059" w14:textId="77777777" w:rsidR="00E372C3" w:rsidDel="004A659C" w:rsidRDefault="00E372C3">
          <w:pPr>
            <w:pStyle w:val="33"/>
            <w:rPr>
              <w:del w:id="306" w:author="Savinskaya Yulia" w:date="2021-02-25T12:00:00Z"/>
              <w:rFonts w:eastAsiaTheme="minorEastAsia" w:cstheme="minorBidi"/>
              <w:noProof/>
              <w:lang w:eastAsia="ru-RU"/>
            </w:rPr>
          </w:pPr>
          <w:del w:id="307" w:author="Savinskaya Yulia" w:date="2021-02-25T12:00:00Z">
            <w:r w:rsidRPr="004A659C" w:rsidDel="004A659C">
              <w:rPr>
                <w:rStyle w:val="a8"/>
                <w:caps/>
                <w:noProof/>
              </w:rPr>
              <w:delText>5.6.1</w:delText>
            </w:r>
            <w:r w:rsidDel="004A659C">
              <w:rPr>
                <w:rFonts w:eastAsiaTheme="minorEastAsia" w:cstheme="minorBidi"/>
                <w:noProof/>
                <w:lang w:eastAsia="ru-RU"/>
              </w:rPr>
              <w:tab/>
            </w:r>
            <w:r w:rsidRPr="004A659C" w:rsidDel="004A659C">
              <w:rPr>
                <w:rStyle w:val="a8"/>
                <w:caps/>
                <w:noProof/>
              </w:rPr>
              <w:delText>Основные данные бизнес-процесса ПП-10.06.02-</w:delText>
            </w:r>
            <w:r w:rsidRPr="004A659C" w:rsidDel="004A659C">
              <w:rPr>
                <w:rStyle w:val="a8"/>
                <w:caps/>
                <w:noProof/>
                <w:lang w:val="en-US"/>
              </w:rPr>
              <w:delText>ERP</w:delText>
            </w:r>
            <w:r w:rsidRPr="004A659C" w:rsidDel="004A659C">
              <w:rPr>
                <w:rStyle w:val="a8"/>
                <w:caps/>
                <w:noProof/>
              </w:rPr>
              <w:delText xml:space="preserve"> Оперативное управление транспортировкой</w:delText>
            </w:r>
            <w:r w:rsidDel="004A659C">
              <w:rPr>
                <w:noProof/>
                <w:webHidden/>
              </w:rPr>
              <w:tab/>
              <w:delText>59</w:delText>
            </w:r>
          </w:del>
        </w:p>
        <w:p w14:paraId="296D6B4F" w14:textId="77777777" w:rsidR="00E372C3" w:rsidDel="004A659C" w:rsidRDefault="00E372C3">
          <w:pPr>
            <w:pStyle w:val="33"/>
            <w:rPr>
              <w:del w:id="308" w:author="Savinskaya Yulia" w:date="2021-02-25T12:00:00Z"/>
              <w:rFonts w:eastAsiaTheme="minorEastAsia" w:cstheme="minorBidi"/>
              <w:noProof/>
              <w:lang w:eastAsia="ru-RU"/>
            </w:rPr>
          </w:pPr>
          <w:del w:id="309" w:author="Savinskaya Yulia" w:date="2021-02-25T12:00:00Z">
            <w:r w:rsidRPr="004A659C" w:rsidDel="004A659C">
              <w:rPr>
                <w:rStyle w:val="a8"/>
                <w:caps/>
                <w:noProof/>
              </w:rPr>
              <w:delText>5.6.2</w:delText>
            </w:r>
            <w:r w:rsidDel="004A659C">
              <w:rPr>
                <w:rFonts w:eastAsiaTheme="minorEastAsia" w:cstheme="minorBidi"/>
                <w:noProof/>
                <w:lang w:eastAsia="ru-RU"/>
              </w:rPr>
              <w:tab/>
            </w:r>
            <w:r w:rsidRPr="004A659C" w:rsidDel="004A659C">
              <w:rPr>
                <w:rStyle w:val="a8"/>
                <w:caps/>
                <w:noProof/>
              </w:rPr>
              <w:delText>Основные данные бизнес-процесса ПП-10.06.03-</w:delText>
            </w:r>
            <w:r w:rsidRPr="004A659C" w:rsidDel="004A659C">
              <w:rPr>
                <w:rStyle w:val="a8"/>
                <w:caps/>
                <w:noProof/>
                <w:lang w:val="en-US"/>
              </w:rPr>
              <w:delText>ERP</w:delText>
            </w:r>
            <w:r w:rsidRPr="004A659C" w:rsidDel="004A659C">
              <w:rPr>
                <w:rStyle w:val="a8"/>
                <w:caps/>
                <w:noProof/>
              </w:rPr>
              <w:delText xml:space="preserve"> Выполнение транспортных работ и работ технологического транспорта</w:delText>
            </w:r>
            <w:r w:rsidDel="004A659C">
              <w:rPr>
                <w:noProof/>
                <w:webHidden/>
              </w:rPr>
              <w:tab/>
              <w:delText>59</w:delText>
            </w:r>
          </w:del>
        </w:p>
        <w:p w14:paraId="65BA7948" w14:textId="77777777" w:rsidR="00E372C3" w:rsidDel="004A659C" w:rsidRDefault="00E372C3">
          <w:pPr>
            <w:pStyle w:val="25"/>
            <w:rPr>
              <w:del w:id="310" w:author="Savinskaya Yulia" w:date="2021-02-25T12:00:00Z"/>
              <w:rFonts w:eastAsiaTheme="minorEastAsia" w:cstheme="minorBidi"/>
              <w:b w:val="0"/>
              <w:noProof/>
              <w:lang w:eastAsia="ru-RU"/>
            </w:rPr>
          </w:pPr>
          <w:del w:id="311" w:author="Savinskaya Yulia" w:date="2021-02-25T12:00:00Z">
            <w:r w:rsidRPr="004A659C" w:rsidDel="004A659C">
              <w:rPr>
                <w:rStyle w:val="a8"/>
                <w:rFonts w:eastAsiaTheme="majorEastAsia" w:cstheme="majorBidi"/>
                <w:noProof/>
              </w:rPr>
              <w:delText>5.7</w:delText>
            </w:r>
            <w:r w:rsidDel="004A659C">
              <w:rPr>
                <w:rFonts w:eastAsiaTheme="minorEastAsia" w:cstheme="minorBidi"/>
                <w:b w:val="0"/>
                <w:noProof/>
                <w:lang w:eastAsia="ru-RU"/>
              </w:rPr>
              <w:tab/>
            </w:r>
            <w:r w:rsidRPr="004A659C" w:rsidDel="004A659C">
              <w:rPr>
                <w:rStyle w:val="a8"/>
                <w:rFonts w:eastAsiaTheme="majorEastAsia" w:cstheme="majorBidi"/>
                <w:noProof/>
              </w:rPr>
              <w:delText>Транзакционные данные</w:delText>
            </w:r>
            <w:r w:rsidDel="004A659C">
              <w:rPr>
                <w:noProof/>
                <w:webHidden/>
              </w:rPr>
              <w:tab/>
              <w:delText>60</w:delText>
            </w:r>
          </w:del>
        </w:p>
        <w:p w14:paraId="3DCBB937" w14:textId="77777777" w:rsidR="00E372C3" w:rsidDel="004A659C" w:rsidRDefault="00E372C3">
          <w:pPr>
            <w:pStyle w:val="33"/>
            <w:rPr>
              <w:del w:id="312" w:author="Savinskaya Yulia" w:date="2021-02-25T12:00:00Z"/>
              <w:rFonts w:eastAsiaTheme="minorEastAsia" w:cstheme="minorBidi"/>
              <w:noProof/>
              <w:lang w:eastAsia="ru-RU"/>
            </w:rPr>
          </w:pPr>
          <w:del w:id="313" w:author="Savinskaya Yulia" w:date="2021-02-25T12:00:00Z">
            <w:r w:rsidRPr="004A659C" w:rsidDel="004A659C">
              <w:rPr>
                <w:rStyle w:val="a8"/>
                <w:caps/>
                <w:noProof/>
              </w:rPr>
              <w:delText>5.7.1</w:delText>
            </w:r>
            <w:r w:rsidDel="004A659C">
              <w:rPr>
                <w:rFonts w:eastAsiaTheme="minorEastAsia" w:cstheme="minorBidi"/>
                <w:noProof/>
                <w:lang w:eastAsia="ru-RU"/>
              </w:rPr>
              <w:tab/>
            </w:r>
            <w:r w:rsidRPr="004A659C" w:rsidDel="004A659C">
              <w:rPr>
                <w:rStyle w:val="a8"/>
                <w:caps/>
                <w:noProof/>
              </w:rPr>
              <w:delText>Транзакционные данные бизнес-процесса ПП-10.08.02-</w:delText>
            </w:r>
            <w:r w:rsidRPr="004A659C" w:rsidDel="004A659C">
              <w:rPr>
                <w:rStyle w:val="a8"/>
                <w:caps/>
                <w:noProof/>
                <w:lang w:val="en-US"/>
              </w:rPr>
              <w:delText>ERP</w:delText>
            </w:r>
            <w:r w:rsidRPr="004A659C" w:rsidDel="004A659C">
              <w:rPr>
                <w:rStyle w:val="a8"/>
                <w:caps/>
                <w:noProof/>
              </w:rPr>
              <w:delText xml:space="preserve"> Оперативное управление транспортировкой</w:delText>
            </w:r>
            <w:r w:rsidDel="004A659C">
              <w:rPr>
                <w:noProof/>
                <w:webHidden/>
              </w:rPr>
              <w:tab/>
              <w:delText>60</w:delText>
            </w:r>
          </w:del>
        </w:p>
        <w:p w14:paraId="4B8D48B3" w14:textId="77777777" w:rsidR="00E372C3" w:rsidDel="004A659C" w:rsidRDefault="00E372C3">
          <w:pPr>
            <w:pStyle w:val="33"/>
            <w:rPr>
              <w:del w:id="314" w:author="Savinskaya Yulia" w:date="2021-02-25T12:00:00Z"/>
              <w:rFonts w:eastAsiaTheme="minorEastAsia" w:cstheme="minorBidi"/>
              <w:noProof/>
              <w:lang w:eastAsia="ru-RU"/>
            </w:rPr>
          </w:pPr>
          <w:del w:id="315" w:author="Savinskaya Yulia" w:date="2021-02-25T12:00:00Z">
            <w:r w:rsidRPr="004A659C" w:rsidDel="004A659C">
              <w:rPr>
                <w:rStyle w:val="a8"/>
                <w:caps/>
                <w:noProof/>
              </w:rPr>
              <w:delText>5.7.2</w:delText>
            </w:r>
            <w:r w:rsidDel="004A659C">
              <w:rPr>
                <w:rFonts w:eastAsiaTheme="minorEastAsia" w:cstheme="minorBidi"/>
                <w:noProof/>
                <w:lang w:eastAsia="ru-RU"/>
              </w:rPr>
              <w:tab/>
            </w:r>
            <w:r w:rsidRPr="004A659C" w:rsidDel="004A659C">
              <w:rPr>
                <w:rStyle w:val="a8"/>
                <w:caps/>
                <w:noProof/>
              </w:rPr>
              <w:delText>Транзакционные данные бизнес-процесса ПП-10.08.03-</w:delText>
            </w:r>
            <w:r w:rsidRPr="004A659C" w:rsidDel="004A659C">
              <w:rPr>
                <w:rStyle w:val="a8"/>
                <w:caps/>
                <w:noProof/>
                <w:lang w:val="en-US"/>
              </w:rPr>
              <w:delText>ERP</w:delText>
            </w:r>
            <w:r w:rsidRPr="004A659C" w:rsidDel="004A659C">
              <w:rPr>
                <w:rStyle w:val="a8"/>
                <w:caps/>
                <w:noProof/>
              </w:rPr>
              <w:delText xml:space="preserve"> Выполнение транспортных работ и работ технологического транспорта</w:delText>
            </w:r>
            <w:r w:rsidDel="004A659C">
              <w:rPr>
                <w:noProof/>
                <w:webHidden/>
              </w:rPr>
              <w:tab/>
              <w:delText>67</w:delText>
            </w:r>
          </w:del>
        </w:p>
        <w:p w14:paraId="062ACD14" w14:textId="77777777" w:rsidR="00E372C3" w:rsidDel="004A659C" w:rsidRDefault="00E372C3">
          <w:pPr>
            <w:pStyle w:val="25"/>
            <w:rPr>
              <w:del w:id="316" w:author="Savinskaya Yulia" w:date="2021-02-25T12:00:00Z"/>
              <w:rFonts w:eastAsiaTheme="minorEastAsia" w:cstheme="minorBidi"/>
              <w:b w:val="0"/>
              <w:noProof/>
              <w:lang w:eastAsia="ru-RU"/>
            </w:rPr>
          </w:pPr>
          <w:del w:id="317" w:author="Savinskaya Yulia" w:date="2021-02-25T12:00:00Z">
            <w:r w:rsidRPr="004A659C" w:rsidDel="004A659C">
              <w:rPr>
                <w:rStyle w:val="a8"/>
                <w:rFonts w:eastAsiaTheme="majorEastAsia" w:cstheme="majorBidi"/>
                <w:noProof/>
              </w:rPr>
              <w:delText>5.8</w:delText>
            </w:r>
            <w:r w:rsidDel="004A659C">
              <w:rPr>
                <w:rFonts w:eastAsiaTheme="minorEastAsia" w:cstheme="minorBidi"/>
                <w:b w:val="0"/>
                <w:noProof/>
                <w:lang w:eastAsia="ru-RU"/>
              </w:rPr>
              <w:tab/>
            </w:r>
            <w:r w:rsidRPr="004A659C" w:rsidDel="004A659C">
              <w:rPr>
                <w:rStyle w:val="a8"/>
                <w:rFonts w:eastAsiaTheme="majorEastAsia" w:cstheme="majorBidi"/>
                <w:noProof/>
              </w:rPr>
              <w:delText>Отчетность и выходные формы</w:delText>
            </w:r>
            <w:r w:rsidDel="004A659C">
              <w:rPr>
                <w:noProof/>
                <w:webHidden/>
              </w:rPr>
              <w:tab/>
              <w:delText>71</w:delText>
            </w:r>
          </w:del>
        </w:p>
        <w:p w14:paraId="330A27C5" w14:textId="77777777" w:rsidR="00E372C3" w:rsidDel="004A659C" w:rsidRDefault="00E372C3">
          <w:pPr>
            <w:pStyle w:val="33"/>
            <w:rPr>
              <w:del w:id="318" w:author="Savinskaya Yulia" w:date="2021-02-25T12:00:00Z"/>
              <w:rFonts w:eastAsiaTheme="minorEastAsia" w:cstheme="minorBidi"/>
              <w:noProof/>
              <w:lang w:eastAsia="ru-RU"/>
            </w:rPr>
          </w:pPr>
          <w:del w:id="319" w:author="Savinskaya Yulia" w:date="2021-02-25T12:00:00Z">
            <w:r w:rsidRPr="004A659C" w:rsidDel="004A659C">
              <w:rPr>
                <w:rStyle w:val="a8"/>
                <w:caps/>
                <w:noProof/>
              </w:rPr>
              <w:delText>5.8.1</w:delText>
            </w:r>
            <w:r w:rsidDel="004A659C">
              <w:rPr>
                <w:rFonts w:eastAsiaTheme="minorEastAsia" w:cstheme="minorBidi"/>
                <w:noProof/>
                <w:lang w:eastAsia="ru-RU"/>
              </w:rPr>
              <w:tab/>
            </w:r>
            <w:r w:rsidRPr="004A659C" w:rsidDel="004A659C">
              <w:rPr>
                <w:rStyle w:val="a8"/>
                <w:caps/>
                <w:noProof/>
              </w:rPr>
              <w:delText>Отчетность и выходные формы бизнес-процесса ПП-10.06.02-</w:delText>
            </w:r>
            <w:r w:rsidRPr="004A659C" w:rsidDel="004A659C">
              <w:rPr>
                <w:rStyle w:val="a8"/>
                <w:caps/>
                <w:noProof/>
                <w:lang w:val="en-US"/>
              </w:rPr>
              <w:delText>ERP</w:delText>
            </w:r>
            <w:r w:rsidRPr="004A659C" w:rsidDel="004A659C">
              <w:rPr>
                <w:rStyle w:val="a8"/>
                <w:caps/>
                <w:noProof/>
              </w:rPr>
              <w:delText xml:space="preserve"> Оперативное управление транспортировкой</w:delText>
            </w:r>
            <w:r w:rsidDel="004A659C">
              <w:rPr>
                <w:noProof/>
                <w:webHidden/>
              </w:rPr>
              <w:tab/>
              <w:delText>71</w:delText>
            </w:r>
          </w:del>
        </w:p>
        <w:p w14:paraId="27A4908D" w14:textId="77777777" w:rsidR="00E372C3" w:rsidDel="004A659C" w:rsidRDefault="00E372C3">
          <w:pPr>
            <w:pStyle w:val="33"/>
            <w:rPr>
              <w:del w:id="320" w:author="Savinskaya Yulia" w:date="2021-02-25T12:00:00Z"/>
              <w:rFonts w:eastAsiaTheme="minorEastAsia" w:cstheme="minorBidi"/>
              <w:noProof/>
              <w:lang w:eastAsia="ru-RU"/>
            </w:rPr>
          </w:pPr>
          <w:del w:id="321" w:author="Savinskaya Yulia" w:date="2021-02-25T12:00:00Z">
            <w:r w:rsidRPr="004A659C" w:rsidDel="004A659C">
              <w:rPr>
                <w:rStyle w:val="a8"/>
                <w:caps/>
                <w:noProof/>
              </w:rPr>
              <w:delText>5.8.3 Отчетность и выходные формы бизнес-процесса ПП-10.06.03-</w:delText>
            </w:r>
            <w:r w:rsidRPr="004A659C" w:rsidDel="004A659C">
              <w:rPr>
                <w:rStyle w:val="a8"/>
                <w:caps/>
                <w:noProof/>
                <w:lang w:val="en-US"/>
              </w:rPr>
              <w:delText>ERP</w:delText>
            </w:r>
            <w:r w:rsidRPr="004A659C" w:rsidDel="004A659C">
              <w:rPr>
                <w:rStyle w:val="a8"/>
                <w:caps/>
                <w:noProof/>
              </w:rPr>
              <w:delText xml:space="preserve"> Выполнение транспортных работ и работ технологического транспорта</w:delText>
            </w:r>
            <w:r w:rsidDel="004A659C">
              <w:rPr>
                <w:noProof/>
                <w:webHidden/>
              </w:rPr>
              <w:tab/>
              <w:delText>72</w:delText>
            </w:r>
          </w:del>
        </w:p>
        <w:p w14:paraId="6F4A3ED9" w14:textId="77777777" w:rsidR="00E372C3" w:rsidDel="004A659C" w:rsidRDefault="00E372C3">
          <w:pPr>
            <w:pStyle w:val="25"/>
            <w:rPr>
              <w:del w:id="322" w:author="Savinskaya Yulia" w:date="2021-02-25T12:00:00Z"/>
              <w:rFonts w:eastAsiaTheme="minorEastAsia" w:cstheme="minorBidi"/>
              <w:b w:val="0"/>
              <w:noProof/>
              <w:lang w:eastAsia="ru-RU"/>
            </w:rPr>
          </w:pPr>
          <w:del w:id="323" w:author="Savinskaya Yulia" w:date="2021-02-25T12:00:00Z">
            <w:r w:rsidRPr="004A659C" w:rsidDel="004A659C">
              <w:rPr>
                <w:rStyle w:val="a8"/>
                <w:rFonts w:eastAsiaTheme="majorEastAsia" w:cstheme="majorBidi"/>
                <w:noProof/>
              </w:rPr>
              <w:delText>5.9</w:delText>
            </w:r>
            <w:r w:rsidDel="004A659C">
              <w:rPr>
                <w:rFonts w:eastAsiaTheme="minorEastAsia" w:cstheme="minorBidi"/>
                <w:b w:val="0"/>
                <w:noProof/>
                <w:lang w:eastAsia="ru-RU"/>
              </w:rPr>
              <w:tab/>
            </w:r>
            <w:r w:rsidRPr="004A659C" w:rsidDel="004A659C">
              <w:rPr>
                <w:rStyle w:val="a8"/>
                <w:rFonts w:eastAsiaTheme="majorEastAsia" w:cstheme="majorBidi"/>
                <w:noProof/>
              </w:rPr>
              <w:delText>Перечень доработок, Разработок и интеграция (интерфейсы)</w:delText>
            </w:r>
            <w:r w:rsidDel="004A659C">
              <w:rPr>
                <w:noProof/>
                <w:webHidden/>
              </w:rPr>
              <w:tab/>
              <w:delText>74</w:delText>
            </w:r>
          </w:del>
        </w:p>
        <w:p w14:paraId="0E59EB91" w14:textId="77777777" w:rsidR="00E372C3" w:rsidDel="004A659C" w:rsidRDefault="00E372C3">
          <w:pPr>
            <w:pStyle w:val="33"/>
            <w:rPr>
              <w:del w:id="324" w:author="Savinskaya Yulia" w:date="2021-02-25T12:00:00Z"/>
              <w:rFonts w:eastAsiaTheme="minorEastAsia" w:cstheme="minorBidi"/>
              <w:noProof/>
              <w:lang w:eastAsia="ru-RU"/>
            </w:rPr>
          </w:pPr>
          <w:del w:id="325" w:author="Savinskaya Yulia" w:date="2021-02-25T12:00:00Z">
            <w:r w:rsidRPr="004A659C" w:rsidDel="004A659C">
              <w:rPr>
                <w:rStyle w:val="a8"/>
                <w:caps/>
                <w:noProof/>
              </w:rPr>
              <w:delText>5.9.1</w:delText>
            </w:r>
            <w:r w:rsidDel="004A659C">
              <w:rPr>
                <w:rFonts w:eastAsiaTheme="minorEastAsia" w:cstheme="minorBidi"/>
                <w:noProof/>
                <w:lang w:eastAsia="ru-RU"/>
              </w:rPr>
              <w:tab/>
            </w:r>
            <w:r w:rsidRPr="004A659C" w:rsidDel="004A659C">
              <w:rPr>
                <w:rStyle w:val="a8"/>
                <w:caps/>
                <w:noProof/>
              </w:rPr>
              <w:delText>Перечень доработок, разработок и интеграция бизнес-процесса ПП-10.06.02-</w:delText>
            </w:r>
            <w:r w:rsidRPr="004A659C" w:rsidDel="004A659C">
              <w:rPr>
                <w:rStyle w:val="a8"/>
                <w:caps/>
                <w:noProof/>
                <w:lang w:val="en-US"/>
              </w:rPr>
              <w:delText>ERP</w:delText>
            </w:r>
            <w:r w:rsidRPr="004A659C" w:rsidDel="004A659C">
              <w:rPr>
                <w:rStyle w:val="a8"/>
                <w:caps/>
                <w:noProof/>
              </w:rPr>
              <w:delText xml:space="preserve"> Оперативное управление транспортировкой</w:delText>
            </w:r>
            <w:r w:rsidDel="004A659C">
              <w:rPr>
                <w:noProof/>
                <w:webHidden/>
              </w:rPr>
              <w:tab/>
              <w:delText>74</w:delText>
            </w:r>
          </w:del>
        </w:p>
        <w:p w14:paraId="2AAEE056" w14:textId="77777777" w:rsidR="00E372C3" w:rsidDel="004A659C" w:rsidRDefault="00E372C3">
          <w:pPr>
            <w:pStyle w:val="33"/>
            <w:rPr>
              <w:del w:id="326" w:author="Savinskaya Yulia" w:date="2021-02-25T12:00:00Z"/>
              <w:rFonts w:eastAsiaTheme="minorEastAsia" w:cstheme="minorBidi"/>
              <w:noProof/>
              <w:lang w:eastAsia="ru-RU"/>
            </w:rPr>
          </w:pPr>
          <w:del w:id="327" w:author="Savinskaya Yulia" w:date="2021-02-25T12:00:00Z">
            <w:r w:rsidRPr="004A659C" w:rsidDel="004A659C">
              <w:rPr>
                <w:rStyle w:val="a8"/>
                <w:caps/>
                <w:noProof/>
              </w:rPr>
              <w:delText>5.9.2</w:delText>
            </w:r>
            <w:r w:rsidDel="004A659C">
              <w:rPr>
                <w:rFonts w:eastAsiaTheme="minorEastAsia" w:cstheme="minorBidi"/>
                <w:noProof/>
                <w:lang w:eastAsia="ru-RU"/>
              </w:rPr>
              <w:tab/>
            </w:r>
            <w:r w:rsidRPr="004A659C" w:rsidDel="004A659C">
              <w:rPr>
                <w:rStyle w:val="a8"/>
                <w:caps/>
                <w:noProof/>
              </w:rPr>
              <w:delText>Перечень доработок, разработок и интеграция бизнес-процесса ПП-10.06.03-</w:delText>
            </w:r>
            <w:r w:rsidRPr="004A659C" w:rsidDel="004A659C">
              <w:rPr>
                <w:rStyle w:val="a8"/>
                <w:caps/>
                <w:noProof/>
                <w:lang w:val="en-US"/>
              </w:rPr>
              <w:delText>ERP</w:delText>
            </w:r>
            <w:r w:rsidRPr="004A659C" w:rsidDel="004A659C">
              <w:rPr>
                <w:rStyle w:val="a8"/>
                <w:caps/>
                <w:noProof/>
              </w:rPr>
              <w:delText xml:space="preserve"> Выполнение транспортных работ и работ технологического транспорта</w:delText>
            </w:r>
            <w:r w:rsidDel="004A659C">
              <w:rPr>
                <w:noProof/>
                <w:webHidden/>
              </w:rPr>
              <w:tab/>
              <w:delText>74</w:delText>
            </w:r>
          </w:del>
        </w:p>
        <w:p w14:paraId="11E101BC" w14:textId="77777777" w:rsidR="00E372C3" w:rsidDel="004A659C" w:rsidRDefault="00E372C3">
          <w:pPr>
            <w:pStyle w:val="25"/>
            <w:rPr>
              <w:del w:id="328" w:author="Savinskaya Yulia" w:date="2021-02-25T12:00:00Z"/>
              <w:rFonts w:eastAsiaTheme="minorEastAsia" w:cstheme="minorBidi"/>
              <w:b w:val="0"/>
              <w:noProof/>
              <w:lang w:eastAsia="ru-RU"/>
            </w:rPr>
          </w:pPr>
          <w:del w:id="329" w:author="Savinskaya Yulia" w:date="2021-02-25T12:00:00Z">
            <w:r w:rsidRPr="004A659C" w:rsidDel="004A659C">
              <w:rPr>
                <w:rStyle w:val="a8"/>
                <w:rFonts w:eastAsiaTheme="majorEastAsia" w:cstheme="majorBidi"/>
                <w:noProof/>
              </w:rPr>
              <w:delText>5.10</w:delText>
            </w:r>
            <w:r w:rsidDel="004A659C">
              <w:rPr>
                <w:rFonts w:eastAsiaTheme="minorEastAsia" w:cstheme="minorBidi"/>
                <w:b w:val="0"/>
                <w:noProof/>
                <w:lang w:eastAsia="ru-RU"/>
              </w:rPr>
              <w:tab/>
            </w:r>
            <w:r w:rsidRPr="004A659C" w:rsidDel="004A659C">
              <w:rPr>
                <w:rStyle w:val="a8"/>
                <w:rFonts w:eastAsiaTheme="majorEastAsia" w:cstheme="majorBidi"/>
                <w:noProof/>
              </w:rPr>
              <w:delText>Особенности технической реализации</w:delText>
            </w:r>
            <w:r w:rsidDel="004A659C">
              <w:rPr>
                <w:noProof/>
                <w:webHidden/>
              </w:rPr>
              <w:tab/>
              <w:delText>75</w:delText>
            </w:r>
          </w:del>
        </w:p>
        <w:p w14:paraId="000C4F82" w14:textId="77777777" w:rsidR="00E372C3" w:rsidDel="004A659C" w:rsidRDefault="00E372C3">
          <w:pPr>
            <w:pStyle w:val="33"/>
            <w:rPr>
              <w:del w:id="330" w:author="Savinskaya Yulia" w:date="2021-02-25T12:00:00Z"/>
              <w:rFonts w:eastAsiaTheme="minorEastAsia" w:cstheme="minorBidi"/>
              <w:noProof/>
              <w:lang w:eastAsia="ru-RU"/>
            </w:rPr>
          </w:pPr>
          <w:del w:id="331" w:author="Savinskaya Yulia" w:date="2021-02-25T12:00:00Z">
            <w:r w:rsidRPr="004A659C" w:rsidDel="004A659C">
              <w:rPr>
                <w:rStyle w:val="a8"/>
                <w:caps/>
                <w:noProof/>
              </w:rPr>
              <w:delText>5.10.1</w:delText>
            </w:r>
            <w:r w:rsidDel="004A659C">
              <w:rPr>
                <w:rFonts w:eastAsiaTheme="minorEastAsia" w:cstheme="minorBidi"/>
                <w:noProof/>
                <w:lang w:eastAsia="ru-RU"/>
              </w:rPr>
              <w:tab/>
            </w:r>
            <w:r w:rsidRPr="004A659C" w:rsidDel="004A659C">
              <w:rPr>
                <w:rStyle w:val="a8"/>
                <w:caps/>
                <w:noProof/>
              </w:rPr>
              <w:delText>Особенности технической реализации бизнес-процесса ПП-10.06.02-</w:delText>
            </w:r>
            <w:r w:rsidRPr="004A659C" w:rsidDel="004A659C">
              <w:rPr>
                <w:rStyle w:val="a8"/>
                <w:caps/>
                <w:noProof/>
                <w:lang w:val="en-US"/>
              </w:rPr>
              <w:delText>ERP</w:delText>
            </w:r>
            <w:r w:rsidRPr="004A659C" w:rsidDel="004A659C">
              <w:rPr>
                <w:rStyle w:val="a8"/>
                <w:caps/>
                <w:noProof/>
              </w:rPr>
              <w:delText xml:space="preserve"> Оперативное управление транспортировкой</w:delText>
            </w:r>
            <w:r w:rsidDel="004A659C">
              <w:rPr>
                <w:noProof/>
                <w:webHidden/>
              </w:rPr>
              <w:tab/>
              <w:delText>75</w:delText>
            </w:r>
          </w:del>
        </w:p>
        <w:p w14:paraId="7352E944" w14:textId="77777777" w:rsidR="00E372C3" w:rsidDel="004A659C" w:rsidRDefault="00E372C3">
          <w:pPr>
            <w:pStyle w:val="33"/>
            <w:rPr>
              <w:del w:id="332" w:author="Savinskaya Yulia" w:date="2021-02-25T12:00:00Z"/>
              <w:rFonts w:eastAsiaTheme="minorEastAsia" w:cstheme="minorBidi"/>
              <w:noProof/>
              <w:lang w:eastAsia="ru-RU"/>
            </w:rPr>
          </w:pPr>
          <w:del w:id="333" w:author="Savinskaya Yulia" w:date="2021-02-25T12:00:00Z">
            <w:r w:rsidRPr="004A659C" w:rsidDel="004A659C">
              <w:rPr>
                <w:rStyle w:val="a8"/>
                <w:caps/>
                <w:noProof/>
              </w:rPr>
              <w:delText>5.10.2</w:delText>
            </w:r>
            <w:r w:rsidDel="004A659C">
              <w:rPr>
                <w:rFonts w:eastAsiaTheme="minorEastAsia" w:cstheme="minorBidi"/>
                <w:noProof/>
                <w:lang w:eastAsia="ru-RU"/>
              </w:rPr>
              <w:tab/>
            </w:r>
            <w:r w:rsidRPr="004A659C" w:rsidDel="004A659C">
              <w:rPr>
                <w:rStyle w:val="a8"/>
                <w:caps/>
                <w:noProof/>
              </w:rPr>
              <w:delText>Особенности технической реализации бизнес-процесса ПП-10.06.03-</w:delText>
            </w:r>
            <w:r w:rsidRPr="004A659C" w:rsidDel="004A659C">
              <w:rPr>
                <w:rStyle w:val="a8"/>
                <w:caps/>
                <w:noProof/>
                <w:lang w:val="en-US"/>
              </w:rPr>
              <w:delText>ERP</w:delText>
            </w:r>
            <w:r w:rsidRPr="004A659C" w:rsidDel="004A659C">
              <w:rPr>
                <w:rStyle w:val="a8"/>
                <w:caps/>
                <w:noProof/>
              </w:rPr>
              <w:delText xml:space="preserve"> Выполнение транспортных работ и работ технологического транспорта</w:delText>
            </w:r>
            <w:r w:rsidDel="004A659C">
              <w:rPr>
                <w:noProof/>
                <w:webHidden/>
              </w:rPr>
              <w:tab/>
              <w:delText>77</w:delText>
            </w:r>
          </w:del>
        </w:p>
        <w:p w14:paraId="4ECBDB00" w14:textId="77777777" w:rsidR="00E372C3" w:rsidDel="004A659C" w:rsidRDefault="00E372C3">
          <w:pPr>
            <w:pStyle w:val="15"/>
            <w:rPr>
              <w:del w:id="334" w:author="Savinskaya Yulia" w:date="2021-02-25T12:00:00Z"/>
              <w:rFonts w:asciiTheme="minorHAnsi" w:eastAsiaTheme="minorEastAsia" w:hAnsiTheme="minorHAnsi" w:cstheme="minorBidi"/>
              <w:b w:val="0"/>
              <w:sz w:val="22"/>
              <w:szCs w:val="22"/>
              <w:lang w:eastAsia="ru-RU"/>
            </w:rPr>
          </w:pPr>
          <w:del w:id="335" w:author="Savinskaya Yulia" w:date="2021-02-25T12:00:00Z">
            <w:r w:rsidRPr="004A659C" w:rsidDel="004A659C">
              <w:rPr>
                <w:rStyle w:val="a8"/>
              </w:rPr>
              <w:delText>6</w:delText>
            </w:r>
            <w:r w:rsidDel="004A659C">
              <w:rPr>
                <w:rFonts w:asciiTheme="minorHAnsi" w:eastAsiaTheme="minorEastAsia" w:hAnsiTheme="minorHAnsi" w:cstheme="minorBidi"/>
                <w:b w:val="0"/>
                <w:sz w:val="22"/>
                <w:szCs w:val="22"/>
                <w:lang w:eastAsia="ru-RU"/>
              </w:rPr>
              <w:tab/>
            </w:r>
            <w:r w:rsidRPr="004A659C" w:rsidDel="004A659C">
              <w:rPr>
                <w:rStyle w:val="a8"/>
              </w:rPr>
              <w:delText>Информационная Безопасность</w:delText>
            </w:r>
            <w:r w:rsidDel="004A659C">
              <w:rPr>
                <w:webHidden/>
              </w:rPr>
              <w:tab/>
              <w:delText>84</w:delText>
            </w:r>
          </w:del>
        </w:p>
        <w:p w14:paraId="7D9D7BDE" w14:textId="77777777" w:rsidR="00E372C3" w:rsidDel="004A659C" w:rsidRDefault="00E372C3">
          <w:pPr>
            <w:pStyle w:val="15"/>
            <w:rPr>
              <w:del w:id="336" w:author="Savinskaya Yulia" w:date="2021-02-25T12:00:00Z"/>
              <w:rFonts w:asciiTheme="minorHAnsi" w:eastAsiaTheme="minorEastAsia" w:hAnsiTheme="minorHAnsi" w:cstheme="minorBidi"/>
              <w:b w:val="0"/>
              <w:sz w:val="22"/>
              <w:szCs w:val="22"/>
              <w:lang w:eastAsia="ru-RU"/>
            </w:rPr>
          </w:pPr>
          <w:del w:id="337" w:author="Savinskaya Yulia" w:date="2021-02-25T12:00:00Z">
            <w:r w:rsidRPr="004A659C" w:rsidDel="004A659C">
              <w:rPr>
                <w:rStyle w:val="a8"/>
                <w:rFonts w:eastAsia="Calibri"/>
              </w:rPr>
              <w:delText>7</w:delText>
            </w:r>
            <w:r w:rsidDel="004A659C">
              <w:rPr>
                <w:rFonts w:asciiTheme="minorHAnsi" w:eastAsiaTheme="minorEastAsia" w:hAnsiTheme="minorHAnsi" w:cstheme="minorBidi"/>
                <w:b w:val="0"/>
                <w:sz w:val="22"/>
                <w:szCs w:val="22"/>
                <w:lang w:eastAsia="ru-RU"/>
              </w:rPr>
              <w:tab/>
            </w:r>
            <w:r w:rsidRPr="004A659C" w:rsidDel="004A659C">
              <w:rPr>
                <w:rStyle w:val="a8"/>
                <w:rFonts w:eastAsia="Calibri"/>
              </w:rPr>
              <w:delText>Организационные изменения</w:delText>
            </w:r>
            <w:r w:rsidDel="004A659C">
              <w:rPr>
                <w:webHidden/>
              </w:rPr>
              <w:tab/>
              <w:delText>85</w:delText>
            </w:r>
          </w:del>
        </w:p>
        <w:p w14:paraId="1DA5F0EE" w14:textId="77777777" w:rsidR="00E372C3" w:rsidDel="004A659C" w:rsidRDefault="00E372C3">
          <w:pPr>
            <w:pStyle w:val="25"/>
            <w:rPr>
              <w:del w:id="338" w:author="Savinskaya Yulia" w:date="2021-02-25T12:00:00Z"/>
              <w:rFonts w:eastAsiaTheme="minorEastAsia" w:cstheme="minorBidi"/>
              <w:b w:val="0"/>
              <w:noProof/>
              <w:lang w:eastAsia="ru-RU"/>
            </w:rPr>
          </w:pPr>
          <w:del w:id="339" w:author="Savinskaya Yulia" w:date="2021-02-25T12:00:00Z">
            <w:r w:rsidRPr="004A659C" w:rsidDel="004A659C">
              <w:rPr>
                <w:rStyle w:val="a8"/>
                <w:rFonts w:eastAsiaTheme="majorEastAsia" w:cstheme="majorBidi"/>
                <w:noProof/>
              </w:rPr>
              <w:delText>7.1</w:delText>
            </w:r>
            <w:r w:rsidDel="004A659C">
              <w:rPr>
                <w:rFonts w:eastAsiaTheme="minorEastAsia" w:cstheme="minorBidi"/>
                <w:b w:val="0"/>
                <w:noProof/>
                <w:lang w:eastAsia="ru-RU"/>
              </w:rPr>
              <w:tab/>
            </w:r>
            <w:r w:rsidRPr="004A659C" w:rsidDel="004A659C">
              <w:rPr>
                <w:rStyle w:val="a8"/>
                <w:rFonts w:eastAsiaTheme="majorEastAsia" w:cstheme="majorBidi"/>
                <w:noProof/>
              </w:rPr>
              <w:delText>Ключевые процессные изменения и области улучшений</w:delText>
            </w:r>
            <w:r w:rsidDel="004A659C">
              <w:rPr>
                <w:noProof/>
                <w:webHidden/>
              </w:rPr>
              <w:tab/>
              <w:delText>85</w:delText>
            </w:r>
          </w:del>
        </w:p>
        <w:p w14:paraId="0218A8EA" w14:textId="77777777" w:rsidR="00E372C3" w:rsidDel="004A659C" w:rsidRDefault="00E372C3">
          <w:pPr>
            <w:pStyle w:val="25"/>
            <w:rPr>
              <w:del w:id="340" w:author="Savinskaya Yulia" w:date="2021-02-25T12:00:00Z"/>
              <w:rFonts w:eastAsiaTheme="minorEastAsia" w:cstheme="minorBidi"/>
              <w:b w:val="0"/>
              <w:noProof/>
              <w:lang w:eastAsia="ru-RU"/>
            </w:rPr>
          </w:pPr>
          <w:del w:id="341" w:author="Savinskaya Yulia" w:date="2021-02-25T12:00:00Z">
            <w:r w:rsidRPr="004A659C" w:rsidDel="004A659C">
              <w:rPr>
                <w:rStyle w:val="a8"/>
                <w:rFonts w:eastAsiaTheme="majorEastAsia" w:cstheme="majorBidi"/>
                <w:noProof/>
              </w:rPr>
              <w:delText>7.2</w:delText>
            </w:r>
            <w:r w:rsidDel="004A659C">
              <w:rPr>
                <w:rFonts w:eastAsiaTheme="minorEastAsia" w:cstheme="minorBidi"/>
                <w:b w:val="0"/>
                <w:noProof/>
                <w:lang w:eastAsia="ru-RU"/>
              </w:rPr>
              <w:tab/>
            </w:r>
            <w:r w:rsidRPr="004A659C" w:rsidDel="004A659C">
              <w:rPr>
                <w:rStyle w:val="a8"/>
                <w:rFonts w:eastAsiaTheme="majorEastAsia" w:cstheme="majorBidi"/>
                <w:noProof/>
              </w:rPr>
              <w:delText>Организационные аспекты</w:delText>
            </w:r>
            <w:r w:rsidDel="004A659C">
              <w:rPr>
                <w:noProof/>
                <w:webHidden/>
              </w:rPr>
              <w:tab/>
              <w:delText>88</w:delText>
            </w:r>
          </w:del>
        </w:p>
        <w:p w14:paraId="0714D34E" w14:textId="77777777" w:rsidR="00E372C3" w:rsidDel="004A659C" w:rsidRDefault="00E372C3">
          <w:pPr>
            <w:pStyle w:val="15"/>
            <w:rPr>
              <w:del w:id="342" w:author="Savinskaya Yulia" w:date="2021-02-25T12:00:00Z"/>
              <w:rFonts w:asciiTheme="minorHAnsi" w:eastAsiaTheme="minorEastAsia" w:hAnsiTheme="minorHAnsi" w:cstheme="minorBidi"/>
              <w:b w:val="0"/>
              <w:sz w:val="22"/>
              <w:szCs w:val="22"/>
              <w:lang w:eastAsia="ru-RU"/>
            </w:rPr>
          </w:pPr>
          <w:del w:id="343" w:author="Savinskaya Yulia" w:date="2021-02-25T12:00:00Z">
            <w:r w:rsidRPr="004A659C" w:rsidDel="004A659C">
              <w:rPr>
                <w:rStyle w:val="a8"/>
                <w:rFonts w:eastAsia="Calibri"/>
              </w:rPr>
              <w:delText>8</w:delText>
            </w:r>
            <w:r w:rsidDel="004A659C">
              <w:rPr>
                <w:rFonts w:asciiTheme="minorHAnsi" w:eastAsiaTheme="minorEastAsia" w:hAnsiTheme="minorHAnsi" w:cstheme="minorBidi"/>
                <w:b w:val="0"/>
                <w:sz w:val="22"/>
                <w:szCs w:val="22"/>
                <w:lang w:eastAsia="ru-RU"/>
              </w:rPr>
              <w:tab/>
            </w:r>
            <w:r w:rsidRPr="004A659C" w:rsidDel="004A659C">
              <w:rPr>
                <w:rStyle w:val="a8"/>
                <w:rFonts w:eastAsia="Calibri"/>
              </w:rPr>
              <w:delText>Открытые вопросы</w:delText>
            </w:r>
            <w:r w:rsidDel="004A659C">
              <w:rPr>
                <w:webHidden/>
              </w:rPr>
              <w:tab/>
              <w:delText>89</w:delText>
            </w:r>
          </w:del>
        </w:p>
        <w:p w14:paraId="44FB16F4" w14:textId="77777777" w:rsidR="00E372C3" w:rsidDel="004A659C" w:rsidRDefault="00E372C3">
          <w:pPr>
            <w:pStyle w:val="15"/>
            <w:rPr>
              <w:del w:id="344" w:author="Savinskaya Yulia" w:date="2021-02-25T12:00:00Z"/>
              <w:rFonts w:asciiTheme="minorHAnsi" w:eastAsiaTheme="minorEastAsia" w:hAnsiTheme="minorHAnsi" w:cstheme="minorBidi"/>
              <w:b w:val="0"/>
              <w:sz w:val="22"/>
              <w:szCs w:val="22"/>
              <w:lang w:eastAsia="ru-RU"/>
            </w:rPr>
          </w:pPr>
          <w:del w:id="345" w:author="Savinskaya Yulia" w:date="2021-02-25T12:00:00Z">
            <w:r w:rsidRPr="004A659C" w:rsidDel="004A659C">
              <w:rPr>
                <w:rStyle w:val="a8"/>
                <w:rFonts w:eastAsia="Calibri"/>
              </w:rPr>
              <w:delText>9</w:delText>
            </w:r>
            <w:r w:rsidDel="004A659C">
              <w:rPr>
                <w:rFonts w:asciiTheme="minorHAnsi" w:eastAsiaTheme="minorEastAsia" w:hAnsiTheme="minorHAnsi" w:cstheme="minorBidi"/>
                <w:b w:val="0"/>
                <w:sz w:val="22"/>
                <w:szCs w:val="22"/>
                <w:lang w:eastAsia="ru-RU"/>
              </w:rPr>
              <w:tab/>
            </w:r>
            <w:r w:rsidRPr="004A659C" w:rsidDel="004A659C">
              <w:rPr>
                <w:rStyle w:val="a8"/>
                <w:rFonts w:eastAsia="Calibri"/>
              </w:rPr>
              <w:delText>Приложения</w:delText>
            </w:r>
            <w:r w:rsidDel="004A659C">
              <w:rPr>
                <w:webHidden/>
              </w:rPr>
              <w:tab/>
              <w:delText>89</w:delText>
            </w:r>
          </w:del>
        </w:p>
        <w:p w14:paraId="6FAC6146" w14:textId="77777777" w:rsidR="00E372C3" w:rsidDel="004A659C" w:rsidRDefault="00E372C3">
          <w:pPr>
            <w:pStyle w:val="25"/>
            <w:rPr>
              <w:del w:id="346" w:author="Savinskaya Yulia" w:date="2021-02-25T12:00:00Z"/>
              <w:rFonts w:eastAsiaTheme="minorEastAsia" w:cstheme="minorBidi"/>
              <w:b w:val="0"/>
              <w:noProof/>
              <w:lang w:eastAsia="ru-RU"/>
            </w:rPr>
          </w:pPr>
          <w:del w:id="347" w:author="Savinskaya Yulia" w:date="2021-02-25T12:00:00Z">
            <w:r w:rsidRPr="004A659C" w:rsidDel="004A659C">
              <w:rPr>
                <w:rStyle w:val="a8"/>
                <w:rFonts w:eastAsiaTheme="majorEastAsia" w:cstheme="majorBidi"/>
                <w:noProof/>
              </w:rPr>
              <w:delText>9.1</w:delText>
            </w:r>
            <w:r w:rsidDel="004A659C">
              <w:rPr>
                <w:rFonts w:eastAsiaTheme="minorEastAsia" w:cstheme="minorBidi"/>
                <w:b w:val="0"/>
                <w:noProof/>
                <w:lang w:eastAsia="ru-RU"/>
              </w:rPr>
              <w:tab/>
            </w:r>
            <w:r w:rsidRPr="004A659C" w:rsidDel="004A659C">
              <w:rPr>
                <w:rStyle w:val="a8"/>
                <w:rFonts w:eastAsiaTheme="majorEastAsia" w:cstheme="majorBidi"/>
                <w:noProof/>
              </w:rPr>
              <w:delText>Приложение № 1. Модели бизнес-процессов</w:delText>
            </w:r>
            <w:r w:rsidDel="004A659C">
              <w:rPr>
                <w:noProof/>
                <w:webHidden/>
              </w:rPr>
              <w:tab/>
              <w:delText>89</w:delText>
            </w:r>
          </w:del>
        </w:p>
        <w:p w14:paraId="431CB8C2" w14:textId="77777777" w:rsidR="00E372C3" w:rsidDel="004A659C" w:rsidRDefault="00E372C3">
          <w:pPr>
            <w:pStyle w:val="25"/>
            <w:rPr>
              <w:del w:id="348" w:author="Savinskaya Yulia" w:date="2021-02-25T12:00:00Z"/>
              <w:rFonts w:eastAsiaTheme="minorEastAsia" w:cstheme="minorBidi"/>
              <w:b w:val="0"/>
              <w:noProof/>
              <w:lang w:eastAsia="ru-RU"/>
            </w:rPr>
          </w:pPr>
          <w:del w:id="349" w:author="Savinskaya Yulia" w:date="2021-02-25T12:00:00Z">
            <w:r w:rsidRPr="004A659C" w:rsidDel="004A659C">
              <w:rPr>
                <w:rStyle w:val="a8"/>
                <w:rFonts w:eastAsiaTheme="majorEastAsia" w:cstheme="majorBidi"/>
                <w:noProof/>
              </w:rPr>
              <w:delText>9.2</w:delText>
            </w:r>
            <w:r w:rsidDel="004A659C">
              <w:rPr>
                <w:rFonts w:eastAsiaTheme="minorEastAsia" w:cstheme="minorBidi"/>
                <w:b w:val="0"/>
                <w:noProof/>
                <w:lang w:eastAsia="ru-RU"/>
              </w:rPr>
              <w:tab/>
            </w:r>
            <w:r w:rsidRPr="004A659C" w:rsidDel="004A659C">
              <w:rPr>
                <w:rStyle w:val="a8"/>
                <w:rFonts w:eastAsiaTheme="majorEastAsia" w:cstheme="majorBidi"/>
                <w:noProof/>
              </w:rPr>
              <w:delText>Приложение № 2. Реестр бизнес-требований</w:delText>
            </w:r>
            <w:r w:rsidDel="004A659C">
              <w:rPr>
                <w:noProof/>
                <w:webHidden/>
              </w:rPr>
              <w:tab/>
              <w:delText>90</w:delText>
            </w:r>
          </w:del>
        </w:p>
        <w:p w14:paraId="3FE8CDE8" w14:textId="77777777" w:rsidR="00E372C3" w:rsidDel="004A659C" w:rsidRDefault="00E372C3">
          <w:pPr>
            <w:pStyle w:val="25"/>
            <w:rPr>
              <w:del w:id="350" w:author="Savinskaya Yulia" w:date="2021-02-25T12:00:00Z"/>
              <w:rFonts w:eastAsiaTheme="minorEastAsia" w:cstheme="minorBidi"/>
              <w:b w:val="0"/>
              <w:noProof/>
              <w:lang w:eastAsia="ru-RU"/>
            </w:rPr>
          </w:pPr>
          <w:del w:id="351" w:author="Savinskaya Yulia" w:date="2021-02-25T12:00:00Z">
            <w:r w:rsidRPr="004A659C" w:rsidDel="004A659C">
              <w:rPr>
                <w:rStyle w:val="a8"/>
                <w:rFonts w:eastAsiaTheme="majorEastAsia" w:cstheme="majorBidi"/>
                <w:noProof/>
              </w:rPr>
              <w:delText>9.3</w:delText>
            </w:r>
            <w:r w:rsidDel="004A659C">
              <w:rPr>
                <w:rFonts w:eastAsiaTheme="minorEastAsia" w:cstheme="minorBidi"/>
                <w:b w:val="0"/>
                <w:noProof/>
                <w:lang w:eastAsia="ru-RU"/>
              </w:rPr>
              <w:tab/>
            </w:r>
            <w:r w:rsidRPr="004A659C" w:rsidDel="004A659C">
              <w:rPr>
                <w:rStyle w:val="a8"/>
                <w:rFonts w:eastAsiaTheme="majorEastAsia" w:cstheme="majorBidi"/>
                <w:noProof/>
              </w:rPr>
              <w:delText>Приложение № 3. Описание шагов бизнес-процессов</w:delText>
            </w:r>
            <w:r w:rsidDel="004A659C">
              <w:rPr>
                <w:noProof/>
                <w:webHidden/>
              </w:rPr>
              <w:tab/>
              <w:delText>90</w:delText>
            </w:r>
          </w:del>
        </w:p>
        <w:p w14:paraId="6130188B" w14:textId="77777777" w:rsidR="00E372C3" w:rsidDel="004A659C" w:rsidRDefault="00E372C3">
          <w:pPr>
            <w:pStyle w:val="25"/>
            <w:rPr>
              <w:del w:id="352" w:author="Savinskaya Yulia" w:date="2021-02-25T12:00:00Z"/>
              <w:rFonts w:eastAsiaTheme="minorEastAsia" w:cstheme="minorBidi"/>
              <w:b w:val="0"/>
              <w:noProof/>
              <w:lang w:eastAsia="ru-RU"/>
            </w:rPr>
          </w:pPr>
          <w:del w:id="353" w:author="Savinskaya Yulia" w:date="2021-02-25T12:00:00Z">
            <w:r w:rsidRPr="004A659C" w:rsidDel="004A659C">
              <w:rPr>
                <w:rStyle w:val="a8"/>
                <w:rFonts w:eastAsiaTheme="majorEastAsia" w:cstheme="majorBidi"/>
                <w:noProof/>
              </w:rPr>
              <w:delText>9.4</w:delText>
            </w:r>
            <w:r w:rsidDel="004A659C">
              <w:rPr>
                <w:rFonts w:eastAsiaTheme="minorEastAsia" w:cstheme="minorBidi"/>
                <w:b w:val="0"/>
                <w:noProof/>
                <w:lang w:eastAsia="ru-RU"/>
              </w:rPr>
              <w:tab/>
            </w:r>
            <w:r w:rsidRPr="004A659C" w:rsidDel="004A659C">
              <w:rPr>
                <w:rStyle w:val="a8"/>
                <w:rFonts w:eastAsiaTheme="majorEastAsia" w:cstheme="majorBidi"/>
                <w:noProof/>
              </w:rPr>
              <w:delText>Приложение № 4. Прочее</w:delText>
            </w:r>
            <w:r w:rsidDel="004A659C">
              <w:rPr>
                <w:noProof/>
                <w:webHidden/>
              </w:rPr>
              <w:tab/>
              <w:delText>90</w:delText>
            </w:r>
          </w:del>
        </w:p>
        <w:p w14:paraId="0D2A6F7B" w14:textId="77777777" w:rsidR="00E372C3" w:rsidDel="004A659C" w:rsidRDefault="00E372C3">
          <w:pPr>
            <w:pStyle w:val="25"/>
            <w:rPr>
              <w:del w:id="354" w:author="Savinskaya Yulia" w:date="2021-02-25T12:00:00Z"/>
              <w:rFonts w:eastAsiaTheme="minorEastAsia" w:cstheme="minorBidi"/>
              <w:b w:val="0"/>
              <w:noProof/>
              <w:lang w:eastAsia="ru-RU"/>
            </w:rPr>
          </w:pPr>
          <w:del w:id="355" w:author="Savinskaya Yulia" w:date="2021-02-25T12:00:00Z">
            <w:r w:rsidRPr="004A659C" w:rsidDel="004A659C">
              <w:rPr>
                <w:rStyle w:val="a8"/>
                <w:rFonts w:eastAsiaTheme="majorEastAsia" w:cstheme="majorBidi"/>
                <w:noProof/>
              </w:rPr>
              <w:delText>9.5</w:delText>
            </w:r>
            <w:r w:rsidDel="004A659C">
              <w:rPr>
                <w:rFonts w:eastAsiaTheme="minorEastAsia" w:cstheme="minorBidi"/>
                <w:b w:val="0"/>
                <w:noProof/>
                <w:lang w:eastAsia="ru-RU"/>
              </w:rPr>
              <w:tab/>
            </w:r>
            <w:r w:rsidRPr="004A659C" w:rsidDel="004A659C">
              <w:rPr>
                <w:rStyle w:val="a8"/>
                <w:rFonts w:eastAsiaTheme="majorEastAsia" w:cstheme="majorBidi"/>
                <w:noProof/>
              </w:rPr>
              <w:delText>Приложение № РП1-6: Роли и полномочия</w:delText>
            </w:r>
            <w:r w:rsidDel="004A659C">
              <w:rPr>
                <w:noProof/>
                <w:webHidden/>
              </w:rPr>
              <w:tab/>
              <w:delText>90</w:delText>
            </w:r>
          </w:del>
        </w:p>
        <w:p w14:paraId="30037323" w14:textId="77777777" w:rsidR="00E372C3" w:rsidDel="004A659C" w:rsidRDefault="00E372C3">
          <w:pPr>
            <w:pStyle w:val="25"/>
            <w:rPr>
              <w:del w:id="356" w:author="Savinskaya Yulia" w:date="2021-02-25T12:00:00Z"/>
              <w:rFonts w:eastAsiaTheme="minorEastAsia" w:cstheme="minorBidi"/>
              <w:b w:val="0"/>
              <w:noProof/>
              <w:lang w:eastAsia="ru-RU"/>
            </w:rPr>
          </w:pPr>
          <w:del w:id="357" w:author="Savinskaya Yulia" w:date="2021-02-25T12:00:00Z">
            <w:r w:rsidRPr="004A659C" w:rsidDel="004A659C">
              <w:rPr>
                <w:rStyle w:val="a8"/>
                <w:rFonts w:eastAsiaTheme="majorEastAsia" w:cstheme="majorBidi"/>
                <w:noProof/>
              </w:rPr>
              <w:delText>9.6</w:delText>
            </w:r>
            <w:r w:rsidDel="004A659C">
              <w:rPr>
                <w:rFonts w:eastAsiaTheme="minorEastAsia" w:cstheme="minorBidi"/>
                <w:b w:val="0"/>
                <w:noProof/>
                <w:lang w:eastAsia="ru-RU"/>
              </w:rPr>
              <w:tab/>
            </w:r>
            <w:r w:rsidRPr="004A659C" w:rsidDel="004A659C">
              <w:rPr>
                <w:rStyle w:val="a8"/>
                <w:rFonts w:eastAsiaTheme="majorEastAsia" w:cstheme="majorBidi"/>
                <w:noProof/>
              </w:rPr>
              <w:delText>Приложение № РиК1. Матрица рисков и контрольных процедур</w:delText>
            </w:r>
            <w:r w:rsidDel="004A659C">
              <w:rPr>
                <w:noProof/>
                <w:webHidden/>
              </w:rPr>
              <w:tab/>
              <w:delText>90</w:delText>
            </w:r>
          </w:del>
        </w:p>
        <w:p w14:paraId="0F64DB10" w14:textId="77777777" w:rsidR="00E372C3" w:rsidDel="004A659C" w:rsidRDefault="00E372C3">
          <w:pPr>
            <w:pStyle w:val="25"/>
            <w:rPr>
              <w:del w:id="358" w:author="Savinskaya Yulia" w:date="2021-02-25T12:00:00Z"/>
              <w:rFonts w:eastAsiaTheme="minorEastAsia" w:cstheme="minorBidi"/>
              <w:b w:val="0"/>
              <w:noProof/>
              <w:lang w:eastAsia="ru-RU"/>
            </w:rPr>
          </w:pPr>
          <w:del w:id="359" w:author="Savinskaya Yulia" w:date="2021-02-25T12:00:00Z">
            <w:r w:rsidRPr="004A659C" w:rsidDel="004A659C">
              <w:rPr>
                <w:rStyle w:val="a8"/>
                <w:rFonts w:eastAsiaTheme="majorEastAsia" w:cstheme="majorBidi"/>
                <w:noProof/>
              </w:rPr>
              <w:delText>9.7</w:delText>
            </w:r>
            <w:r w:rsidDel="004A659C">
              <w:rPr>
                <w:rFonts w:eastAsiaTheme="minorEastAsia" w:cstheme="minorBidi"/>
                <w:b w:val="0"/>
                <w:noProof/>
                <w:lang w:eastAsia="ru-RU"/>
              </w:rPr>
              <w:tab/>
            </w:r>
            <w:r w:rsidRPr="004A659C" w:rsidDel="004A659C">
              <w:rPr>
                <w:rStyle w:val="a8"/>
                <w:rFonts w:eastAsiaTheme="majorEastAsia" w:cstheme="majorBidi"/>
                <w:noProof/>
              </w:rPr>
              <w:delText>Приложение № КП1. Матрица конфликтов полномочий</w:delText>
            </w:r>
            <w:r w:rsidDel="004A659C">
              <w:rPr>
                <w:noProof/>
                <w:webHidden/>
              </w:rPr>
              <w:tab/>
              <w:delText>90</w:delText>
            </w:r>
          </w:del>
        </w:p>
        <w:p w14:paraId="5C117B2A" w14:textId="77777777" w:rsidR="009F5EA5" w:rsidRPr="00F94454" w:rsidRDefault="00B778C7" w:rsidP="00895A65">
          <w:pPr>
            <w:rPr>
              <w:rFonts w:ascii="Arial" w:hAnsi="Arial" w:cs="Arial"/>
            </w:rPr>
          </w:pPr>
          <w:r w:rsidRPr="00F94454">
            <w:rPr>
              <w:rFonts w:ascii="Arial" w:hAnsi="Arial" w:cs="Arial"/>
              <w:b/>
              <w:bCs/>
            </w:rPr>
            <w:fldChar w:fldCharType="end"/>
          </w:r>
        </w:p>
      </w:sdtContent>
    </w:sdt>
    <w:p w14:paraId="25AEDF43" w14:textId="77777777" w:rsidR="009F5EA5" w:rsidRPr="00F94454" w:rsidRDefault="009F5EA5" w:rsidP="00895A65">
      <w:pPr>
        <w:rPr>
          <w:rFonts w:ascii="Arial" w:hAnsi="Arial" w:cs="Arial"/>
        </w:rPr>
      </w:pPr>
    </w:p>
    <w:p w14:paraId="40B7E17C" w14:textId="77777777" w:rsidR="00252D72" w:rsidRPr="00F94454" w:rsidRDefault="00252D72" w:rsidP="00895A65">
      <w:pPr>
        <w:rPr>
          <w:rFonts w:ascii="Arial" w:hAnsi="Arial" w:cs="Arial"/>
        </w:rPr>
        <w:sectPr w:rsidR="00252D72" w:rsidRPr="00F94454" w:rsidSect="00916FAB">
          <w:headerReference w:type="default" r:id="rId15"/>
          <w:headerReference w:type="first" r:id="rId16"/>
          <w:pgSz w:w="11907" w:h="16840" w:code="9"/>
          <w:pgMar w:top="1134" w:right="567" w:bottom="1134" w:left="1134" w:header="737" w:footer="680" w:gutter="0"/>
          <w:cols w:space="708"/>
          <w:titlePg/>
          <w:docGrid w:linePitch="360"/>
        </w:sectPr>
      </w:pPr>
    </w:p>
    <w:p w14:paraId="69522B36" w14:textId="77777777" w:rsidR="00FA572B" w:rsidRDefault="001135C1" w:rsidP="00FA572B">
      <w:pPr>
        <w:pStyle w:val="1"/>
      </w:pPr>
      <w:bookmarkStart w:id="362" w:name="_Toc520705025"/>
      <w:bookmarkStart w:id="363" w:name="_Toc523837275"/>
      <w:bookmarkStart w:id="364" w:name="_Toc65146839"/>
      <w:r>
        <w:lastRenderedPageBreak/>
        <w:t>Глоссарий</w:t>
      </w:r>
      <w:bookmarkEnd w:id="362"/>
      <w:bookmarkEnd w:id="363"/>
      <w:bookmarkEnd w:id="364"/>
    </w:p>
    <w:p w14:paraId="1050964E" w14:textId="77777777" w:rsidR="00EF595F" w:rsidRPr="006A196A" w:rsidRDefault="00EF595F" w:rsidP="00AE12DE"/>
    <w:p w14:paraId="7EA2E016" w14:textId="77777777" w:rsidR="00036039" w:rsidRPr="00AE12DE" w:rsidRDefault="003317B6" w:rsidP="00373E4F">
      <w:pPr>
        <w:spacing w:after="240" w:line="276" w:lineRule="auto"/>
        <w:ind w:firstLine="567"/>
        <w:rPr>
          <w:rFonts w:ascii="Arial" w:hAnsi="Arial" w:cs="Arial"/>
          <w:b/>
          <w:sz w:val="20"/>
        </w:rPr>
      </w:pPr>
      <w:r w:rsidRPr="00C71FA6">
        <w:rPr>
          <w:rFonts w:ascii="Arial" w:hAnsi="Arial" w:cs="Arial"/>
        </w:rPr>
        <w:t xml:space="preserve">Глоссарий ведется централизованно на Портале Проекта и доступен по ссылке: </w:t>
      </w:r>
      <w:r w:rsidRPr="00C71FA6">
        <w:rPr>
          <w:rFonts w:ascii="Arial" w:hAnsi="Arial" w:cs="Arial"/>
          <w:i/>
        </w:rPr>
        <w:t>http://portal.polyus.com/ERP/ERPDocuments/00_Управление проектом/02_Реестры и списки/04_Глоссарий.</w:t>
      </w:r>
    </w:p>
    <w:p w14:paraId="497B9D35" w14:textId="77777777" w:rsidR="00FA572B" w:rsidRDefault="001135C1" w:rsidP="00FA572B">
      <w:pPr>
        <w:pStyle w:val="1"/>
      </w:pPr>
      <w:bookmarkStart w:id="365" w:name="_Toc520705026"/>
      <w:bookmarkStart w:id="366" w:name="_Toc523837276"/>
      <w:bookmarkStart w:id="367" w:name="_Toc65146840"/>
      <w:r>
        <w:t>Назн</w:t>
      </w:r>
      <w:r w:rsidR="00A8186B">
        <w:t>а</w:t>
      </w:r>
      <w:r>
        <w:t>чение документа</w:t>
      </w:r>
      <w:bookmarkEnd w:id="365"/>
      <w:bookmarkEnd w:id="366"/>
      <w:bookmarkEnd w:id="367"/>
    </w:p>
    <w:p w14:paraId="264AE5C7" w14:textId="77777777" w:rsidR="00C66BC7" w:rsidRDefault="0084378E" w:rsidP="00C66BC7">
      <w:pPr>
        <w:spacing w:before="240" w:after="240"/>
        <w:ind w:firstLine="567"/>
        <w:rPr>
          <w:rFonts w:ascii="Arial" w:hAnsi="Arial" w:cs="Arial"/>
          <w:szCs w:val="24"/>
        </w:rPr>
      </w:pPr>
      <w:r w:rsidRPr="00A6698C">
        <w:rPr>
          <w:rFonts w:ascii="Arial" w:hAnsi="Arial" w:cs="Arial"/>
          <w:szCs w:val="24"/>
        </w:rPr>
        <w:t xml:space="preserve">Целью настоящего документа является </w:t>
      </w:r>
      <w:r w:rsidRPr="00F80A79">
        <w:rPr>
          <w:rFonts w:ascii="Arial" w:hAnsi="Arial" w:cs="Arial"/>
          <w:szCs w:val="24"/>
        </w:rPr>
        <w:t xml:space="preserve">описание реализации в системе </w:t>
      </w:r>
      <w:r>
        <w:rPr>
          <w:rFonts w:ascii="Arial" w:hAnsi="Arial" w:cs="Arial"/>
          <w:szCs w:val="24"/>
          <w:lang w:val="en-US"/>
        </w:rPr>
        <w:t>SAP</w:t>
      </w:r>
      <w:r w:rsidRPr="00A7402F">
        <w:rPr>
          <w:rFonts w:ascii="Arial" w:hAnsi="Arial" w:cs="Arial"/>
          <w:szCs w:val="24"/>
        </w:rPr>
        <w:t xml:space="preserve"> </w:t>
      </w:r>
      <w:r>
        <w:rPr>
          <w:rFonts w:ascii="Arial" w:hAnsi="Arial" w:cs="Arial"/>
          <w:szCs w:val="24"/>
          <w:lang w:val="en-US"/>
        </w:rPr>
        <w:t>S</w:t>
      </w:r>
      <w:r w:rsidRPr="00A7402F">
        <w:rPr>
          <w:rFonts w:ascii="Arial" w:hAnsi="Arial" w:cs="Arial"/>
          <w:szCs w:val="24"/>
        </w:rPr>
        <w:t>/4</w:t>
      </w:r>
      <w:r>
        <w:rPr>
          <w:rFonts w:ascii="Arial" w:hAnsi="Arial" w:cs="Arial"/>
          <w:szCs w:val="24"/>
          <w:lang w:val="en-US"/>
        </w:rPr>
        <w:t>HANA</w:t>
      </w:r>
      <w:r w:rsidRPr="00A7402F">
        <w:rPr>
          <w:rFonts w:ascii="Arial" w:hAnsi="Arial" w:cs="Arial"/>
          <w:szCs w:val="24"/>
        </w:rPr>
        <w:t xml:space="preserve"> </w:t>
      </w:r>
      <w:r>
        <w:rPr>
          <w:rFonts w:ascii="Arial" w:hAnsi="Arial" w:cs="Arial"/>
          <w:szCs w:val="24"/>
        </w:rPr>
        <w:t xml:space="preserve">процесса ПП-10.06 Транспортная логистика, </w:t>
      </w:r>
      <w:r w:rsidRPr="00A6698C">
        <w:rPr>
          <w:rFonts w:ascii="Arial" w:hAnsi="Arial" w:cs="Arial"/>
          <w:szCs w:val="24"/>
        </w:rPr>
        <w:t xml:space="preserve">включая проектирование интеграции </w:t>
      </w:r>
      <w:r>
        <w:rPr>
          <w:rFonts w:ascii="Arial" w:hAnsi="Arial" w:cs="Arial"/>
          <w:szCs w:val="24"/>
        </w:rPr>
        <w:t>процес</w:t>
      </w:r>
      <w:r w:rsidRPr="00616A88">
        <w:rPr>
          <w:rFonts w:ascii="Arial" w:hAnsi="Arial" w:cs="Arial"/>
          <w:szCs w:val="24"/>
        </w:rPr>
        <w:t>са ПП-10.06 со смежными процессами и внешними системами.</w:t>
      </w:r>
      <w:r w:rsidR="00616A88" w:rsidRPr="00616A88">
        <w:rPr>
          <w:rFonts w:ascii="Arial" w:hAnsi="Arial" w:cs="Arial"/>
          <w:szCs w:val="24"/>
        </w:rPr>
        <w:t xml:space="preserve"> </w:t>
      </w:r>
    </w:p>
    <w:p w14:paraId="225DCFDF" w14:textId="77777777" w:rsidR="0084378E" w:rsidRPr="00616A88" w:rsidRDefault="0084378E" w:rsidP="00C66BC7">
      <w:pPr>
        <w:spacing w:before="240" w:after="240"/>
        <w:ind w:firstLine="567"/>
        <w:rPr>
          <w:rFonts w:ascii="Arial" w:hAnsi="Arial" w:cs="Arial"/>
          <w:szCs w:val="24"/>
        </w:rPr>
      </w:pPr>
      <w:r w:rsidRPr="00616A88">
        <w:rPr>
          <w:rFonts w:ascii="Arial" w:hAnsi="Arial" w:cs="Arial"/>
          <w:szCs w:val="24"/>
        </w:rPr>
        <w:t>В данном документе описывается реализация следующих процессов 3-го уровня процесса ПП-10.06 Транспортная логистика:</w:t>
      </w:r>
    </w:p>
    <w:p w14:paraId="03FC69EB" w14:textId="77777777" w:rsidR="00616A88" w:rsidRPr="00616A88" w:rsidRDefault="00616A88" w:rsidP="00616A88">
      <w:pPr>
        <w:spacing w:before="240" w:after="240"/>
        <w:ind w:left="708" w:firstLine="708"/>
        <w:rPr>
          <w:rFonts w:ascii="Arial" w:hAnsi="Arial" w:cs="Arial"/>
          <w:b/>
          <w:sz w:val="22"/>
        </w:rPr>
      </w:pPr>
      <w:bookmarkStart w:id="368" w:name="_Ref516668588"/>
      <w:r w:rsidRPr="00616A88">
        <w:rPr>
          <w:rFonts w:ascii="Arial" w:hAnsi="Arial" w:cs="Arial"/>
          <w:b/>
          <w:sz w:val="22"/>
        </w:rPr>
        <w:t xml:space="preserve">Таблица </w:t>
      </w:r>
      <w:r w:rsidRPr="00616A88">
        <w:rPr>
          <w:rFonts w:ascii="Arial" w:hAnsi="Arial" w:cs="Arial"/>
          <w:b/>
          <w:sz w:val="22"/>
        </w:rPr>
        <w:fldChar w:fldCharType="begin"/>
      </w:r>
      <w:r w:rsidRPr="00616A88">
        <w:rPr>
          <w:rFonts w:ascii="Arial" w:hAnsi="Arial" w:cs="Arial"/>
          <w:b/>
          <w:sz w:val="22"/>
        </w:rPr>
        <w:instrText xml:space="preserve"> SEQ Таблица \* ARABIC </w:instrText>
      </w:r>
      <w:r w:rsidRPr="00616A88">
        <w:rPr>
          <w:rFonts w:ascii="Arial" w:hAnsi="Arial" w:cs="Arial"/>
          <w:b/>
          <w:sz w:val="22"/>
        </w:rPr>
        <w:fldChar w:fldCharType="separate"/>
      </w:r>
      <w:r w:rsidR="00C311E5">
        <w:rPr>
          <w:rFonts w:ascii="Arial" w:hAnsi="Arial" w:cs="Arial"/>
          <w:b/>
          <w:noProof/>
          <w:sz w:val="22"/>
        </w:rPr>
        <w:t>6</w:t>
      </w:r>
      <w:r w:rsidRPr="00616A88">
        <w:rPr>
          <w:rFonts w:ascii="Arial" w:hAnsi="Arial" w:cs="Arial"/>
          <w:b/>
          <w:sz w:val="22"/>
        </w:rPr>
        <w:fldChar w:fldCharType="end"/>
      </w:r>
      <w:r w:rsidRPr="00616A88">
        <w:rPr>
          <w:rFonts w:ascii="Arial" w:hAnsi="Arial" w:cs="Arial"/>
          <w:b/>
          <w:sz w:val="22"/>
        </w:rPr>
        <w:t xml:space="preserve">. Процессы 3-го уровня, относящиеся к ПП-10.06 </w:t>
      </w:r>
      <w:bookmarkEnd w:id="368"/>
      <w:r w:rsidRPr="00616A88">
        <w:rPr>
          <w:rFonts w:ascii="Arial" w:hAnsi="Arial" w:cs="Arial"/>
          <w:b/>
          <w:sz w:val="22"/>
        </w:rPr>
        <w:t>Транспортная логистика</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188"/>
        <w:gridCol w:w="3608"/>
        <w:gridCol w:w="4380"/>
      </w:tblGrid>
      <w:tr w:rsidR="00616A88" w:rsidRPr="00616A88" w14:paraId="7D0E630A" w14:textId="77777777" w:rsidTr="00616A88">
        <w:trPr>
          <w:cantSplit/>
          <w:trHeight w:val="397"/>
          <w:tblHeader/>
        </w:trPr>
        <w:tc>
          <w:tcPr>
            <w:tcW w:w="1075" w:type="pct"/>
            <w:shd w:val="clear" w:color="auto" w:fill="FFC000"/>
            <w:vAlign w:val="center"/>
          </w:tcPr>
          <w:p w14:paraId="05780FED" w14:textId="77777777" w:rsidR="00616A88" w:rsidRPr="00616A88" w:rsidRDefault="00616A88" w:rsidP="00616A88">
            <w:pPr>
              <w:jc w:val="center"/>
              <w:rPr>
                <w:rFonts w:ascii="Arial" w:hAnsi="Arial" w:cs="Arial"/>
                <w:b/>
                <w:sz w:val="20"/>
                <w:szCs w:val="20"/>
                <w:lang w:eastAsia="ru-RU"/>
              </w:rPr>
            </w:pPr>
            <w:r w:rsidRPr="00616A88">
              <w:rPr>
                <w:rFonts w:ascii="Arial" w:hAnsi="Arial" w:cs="Arial"/>
                <w:b/>
                <w:sz w:val="20"/>
                <w:szCs w:val="20"/>
                <w:lang w:eastAsia="ru-RU"/>
              </w:rPr>
              <w:t>Код процесса</w:t>
            </w:r>
          </w:p>
        </w:tc>
        <w:tc>
          <w:tcPr>
            <w:tcW w:w="1773" w:type="pct"/>
            <w:shd w:val="clear" w:color="auto" w:fill="FFC000"/>
            <w:vAlign w:val="center"/>
          </w:tcPr>
          <w:p w14:paraId="6A07A95F" w14:textId="77777777" w:rsidR="00616A88" w:rsidRPr="00616A88" w:rsidRDefault="00616A88" w:rsidP="00616A88">
            <w:pPr>
              <w:jc w:val="center"/>
              <w:rPr>
                <w:rFonts w:ascii="Arial" w:hAnsi="Arial" w:cs="Arial"/>
                <w:b/>
                <w:sz w:val="20"/>
              </w:rPr>
            </w:pPr>
            <w:r w:rsidRPr="00616A88">
              <w:rPr>
                <w:rFonts w:ascii="Arial" w:hAnsi="Arial" w:cs="Arial"/>
                <w:b/>
                <w:sz w:val="20"/>
                <w:szCs w:val="20"/>
                <w:lang w:eastAsia="ru-RU"/>
              </w:rPr>
              <w:t>Название процесса 2 уровня</w:t>
            </w:r>
          </w:p>
        </w:tc>
        <w:tc>
          <w:tcPr>
            <w:tcW w:w="2152" w:type="pct"/>
            <w:shd w:val="clear" w:color="auto" w:fill="FFC000"/>
            <w:vAlign w:val="center"/>
          </w:tcPr>
          <w:p w14:paraId="42F99D25" w14:textId="77777777" w:rsidR="00616A88" w:rsidRPr="00616A88" w:rsidRDefault="00616A88" w:rsidP="00616A88">
            <w:pPr>
              <w:jc w:val="center"/>
              <w:rPr>
                <w:rFonts w:ascii="Arial" w:hAnsi="Arial" w:cs="Arial"/>
                <w:b/>
                <w:sz w:val="20"/>
              </w:rPr>
            </w:pPr>
            <w:r w:rsidRPr="00616A88">
              <w:rPr>
                <w:rFonts w:ascii="Arial" w:hAnsi="Arial" w:cs="Arial"/>
                <w:b/>
                <w:sz w:val="20"/>
                <w:szCs w:val="20"/>
                <w:lang w:eastAsia="ru-RU"/>
              </w:rPr>
              <w:t>Название процесса 3 уровня</w:t>
            </w:r>
          </w:p>
        </w:tc>
      </w:tr>
      <w:tr w:rsidR="00616A88" w:rsidRPr="00616A88" w14:paraId="523D1E21" w14:textId="77777777" w:rsidTr="00616A88">
        <w:trPr>
          <w:cantSplit/>
        </w:trPr>
        <w:tc>
          <w:tcPr>
            <w:tcW w:w="1075" w:type="pct"/>
          </w:tcPr>
          <w:p w14:paraId="2BFA653B" w14:textId="77777777" w:rsidR="00616A88" w:rsidRPr="00616A88" w:rsidRDefault="00616A88" w:rsidP="00616A88">
            <w:pPr>
              <w:jc w:val="left"/>
              <w:rPr>
                <w:rFonts w:ascii="Arial" w:hAnsi="Arial" w:cs="Arial"/>
                <w:sz w:val="20"/>
                <w:szCs w:val="20"/>
                <w:lang w:eastAsia="ru-RU"/>
              </w:rPr>
            </w:pPr>
            <w:r w:rsidRPr="00616A88">
              <w:rPr>
                <w:rFonts w:ascii="Arial" w:hAnsi="Arial" w:cs="Arial"/>
                <w:sz w:val="20"/>
                <w:szCs w:val="20"/>
                <w:lang w:eastAsia="ru-RU"/>
              </w:rPr>
              <w:t>ПП-10.06</w:t>
            </w:r>
          </w:p>
        </w:tc>
        <w:tc>
          <w:tcPr>
            <w:tcW w:w="1773" w:type="pct"/>
            <w:shd w:val="clear" w:color="auto" w:fill="auto"/>
          </w:tcPr>
          <w:p w14:paraId="400A3FCE" w14:textId="77777777" w:rsidR="00616A88" w:rsidRPr="00616A88" w:rsidRDefault="00616A88" w:rsidP="00616A88">
            <w:pPr>
              <w:jc w:val="left"/>
              <w:rPr>
                <w:rFonts w:ascii="Arial" w:hAnsi="Arial" w:cs="Arial"/>
                <w:sz w:val="20"/>
                <w:szCs w:val="20"/>
              </w:rPr>
            </w:pPr>
            <w:r w:rsidRPr="00616A88">
              <w:rPr>
                <w:rFonts w:ascii="Arial" w:hAnsi="Arial" w:cs="Arial"/>
                <w:sz w:val="20"/>
                <w:szCs w:val="20"/>
                <w:lang w:eastAsia="ru-RU"/>
              </w:rPr>
              <w:t>Транспортная логистика</w:t>
            </w:r>
          </w:p>
        </w:tc>
        <w:tc>
          <w:tcPr>
            <w:tcW w:w="2152" w:type="pct"/>
            <w:shd w:val="clear" w:color="auto" w:fill="auto"/>
          </w:tcPr>
          <w:p w14:paraId="643EA497" w14:textId="77777777" w:rsidR="00616A88" w:rsidRPr="00616A88" w:rsidRDefault="00616A88" w:rsidP="00616A88">
            <w:pPr>
              <w:jc w:val="left"/>
              <w:rPr>
                <w:rFonts w:ascii="Arial" w:hAnsi="Arial" w:cs="Arial"/>
                <w:sz w:val="20"/>
                <w:szCs w:val="20"/>
              </w:rPr>
            </w:pPr>
          </w:p>
        </w:tc>
      </w:tr>
      <w:tr w:rsidR="00616A88" w:rsidRPr="00616A88" w14:paraId="09C43A09" w14:textId="77777777" w:rsidTr="00616A88">
        <w:trPr>
          <w:cantSplit/>
        </w:trPr>
        <w:tc>
          <w:tcPr>
            <w:tcW w:w="1075" w:type="pct"/>
          </w:tcPr>
          <w:p w14:paraId="0DB9B9B3" w14:textId="77777777" w:rsidR="00616A88" w:rsidRPr="00616A88" w:rsidRDefault="00616A88" w:rsidP="00616A88">
            <w:pPr>
              <w:jc w:val="left"/>
              <w:rPr>
                <w:rFonts w:ascii="Arial" w:hAnsi="Arial" w:cs="Arial"/>
                <w:sz w:val="20"/>
                <w:szCs w:val="20"/>
                <w:lang w:val="en-US" w:eastAsia="ru-RU"/>
              </w:rPr>
            </w:pPr>
            <w:r w:rsidRPr="00616A88">
              <w:rPr>
                <w:rFonts w:ascii="Arial" w:hAnsi="Arial" w:cs="Arial"/>
                <w:sz w:val="20"/>
                <w:szCs w:val="20"/>
                <w:lang w:eastAsia="ru-RU"/>
              </w:rPr>
              <w:t>ПП-10.06.0</w:t>
            </w:r>
            <w:r w:rsidRPr="00616A88">
              <w:rPr>
                <w:rFonts w:ascii="Arial" w:hAnsi="Arial" w:cs="Arial"/>
                <w:sz w:val="20"/>
                <w:szCs w:val="20"/>
                <w:lang w:val="en-US" w:eastAsia="ru-RU"/>
              </w:rPr>
              <w:t>2</w:t>
            </w:r>
            <w:r w:rsidRPr="00616A88">
              <w:rPr>
                <w:rFonts w:ascii="Arial" w:hAnsi="Arial" w:cs="Arial"/>
                <w:sz w:val="20"/>
                <w:szCs w:val="20"/>
                <w:lang w:eastAsia="ru-RU"/>
              </w:rPr>
              <w:t>-</w:t>
            </w:r>
            <w:r w:rsidRPr="00616A88">
              <w:rPr>
                <w:rFonts w:ascii="Arial" w:hAnsi="Arial" w:cs="Arial"/>
                <w:sz w:val="20"/>
                <w:szCs w:val="20"/>
                <w:lang w:val="en-US" w:eastAsia="ru-RU"/>
              </w:rPr>
              <w:t>ERP</w:t>
            </w:r>
          </w:p>
        </w:tc>
        <w:tc>
          <w:tcPr>
            <w:tcW w:w="1773" w:type="pct"/>
            <w:shd w:val="clear" w:color="auto" w:fill="auto"/>
          </w:tcPr>
          <w:p w14:paraId="2915B61C" w14:textId="77777777" w:rsidR="00616A88" w:rsidRPr="00616A88" w:rsidRDefault="00616A88" w:rsidP="00616A88">
            <w:pPr>
              <w:jc w:val="left"/>
              <w:rPr>
                <w:rFonts w:ascii="Arial" w:hAnsi="Arial" w:cs="Arial"/>
                <w:sz w:val="20"/>
                <w:szCs w:val="20"/>
                <w:lang w:eastAsia="ru-RU"/>
              </w:rPr>
            </w:pPr>
          </w:p>
        </w:tc>
        <w:tc>
          <w:tcPr>
            <w:tcW w:w="2152" w:type="pct"/>
            <w:shd w:val="clear" w:color="auto" w:fill="auto"/>
            <w:vAlign w:val="center"/>
          </w:tcPr>
          <w:p w14:paraId="40F81ED9" w14:textId="77777777" w:rsidR="00616A88" w:rsidRPr="00616A88" w:rsidRDefault="00616A88" w:rsidP="00616A88">
            <w:pPr>
              <w:jc w:val="left"/>
              <w:rPr>
                <w:rFonts w:ascii="Arial" w:hAnsi="Arial" w:cs="Arial"/>
                <w:sz w:val="20"/>
                <w:szCs w:val="20"/>
              </w:rPr>
            </w:pPr>
            <w:r w:rsidRPr="00616A88">
              <w:rPr>
                <w:rFonts w:ascii="Arial" w:hAnsi="Arial" w:cs="Arial"/>
                <w:sz w:val="20"/>
                <w:szCs w:val="20"/>
                <w:lang w:eastAsia="ru-RU"/>
              </w:rPr>
              <w:t>Оперативное управление транспортировкой</w:t>
            </w:r>
          </w:p>
        </w:tc>
      </w:tr>
      <w:tr w:rsidR="00616A88" w:rsidRPr="00616A88" w14:paraId="6F7A1CB8" w14:textId="77777777" w:rsidTr="00616A88">
        <w:trPr>
          <w:cantSplit/>
        </w:trPr>
        <w:tc>
          <w:tcPr>
            <w:tcW w:w="1075" w:type="pct"/>
          </w:tcPr>
          <w:p w14:paraId="47F31E85" w14:textId="77777777" w:rsidR="00616A88" w:rsidRPr="00616A88" w:rsidRDefault="00616A88" w:rsidP="00616A88">
            <w:pPr>
              <w:jc w:val="left"/>
              <w:rPr>
                <w:rFonts w:ascii="Arial" w:hAnsi="Arial" w:cs="Arial"/>
                <w:sz w:val="20"/>
                <w:szCs w:val="20"/>
                <w:lang w:eastAsia="ru-RU"/>
              </w:rPr>
            </w:pPr>
            <w:r w:rsidRPr="00616A88">
              <w:rPr>
                <w:rFonts w:ascii="Arial" w:hAnsi="Arial" w:cs="Arial"/>
                <w:sz w:val="20"/>
                <w:szCs w:val="20"/>
                <w:lang w:eastAsia="ru-RU"/>
              </w:rPr>
              <w:t>ПП-10.0</w:t>
            </w:r>
            <w:r w:rsidRPr="00616A88">
              <w:rPr>
                <w:rFonts w:ascii="Arial" w:hAnsi="Arial" w:cs="Arial"/>
                <w:sz w:val="20"/>
                <w:szCs w:val="20"/>
                <w:lang w:val="en-US" w:eastAsia="ru-RU"/>
              </w:rPr>
              <w:t>6</w:t>
            </w:r>
            <w:r w:rsidRPr="00616A88">
              <w:rPr>
                <w:rFonts w:ascii="Arial" w:hAnsi="Arial" w:cs="Arial"/>
                <w:sz w:val="20"/>
                <w:szCs w:val="20"/>
                <w:lang w:eastAsia="ru-RU"/>
              </w:rPr>
              <w:t>.03-ERP</w:t>
            </w:r>
          </w:p>
        </w:tc>
        <w:tc>
          <w:tcPr>
            <w:tcW w:w="1773" w:type="pct"/>
            <w:shd w:val="clear" w:color="auto" w:fill="auto"/>
          </w:tcPr>
          <w:p w14:paraId="54E6B772" w14:textId="77777777" w:rsidR="00616A88" w:rsidRPr="00616A88" w:rsidRDefault="00616A88" w:rsidP="00616A88">
            <w:pPr>
              <w:jc w:val="left"/>
              <w:rPr>
                <w:rFonts w:ascii="Arial" w:hAnsi="Arial" w:cs="Arial"/>
                <w:sz w:val="20"/>
                <w:szCs w:val="20"/>
                <w:lang w:eastAsia="ru-RU"/>
              </w:rPr>
            </w:pPr>
          </w:p>
        </w:tc>
        <w:tc>
          <w:tcPr>
            <w:tcW w:w="2152" w:type="pct"/>
            <w:shd w:val="clear" w:color="auto" w:fill="auto"/>
            <w:vAlign w:val="center"/>
          </w:tcPr>
          <w:p w14:paraId="3218762B" w14:textId="77777777" w:rsidR="00616A88" w:rsidRPr="00616A88" w:rsidRDefault="00616A88" w:rsidP="00616A88">
            <w:pPr>
              <w:jc w:val="left"/>
              <w:rPr>
                <w:rFonts w:ascii="Arial" w:hAnsi="Arial" w:cs="Arial"/>
                <w:sz w:val="20"/>
                <w:szCs w:val="20"/>
                <w:lang w:eastAsia="ru-RU"/>
              </w:rPr>
            </w:pPr>
            <w:r w:rsidRPr="00616A88">
              <w:rPr>
                <w:rFonts w:ascii="Arial" w:hAnsi="Arial" w:cs="Arial"/>
                <w:sz w:val="20"/>
                <w:szCs w:val="20"/>
                <w:lang w:eastAsia="ru-RU"/>
              </w:rPr>
              <w:t>Выполнение транспортных работ и работ технологического транспорта</w:t>
            </w:r>
          </w:p>
        </w:tc>
      </w:tr>
    </w:tbl>
    <w:p w14:paraId="3AACBB86" w14:textId="77777777" w:rsidR="00616A88" w:rsidRPr="00363CBE" w:rsidRDefault="00616A88" w:rsidP="00616A88"/>
    <w:p w14:paraId="0FA2E71D" w14:textId="77777777" w:rsidR="00FF5232" w:rsidRPr="00F94454" w:rsidRDefault="00FF5232" w:rsidP="00FF5232">
      <w:pPr>
        <w:pStyle w:val="1"/>
      </w:pPr>
      <w:bookmarkStart w:id="369" w:name="_Toc469481037"/>
      <w:bookmarkStart w:id="370" w:name="_Toc520705027"/>
      <w:bookmarkStart w:id="371" w:name="_Toc523837277"/>
      <w:bookmarkStart w:id="372" w:name="_Toc65146841"/>
      <w:bookmarkStart w:id="373" w:name="_Hlk520909635"/>
      <w:r w:rsidRPr="00F94454">
        <w:t>Предпосылки успешной реализации</w:t>
      </w:r>
      <w:bookmarkEnd w:id="369"/>
      <w:bookmarkEnd w:id="370"/>
      <w:bookmarkEnd w:id="371"/>
      <w:bookmarkEnd w:id="372"/>
    </w:p>
    <w:p w14:paraId="7788F86E" w14:textId="77777777" w:rsidR="00996A4F" w:rsidRPr="00996A4F" w:rsidRDefault="1A569BF2" w:rsidP="00996A4F">
      <w:pPr>
        <w:pStyle w:val="af9"/>
        <w:numPr>
          <w:ilvl w:val="0"/>
          <w:numId w:val="21"/>
        </w:numPr>
        <w:spacing w:after="240" w:line="276" w:lineRule="auto"/>
        <w:ind w:left="993" w:hanging="426"/>
        <w:jc w:val="left"/>
        <w:rPr>
          <w:rFonts w:ascii="Arial" w:eastAsia="Arial" w:hAnsi="Arial" w:cs="Arial"/>
        </w:rPr>
      </w:pPr>
      <w:r w:rsidRPr="00996A4F">
        <w:rPr>
          <w:rFonts w:ascii="Arial" w:eastAsia="Arial" w:hAnsi="Arial" w:cs="Arial"/>
        </w:rPr>
        <w:t>Завершена</w:t>
      </w:r>
      <w:r w:rsidR="006825F1" w:rsidRPr="00996A4F">
        <w:rPr>
          <w:rFonts w:ascii="Arial" w:eastAsia="Arial" w:hAnsi="Arial" w:cs="Arial"/>
        </w:rPr>
        <w:t xml:space="preserve"> </w:t>
      </w:r>
      <w:r w:rsidR="009731DF" w:rsidRPr="00996A4F">
        <w:rPr>
          <w:rFonts w:ascii="Arial" w:eastAsia="Arial" w:hAnsi="Arial" w:cs="Arial"/>
        </w:rPr>
        <w:t>п</w:t>
      </w:r>
      <w:r w:rsidR="00682BD7" w:rsidRPr="00996A4F">
        <w:rPr>
          <w:rFonts w:ascii="Arial" w:eastAsia="Arial" w:hAnsi="Arial" w:cs="Arial"/>
        </w:rPr>
        <w:t>одготовк</w:t>
      </w:r>
      <w:r w:rsidR="006825F1" w:rsidRPr="00996A4F">
        <w:rPr>
          <w:rFonts w:ascii="Arial" w:eastAsia="Arial" w:hAnsi="Arial" w:cs="Arial"/>
        </w:rPr>
        <w:t>а</w:t>
      </w:r>
      <w:r w:rsidR="00616A88" w:rsidRPr="00996A4F">
        <w:rPr>
          <w:rFonts w:ascii="Arial" w:eastAsia="Arial" w:hAnsi="Arial" w:cs="Arial"/>
        </w:rPr>
        <w:t xml:space="preserve"> справочника типов </w:t>
      </w:r>
      <w:r w:rsidRPr="00996A4F">
        <w:rPr>
          <w:rFonts w:ascii="Arial" w:eastAsia="Arial" w:hAnsi="Arial" w:cs="Arial"/>
        </w:rPr>
        <w:t>транспорт</w:t>
      </w:r>
      <w:r w:rsidR="00616A88" w:rsidRPr="00996A4F">
        <w:rPr>
          <w:rFonts w:ascii="Arial" w:eastAsia="Arial" w:hAnsi="Arial" w:cs="Arial"/>
        </w:rPr>
        <w:t>ных средств</w:t>
      </w:r>
      <w:r w:rsidR="00996A4F">
        <w:rPr>
          <w:rFonts w:ascii="Arial" w:eastAsia="Arial" w:hAnsi="Arial" w:cs="Arial"/>
        </w:rPr>
        <w:t xml:space="preserve"> (</w:t>
      </w:r>
      <w:r w:rsidR="000313D7">
        <w:rPr>
          <w:rFonts w:ascii="Arial" w:eastAsia="Arial" w:hAnsi="Arial" w:cs="Arial"/>
        </w:rPr>
        <w:t xml:space="preserve">примеры типов транспортных средств: </w:t>
      </w:r>
      <w:r w:rsidR="00996A4F" w:rsidRPr="00996A4F">
        <w:rPr>
          <w:rFonts w:ascii="Arial" w:eastAsia="Arial" w:hAnsi="Arial" w:cs="Arial"/>
        </w:rPr>
        <w:t>самосвал, п</w:t>
      </w:r>
      <w:r w:rsidR="00996A4F">
        <w:rPr>
          <w:rFonts w:ascii="Arial" w:eastAsia="Arial" w:hAnsi="Arial" w:cs="Arial"/>
        </w:rPr>
        <w:t>олуприцеп,</w:t>
      </w:r>
      <w:r w:rsidR="00996A4F" w:rsidRPr="00996A4F">
        <w:rPr>
          <w:rFonts w:ascii="Arial" w:eastAsia="Arial" w:hAnsi="Arial" w:cs="Arial"/>
        </w:rPr>
        <w:t xml:space="preserve"> автоцистерн</w:t>
      </w:r>
      <w:r w:rsidR="00996A4F">
        <w:rPr>
          <w:rFonts w:ascii="Arial" w:eastAsia="Arial" w:hAnsi="Arial" w:cs="Arial"/>
        </w:rPr>
        <w:t>а,</w:t>
      </w:r>
      <w:r w:rsidR="00996A4F" w:rsidRPr="00996A4F">
        <w:rPr>
          <w:rFonts w:ascii="Arial" w:eastAsia="Arial" w:hAnsi="Arial" w:cs="Arial"/>
        </w:rPr>
        <w:t xml:space="preserve"> </w:t>
      </w:r>
      <w:r w:rsidR="00996A4F">
        <w:rPr>
          <w:rFonts w:ascii="Arial" w:eastAsia="Arial" w:hAnsi="Arial" w:cs="Arial"/>
        </w:rPr>
        <w:t>фу</w:t>
      </w:r>
      <w:r w:rsidR="00996A4F" w:rsidRPr="00996A4F">
        <w:rPr>
          <w:rFonts w:ascii="Arial" w:eastAsia="Arial" w:hAnsi="Arial" w:cs="Arial"/>
        </w:rPr>
        <w:t xml:space="preserve">ргон </w:t>
      </w:r>
      <w:r w:rsidR="00996A4F">
        <w:rPr>
          <w:rFonts w:ascii="Arial" w:eastAsia="Arial" w:hAnsi="Arial" w:cs="Arial"/>
        </w:rPr>
        <w:t>т</w:t>
      </w:r>
      <w:r w:rsidR="00996A4F" w:rsidRPr="00996A4F">
        <w:rPr>
          <w:rFonts w:ascii="Arial" w:eastAsia="Arial" w:hAnsi="Arial" w:cs="Arial"/>
        </w:rPr>
        <w:t xml:space="preserve">рал; </w:t>
      </w:r>
      <w:r w:rsidR="00996A4F">
        <w:rPr>
          <w:rFonts w:ascii="Arial" w:eastAsia="Arial" w:hAnsi="Arial" w:cs="Arial"/>
        </w:rPr>
        <w:t>б</w:t>
      </w:r>
      <w:r w:rsidR="00996A4F" w:rsidRPr="00996A4F">
        <w:rPr>
          <w:rFonts w:ascii="Arial" w:eastAsia="Arial" w:hAnsi="Arial" w:cs="Arial"/>
        </w:rPr>
        <w:t>аржа</w:t>
      </w:r>
      <w:r w:rsidR="00996A4F">
        <w:rPr>
          <w:rFonts w:ascii="Arial" w:eastAsia="Arial" w:hAnsi="Arial" w:cs="Arial"/>
        </w:rPr>
        <w:t>, м</w:t>
      </w:r>
      <w:r w:rsidR="00996A4F" w:rsidRPr="00996A4F">
        <w:rPr>
          <w:rFonts w:ascii="Arial" w:eastAsia="Arial" w:hAnsi="Arial" w:cs="Arial"/>
        </w:rPr>
        <w:t>орское судно</w:t>
      </w:r>
      <w:r w:rsidR="00996A4F">
        <w:rPr>
          <w:rFonts w:ascii="Arial" w:eastAsia="Arial" w:hAnsi="Arial" w:cs="Arial"/>
        </w:rPr>
        <w:t>, в</w:t>
      </w:r>
      <w:r w:rsidR="00996A4F" w:rsidRPr="00996A4F">
        <w:rPr>
          <w:rFonts w:ascii="Arial" w:eastAsia="Arial" w:hAnsi="Arial" w:cs="Arial"/>
        </w:rPr>
        <w:t>агон</w:t>
      </w:r>
      <w:r w:rsidR="00996A4F">
        <w:rPr>
          <w:rFonts w:ascii="Arial" w:eastAsia="Arial" w:hAnsi="Arial" w:cs="Arial"/>
        </w:rPr>
        <w:t>, па</w:t>
      </w:r>
      <w:r w:rsidR="00996A4F" w:rsidRPr="00996A4F">
        <w:rPr>
          <w:rFonts w:ascii="Arial" w:eastAsia="Arial" w:hAnsi="Arial" w:cs="Arial"/>
        </w:rPr>
        <w:t>с</w:t>
      </w:r>
      <w:r w:rsidR="00996A4F">
        <w:rPr>
          <w:rFonts w:ascii="Arial" w:eastAsia="Arial" w:hAnsi="Arial" w:cs="Arial"/>
        </w:rPr>
        <w:t>с</w:t>
      </w:r>
      <w:r w:rsidR="00996A4F" w:rsidRPr="00996A4F">
        <w:rPr>
          <w:rFonts w:ascii="Arial" w:eastAsia="Arial" w:hAnsi="Arial" w:cs="Arial"/>
        </w:rPr>
        <w:t>ажирский транспорт</w:t>
      </w:r>
      <w:r w:rsidR="00996A4F">
        <w:rPr>
          <w:rFonts w:ascii="Arial" w:eastAsia="Arial" w:hAnsi="Arial" w:cs="Arial"/>
        </w:rPr>
        <w:t>, т</w:t>
      </w:r>
      <w:r w:rsidR="00996A4F" w:rsidRPr="00996A4F">
        <w:rPr>
          <w:rFonts w:ascii="Arial" w:eastAsia="Arial" w:hAnsi="Arial" w:cs="Arial"/>
        </w:rPr>
        <w:t>ехнологический тран</w:t>
      </w:r>
      <w:r w:rsidR="00996A4F">
        <w:rPr>
          <w:rFonts w:ascii="Arial" w:eastAsia="Arial" w:hAnsi="Arial" w:cs="Arial"/>
        </w:rPr>
        <w:t>спорт, и т.п.)</w:t>
      </w:r>
      <w:r w:rsidR="00996A4F" w:rsidRPr="00996A4F">
        <w:rPr>
          <w:rFonts w:ascii="Arial" w:eastAsia="Arial" w:hAnsi="Arial" w:cs="Arial"/>
        </w:rPr>
        <w:t>;</w:t>
      </w:r>
    </w:p>
    <w:p w14:paraId="5CAF9D4E" w14:textId="77777777" w:rsidR="00A42C69" w:rsidRPr="000313D7" w:rsidRDefault="009731DF" w:rsidP="000313D7">
      <w:pPr>
        <w:pStyle w:val="af9"/>
        <w:numPr>
          <w:ilvl w:val="0"/>
          <w:numId w:val="21"/>
        </w:numPr>
        <w:spacing w:after="240" w:line="276" w:lineRule="auto"/>
        <w:ind w:left="993" w:hanging="426"/>
        <w:rPr>
          <w:rFonts w:ascii="Arial" w:eastAsia="Arial" w:hAnsi="Arial" w:cs="Arial"/>
        </w:rPr>
      </w:pPr>
      <w:r w:rsidRPr="4093D805">
        <w:rPr>
          <w:rFonts w:ascii="Arial" w:eastAsia="Arial" w:hAnsi="Arial" w:cs="Arial"/>
        </w:rPr>
        <w:t>З</w:t>
      </w:r>
      <w:r w:rsidR="006825F1" w:rsidRPr="4093D805">
        <w:rPr>
          <w:rFonts w:ascii="Arial" w:eastAsia="Arial" w:hAnsi="Arial" w:cs="Arial"/>
        </w:rPr>
        <w:t>авершена</w:t>
      </w:r>
      <w:r w:rsidRPr="4093D805">
        <w:rPr>
          <w:rFonts w:ascii="Arial" w:eastAsia="Arial" w:hAnsi="Arial" w:cs="Arial"/>
        </w:rPr>
        <w:t xml:space="preserve"> п</w:t>
      </w:r>
      <w:r w:rsidR="00EC7034" w:rsidRPr="4093D805">
        <w:rPr>
          <w:rFonts w:ascii="Arial" w:eastAsia="Arial" w:hAnsi="Arial" w:cs="Arial"/>
        </w:rPr>
        <w:t>одготовк</w:t>
      </w:r>
      <w:r w:rsidR="006825F1" w:rsidRPr="4093D805">
        <w:rPr>
          <w:rFonts w:ascii="Arial" w:eastAsia="Arial" w:hAnsi="Arial" w:cs="Arial"/>
        </w:rPr>
        <w:t>а</w:t>
      </w:r>
      <w:r w:rsidR="00A42C69" w:rsidRPr="4093D805">
        <w:rPr>
          <w:rFonts w:ascii="Arial" w:eastAsia="Arial" w:hAnsi="Arial" w:cs="Arial"/>
        </w:rPr>
        <w:t xml:space="preserve"> справочника транспортных средств</w:t>
      </w:r>
      <w:r w:rsidR="000313D7">
        <w:rPr>
          <w:rFonts w:ascii="Arial" w:eastAsia="Arial" w:hAnsi="Arial" w:cs="Arial"/>
        </w:rPr>
        <w:t xml:space="preserve"> (пример транспортного средства: автомобиль Вольво с государственным номером </w:t>
      </w:r>
      <w:r w:rsidR="000313D7">
        <w:rPr>
          <w:rFonts w:ascii="Arial" w:eastAsia="Arial" w:hAnsi="Arial" w:cs="Arial"/>
          <w:lang w:val="en-US"/>
        </w:rPr>
        <w:t>H</w:t>
      </w:r>
      <w:r w:rsidR="000313D7">
        <w:rPr>
          <w:rFonts w:ascii="Arial" w:eastAsia="Arial" w:hAnsi="Arial" w:cs="Arial"/>
        </w:rPr>
        <w:t>9</w:t>
      </w:r>
      <w:r w:rsidR="000313D7" w:rsidRPr="000313D7">
        <w:rPr>
          <w:rFonts w:ascii="Arial" w:eastAsia="Arial" w:hAnsi="Arial" w:cs="Arial"/>
        </w:rPr>
        <w:t>43</w:t>
      </w:r>
      <w:r w:rsidR="000313D7">
        <w:rPr>
          <w:rFonts w:ascii="Arial" w:eastAsia="Arial" w:hAnsi="Arial" w:cs="Arial"/>
          <w:lang w:val="en-US"/>
        </w:rPr>
        <w:t>AA</w:t>
      </w:r>
      <w:r w:rsidR="000313D7" w:rsidRPr="000313D7">
        <w:rPr>
          <w:rFonts w:ascii="Arial" w:eastAsia="Arial" w:hAnsi="Arial" w:cs="Arial"/>
        </w:rPr>
        <w:t>37)</w:t>
      </w:r>
      <w:r w:rsidR="00A42C69" w:rsidRPr="4093D805">
        <w:rPr>
          <w:rFonts w:ascii="Arial" w:eastAsia="Arial" w:hAnsi="Arial" w:cs="Arial"/>
        </w:rPr>
        <w:t>;</w:t>
      </w:r>
    </w:p>
    <w:p w14:paraId="26FA3A62" w14:textId="77777777" w:rsidR="00A42C69" w:rsidRDefault="006825F1" w:rsidP="00996A4F">
      <w:pPr>
        <w:pStyle w:val="af9"/>
        <w:numPr>
          <w:ilvl w:val="0"/>
          <w:numId w:val="21"/>
        </w:numPr>
        <w:spacing w:after="240" w:line="276" w:lineRule="auto"/>
        <w:ind w:left="993" w:hanging="426"/>
        <w:rPr>
          <w:rFonts w:ascii="Arial" w:eastAsia="Arial" w:hAnsi="Arial" w:cs="Arial"/>
        </w:rPr>
      </w:pPr>
      <w:r w:rsidRPr="4093D805">
        <w:rPr>
          <w:rFonts w:ascii="Arial" w:eastAsia="Arial" w:hAnsi="Arial" w:cs="Arial"/>
        </w:rPr>
        <w:t xml:space="preserve">Завершена </w:t>
      </w:r>
      <w:r w:rsidR="009731DF" w:rsidRPr="4093D805">
        <w:rPr>
          <w:rFonts w:ascii="Arial" w:eastAsia="Arial" w:hAnsi="Arial" w:cs="Arial"/>
        </w:rPr>
        <w:t>п</w:t>
      </w:r>
      <w:r w:rsidR="00A42C69" w:rsidRPr="4093D805">
        <w:rPr>
          <w:rFonts w:ascii="Arial" w:eastAsia="Arial" w:hAnsi="Arial" w:cs="Arial"/>
        </w:rPr>
        <w:t>одготовк</w:t>
      </w:r>
      <w:r w:rsidRPr="4093D805">
        <w:rPr>
          <w:rFonts w:ascii="Arial" w:eastAsia="Arial" w:hAnsi="Arial" w:cs="Arial"/>
        </w:rPr>
        <w:t>а</w:t>
      </w:r>
      <w:r w:rsidR="00A42C69" w:rsidRPr="4093D805">
        <w:rPr>
          <w:rFonts w:ascii="Arial" w:eastAsia="Arial" w:hAnsi="Arial" w:cs="Arial"/>
        </w:rPr>
        <w:t xml:space="preserve"> справочника способов транспортировок</w:t>
      </w:r>
      <w:r w:rsidR="000D6E00">
        <w:rPr>
          <w:rFonts w:ascii="Arial" w:eastAsia="Arial" w:hAnsi="Arial" w:cs="Arial"/>
        </w:rPr>
        <w:t xml:space="preserve"> (река, море, железная дорога, авиа, и т.п.)</w:t>
      </w:r>
      <w:r w:rsidR="00E34EB2" w:rsidRPr="4093D805">
        <w:rPr>
          <w:rFonts w:ascii="Arial" w:eastAsia="Arial" w:hAnsi="Arial" w:cs="Arial"/>
        </w:rPr>
        <w:t>;</w:t>
      </w:r>
    </w:p>
    <w:p w14:paraId="689E930C" w14:textId="77777777" w:rsidR="00E34EB2" w:rsidRDefault="006825F1" w:rsidP="00996A4F">
      <w:pPr>
        <w:pStyle w:val="af9"/>
        <w:numPr>
          <w:ilvl w:val="0"/>
          <w:numId w:val="21"/>
        </w:numPr>
        <w:spacing w:after="240" w:line="276" w:lineRule="auto"/>
        <w:ind w:left="993" w:hanging="426"/>
        <w:rPr>
          <w:rFonts w:ascii="Arial" w:eastAsia="Arial" w:hAnsi="Arial" w:cs="Arial"/>
        </w:rPr>
      </w:pPr>
      <w:r w:rsidRPr="4093D805">
        <w:rPr>
          <w:rFonts w:ascii="Arial" w:eastAsia="Arial" w:hAnsi="Arial" w:cs="Arial"/>
        </w:rPr>
        <w:t xml:space="preserve">Завершена </w:t>
      </w:r>
      <w:r w:rsidR="00332802" w:rsidRPr="4093D805">
        <w:rPr>
          <w:rFonts w:ascii="Arial" w:eastAsia="Arial" w:hAnsi="Arial" w:cs="Arial"/>
        </w:rPr>
        <w:t>п</w:t>
      </w:r>
      <w:r w:rsidR="00E34EB2" w:rsidRPr="4093D805">
        <w:rPr>
          <w:rFonts w:ascii="Arial" w:eastAsia="Arial" w:hAnsi="Arial" w:cs="Arial"/>
        </w:rPr>
        <w:t>одготовк</w:t>
      </w:r>
      <w:r w:rsidRPr="4093D805">
        <w:rPr>
          <w:rFonts w:ascii="Arial" w:eastAsia="Arial" w:hAnsi="Arial" w:cs="Arial"/>
        </w:rPr>
        <w:t>а</w:t>
      </w:r>
      <w:r w:rsidR="00E34EB2" w:rsidRPr="4093D805">
        <w:rPr>
          <w:rFonts w:ascii="Arial" w:eastAsia="Arial" w:hAnsi="Arial" w:cs="Arial"/>
        </w:rPr>
        <w:t xml:space="preserve"> справочника местоположений</w:t>
      </w:r>
      <w:r w:rsidR="006C6A93">
        <w:rPr>
          <w:rFonts w:ascii="Arial" w:eastAsia="Arial" w:hAnsi="Arial" w:cs="Arial"/>
        </w:rPr>
        <w:t xml:space="preserve"> (локаций)</w:t>
      </w:r>
      <w:r w:rsidR="006623BE" w:rsidRPr="4093D805">
        <w:rPr>
          <w:rFonts w:ascii="Arial" w:eastAsia="Arial" w:hAnsi="Arial" w:cs="Arial"/>
        </w:rPr>
        <w:t xml:space="preserve"> для формирования маршрутов</w:t>
      </w:r>
      <w:r w:rsidR="00E34EB2" w:rsidRPr="4093D805">
        <w:rPr>
          <w:rFonts w:ascii="Arial" w:eastAsia="Arial" w:hAnsi="Arial" w:cs="Arial"/>
        </w:rPr>
        <w:t>;</w:t>
      </w:r>
    </w:p>
    <w:p w14:paraId="267C1E36" w14:textId="77777777" w:rsidR="00C846C2" w:rsidRDefault="006825F1" w:rsidP="00996A4F">
      <w:pPr>
        <w:pStyle w:val="af9"/>
        <w:numPr>
          <w:ilvl w:val="0"/>
          <w:numId w:val="21"/>
        </w:numPr>
        <w:spacing w:after="240" w:line="276" w:lineRule="auto"/>
        <w:ind w:left="993" w:hanging="426"/>
        <w:rPr>
          <w:rFonts w:ascii="Arial" w:eastAsia="Arial" w:hAnsi="Arial" w:cs="Arial"/>
        </w:rPr>
      </w:pPr>
      <w:r w:rsidRPr="4093D805">
        <w:rPr>
          <w:rFonts w:ascii="Arial" w:eastAsia="Arial" w:hAnsi="Arial" w:cs="Arial"/>
        </w:rPr>
        <w:t>Завершена п</w:t>
      </w:r>
      <w:r w:rsidR="009731DF" w:rsidRPr="4093D805">
        <w:rPr>
          <w:rFonts w:ascii="Arial" w:eastAsia="Arial" w:hAnsi="Arial" w:cs="Arial"/>
        </w:rPr>
        <w:t>одготовка тарифных таблиц для расчета транспортных затрат</w:t>
      </w:r>
      <w:r w:rsidR="00F24671">
        <w:rPr>
          <w:rFonts w:ascii="Arial" w:eastAsia="Arial" w:hAnsi="Arial" w:cs="Arial"/>
        </w:rPr>
        <w:t xml:space="preserve"> в соответствии с Тарифной политикой Полюс Логистики.</w:t>
      </w:r>
    </w:p>
    <w:p w14:paraId="029FB1D9" w14:textId="77777777" w:rsidR="00A42C69" w:rsidRPr="00E372C3" w:rsidRDefault="00986870" w:rsidP="00E372C3">
      <w:pPr>
        <w:pStyle w:val="af9"/>
        <w:numPr>
          <w:ilvl w:val="0"/>
          <w:numId w:val="21"/>
        </w:numPr>
        <w:spacing w:after="240" w:line="276" w:lineRule="auto"/>
        <w:ind w:left="993" w:hanging="426"/>
        <w:rPr>
          <w:rFonts w:ascii="Arial" w:eastAsia="Arial" w:hAnsi="Arial" w:cs="Arial"/>
        </w:rPr>
      </w:pPr>
      <w:r>
        <w:rPr>
          <w:rFonts w:ascii="Arial" w:hAnsi="Arial" w:cs="Arial"/>
          <w:szCs w:val="24"/>
        </w:rPr>
        <w:lastRenderedPageBreak/>
        <w:t>Завершена подготовка</w:t>
      </w:r>
      <w:r w:rsidR="00317A36" w:rsidRPr="008767B1">
        <w:rPr>
          <w:rFonts w:ascii="Arial" w:hAnsi="Arial" w:cs="Arial"/>
          <w:szCs w:val="24"/>
        </w:rPr>
        <w:t xml:space="preserve"> детал</w:t>
      </w:r>
      <w:r>
        <w:rPr>
          <w:rFonts w:ascii="Arial" w:hAnsi="Arial" w:cs="Arial"/>
          <w:szCs w:val="24"/>
        </w:rPr>
        <w:t xml:space="preserve">ьного справочника </w:t>
      </w:r>
      <w:r w:rsidR="00317A36" w:rsidRPr="008767B1">
        <w:rPr>
          <w:rFonts w:ascii="Arial" w:hAnsi="Arial" w:cs="Arial"/>
          <w:szCs w:val="24"/>
        </w:rPr>
        <w:t xml:space="preserve">услуг </w:t>
      </w:r>
      <w:r w:rsidR="005555A2">
        <w:rPr>
          <w:rFonts w:ascii="Arial" w:hAnsi="Arial" w:cs="Arial"/>
          <w:szCs w:val="24"/>
        </w:rPr>
        <w:t>Полюс Логистик</w:t>
      </w:r>
      <w:r w:rsidR="00317A36" w:rsidRPr="008767B1">
        <w:rPr>
          <w:rFonts w:ascii="Arial" w:hAnsi="Arial" w:cs="Arial"/>
          <w:szCs w:val="24"/>
        </w:rPr>
        <w:t>и.</w:t>
      </w:r>
      <w:r w:rsidR="000575DA">
        <w:rPr>
          <w:rFonts w:ascii="Arial" w:hAnsi="Arial" w:cs="Arial"/>
          <w:szCs w:val="24"/>
        </w:rPr>
        <w:t xml:space="preserve"> </w:t>
      </w:r>
      <w:r w:rsidR="000575DA" w:rsidRPr="000575DA">
        <w:rPr>
          <w:rFonts w:ascii="Arial" w:hAnsi="Arial" w:cs="Arial"/>
          <w:szCs w:val="24"/>
        </w:rPr>
        <w:t>Справочник услуг должен быть заполнен согласно целевой тарифной политике. Существующий справочник не обеспечивает необходимого уровня детализации для ведения тарифов в разрезе услуг.</w:t>
      </w:r>
      <w:bookmarkEnd w:id="373"/>
    </w:p>
    <w:p w14:paraId="43767619" w14:textId="77777777" w:rsidR="00FA572B" w:rsidRPr="00FA572B" w:rsidRDefault="00FA572B" w:rsidP="00FA572B">
      <w:pPr>
        <w:pStyle w:val="1"/>
        <w:rPr>
          <w:rFonts w:eastAsia="Calibri"/>
        </w:rPr>
      </w:pPr>
      <w:bookmarkStart w:id="374" w:name="_Toc520705028"/>
      <w:bookmarkStart w:id="375" w:name="_Toc523837278"/>
      <w:bookmarkStart w:id="376" w:name="_Toc65146842"/>
      <w:bookmarkStart w:id="377" w:name="_Toc70236844"/>
      <w:r w:rsidRPr="00FA572B">
        <w:rPr>
          <w:rFonts w:eastAsia="Calibri"/>
        </w:rPr>
        <w:t>Бизнес-требования</w:t>
      </w:r>
      <w:bookmarkEnd w:id="374"/>
      <w:bookmarkEnd w:id="375"/>
      <w:bookmarkEnd w:id="376"/>
      <w:r w:rsidRPr="00FA572B">
        <w:rPr>
          <w:rFonts w:eastAsia="Calibri"/>
        </w:rPr>
        <w:t xml:space="preserve"> </w:t>
      </w:r>
    </w:p>
    <w:p w14:paraId="329D73A1" w14:textId="77777777" w:rsidR="00FA572B" w:rsidRPr="00363CBE" w:rsidRDefault="00363CBE" w:rsidP="00FA572B">
      <w:pPr>
        <w:spacing w:after="240" w:line="276" w:lineRule="auto"/>
        <w:ind w:firstLine="567"/>
        <w:rPr>
          <w:rFonts w:ascii="Arial" w:hAnsi="Arial" w:cs="Arial"/>
          <w:color w:val="000000" w:themeColor="text1"/>
        </w:rPr>
      </w:pPr>
      <w:r w:rsidRPr="00363CBE">
        <w:rPr>
          <w:rFonts w:ascii="Arial" w:hAnsi="Arial" w:cs="Arial"/>
          <w:color w:val="000000" w:themeColor="text1"/>
        </w:rPr>
        <w:t xml:space="preserve">Формализованные бизнес-требования приведены в Приложении № </w:t>
      </w:r>
      <w:r>
        <w:rPr>
          <w:rFonts w:ascii="Arial" w:hAnsi="Arial" w:cs="Arial"/>
          <w:color w:val="000000" w:themeColor="text1"/>
        </w:rPr>
        <w:t>2</w:t>
      </w:r>
      <w:r w:rsidRPr="00363CBE">
        <w:rPr>
          <w:rFonts w:ascii="Arial" w:hAnsi="Arial" w:cs="Arial"/>
          <w:color w:val="000000" w:themeColor="text1"/>
        </w:rPr>
        <w:t>.</w:t>
      </w:r>
    </w:p>
    <w:p w14:paraId="5D69AA19" w14:textId="77777777" w:rsidR="00695202" w:rsidRPr="00F94454" w:rsidRDefault="00695202" w:rsidP="00882AFC">
      <w:pPr>
        <w:pStyle w:val="1"/>
        <w:rPr>
          <w:rFonts w:eastAsia="Calibri"/>
        </w:rPr>
      </w:pPr>
      <w:bookmarkStart w:id="378" w:name="_Toc520705029"/>
      <w:bookmarkStart w:id="379" w:name="_Toc523837279"/>
      <w:bookmarkStart w:id="380" w:name="_Toc65146843"/>
      <w:r w:rsidRPr="00F94454">
        <w:rPr>
          <w:rFonts w:eastAsia="Calibri"/>
        </w:rPr>
        <w:t>Реализация бизнес-процесс</w:t>
      </w:r>
      <w:r w:rsidR="00954BE3">
        <w:rPr>
          <w:rFonts w:eastAsia="Calibri"/>
        </w:rPr>
        <w:t>ов</w:t>
      </w:r>
      <w:bookmarkEnd w:id="378"/>
      <w:bookmarkEnd w:id="379"/>
      <w:bookmarkEnd w:id="380"/>
      <w:r w:rsidR="006C49F8">
        <w:rPr>
          <w:rFonts w:eastAsia="Calibri"/>
          <w:lang w:val="en-US"/>
        </w:rPr>
        <w:t xml:space="preserve"> </w:t>
      </w:r>
    </w:p>
    <w:p w14:paraId="39AF6D47" w14:textId="77777777" w:rsidR="000835FE" w:rsidRDefault="000835FE" w:rsidP="00BE014D">
      <w:pPr>
        <w:pStyle w:val="23"/>
        <w:keepNext/>
        <w:keepLines/>
        <w:numPr>
          <w:ilvl w:val="1"/>
          <w:numId w:val="8"/>
        </w:numPr>
        <w:spacing w:before="160" w:after="120" w:line="276" w:lineRule="auto"/>
        <w:rPr>
          <w:rFonts w:eastAsiaTheme="majorEastAsia" w:cstheme="majorBidi"/>
          <w:bCs w:val="0"/>
          <w:iCs w:val="0"/>
          <w:szCs w:val="26"/>
        </w:rPr>
      </w:pPr>
      <w:bookmarkStart w:id="381" w:name="_Toc520705030"/>
      <w:bookmarkStart w:id="382" w:name="_Toc523837280"/>
      <w:bookmarkStart w:id="383" w:name="_Toc65146844"/>
      <w:bookmarkStart w:id="384" w:name="_Ref491168313"/>
      <w:r>
        <w:rPr>
          <w:rFonts w:eastAsiaTheme="majorEastAsia" w:cstheme="majorBidi"/>
          <w:bCs w:val="0"/>
          <w:iCs w:val="0"/>
          <w:szCs w:val="26"/>
        </w:rPr>
        <w:t>Описание бизнес-процессов</w:t>
      </w:r>
      <w:bookmarkEnd w:id="381"/>
      <w:bookmarkEnd w:id="382"/>
      <w:bookmarkEnd w:id="383"/>
    </w:p>
    <w:p w14:paraId="1A0021B9" w14:textId="77777777" w:rsidR="00695202" w:rsidRDefault="00695202" w:rsidP="000835FE">
      <w:pPr>
        <w:pStyle w:val="31"/>
        <w:numPr>
          <w:ilvl w:val="2"/>
          <w:numId w:val="8"/>
        </w:numPr>
        <w:rPr>
          <w:caps/>
        </w:rPr>
      </w:pPr>
      <w:bookmarkStart w:id="385" w:name="_Toc520705031"/>
      <w:bookmarkStart w:id="386" w:name="_Toc523837281"/>
      <w:bookmarkStart w:id="387" w:name="_Toc65146845"/>
      <w:r w:rsidRPr="000835FE">
        <w:rPr>
          <w:caps/>
        </w:rPr>
        <w:t>Описание бизнес-процесса</w:t>
      </w:r>
      <w:r w:rsidR="00954BE3" w:rsidRPr="000835FE">
        <w:rPr>
          <w:caps/>
        </w:rPr>
        <w:t xml:space="preserve"> </w:t>
      </w:r>
      <w:r w:rsidR="00AC4ACF">
        <w:rPr>
          <w:caps/>
        </w:rPr>
        <w:t>ПП-10</w:t>
      </w:r>
      <w:r w:rsidR="00E856BD">
        <w:rPr>
          <w:caps/>
        </w:rPr>
        <w:t>.06.0</w:t>
      </w:r>
      <w:r w:rsidR="00B86405">
        <w:rPr>
          <w:caps/>
        </w:rPr>
        <w:t>2</w:t>
      </w:r>
      <w:r w:rsidR="00E856BD">
        <w:rPr>
          <w:caps/>
        </w:rPr>
        <w:t>-</w:t>
      </w:r>
      <w:r w:rsidR="00E856BD">
        <w:rPr>
          <w:caps/>
          <w:lang w:val="en-US"/>
        </w:rPr>
        <w:t>ERP</w:t>
      </w:r>
      <w:r w:rsidR="00E856BD" w:rsidRPr="00E856BD">
        <w:rPr>
          <w:caps/>
        </w:rPr>
        <w:t xml:space="preserve"> </w:t>
      </w:r>
      <w:r w:rsidR="00E856BD">
        <w:rPr>
          <w:caps/>
        </w:rPr>
        <w:t>Оперативное управление транспортировкой</w:t>
      </w:r>
      <w:bookmarkEnd w:id="385"/>
      <w:bookmarkEnd w:id="386"/>
      <w:bookmarkEnd w:id="387"/>
    </w:p>
    <w:p w14:paraId="121A8363" w14:textId="77777777" w:rsidR="00276A49" w:rsidRDefault="00D12F34" w:rsidP="00276A49">
      <w:pPr>
        <w:spacing w:after="240" w:line="276" w:lineRule="auto"/>
        <w:ind w:firstLine="567"/>
        <w:rPr>
          <w:rFonts w:ascii="Arial" w:hAnsi="Arial" w:cs="Arial"/>
          <w:szCs w:val="24"/>
        </w:rPr>
      </w:pPr>
      <w:r>
        <w:rPr>
          <w:rFonts w:ascii="Arial" w:hAnsi="Arial" w:cs="Arial"/>
          <w:szCs w:val="24"/>
        </w:rPr>
        <w:t>Данный процесс нацелен на оперативное управление транспортными рейсами</w:t>
      </w:r>
      <w:r w:rsidR="00C04620">
        <w:rPr>
          <w:rFonts w:ascii="Arial" w:hAnsi="Arial" w:cs="Arial"/>
          <w:szCs w:val="24"/>
        </w:rPr>
        <w:t xml:space="preserve"> </w:t>
      </w:r>
      <w:r>
        <w:rPr>
          <w:rFonts w:ascii="Arial" w:hAnsi="Arial" w:cs="Arial"/>
          <w:szCs w:val="24"/>
        </w:rPr>
        <w:t>по перевозке МТР,</w:t>
      </w:r>
      <w:r w:rsidR="009758E2">
        <w:rPr>
          <w:rFonts w:ascii="Arial" w:hAnsi="Arial" w:cs="Arial"/>
          <w:szCs w:val="24"/>
        </w:rPr>
        <w:t xml:space="preserve"> людей, </w:t>
      </w:r>
      <w:r w:rsidR="00BC2CCA">
        <w:rPr>
          <w:rFonts w:ascii="Arial" w:hAnsi="Arial" w:cs="Arial"/>
          <w:szCs w:val="24"/>
        </w:rPr>
        <w:t xml:space="preserve">работ </w:t>
      </w:r>
      <w:r w:rsidR="009758E2">
        <w:rPr>
          <w:rFonts w:ascii="Arial" w:hAnsi="Arial" w:cs="Arial"/>
          <w:szCs w:val="24"/>
        </w:rPr>
        <w:t>технологического транспорта,</w:t>
      </w:r>
      <w:r>
        <w:rPr>
          <w:rFonts w:ascii="Arial" w:hAnsi="Arial" w:cs="Arial"/>
          <w:szCs w:val="24"/>
        </w:rPr>
        <w:t xml:space="preserve"> ко</w:t>
      </w:r>
      <w:r w:rsidR="0035751D">
        <w:rPr>
          <w:rFonts w:ascii="Arial" w:hAnsi="Arial" w:cs="Arial"/>
          <w:szCs w:val="24"/>
        </w:rPr>
        <w:t>торые выполняет Полюс Логистика.</w:t>
      </w:r>
    </w:p>
    <w:p w14:paraId="1E2F23E4" w14:textId="246FA001" w:rsidR="00D52C32" w:rsidRDefault="00D52C32" w:rsidP="00D52C32">
      <w:pPr>
        <w:spacing w:after="240" w:line="276" w:lineRule="auto"/>
        <w:ind w:firstLine="567"/>
        <w:rPr>
          <w:rFonts w:ascii="Arial" w:hAnsi="Arial" w:cs="Arial"/>
          <w:szCs w:val="24"/>
        </w:rPr>
      </w:pPr>
      <w:r>
        <w:rPr>
          <w:rFonts w:ascii="Arial" w:hAnsi="Arial" w:cs="Arial"/>
          <w:szCs w:val="24"/>
        </w:rPr>
        <w:t>Процесс проработан с учетом требований Полюс Логистики, как основного логистического оператора. Однако данный процесс так же применимы и для управления транспортом</w:t>
      </w:r>
      <w:del w:id="388" w:author="Savinskaya Yulia" w:date="2021-03-09T16:44:00Z">
        <w:r w:rsidDel="003D6B0A">
          <w:rPr>
            <w:rFonts w:ascii="Arial" w:hAnsi="Arial" w:cs="Arial"/>
            <w:szCs w:val="24"/>
          </w:rPr>
          <w:delText xml:space="preserve"> </w:delText>
        </w:r>
      </w:del>
      <w:ins w:id="389" w:author="Savinskaya Yulia" w:date="2021-03-09T16:44:00Z">
        <w:r w:rsidR="003D6B0A">
          <w:rPr>
            <w:rFonts w:ascii="Arial" w:hAnsi="Arial" w:cs="Arial"/>
            <w:szCs w:val="24"/>
          </w:rPr>
          <w:t xml:space="preserve"> других бизнес-единиц компании</w:t>
        </w:r>
      </w:ins>
      <w:commentRangeStart w:id="390"/>
      <w:del w:id="391" w:author="Savinskaya Yulia" w:date="2021-03-09T16:44:00Z">
        <w:r w:rsidDel="003D6B0A">
          <w:rPr>
            <w:rFonts w:ascii="Arial" w:hAnsi="Arial" w:cs="Arial"/>
            <w:szCs w:val="24"/>
          </w:rPr>
          <w:delText>самих ГОК</w:delText>
        </w:r>
        <w:commentRangeEnd w:id="390"/>
        <w:r w:rsidR="008448E9" w:rsidDel="003D6B0A">
          <w:rPr>
            <w:rStyle w:val="aff4"/>
          </w:rPr>
          <w:commentReference w:id="390"/>
        </w:r>
      </w:del>
      <w:r>
        <w:rPr>
          <w:rFonts w:ascii="Arial" w:hAnsi="Arial" w:cs="Arial"/>
          <w:szCs w:val="24"/>
        </w:rPr>
        <w:t>.</w:t>
      </w:r>
    </w:p>
    <w:p w14:paraId="11809AC7" w14:textId="77777777" w:rsidR="0035751D" w:rsidRDefault="00D52C32" w:rsidP="00D52C32">
      <w:pPr>
        <w:spacing w:after="240" w:line="276" w:lineRule="auto"/>
        <w:ind w:firstLine="567"/>
        <w:rPr>
          <w:rFonts w:ascii="Arial" w:hAnsi="Arial" w:cs="Arial"/>
          <w:szCs w:val="24"/>
        </w:rPr>
      </w:pPr>
      <w:r>
        <w:rPr>
          <w:rFonts w:ascii="Arial" w:hAnsi="Arial" w:cs="Arial"/>
          <w:szCs w:val="24"/>
        </w:rPr>
        <w:t xml:space="preserve"> </w:t>
      </w:r>
      <w:r w:rsidR="0035751D">
        <w:rPr>
          <w:rFonts w:ascii="Arial" w:hAnsi="Arial" w:cs="Arial"/>
          <w:szCs w:val="24"/>
        </w:rPr>
        <w:t>Оперативное управление транспортными рейсами включает в себя:</w:t>
      </w:r>
    </w:p>
    <w:p w14:paraId="0DBE7992" w14:textId="77777777" w:rsidR="007A3EC8" w:rsidRPr="008A17AA" w:rsidRDefault="0035751D" w:rsidP="00C9579E">
      <w:pPr>
        <w:pStyle w:val="af9"/>
        <w:numPr>
          <w:ilvl w:val="0"/>
          <w:numId w:val="29"/>
        </w:numPr>
        <w:spacing w:after="240" w:line="276" w:lineRule="auto"/>
        <w:rPr>
          <w:rFonts w:ascii="Arial" w:hAnsi="Arial" w:cs="Arial"/>
          <w:szCs w:val="24"/>
        </w:rPr>
      </w:pPr>
      <w:r w:rsidRPr="008A17AA">
        <w:rPr>
          <w:rFonts w:ascii="Arial" w:eastAsiaTheme="majorEastAsia" w:hAnsi="Arial" w:cs="Arial"/>
          <w:szCs w:val="24"/>
        </w:rPr>
        <w:t>Управление внешними</w:t>
      </w:r>
      <w:r w:rsidR="00D67809">
        <w:rPr>
          <w:rFonts w:ascii="Arial" w:eastAsiaTheme="majorEastAsia" w:hAnsi="Arial" w:cs="Arial"/>
          <w:szCs w:val="24"/>
        </w:rPr>
        <w:t xml:space="preserve"> транспортировками</w:t>
      </w:r>
      <w:r w:rsidR="007A3EC8" w:rsidRPr="008A17AA">
        <w:rPr>
          <w:rFonts w:ascii="Arial" w:eastAsiaTheme="majorEastAsia" w:hAnsi="Arial" w:cs="Arial"/>
          <w:szCs w:val="24"/>
        </w:rPr>
        <w:t xml:space="preserve"> (перевозка МТР </w:t>
      </w:r>
      <w:r w:rsidR="00F82C95" w:rsidRPr="008A17AA">
        <w:rPr>
          <w:rFonts w:ascii="Arial" w:eastAsiaTheme="majorEastAsia" w:hAnsi="Arial" w:cs="Arial"/>
          <w:szCs w:val="24"/>
        </w:rPr>
        <w:t xml:space="preserve">между </w:t>
      </w:r>
      <w:r w:rsidR="00F75950">
        <w:rPr>
          <w:rFonts w:ascii="Arial" w:eastAsiaTheme="majorEastAsia" w:hAnsi="Arial" w:cs="Arial"/>
          <w:szCs w:val="24"/>
        </w:rPr>
        <w:t>БЕ и сторонними контрагентами, а также</w:t>
      </w:r>
      <w:r w:rsidR="007A3EC8" w:rsidRPr="008A17AA">
        <w:rPr>
          <w:rFonts w:ascii="Arial" w:eastAsiaTheme="majorEastAsia" w:hAnsi="Arial" w:cs="Arial"/>
          <w:szCs w:val="24"/>
        </w:rPr>
        <w:t xml:space="preserve"> </w:t>
      </w:r>
      <w:r w:rsidR="00F82C95" w:rsidRPr="008A17AA">
        <w:rPr>
          <w:rFonts w:ascii="Arial" w:eastAsiaTheme="majorEastAsia" w:hAnsi="Arial" w:cs="Arial"/>
          <w:szCs w:val="24"/>
        </w:rPr>
        <w:t>между различными Биз</w:t>
      </w:r>
      <w:r w:rsidR="008A17AA">
        <w:rPr>
          <w:rFonts w:ascii="Arial" w:eastAsiaTheme="majorEastAsia" w:hAnsi="Arial" w:cs="Arial"/>
          <w:szCs w:val="24"/>
        </w:rPr>
        <w:t>н</w:t>
      </w:r>
      <w:r w:rsidR="00F82C95" w:rsidRPr="008A17AA">
        <w:rPr>
          <w:rFonts w:ascii="Arial" w:eastAsiaTheme="majorEastAsia" w:hAnsi="Arial" w:cs="Arial"/>
          <w:szCs w:val="24"/>
        </w:rPr>
        <w:t>ес</w:t>
      </w:r>
      <w:r w:rsidR="00173BF1">
        <w:rPr>
          <w:rFonts w:ascii="Arial" w:eastAsiaTheme="majorEastAsia" w:hAnsi="Arial" w:cs="Arial"/>
          <w:szCs w:val="24"/>
        </w:rPr>
        <w:t xml:space="preserve"> </w:t>
      </w:r>
      <w:r w:rsidR="00F82C95" w:rsidRPr="008A17AA">
        <w:rPr>
          <w:rFonts w:ascii="Arial" w:eastAsiaTheme="majorEastAsia" w:hAnsi="Arial" w:cs="Arial"/>
          <w:szCs w:val="24"/>
        </w:rPr>
        <w:t>единицами</w:t>
      </w:r>
      <w:r w:rsidR="007A3EC8" w:rsidRPr="008A17AA">
        <w:rPr>
          <w:rFonts w:ascii="Arial" w:eastAsiaTheme="majorEastAsia" w:hAnsi="Arial" w:cs="Arial"/>
          <w:szCs w:val="24"/>
        </w:rPr>
        <w:t>)</w:t>
      </w:r>
      <w:r w:rsidRPr="008A17AA">
        <w:rPr>
          <w:rFonts w:ascii="Arial" w:eastAsiaTheme="majorEastAsia" w:hAnsi="Arial" w:cs="Arial"/>
          <w:szCs w:val="24"/>
        </w:rPr>
        <w:t>;</w:t>
      </w:r>
    </w:p>
    <w:p w14:paraId="5F4A8F22" w14:textId="77777777" w:rsidR="007A3EC8" w:rsidRPr="008A17AA" w:rsidRDefault="0035751D" w:rsidP="00C9579E">
      <w:pPr>
        <w:pStyle w:val="af9"/>
        <w:numPr>
          <w:ilvl w:val="0"/>
          <w:numId w:val="29"/>
        </w:numPr>
        <w:spacing w:after="240" w:line="276" w:lineRule="auto"/>
        <w:rPr>
          <w:rFonts w:ascii="Arial" w:eastAsiaTheme="majorEastAsia" w:hAnsi="Arial" w:cs="Arial"/>
          <w:szCs w:val="24"/>
        </w:rPr>
      </w:pPr>
      <w:r w:rsidRPr="008A17AA">
        <w:rPr>
          <w:rFonts w:ascii="Arial" w:eastAsiaTheme="majorEastAsia" w:hAnsi="Arial" w:cs="Arial"/>
          <w:szCs w:val="24"/>
        </w:rPr>
        <w:t>Управление внутренними</w:t>
      </w:r>
      <w:r w:rsidR="007A3EC8" w:rsidRPr="008A17AA">
        <w:rPr>
          <w:rFonts w:ascii="Arial" w:eastAsiaTheme="majorEastAsia" w:hAnsi="Arial" w:cs="Arial"/>
          <w:szCs w:val="24"/>
        </w:rPr>
        <w:t xml:space="preserve"> транспортиров</w:t>
      </w:r>
      <w:r w:rsidRPr="008A17AA">
        <w:rPr>
          <w:rFonts w:ascii="Arial" w:eastAsiaTheme="majorEastAsia" w:hAnsi="Arial" w:cs="Arial"/>
          <w:szCs w:val="24"/>
        </w:rPr>
        <w:t>ками (перевоз</w:t>
      </w:r>
      <w:r w:rsidR="007A3EC8" w:rsidRPr="008A17AA">
        <w:rPr>
          <w:rFonts w:ascii="Arial" w:eastAsiaTheme="majorEastAsia" w:hAnsi="Arial" w:cs="Arial"/>
          <w:szCs w:val="24"/>
        </w:rPr>
        <w:t>к</w:t>
      </w:r>
      <w:r w:rsidRPr="008A17AA">
        <w:rPr>
          <w:rFonts w:ascii="Arial" w:eastAsiaTheme="majorEastAsia" w:hAnsi="Arial" w:cs="Arial"/>
          <w:szCs w:val="24"/>
        </w:rPr>
        <w:t>и МТР</w:t>
      </w:r>
      <w:r w:rsidR="007A3EC8" w:rsidRPr="008A17AA">
        <w:rPr>
          <w:rFonts w:ascii="Arial" w:eastAsiaTheme="majorEastAsia" w:hAnsi="Arial" w:cs="Arial"/>
          <w:szCs w:val="24"/>
        </w:rPr>
        <w:t>, выполняющи</w:t>
      </w:r>
      <w:r w:rsidRPr="008A17AA">
        <w:rPr>
          <w:rFonts w:ascii="Arial" w:eastAsiaTheme="majorEastAsia" w:hAnsi="Arial" w:cs="Arial"/>
          <w:szCs w:val="24"/>
        </w:rPr>
        <w:t>е</w:t>
      </w:r>
      <w:r w:rsidR="007A3EC8" w:rsidRPr="008A17AA">
        <w:rPr>
          <w:rFonts w:ascii="Arial" w:eastAsiaTheme="majorEastAsia" w:hAnsi="Arial" w:cs="Arial"/>
          <w:szCs w:val="24"/>
        </w:rPr>
        <w:t xml:space="preserve">ся внутри </w:t>
      </w:r>
      <w:r w:rsidR="00F82C95" w:rsidRPr="008A17AA">
        <w:rPr>
          <w:rFonts w:ascii="Arial" w:eastAsiaTheme="majorEastAsia" w:hAnsi="Arial" w:cs="Arial"/>
          <w:szCs w:val="24"/>
        </w:rPr>
        <w:t>одной Бизнес</w:t>
      </w:r>
      <w:r w:rsidR="00173BF1">
        <w:rPr>
          <w:rFonts w:ascii="Arial" w:eastAsiaTheme="majorEastAsia" w:hAnsi="Arial" w:cs="Arial"/>
          <w:szCs w:val="24"/>
        </w:rPr>
        <w:t xml:space="preserve"> </w:t>
      </w:r>
      <w:r w:rsidR="00F82C95" w:rsidRPr="008A17AA">
        <w:rPr>
          <w:rFonts w:ascii="Arial" w:eastAsiaTheme="majorEastAsia" w:hAnsi="Arial" w:cs="Arial"/>
          <w:szCs w:val="24"/>
        </w:rPr>
        <w:t>единицы</w:t>
      </w:r>
      <w:r w:rsidR="007A3EC8" w:rsidRPr="008A17AA">
        <w:rPr>
          <w:rFonts w:ascii="Arial" w:eastAsiaTheme="majorEastAsia" w:hAnsi="Arial" w:cs="Arial"/>
          <w:szCs w:val="24"/>
        </w:rPr>
        <w:t>).</w:t>
      </w:r>
    </w:p>
    <w:p w14:paraId="4A61F4ED" w14:textId="5DA48802" w:rsidR="005F1BA4" w:rsidRPr="005F1BA4" w:rsidRDefault="005F1BA4" w:rsidP="00D12F34">
      <w:pPr>
        <w:spacing w:after="240" w:line="276" w:lineRule="auto"/>
        <w:ind w:firstLine="567"/>
        <w:rPr>
          <w:rFonts w:ascii="Arial" w:hAnsi="Arial" w:cs="Arial"/>
          <w:szCs w:val="24"/>
        </w:rPr>
      </w:pPr>
      <w:r>
        <w:rPr>
          <w:rFonts w:ascii="Arial" w:hAnsi="Arial" w:cs="Arial"/>
          <w:szCs w:val="24"/>
        </w:rPr>
        <w:t xml:space="preserve">Так как процесс «Оперативное </w:t>
      </w:r>
      <w:r w:rsidR="00424ACE">
        <w:rPr>
          <w:rFonts w:ascii="Arial" w:hAnsi="Arial" w:cs="Arial"/>
          <w:szCs w:val="24"/>
        </w:rPr>
        <w:t>управление транспортировкой</w:t>
      </w:r>
      <w:r>
        <w:rPr>
          <w:rFonts w:ascii="Arial" w:hAnsi="Arial" w:cs="Arial"/>
          <w:szCs w:val="24"/>
        </w:rPr>
        <w:t xml:space="preserve">» неразрывно связан с </w:t>
      </w:r>
      <w:r w:rsidR="009758E2">
        <w:rPr>
          <w:rFonts w:ascii="Arial" w:hAnsi="Arial" w:cs="Arial"/>
          <w:szCs w:val="24"/>
        </w:rPr>
        <w:t xml:space="preserve">планированием </w:t>
      </w:r>
      <w:commentRangeStart w:id="392"/>
      <w:r w:rsidR="009758E2">
        <w:rPr>
          <w:rFonts w:ascii="Arial" w:hAnsi="Arial" w:cs="Arial"/>
          <w:szCs w:val="24"/>
        </w:rPr>
        <w:t>склад</w:t>
      </w:r>
      <w:ins w:id="393" w:author="Михеев Алексей Анатольевич" w:date="2021-03-04T17:59:00Z">
        <w:r w:rsidR="008448E9">
          <w:rPr>
            <w:rFonts w:ascii="Arial" w:hAnsi="Arial" w:cs="Arial"/>
            <w:szCs w:val="24"/>
          </w:rPr>
          <w:t>с</w:t>
        </w:r>
      </w:ins>
      <w:r w:rsidR="009758E2">
        <w:rPr>
          <w:rFonts w:ascii="Arial" w:hAnsi="Arial" w:cs="Arial"/>
          <w:szCs w:val="24"/>
        </w:rPr>
        <w:t>кой</w:t>
      </w:r>
      <w:commentRangeEnd w:id="392"/>
      <w:r w:rsidR="008448E9">
        <w:rPr>
          <w:rStyle w:val="aff4"/>
        </w:rPr>
        <w:commentReference w:id="392"/>
      </w:r>
      <w:r w:rsidR="009758E2">
        <w:rPr>
          <w:rFonts w:ascii="Arial" w:hAnsi="Arial" w:cs="Arial"/>
          <w:szCs w:val="24"/>
        </w:rPr>
        <w:t xml:space="preserve"> и транспортной логистики</w:t>
      </w:r>
      <w:r>
        <w:rPr>
          <w:rFonts w:ascii="Arial" w:hAnsi="Arial" w:cs="Arial"/>
          <w:szCs w:val="24"/>
        </w:rPr>
        <w:t xml:space="preserve"> ниже, на рисунке 1</w:t>
      </w:r>
      <w:r w:rsidR="009758E2">
        <w:rPr>
          <w:rFonts w:ascii="Arial" w:hAnsi="Arial" w:cs="Arial"/>
          <w:szCs w:val="24"/>
        </w:rPr>
        <w:t>,</w:t>
      </w:r>
      <w:r>
        <w:rPr>
          <w:rFonts w:ascii="Arial" w:hAnsi="Arial" w:cs="Arial"/>
          <w:szCs w:val="24"/>
        </w:rPr>
        <w:t xml:space="preserve"> приводится</w:t>
      </w:r>
      <w:r w:rsidR="008677B9">
        <w:rPr>
          <w:rFonts w:ascii="Arial" w:hAnsi="Arial" w:cs="Arial"/>
          <w:szCs w:val="24"/>
        </w:rPr>
        <w:t xml:space="preserve"> общая</w:t>
      </w:r>
      <w:r>
        <w:rPr>
          <w:rFonts w:ascii="Arial" w:hAnsi="Arial" w:cs="Arial"/>
          <w:szCs w:val="24"/>
        </w:rPr>
        <w:t xml:space="preserve"> схема планирования и и</w:t>
      </w:r>
      <w:r w:rsidR="00065AC6">
        <w:rPr>
          <w:rFonts w:ascii="Arial" w:hAnsi="Arial" w:cs="Arial"/>
          <w:szCs w:val="24"/>
        </w:rPr>
        <w:t xml:space="preserve">сполнения транспортировок </w:t>
      </w:r>
      <w:r w:rsidR="00424ACE">
        <w:rPr>
          <w:rFonts w:ascii="Arial" w:hAnsi="Arial" w:cs="Arial"/>
          <w:szCs w:val="24"/>
        </w:rPr>
        <w:t>Полюс Логистикой, как собственными силами, так и с привлечением Подрядчиков</w:t>
      </w:r>
      <w:r>
        <w:rPr>
          <w:rFonts w:ascii="Arial" w:hAnsi="Arial" w:cs="Arial"/>
          <w:szCs w:val="24"/>
        </w:rPr>
        <w:t>.</w:t>
      </w:r>
    </w:p>
    <w:p w14:paraId="2AFDFF51" w14:textId="0490467F" w:rsidR="00A67E6A" w:rsidRDefault="0080326F" w:rsidP="009403CC">
      <w:pPr>
        <w:spacing w:after="240" w:line="276" w:lineRule="auto"/>
        <w:rPr>
          <w:rFonts w:ascii="Arial" w:hAnsi="Arial" w:cs="Arial"/>
          <w:szCs w:val="24"/>
        </w:rPr>
      </w:pPr>
      <w:ins w:id="394" w:author="Savinskaya Yulia" w:date="2021-03-09T20:46:00Z">
        <w:r w:rsidRPr="0080326F">
          <w:rPr>
            <w:rFonts w:ascii="Arial" w:hAnsi="Arial" w:cs="Arial"/>
            <w:noProof/>
            <w:szCs w:val="24"/>
            <w:lang w:eastAsia="ru-RU"/>
          </w:rPr>
          <w:lastRenderedPageBreak/>
          <w:drawing>
            <wp:inline distT="0" distB="0" distL="0" distR="0" wp14:anchorId="38D288C4" wp14:editId="1DFBB427">
              <wp:extent cx="6427961" cy="4366879"/>
              <wp:effectExtent l="0" t="0" r="0" b="0"/>
              <wp:docPr id="3" name="Рисунок 3" descr="C:\Users\yulia.savinskaya\Desktop\Screenshot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yulia.savinskaya\Desktop\Screenshot_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44997" cy="4378453"/>
                      </a:xfrm>
                      <a:prstGeom prst="rect">
                        <a:avLst/>
                      </a:prstGeom>
                      <a:noFill/>
                      <a:ln>
                        <a:noFill/>
                      </a:ln>
                    </pic:spPr>
                  </pic:pic>
                </a:graphicData>
              </a:graphic>
            </wp:inline>
          </w:drawing>
        </w:r>
        <w:r w:rsidRPr="0080326F" w:rsidDel="0080326F">
          <w:rPr>
            <w:rFonts w:ascii="Arial" w:hAnsi="Arial" w:cs="Arial"/>
            <w:szCs w:val="24"/>
          </w:rPr>
          <w:t xml:space="preserve"> </w:t>
        </w:r>
      </w:ins>
      <w:commentRangeStart w:id="395"/>
      <w:del w:id="396" w:author="Savinskaya Yulia" w:date="2021-03-09T20:46:00Z">
        <w:r w:rsidR="002054F2" w:rsidDel="0080326F">
          <w:rPr>
            <w:noProof/>
            <w:lang w:eastAsia="ru-RU"/>
          </w:rPr>
          <w:drawing>
            <wp:inline distT="0" distB="0" distL="0" distR="0" wp14:anchorId="32BD5559" wp14:editId="502C08DD">
              <wp:extent cx="6480810" cy="3383915"/>
              <wp:effectExtent l="0" t="0" r="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80810" cy="3383915"/>
                      </a:xfrm>
                      <a:prstGeom prst="rect">
                        <a:avLst/>
                      </a:prstGeom>
                    </pic:spPr>
                  </pic:pic>
                </a:graphicData>
              </a:graphic>
            </wp:inline>
          </w:drawing>
        </w:r>
      </w:del>
      <w:commentRangeEnd w:id="395"/>
      <w:r w:rsidR="008448E9">
        <w:rPr>
          <w:rStyle w:val="aff4"/>
        </w:rPr>
        <w:commentReference w:id="395"/>
      </w:r>
    </w:p>
    <w:p w14:paraId="6D388A62" w14:textId="77777777" w:rsidR="008767B1" w:rsidRDefault="00A67E6A" w:rsidP="008767B1">
      <w:pPr>
        <w:spacing w:after="240" w:line="276" w:lineRule="auto"/>
        <w:ind w:firstLine="567"/>
        <w:jc w:val="center"/>
        <w:rPr>
          <w:rFonts w:ascii="Arial" w:hAnsi="Arial" w:cs="Arial"/>
          <w:b/>
          <w:sz w:val="20"/>
          <w:szCs w:val="20"/>
        </w:rPr>
      </w:pPr>
      <w:r w:rsidRPr="008767B1">
        <w:rPr>
          <w:rFonts w:ascii="Arial" w:hAnsi="Arial" w:cs="Arial"/>
          <w:b/>
          <w:sz w:val="20"/>
          <w:szCs w:val="20"/>
        </w:rPr>
        <w:t>Рис1. Транспортная логистика</w:t>
      </w:r>
    </w:p>
    <w:p w14:paraId="2D21C824" w14:textId="3BB2F52E" w:rsidR="002054F2" w:rsidRPr="005D2676" w:rsidRDefault="00B73142" w:rsidP="007B5C70">
      <w:pPr>
        <w:spacing w:after="240" w:line="276" w:lineRule="auto"/>
        <w:ind w:firstLine="567"/>
        <w:rPr>
          <w:rFonts w:ascii="Arial" w:hAnsi="Arial" w:cs="Arial"/>
          <w:szCs w:val="24"/>
        </w:rPr>
      </w:pPr>
      <w:r w:rsidRPr="005D2676">
        <w:rPr>
          <w:rFonts w:ascii="Arial" w:hAnsi="Arial" w:cs="Arial"/>
          <w:szCs w:val="24"/>
        </w:rPr>
        <w:t xml:space="preserve">Планирование базируется на объемном плане, </w:t>
      </w:r>
      <w:r w:rsidR="008677B9">
        <w:rPr>
          <w:rFonts w:ascii="Arial" w:hAnsi="Arial" w:cs="Arial"/>
          <w:szCs w:val="24"/>
        </w:rPr>
        <w:t>основой которого</w:t>
      </w:r>
      <w:r w:rsidR="008677B9" w:rsidRPr="005D2676">
        <w:rPr>
          <w:rFonts w:ascii="Arial" w:hAnsi="Arial" w:cs="Arial"/>
          <w:szCs w:val="24"/>
        </w:rPr>
        <w:t xml:space="preserve"> </w:t>
      </w:r>
      <w:r w:rsidR="008677B9">
        <w:rPr>
          <w:rFonts w:ascii="Arial" w:hAnsi="Arial" w:cs="Arial"/>
          <w:szCs w:val="24"/>
        </w:rPr>
        <w:t>являются документы</w:t>
      </w:r>
      <w:r w:rsidR="008677B9" w:rsidRPr="005D2676">
        <w:rPr>
          <w:rFonts w:ascii="Arial" w:hAnsi="Arial" w:cs="Arial"/>
          <w:szCs w:val="24"/>
        </w:rPr>
        <w:t xml:space="preserve"> </w:t>
      </w:r>
      <w:r w:rsidRPr="005D2676">
        <w:rPr>
          <w:rFonts w:ascii="Arial" w:hAnsi="Arial" w:cs="Arial"/>
          <w:szCs w:val="24"/>
        </w:rPr>
        <w:t>из системы SAP.</w:t>
      </w:r>
      <w:r w:rsidR="008677B9">
        <w:rPr>
          <w:rFonts w:ascii="Arial" w:hAnsi="Arial" w:cs="Arial"/>
          <w:szCs w:val="24"/>
        </w:rPr>
        <w:t xml:space="preserve"> </w:t>
      </w:r>
      <w:r w:rsidR="008677B9">
        <w:rPr>
          <w:rFonts w:ascii="Arial" w:eastAsiaTheme="majorEastAsia" w:hAnsi="Arial" w:cs="Arial"/>
          <w:szCs w:val="24"/>
        </w:rPr>
        <w:t>Процесс планирования не является</w:t>
      </w:r>
      <w:r w:rsidR="008677B9" w:rsidRPr="004A2F1D">
        <w:rPr>
          <w:rFonts w:ascii="Arial" w:eastAsiaTheme="majorEastAsia" w:hAnsi="Arial" w:cs="Arial"/>
          <w:szCs w:val="24"/>
        </w:rPr>
        <w:t xml:space="preserve"> предметом данного КД. Представленное описание носит информационный характер для понимания общей последовательности процесса</w:t>
      </w:r>
    </w:p>
    <w:p w14:paraId="0407CE58" w14:textId="77777777" w:rsidR="008767B1" w:rsidRDefault="004F43B8" w:rsidP="00C9579E">
      <w:pPr>
        <w:pStyle w:val="af9"/>
        <w:numPr>
          <w:ilvl w:val="0"/>
          <w:numId w:val="28"/>
        </w:numPr>
        <w:spacing w:after="240" w:line="276" w:lineRule="auto"/>
        <w:rPr>
          <w:rFonts w:ascii="Arial" w:hAnsi="Arial" w:cs="Arial"/>
          <w:b/>
          <w:szCs w:val="24"/>
        </w:rPr>
      </w:pPr>
      <w:r>
        <w:rPr>
          <w:rFonts w:ascii="Arial" w:hAnsi="Arial" w:cs="Arial"/>
          <w:b/>
          <w:szCs w:val="24"/>
        </w:rPr>
        <w:t>Источники данных для Объемного плана</w:t>
      </w:r>
      <w:r w:rsidR="005F1BA4">
        <w:rPr>
          <w:rFonts w:ascii="Arial" w:hAnsi="Arial" w:cs="Arial"/>
          <w:b/>
          <w:szCs w:val="24"/>
        </w:rPr>
        <w:t>.</w:t>
      </w:r>
    </w:p>
    <w:p w14:paraId="3A83C176" w14:textId="77777777" w:rsidR="004F43B8" w:rsidRPr="004F43B8" w:rsidRDefault="004F43B8" w:rsidP="004F43B8">
      <w:pPr>
        <w:ind w:left="927" w:firstLine="567"/>
        <w:rPr>
          <w:rFonts w:ascii="Arial" w:hAnsi="Arial" w:cs="Arial"/>
          <w:szCs w:val="24"/>
        </w:rPr>
      </w:pPr>
      <w:r w:rsidRPr="004F43B8">
        <w:rPr>
          <w:rFonts w:ascii="Arial" w:hAnsi="Arial" w:cs="Arial"/>
          <w:szCs w:val="24"/>
        </w:rPr>
        <w:t>Объемный план формируется из следующих источников:</w:t>
      </w:r>
    </w:p>
    <w:p w14:paraId="6BA1AE3F" w14:textId="77777777" w:rsidR="004F43B8" w:rsidRPr="004F43B8" w:rsidRDefault="004F43B8" w:rsidP="004F43B8">
      <w:pPr>
        <w:pStyle w:val="af9"/>
        <w:numPr>
          <w:ilvl w:val="0"/>
          <w:numId w:val="49"/>
        </w:numPr>
        <w:ind w:hanging="11"/>
        <w:rPr>
          <w:rFonts w:ascii="Arial" w:hAnsi="Arial" w:cs="Arial"/>
          <w:szCs w:val="24"/>
        </w:rPr>
      </w:pPr>
      <w:r>
        <w:rPr>
          <w:rFonts w:ascii="Arial" w:hAnsi="Arial" w:cs="Arial"/>
          <w:szCs w:val="24"/>
        </w:rPr>
        <w:t>Заявки на перемещение;</w:t>
      </w:r>
    </w:p>
    <w:p w14:paraId="34A693AF" w14:textId="01998003" w:rsidR="004F43B8" w:rsidRDefault="009679D5" w:rsidP="004F43B8">
      <w:pPr>
        <w:pStyle w:val="af9"/>
        <w:numPr>
          <w:ilvl w:val="0"/>
          <w:numId w:val="49"/>
        </w:numPr>
        <w:ind w:hanging="11"/>
        <w:rPr>
          <w:rFonts w:ascii="Arial" w:hAnsi="Arial" w:cs="Arial"/>
          <w:szCs w:val="24"/>
        </w:rPr>
      </w:pPr>
      <w:r>
        <w:rPr>
          <w:rFonts w:ascii="Arial" w:hAnsi="Arial" w:cs="Arial"/>
          <w:szCs w:val="24"/>
        </w:rPr>
        <w:t>Заявки на списание и заказы на перемещение (</w:t>
      </w:r>
      <w:r w:rsidR="004F43B8" w:rsidRPr="004F43B8">
        <w:rPr>
          <w:rFonts w:ascii="Arial" w:hAnsi="Arial" w:cs="Arial"/>
          <w:szCs w:val="24"/>
        </w:rPr>
        <w:t>План по центральному развозу внутри производственной площадки</w:t>
      </w:r>
      <w:r>
        <w:rPr>
          <w:rFonts w:ascii="Arial" w:hAnsi="Arial" w:cs="Arial"/>
          <w:szCs w:val="24"/>
        </w:rPr>
        <w:t>)</w:t>
      </w:r>
      <w:r w:rsidR="004F43B8">
        <w:rPr>
          <w:rFonts w:ascii="Arial" w:hAnsi="Arial" w:cs="Arial"/>
          <w:szCs w:val="24"/>
        </w:rPr>
        <w:t>;</w:t>
      </w:r>
    </w:p>
    <w:p w14:paraId="757C7085" w14:textId="77777777" w:rsidR="00885CDA" w:rsidRPr="004F43B8" w:rsidRDefault="00885CDA" w:rsidP="004F43B8">
      <w:pPr>
        <w:pStyle w:val="af9"/>
        <w:numPr>
          <w:ilvl w:val="0"/>
          <w:numId w:val="49"/>
        </w:numPr>
        <w:ind w:hanging="11"/>
        <w:rPr>
          <w:rFonts w:ascii="Arial" w:hAnsi="Arial" w:cs="Arial"/>
          <w:szCs w:val="24"/>
        </w:rPr>
      </w:pPr>
      <w:r>
        <w:rPr>
          <w:rFonts w:ascii="Arial" w:hAnsi="Arial" w:cs="Arial"/>
          <w:szCs w:val="24"/>
        </w:rPr>
        <w:t>Ручные заказы на перемещение, которые формируются при планировании реверсивных потоков</w:t>
      </w:r>
      <w:r w:rsidRPr="00885CDA">
        <w:rPr>
          <w:rFonts w:ascii="Arial" w:hAnsi="Arial" w:cs="Arial"/>
          <w:szCs w:val="24"/>
        </w:rPr>
        <w:t>;</w:t>
      </w:r>
    </w:p>
    <w:p w14:paraId="05B852B0" w14:textId="5E0EF24D" w:rsidR="004F43B8" w:rsidRPr="004F43B8" w:rsidRDefault="004F43B8" w:rsidP="004F43B8">
      <w:pPr>
        <w:pStyle w:val="af9"/>
        <w:numPr>
          <w:ilvl w:val="0"/>
          <w:numId w:val="49"/>
        </w:numPr>
        <w:ind w:hanging="11"/>
        <w:rPr>
          <w:rFonts w:ascii="Arial" w:hAnsi="Arial" w:cs="Arial"/>
          <w:szCs w:val="24"/>
        </w:rPr>
      </w:pPr>
      <w:r w:rsidRPr="004F43B8">
        <w:rPr>
          <w:rFonts w:ascii="Arial" w:hAnsi="Arial" w:cs="Arial"/>
          <w:szCs w:val="24"/>
        </w:rPr>
        <w:t>Заявки на закупку услуг.</w:t>
      </w:r>
    </w:p>
    <w:p w14:paraId="0B48D4A6" w14:textId="77777777" w:rsidR="004F43B8" w:rsidRDefault="004F43B8" w:rsidP="004F43B8">
      <w:pPr>
        <w:pStyle w:val="af9"/>
        <w:spacing w:after="240" w:line="276" w:lineRule="auto"/>
        <w:ind w:left="1287"/>
        <w:rPr>
          <w:rFonts w:ascii="Arial" w:hAnsi="Arial" w:cs="Arial"/>
          <w:b/>
          <w:szCs w:val="24"/>
        </w:rPr>
      </w:pPr>
    </w:p>
    <w:p w14:paraId="0412AC51" w14:textId="77777777" w:rsidR="008767B1" w:rsidRPr="006D0D9C" w:rsidRDefault="008767B1" w:rsidP="006D0D9C">
      <w:pPr>
        <w:spacing w:after="240" w:line="276" w:lineRule="auto"/>
        <w:ind w:firstLine="708"/>
        <w:rPr>
          <w:rFonts w:ascii="Arial" w:hAnsi="Arial" w:cs="Arial"/>
          <w:b/>
          <w:szCs w:val="24"/>
        </w:rPr>
      </w:pPr>
      <w:r w:rsidRPr="006D0D9C">
        <w:rPr>
          <w:rFonts w:ascii="Arial" w:hAnsi="Arial" w:cs="Arial"/>
          <w:b/>
          <w:szCs w:val="24"/>
        </w:rPr>
        <w:t>Заявки на перемещение МТР.</w:t>
      </w:r>
    </w:p>
    <w:p w14:paraId="5B6941E4" w14:textId="77777777" w:rsidR="006D0D9C" w:rsidRPr="00E372C3" w:rsidRDefault="00D12F34" w:rsidP="00E372C3">
      <w:pPr>
        <w:spacing w:after="240" w:line="276" w:lineRule="auto"/>
        <w:ind w:firstLine="708"/>
        <w:rPr>
          <w:rFonts w:ascii="Arial" w:eastAsiaTheme="majorEastAsia" w:hAnsi="Arial" w:cs="Arial"/>
          <w:szCs w:val="24"/>
        </w:rPr>
      </w:pPr>
      <w:r w:rsidRPr="00E372C3">
        <w:rPr>
          <w:rFonts w:ascii="Arial" w:eastAsiaTheme="majorEastAsia" w:hAnsi="Arial" w:cs="Arial"/>
          <w:szCs w:val="24"/>
        </w:rPr>
        <w:lastRenderedPageBreak/>
        <w:t xml:space="preserve">В рамках процесса </w:t>
      </w:r>
      <w:r w:rsidR="00DF641B" w:rsidRPr="00E372C3">
        <w:rPr>
          <w:rFonts w:ascii="Arial" w:eastAsiaTheme="majorEastAsia" w:hAnsi="Arial" w:cs="Arial"/>
          <w:szCs w:val="24"/>
        </w:rPr>
        <w:t>ПП-10.03.04-ERP «Оперативное планирование обеспечения»</w:t>
      </w:r>
      <w:r w:rsidRPr="00E372C3">
        <w:rPr>
          <w:rFonts w:ascii="Arial" w:eastAsiaTheme="majorEastAsia" w:hAnsi="Arial" w:cs="Arial"/>
          <w:szCs w:val="24"/>
        </w:rPr>
        <w:t xml:space="preserve"> </w:t>
      </w:r>
      <w:r w:rsidR="00FD73D2" w:rsidRPr="00E372C3">
        <w:rPr>
          <w:rFonts w:ascii="Arial" w:eastAsiaTheme="majorEastAsia" w:hAnsi="Arial" w:cs="Arial"/>
          <w:szCs w:val="24"/>
        </w:rPr>
        <w:t>Заявки на перемещение МТР</w:t>
      </w:r>
      <w:r w:rsidR="009758E2" w:rsidRPr="00E372C3">
        <w:rPr>
          <w:rFonts w:ascii="Arial" w:eastAsiaTheme="majorEastAsia" w:hAnsi="Arial" w:cs="Arial"/>
          <w:szCs w:val="24"/>
        </w:rPr>
        <w:t xml:space="preserve"> автоматически формируются процедурой ППМ</w:t>
      </w:r>
      <w:r w:rsidR="009D1CA2" w:rsidRPr="00E372C3">
        <w:rPr>
          <w:rFonts w:ascii="Arial" w:eastAsiaTheme="majorEastAsia" w:hAnsi="Arial" w:cs="Arial"/>
          <w:szCs w:val="24"/>
        </w:rPr>
        <w:t>, а также</w:t>
      </w:r>
      <w:r w:rsidR="00DE7FC2" w:rsidRPr="00E372C3">
        <w:rPr>
          <w:rFonts w:ascii="Arial" w:eastAsiaTheme="majorEastAsia" w:hAnsi="Arial" w:cs="Arial"/>
          <w:szCs w:val="24"/>
        </w:rPr>
        <w:t>, в отдельных случаях,</w:t>
      </w:r>
      <w:r w:rsidR="009D1CA2" w:rsidRPr="00E372C3">
        <w:rPr>
          <w:rFonts w:ascii="Arial" w:eastAsiaTheme="majorEastAsia" w:hAnsi="Arial" w:cs="Arial"/>
          <w:szCs w:val="24"/>
        </w:rPr>
        <w:t xml:space="preserve"> вручную </w:t>
      </w:r>
      <w:r w:rsidR="00DE7FC2" w:rsidRPr="00E372C3">
        <w:rPr>
          <w:rFonts w:ascii="Arial" w:eastAsiaTheme="majorEastAsia" w:hAnsi="Arial" w:cs="Arial"/>
          <w:szCs w:val="24"/>
        </w:rPr>
        <w:t>(</w:t>
      </w:r>
      <w:r w:rsidR="009D1CA2" w:rsidRPr="00E372C3">
        <w:rPr>
          <w:rFonts w:ascii="Arial" w:eastAsiaTheme="majorEastAsia" w:hAnsi="Arial" w:cs="Arial"/>
          <w:szCs w:val="24"/>
        </w:rPr>
        <w:t>например</w:t>
      </w:r>
      <w:r w:rsidR="009F4B22" w:rsidRPr="00E372C3">
        <w:rPr>
          <w:rFonts w:ascii="Arial" w:eastAsiaTheme="majorEastAsia" w:hAnsi="Arial" w:cs="Arial"/>
          <w:szCs w:val="24"/>
        </w:rPr>
        <w:t>,</w:t>
      </w:r>
      <w:r w:rsidR="009D1CA2" w:rsidRPr="00E372C3">
        <w:rPr>
          <w:rFonts w:ascii="Arial" w:eastAsiaTheme="majorEastAsia" w:hAnsi="Arial" w:cs="Arial"/>
          <w:szCs w:val="24"/>
        </w:rPr>
        <w:t xml:space="preserve"> заявки на перемещение флотоконцентрата по обратному потоку из Еруды</w:t>
      </w:r>
      <w:r w:rsidR="00DE7FC2" w:rsidRPr="00E372C3">
        <w:rPr>
          <w:rFonts w:ascii="Arial" w:eastAsiaTheme="majorEastAsia" w:hAnsi="Arial" w:cs="Arial"/>
          <w:szCs w:val="24"/>
        </w:rPr>
        <w:t>)</w:t>
      </w:r>
      <w:r w:rsidR="009D1CA2" w:rsidRPr="00E372C3">
        <w:rPr>
          <w:rFonts w:ascii="Arial" w:eastAsiaTheme="majorEastAsia" w:hAnsi="Arial" w:cs="Arial"/>
          <w:szCs w:val="24"/>
        </w:rPr>
        <w:t xml:space="preserve">. </w:t>
      </w:r>
      <w:r w:rsidR="008D4648" w:rsidRPr="00E372C3">
        <w:rPr>
          <w:rFonts w:ascii="Arial" w:eastAsiaTheme="majorEastAsia" w:hAnsi="Arial" w:cs="Arial"/>
          <w:szCs w:val="24"/>
        </w:rPr>
        <w:t xml:space="preserve">Сформированные заявки на перемещение после обработки </w:t>
      </w:r>
      <w:r w:rsidR="00FD73D2" w:rsidRPr="00E372C3">
        <w:rPr>
          <w:rFonts w:ascii="Arial" w:eastAsiaTheme="majorEastAsia" w:hAnsi="Arial" w:cs="Arial"/>
          <w:szCs w:val="24"/>
        </w:rPr>
        <w:t xml:space="preserve">сток-контролерами </w:t>
      </w:r>
      <w:r w:rsidR="008D4648" w:rsidRPr="00E372C3">
        <w:rPr>
          <w:rFonts w:ascii="Arial" w:eastAsiaTheme="majorEastAsia" w:hAnsi="Arial" w:cs="Arial"/>
          <w:szCs w:val="24"/>
        </w:rPr>
        <w:t>(детально см. в ПП-10.03.04-ERP «Оперативное планирование обеспечения»)</w:t>
      </w:r>
      <w:r w:rsidR="00FD73D2" w:rsidRPr="00E372C3">
        <w:rPr>
          <w:rFonts w:ascii="Arial" w:eastAsiaTheme="majorEastAsia" w:hAnsi="Arial" w:cs="Arial"/>
          <w:szCs w:val="24"/>
        </w:rPr>
        <w:t xml:space="preserve"> становятся доступны для обработки Планировщиком логистики </w:t>
      </w:r>
      <w:r w:rsidR="005555A2" w:rsidRPr="00E372C3">
        <w:rPr>
          <w:rFonts w:ascii="Arial" w:eastAsiaTheme="majorEastAsia" w:hAnsi="Arial" w:cs="Arial"/>
          <w:szCs w:val="24"/>
        </w:rPr>
        <w:t>Полюс Логистик</w:t>
      </w:r>
      <w:r w:rsidR="00FD73D2" w:rsidRPr="00E372C3">
        <w:rPr>
          <w:rFonts w:ascii="Arial" w:eastAsiaTheme="majorEastAsia" w:hAnsi="Arial" w:cs="Arial"/>
          <w:szCs w:val="24"/>
        </w:rPr>
        <w:t>и.</w:t>
      </w:r>
    </w:p>
    <w:p w14:paraId="7011B6F2" w14:textId="4A193D27" w:rsidR="006D0D9C" w:rsidRPr="00E372C3" w:rsidRDefault="00841C10" w:rsidP="00E372C3">
      <w:pPr>
        <w:spacing w:after="240" w:line="276" w:lineRule="auto"/>
        <w:ind w:firstLine="708"/>
        <w:rPr>
          <w:rFonts w:ascii="Arial" w:eastAsiaTheme="majorEastAsia" w:hAnsi="Arial" w:cs="Arial"/>
          <w:szCs w:val="24"/>
        </w:rPr>
      </w:pPr>
      <w:r w:rsidRPr="00E372C3">
        <w:rPr>
          <w:rFonts w:ascii="Arial" w:eastAsiaTheme="majorEastAsia" w:hAnsi="Arial" w:cs="Arial"/>
          <w:szCs w:val="24"/>
        </w:rPr>
        <w:t>Планировщик логистики акцептует данные заявки</w:t>
      </w:r>
      <w:r w:rsidR="007D1DD1">
        <w:rPr>
          <w:rFonts w:ascii="Arial" w:eastAsiaTheme="majorEastAsia" w:hAnsi="Arial" w:cs="Arial"/>
          <w:szCs w:val="24"/>
        </w:rPr>
        <w:t xml:space="preserve"> в горизонте текущего либо последующего месяца</w:t>
      </w:r>
      <w:r w:rsidRPr="00E372C3">
        <w:rPr>
          <w:rFonts w:ascii="Arial" w:eastAsiaTheme="majorEastAsia" w:hAnsi="Arial" w:cs="Arial"/>
          <w:szCs w:val="24"/>
        </w:rPr>
        <w:t>, подтверждая тем самым, что заявки взяты в работу (детально см. в ПП-10.03.04-ERP «Оперативное планирование обеспечения»).</w:t>
      </w:r>
    </w:p>
    <w:p w14:paraId="72A44A10" w14:textId="77777777" w:rsidR="005D2676" w:rsidRPr="00E372C3" w:rsidRDefault="005D2676" w:rsidP="00E372C3">
      <w:pPr>
        <w:spacing w:after="240" w:line="276" w:lineRule="auto"/>
        <w:ind w:firstLine="708"/>
        <w:rPr>
          <w:rFonts w:ascii="Arial" w:eastAsiaTheme="majorEastAsia" w:hAnsi="Arial" w:cs="Arial"/>
          <w:szCs w:val="24"/>
        </w:rPr>
      </w:pPr>
      <w:r w:rsidRPr="00E372C3">
        <w:rPr>
          <w:rFonts w:ascii="Arial" w:eastAsiaTheme="majorEastAsia" w:hAnsi="Arial" w:cs="Arial"/>
          <w:szCs w:val="24"/>
        </w:rPr>
        <w:t>Заявки на перемещение МТР формируются только по БЕ, работающим в системе SAP. По всем остальным БЕ сбор заявок осуществляется вне системы (Excel).</w:t>
      </w:r>
    </w:p>
    <w:p w14:paraId="23BA343C" w14:textId="77777777" w:rsidR="008767B1" w:rsidRPr="000D2DF6" w:rsidRDefault="006D0D9C" w:rsidP="008767B1">
      <w:pPr>
        <w:ind w:left="927" w:firstLine="567"/>
        <w:rPr>
          <w:rFonts w:ascii="Arial" w:hAnsi="Arial" w:cs="Arial"/>
          <w:szCs w:val="24"/>
        </w:rPr>
      </w:pPr>
      <w:r>
        <w:rPr>
          <w:rFonts w:ascii="Arial" w:hAnsi="Arial" w:cs="Arial"/>
          <w:szCs w:val="24"/>
        </w:rPr>
        <w:tab/>
      </w:r>
    </w:p>
    <w:p w14:paraId="3972B558" w14:textId="77777777" w:rsidR="009A3977" w:rsidRPr="0066313C" w:rsidRDefault="009A3977" w:rsidP="006D0D9C">
      <w:pPr>
        <w:spacing w:after="240" w:line="276" w:lineRule="auto"/>
        <w:ind w:firstLine="708"/>
        <w:rPr>
          <w:rFonts w:ascii="Arial" w:hAnsi="Arial" w:cs="Arial"/>
          <w:b/>
          <w:szCs w:val="24"/>
        </w:rPr>
      </w:pPr>
      <w:r w:rsidRPr="0066313C">
        <w:rPr>
          <w:rFonts w:ascii="Arial" w:hAnsi="Arial" w:cs="Arial"/>
          <w:b/>
          <w:szCs w:val="24"/>
        </w:rPr>
        <w:t>План по центральному развозу внутри производственной площадки (Z-отчет)</w:t>
      </w:r>
    </w:p>
    <w:p w14:paraId="00A3B8C1" w14:textId="77777777" w:rsidR="006D0D9C" w:rsidRPr="00E372C3" w:rsidRDefault="009A3977" w:rsidP="00E372C3">
      <w:pPr>
        <w:spacing w:after="240" w:line="276" w:lineRule="auto"/>
        <w:ind w:firstLine="708"/>
        <w:rPr>
          <w:rFonts w:ascii="Arial" w:eastAsiaTheme="majorEastAsia" w:hAnsi="Arial" w:cs="Arial"/>
          <w:szCs w:val="24"/>
        </w:rPr>
      </w:pPr>
      <w:r w:rsidRPr="00E372C3">
        <w:rPr>
          <w:rFonts w:ascii="Arial" w:eastAsiaTheme="majorEastAsia" w:hAnsi="Arial" w:cs="Arial"/>
          <w:szCs w:val="24"/>
        </w:rPr>
        <w:t>Также в Объемный план включаются планы по центральному развозу МТР внутри производственной площадки (перемещение с Центральных на цеховые склады). На такие перемещения Заявки на перемещение не формируются, а сразу создаются Заказы на перемещение. Для формирования плана по таким перемещениям предусматривается разработка специального отчета.</w:t>
      </w:r>
    </w:p>
    <w:p w14:paraId="23F3780A" w14:textId="77777777" w:rsidR="006D0D9C" w:rsidRPr="00E372C3" w:rsidRDefault="009A3977" w:rsidP="00E372C3">
      <w:pPr>
        <w:spacing w:after="240" w:line="276" w:lineRule="auto"/>
        <w:ind w:firstLine="708"/>
        <w:rPr>
          <w:rFonts w:ascii="Arial" w:eastAsiaTheme="majorEastAsia" w:hAnsi="Arial" w:cs="Arial"/>
          <w:szCs w:val="24"/>
        </w:rPr>
      </w:pPr>
      <w:r w:rsidRPr="00E372C3">
        <w:rPr>
          <w:rFonts w:ascii="Arial" w:eastAsiaTheme="majorEastAsia" w:hAnsi="Arial" w:cs="Arial"/>
          <w:szCs w:val="24"/>
        </w:rPr>
        <w:t>Расчет плана перемещений в данном отчете формируется по следующей логике: Объем незакрытой потребности, приходящейся на требуемый период, минус запасы МТР на цеховых складах. Отчет формирует план в разрезе Складов получателей и кодов ЕК МТР.</w:t>
      </w:r>
      <w:r w:rsidR="00A26E62" w:rsidRPr="00E372C3">
        <w:rPr>
          <w:rFonts w:ascii="Arial" w:eastAsiaTheme="majorEastAsia" w:hAnsi="Arial" w:cs="Arial"/>
          <w:szCs w:val="24"/>
        </w:rPr>
        <w:t xml:space="preserve"> Данный отчет будет реализован с помощью разработки MM90.</w:t>
      </w:r>
    </w:p>
    <w:p w14:paraId="4E50ECC1" w14:textId="77777777" w:rsidR="00885CDA" w:rsidRPr="006D0D9C" w:rsidRDefault="00885CDA" w:rsidP="006D0D9C">
      <w:pPr>
        <w:spacing w:after="240" w:line="276" w:lineRule="auto"/>
        <w:ind w:firstLine="708"/>
        <w:rPr>
          <w:rFonts w:ascii="Arial" w:hAnsi="Arial" w:cs="Arial"/>
          <w:b/>
          <w:szCs w:val="24"/>
        </w:rPr>
      </w:pPr>
      <w:r w:rsidRPr="006D0D9C">
        <w:rPr>
          <w:rFonts w:ascii="Arial" w:hAnsi="Arial" w:cs="Arial"/>
          <w:b/>
          <w:szCs w:val="24"/>
        </w:rPr>
        <w:t>Ручные заказы на перемещение, которые формируются при планировании реверсивных потоков;</w:t>
      </w:r>
    </w:p>
    <w:p w14:paraId="12CE1209" w14:textId="79CB49A0" w:rsidR="007F70F3" w:rsidRPr="002630FC" w:rsidRDefault="00885CDA" w:rsidP="002630FC">
      <w:pPr>
        <w:spacing w:after="240" w:line="276" w:lineRule="auto"/>
        <w:ind w:firstLine="708"/>
        <w:rPr>
          <w:rFonts w:ascii="Arial" w:eastAsiaTheme="majorEastAsia" w:hAnsi="Arial" w:cs="Arial"/>
          <w:szCs w:val="24"/>
        </w:rPr>
      </w:pPr>
      <w:r w:rsidRPr="00E372C3">
        <w:rPr>
          <w:rFonts w:ascii="Arial" w:eastAsiaTheme="majorEastAsia" w:hAnsi="Arial" w:cs="Arial"/>
          <w:szCs w:val="24"/>
        </w:rPr>
        <w:t>Под реверсивной логистикой понимаются, например, возврат с Цехового склада на Центральный склад или перемещение флотоконцентрата с Центрального склада на перевалочную базу). Заявки на перемещение на такие потоки не формируются процедурой ППМ. Документы на такие перемещения создаются вручную. См. КД «Складская логистика», процесс «Планирован</w:t>
      </w:r>
      <w:r w:rsidR="002630FC">
        <w:rPr>
          <w:rFonts w:ascii="Arial" w:eastAsiaTheme="majorEastAsia" w:hAnsi="Arial" w:cs="Arial"/>
          <w:szCs w:val="24"/>
        </w:rPr>
        <w:t>ие работы складской логистики».</w:t>
      </w:r>
    </w:p>
    <w:p w14:paraId="0696970C" w14:textId="77777777" w:rsidR="008767B1" w:rsidRPr="00CF3011" w:rsidRDefault="008767B1" w:rsidP="006D0D9C">
      <w:pPr>
        <w:spacing w:after="240" w:line="276" w:lineRule="auto"/>
        <w:ind w:firstLine="708"/>
        <w:rPr>
          <w:rFonts w:ascii="Arial" w:hAnsi="Arial" w:cs="Arial"/>
          <w:b/>
          <w:szCs w:val="24"/>
        </w:rPr>
      </w:pPr>
      <w:r w:rsidRPr="00CF3011">
        <w:rPr>
          <w:rFonts w:ascii="Arial" w:hAnsi="Arial" w:cs="Arial"/>
          <w:b/>
          <w:szCs w:val="24"/>
        </w:rPr>
        <w:t>Заявки на закупку услуг ТТ/ПТ</w:t>
      </w:r>
      <w:r w:rsidR="009758E2" w:rsidRPr="00CF3011">
        <w:rPr>
          <w:rFonts w:ascii="Arial" w:hAnsi="Arial" w:cs="Arial"/>
          <w:b/>
          <w:szCs w:val="24"/>
        </w:rPr>
        <w:t xml:space="preserve"> (Технологический транспорт/Пассажирский транспорт)</w:t>
      </w:r>
      <w:r w:rsidRPr="00CF3011">
        <w:rPr>
          <w:rFonts w:ascii="Arial" w:hAnsi="Arial" w:cs="Arial"/>
          <w:b/>
          <w:szCs w:val="24"/>
        </w:rPr>
        <w:t>.</w:t>
      </w:r>
    </w:p>
    <w:p w14:paraId="5A2D6E8A" w14:textId="595155B1" w:rsidR="00FD73D2" w:rsidRPr="00E372C3" w:rsidRDefault="00237206" w:rsidP="00E372C3">
      <w:pPr>
        <w:spacing w:after="240" w:line="276" w:lineRule="auto"/>
        <w:ind w:firstLine="708"/>
        <w:rPr>
          <w:rFonts w:ascii="Arial" w:eastAsiaTheme="majorEastAsia" w:hAnsi="Arial" w:cs="Arial"/>
          <w:szCs w:val="24"/>
        </w:rPr>
      </w:pPr>
      <w:r w:rsidRPr="00E372C3">
        <w:rPr>
          <w:rFonts w:ascii="Arial" w:eastAsiaTheme="majorEastAsia" w:hAnsi="Arial" w:cs="Arial"/>
          <w:szCs w:val="24"/>
        </w:rPr>
        <w:t xml:space="preserve">Планировщик потребности </w:t>
      </w:r>
      <w:r w:rsidR="008767B1" w:rsidRPr="00E372C3">
        <w:rPr>
          <w:rFonts w:ascii="Arial" w:eastAsiaTheme="majorEastAsia" w:hAnsi="Arial" w:cs="Arial"/>
          <w:szCs w:val="24"/>
        </w:rPr>
        <w:t>Бизнес-подраздел</w:t>
      </w:r>
      <w:r w:rsidRPr="00E372C3">
        <w:rPr>
          <w:rFonts w:ascii="Arial" w:eastAsiaTheme="majorEastAsia" w:hAnsi="Arial" w:cs="Arial"/>
          <w:szCs w:val="24"/>
        </w:rPr>
        <w:t>ения заказывает</w:t>
      </w:r>
      <w:r w:rsidR="008767B1" w:rsidRPr="00E372C3">
        <w:rPr>
          <w:rFonts w:ascii="Arial" w:eastAsiaTheme="majorEastAsia" w:hAnsi="Arial" w:cs="Arial"/>
          <w:szCs w:val="24"/>
        </w:rPr>
        <w:t xml:space="preserve"> ТТ/ПТ путем создания заявки на закупку соответствующей услуги.</w:t>
      </w:r>
      <w:r w:rsidR="00A50F33" w:rsidRPr="00E372C3">
        <w:rPr>
          <w:rFonts w:ascii="Arial" w:eastAsiaTheme="majorEastAsia" w:hAnsi="Arial" w:cs="Arial"/>
          <w:szCs w:val="24"/>
        </w:rPr>
        <w:t xml:space="preserve"> Если по заявке исполнителем назначена Полюс Логистика, то </w:t>
      </w:r>
      <w:r w:rsidR="00F303F9" w:rsidRPr="00E372C3">
        <w:rPr>
          <w:rFonts w:ascii="Arial" w:eastAsiaTheme="majorEastAsia" w:hAnsi="Arial" w:cs="Arial"/>
          <w:szCs w:val="24"/>
        </w:rPr>
        <w:t>П</w:t>
      </w:r>
      <w:r w:rsidR="00895AE6" w:rsidRPr="00E372C3">
        <w:rPr>
          <w:rFonts w:ascii="Arial" w:eastAsiaTheme="majorEastAsia" w:hAnsi="Arial" w:cs="Arial"/>
          <w:szCs w:val="24"/>
        </w:rPr>
        <w:t>ланировщик логистики так же включ</w:t>
      </w:r>
      <w:r w:rsidR="00A50F33" w:rsidRPr="00E372C3">
        <w:rPr>
          <w:rFonts w:ascii="Arial" w:eastAsiaTheme="majorEastAsia" w:hAnsi="Arial" w:cs="Arial"/>
          <w:szCs w:val="24"/>
        </w:rPr>
        <w:t>ается</w:t>
      </w:r>
      <w:r w:rsidR="00895AE6" w:rsidRPr="00E372C3">
        <w:rPr>
          <w:rFonts w:ascii="Arial" w:eastAsiaTheme="majorEastAsia" w:hAnsi="Arial" w:cs="Arial"/>
          <w:szCs w:val="24"/>
        </w:rPr>
        <w:t xml:space="preserve"> </w:t>
      </w:r>
      <w:r w:rsidR="00A50F33" w:rsidRPr="00E372C3">
        <w:rPr>
          <w:rFonts w:ascii="Arial" w:eastAsiaTheme="majorEastAsia" w:hAnsi="Arial" w:cs="Arial"/>
          <w:szCs w:val="24"/>
        </w:rPr>
        <w:t xml:space="preserve">в </w:t>
      </w:r>
      <w:r w:rsidR="00895AE6" w:rsidRPr="00E372C3">
        <w:rPr>
          <w:rFonts w:ascii="Arial" w:eastAsiaTheme="majorEastAsia" w:hAnsi="Arial" w:cs="Arial"/>
          <w:szCs w:val="24"/>
        </w:rPr>
        <w:t xml:space="preserve">схему согласования заявок на </w:t>
      </w:r>
      <w:r w:rsidR="00895AE6" w:rsidRPr="00E372C3">
        <w:rPr>
          <w:rFonts w:ascii="Arial" w:eastAsiaTheme="majorEastAsia" w:hAnsi="Arial" w:cs="Arial"/>
          <w:szCs w:val="24"/>
        </w:rPr>
        <w:lastRenderedPageBreak/>
        <w:t>закупку услуг ТТ/ПТ. В рамках своего шага согласовани</w:t>
      </w:r>
      <w:r w:rsidR="00A50F33" w:rsidRPr="00E372C3">
        <w:rPr>
          <w:rFonts w:ascii="Arial" w:eastAsiaTheme="majorEastAsia" w:hAnsi="Arial" w:cs="Arial"/>
          <w:szCs w:val="24"/>
        </w:rPr>
        <w:t>я</w:t>
      </w:r>
      <w:r w:rsidR="00895AE6" w:rsidRPr="00E372C3">
        <w:rPr>
          <w:rFonts w:ascii="Arial" w:eastAsiaTheme="majorEastAsia" w:hAnsi="Arial" w:cs="Arial"/>
          <w:szCs w:val="24"/>
        </w:rPr>
        <w:t xml:space="preserve"> Планировщик логистики подтверждает возможность оказания услуги в требуемые сроки. Данный аспект отражен в КД </w:t>
      </w:r>
      <w:r w:rsidR="00EF595F">
        <w:rPr>
          <w:rFonts w:ascii="Arial" w:eastAsiaTheme="majorEastAsia" w:hAnsi="Arial" w:cs="Arial"/>
          <w:szCs w:val="24"/>
        </w:rPr>
        <w:t>ERP.</w:t>
      </w:r>
      <w:ins w:id="397" w:author="SintsovaMA" w:date="2021-02-25T13:52:00Z">
        <w:r w:rsidR="00FD5DBC" w:rsidRPr="00FD5DBC">
          <w:rPr>
            <w:rFonts w:ascii="Arial" w:eastAsiaTheme="majorEastAsia" w:hAnsi="Arial" w:cs="Arial"/>
            <w:szCs w:val="24"/>
            <w:rPrChange w:id="398" w:author="SintsovaMA" w:date="2021-02-25T13:52:00Z">
              <w:rPr>
                <w:rFonts w:ascii="Arial" w:eastAsiaTheme="majorEastAsia" w:hAnsi="Arial" w:cs="Arial"/>
                <w:szCs w:val="24"/>
                <w:lang w:val="en-US"/>
              </w:rPr>
            </w:rPrChange>
          </w:rPr>
          <w:t>13.</w:t>
        </w:r>
      </w:ins>
      <w:r w:rsidR="00EF595F">
        <w:rPr>
          <w:rFonts w:ascii="Arial" w:eastAsiaTheme="majorEastAsia" w:hAnsi="Arial" w:cs="Arial"/>
          <w:szCs w:val="24"/>
        </w:rPr>
        <w:t>9</w:t>
      </w:r>
      <w:ins w:id="399" w:author="SintsovaMA" w:date="2021-02-25T13:52:00Z">
        <w:r w:rsidR="00FD5DBC" w:rsidRPr="00FD5DBC">
          <w:rPr>
            <w:rFonts w:ascii="Arial" w:eastAsiaTheme="majorEastAsia" w:hAnsi="Arial" w:cs="Arial"/>
            <w:szCs w:val="24"/>
            <w:rPrChange w:id="400" w:author="SintsovaMA" w:date="2021-02-25T13:52:00Z">
              <w:rPr>
                <w:rFonts w:ascii="Arial" w:eastAsiaTheme="majorEastAsia" w:hAnsi="Arial" w:cs="Arial"/>
                <w:szCs w:val="24"/>
                <w:lang w:val="en-US"/>
              </w:rPr>
            </w:rPrChange>
          </w:rPr>
          <w:t>_</w:t>
        </w:r>
      </w:ins>
      <w:del w:id="401" w:author="SintsovaMA" w:date="2021-02-25T13:52:00Z">
        <w:r w:rsidR="00EF595F" w:rsidDel="00FD5DBC">
          <w:rPr>
            <w:rFonts w:ascii="Arial" w:eastAsiaTheme="majorEastAsia" w:hAnsi="Arial" w:cs="Arial"/>
            <w:szCs w:val="24"/>
          </w:rPr>
          <w:delText>.</w:delText>
        </w:r>
      </w:del>
      <w:ins w:id="402" w:author="SintsovaMA" w:date="2021-02-25T13:52:00Z">
        <w:r w:rsidR="00FD5DBC" w:rsidRPr="00FD5DBC">
          <w:rPr>
            <w:rFonts w:ascii="Arial" w:eastAsiaTheme="majorEastAsia" w:hAnsi="Arial" w:cs="Arial"/>
            <w:szCs w:val="24"/>
            <w:rPrChange w:id="403" w:author="SintsovaMA" w:date="2021-02-25T13:52:00Z">
              <w:rPr>
                <w:rFonts w:ascii="Arial" w:eastAsiaTheme="majorEastAsia" w:hAnsi="Arial" w:cs="Arial"/>
                <w:szCs w:val="24"/>
                <w:lang w:val="en-US"/>
              </w:rPr>
            </w:rPrChange>
          </w:rPr>
          <w:t>2_</w:t>
        </w:r>
      </w:ins>
      <w:del w:id="404" w:author="SintsovaMA" w:date="2021-02-25T13:52:00Z">
        <w:r w:rsidR="00EF595F" w:rsidDel="00FD5DBC">
          <w:rPr>
            <w:rFonts w:ascii="Arial" w:eastAsiaTheme="majorEastAsia" w:hAnsi="Arial" w:cs="Arial"/>
            <w:szCs w:val="24"/>
          </w:rPr>
          <w:delText>1</w:delText>
        </w:r>
        <w:r w:rsidR="00895AE6" w:rsidRPr="00E372C3" w:rsidDel="00FD5DBC">
          <w:rPr>
            <w:rFonts w:ascii="Arial" w:eastAsiaTheme="majorEastAsia" w:hAnsi="Arial" w:cs="Arial"/>
            <w:szCs w:val="24"/>
          </w:rPr>
          <w:delText>.</w:delText>
        </w:r>
      </w:del>
      <w:r w:rsidR="00895AE6" w:rsidRPr="00E372C3">
        <w:rPr>
          <w:rFonts w:ascii="Arial" w:eastAsiaTheme="majorEastAsia" w:hAnsi="Arial" w:cs="Arial"/>
          <w:szCs w:val="24"/>
        </w:rPr>
        <w:t>59</w:t>
      </w:r>
      <w:ins w:id="405" w:author="SintsovaMA" w:date="2021-02-25T13:52:00Z">
        <w:r w:rsidR="00FD5DBC" w:rsidRPr="00FD5DBC">
          <w:rPr>
            <w:rFonts w:ascii="Arial" w:eastAsiaTheme="majorEastAsia" w:hAnsi="Arial" w:cs="Arial"/>
            <w:szCs w:val="24"/>
            <w:rPrChange w:id="406" w:author="SintsovaMA" w:date="2021-02-25T13:52:00Z">
              <w:rPr>
                <w:rFonts w:ascii="Arial" w:eastAsiaTheme="majorEastAsia" w:hAnsi="Arial" w:cs="Arial"/>
                <w:szCs w:val="24"/>
                <w:lang w:val="en-US"/>
              </w:rPr>
            </w:rPrChange>
          </w:rPr>
          <w:t>_</w:t>
        </w:r>
        <w:r w:rsidR="00FD5DBC">
          <w:rPr>
            <w:rFonts w:ascii="Arial" w:eastAsiaTheme="majorEastAsia" w:hAnsi="Arial" w:cs="Arial"/>
            <w:szCs w:val="24"/>
            <w:lang w:val="en-US"/>
          </w:rPr>
          <w:t>MM</w:t>
        </w:r>
      </w:ins>
      <w:r w:rsidR="00895AE6" w:rsidRPr="00E372C3">
        <w:rPr>
          <w:rFonts w:ascii="Arial" w:eastAsiaTheme="majorEastAsia" w:hAnsi="Arial" w:cs="Arial"/>
          <w:szCs w:val="24"/>
        </w:rPr>
        <w:t xml:space="preserve"> Закупка МТР, работ, услуг.</w:t>
      </w:r>
    </w:p>
    <w:p w14:paraId="1BF69367" w14:textId="77777777" w:rsidR="008767B1" w:rsidRPr="005F7A1E" w:rsidRDefault="008767B1" w:rsidP="00C9579E">
      <w:pPr>
        <w:pStyle w:val="af9"/>
        <w:numPr>
          <w:ilvl w:val="0"/>
          <w:numId w:val="28"/>
        </w:numPr>
        <w:spacing w:after="240" w:line="276" w:lineRule="auto"/>
        <w:rPr>
          <w:rFonts w:ascii="Arial" w:hAnsi="Arial" w:cs="Arial"/>
          <w:b/>
          <w:szCs w:val="24"/>
        </w:rPr>
      </w:pPr>
      <w:r w:rsidRPr="005F7A1E">
        <w:rPr>
          <w:rFonts w:ascii="Arial" w:hAnsi="Arial" w:cs="Arial"/>
          <w:b/>
          <w:szCs w:val="24"/>
        </w:rPr>
        <w:t>Формирование объемного плана</w:t>
      </w:r>
      <w:r w:rsidR="005F1BA4">
        <w:rPr>
          <w:rFonts w:ascii="Arial" w:hAnsi="Arial" w:cs="Arial"/>
          <w:b/>
          <w:szCs w:val="24"/>
        </w:rPr>
        <w:t>.</w:t>
      </w:r>
    </w:p>
    <w:p w14:paraId="58114E6F" w14:textId="77777777" w:rsidR="00FA0785" w:rsidRPr="00AE12DE" w:rsidRDefault="00FA0785" w:rsidP="00AE12DE">
      <w:pPr>
        <w:spacing w:after="240" w:line="276" w:lineRule="auto"/>
        <w:ind w:firstLine="708"/>
        <w:rPr>
          <w:rFonts w:ascii="Arial" w:eastAsiaTheme="majorEastAsia" w:hAnsi="Arial" w:cs="Arial"/>
          <w:szCs w:val="24"/>
        </w:rPr>
      </w:pPr>
      <w:r w:rsidRPr="00AE12DE">
        <w:rPr>
          <w:rFonts w:ascii="Arial" w:eastAsiaTheme="majorEastAsia" w:hAnsi="Arial" w:cs="Arial"/>
          <w:szCs w:val="24"/>
        </w:rPr>
        <w:t>Формирование объемного плана не является предметом данного КД. Представленное описание носит информационный характер для понимания общей последовательности процесса.</w:t>
      </w:r>
    </w:p>
    <w:p w14:paraId="5D81A624" w14:textId="13F163C1" w:rsidR="006D0D9C" w:rsidRPr="00E372C3" w:rsidRDefault="005F1BA4" w:rsidP="00E372C3">
      <w:pPr>
        <w:spacing w:after="240" w:line="276" w:lineRule="auto"/>
        <w:ind w:firstLine="708"/>
        <w:rPr>
          <w:rFonts w:ascii="Arial" w:eastAsiaTheme="majorEastAsia" w:hAnsi="Arial" w:cs="Arial"/>
          <w:szCs w:val="24"/>
        </w:rPr>
      </w:pPr>
      <w:r w:rsidRPr="00E372C3">
        <w:rPr>
          <w:rFonts w:ascii="Arial" w:eastAsiaTheme="majorEastAsia" w:hAnsi="Arial" w:cs="Arial"/>
          <w:szCs w:val="24"/>
        </w:rPr>
        <w:t xml:space="preserve">Для анализа объемов </w:t>
      </w:r>
      <w:r w:rsidR="007123E3" w:rsidRPr="00E372C3">
        <w:rPr>
          <w:rFonts w:ascii="Arial" w:eastAsiaTheme="majorEastAsia" w:hAnsi="Arial" w:cs="Arial"/>
          <w:szCs w:val="24"/>
        </w:rPr>
        <w:t xml:space="preserve">потребности в грузовом и </w:t>
      </w:r>
      <w:r w:rsidRPr="00E372C3">
        <w:rPr>
          <w:rFonts w:ascii="Arial" w:eastAsiaTheme="majorEastAsia" w:hAnsi="Arial" w:cs="Arial"/>
          <w:szCs w:val="24"/>
        </w:rPr>
        <w:t xml:space="preserve">ТТ/ПТ </w:t>
      </w:r>
      <w:r w:rsidR="00237206" w:rsidRPr="00E372C3">
        <w:rPr>
          <w:rFonts w:ascii="Arial" w:eastAsiaTheme="majorEastAsia" w:hAnsi="Arial" w:cs="Arial"/>
          <w:szCs w:val="24"/>
        </w:rPr>
        <w:t>Планировщик логистики формирует</w:t>
      </w:r>
      <w:r w:rsidRPr="00E372C3">
        <w:rPr>
          <w:rFonts w:ascii="Arial" w:eastAsiaTheme="majorEastAsia" w:hAnsi="Arial" w:cs="Arial"/>
          <w:szCs w:val="24"/>
        </w:rPr>
        <w:t xml:space="preserve"> объемн</w:t>
      </w:r>
      <w:r w:rsidR="00237206" w:rsidRPr="00E372C3">
        <w:rPr>
          <w:rFonts w:ascii="Arial" w:eastAsiaTheme="majorEastAsia" w:hAnsi="Arial" w:cs="Arial"/>
          <w:szCs w:val="24"/>
        </w:rPr>
        <w:t>ый</w:t>
      </w:r>
      <w:r w:rsidRPr="00E372C3">
        <w:rPr>
          <w:rFonts w:ascii="Arial" w:eastAsiaTheme="majorEastAsia" w:hAnsi="Arial" w:cs="Arial"/>
          <w:szCs w:val="24"/>
        </w:rPr>
        <w:t xml:space="preserve"> план. Данный план формируется в системе SAP BI через отчет на базе гибкой аналитической матрицы «Складская и Транспортная логистика». Данный отчет предоставляет данные об запрошенных объемах перевозок в разрезе Кодов ЕК МТР, Складов и Маршрутов</w:t>
      </w:r>
      <w:r w:rsidR="007123E3" w:rsidRPr="00E372C3">
        <w:rPr>
          <w:rFonts w:ascii="Arial" w:eastAsiaTheme="majorEastAsia" w:hAnsi="Arial" w:cs="Arial"/>
          <w:szCs w:val="24"/>
        </w:rPr>
        <w:t>,</w:t>
      </w:r>
      <w:r w:rsidR="008C7D88" w:rsidRPr="00E372C3">
        <w:rPr>
          <w:rFonts w:ascii="Arial" w:eastAsiaTheme="majorEastAsia" w:hAnsi="Arial" w:cs="Arial"/>
          <w:szCs w:val="24"/>
        </w:rPr>
        <w:t xml:space="preserve"> а также видов услуг на ТТ/ПТ.</w:t>
      </w:r>
    </w:p>
    <w:p w14:paraId="1C90F185" w14:textId="45D9C3E4" w:rsidR="003B7A25" w:rsidRDefault="005F1BA4" w:rsidP="00AE12DE">
      <w:pPr>
        <w:spacing w:after="240" w:line="276" w:lineRule="auto"/>
        <w:ind w:firstLine="708"/>
        <w:rPr>
          <w:rFonts w:ascii="Arial" w:eastAsiaTheme="majorEastAsia" w:hAnsi="Arial" w:cs="Arial"/>
          <w:szCs w:val="24"/>
        </w:rPr>
      </w:pPr>
      <w:r w:rsidRPr="00E372C3">
        <w:rPr>
          <w:rFonts w:ascii="Arial" w:eastAsiaTheme="majorEastAsia" w:hAnsi="Arial" w:cs="Arial"/>
          <w:szCs w:val="24"/>
        </w:rPr>
        <w:t>Для формирования плана используется инструмент аналитической отчетности SAP Analysis, который предусматривает вывод данного плана в Excel.</w:t>
      </w:r>
      <w:r w:rsidR="00EA496D">
        <w:rPr>
          <w:rFonts w:ascii="Arial" w:eastAsiaTheme="majorEastAsia" w:hAnsi="Arial" w:cs="Arial"/>
          <w:szCs w:val="24"/>
        </w:rPr>
        <w:t xml:space="preserve"> </w:t>
      </w:r>
      <w:r w:rsidR="00EA496D" w:rsidRPr="00E372C3">
        <w:rPr>
          <w:rFonts w:ascii="Arial" w:eastAsiaTheme="majorEastAsia" w:hAnsi="Arial" w:cs="Arial"/>
          <w:szCs w:val="24"/>
        </w:rPr>
        <w:t>Для предприятий, не работающих в SAP, заявки на перемещение, и заявки на работу технологического и пассажирского транспорта подаются Логистическому оператору (в том числе, Полюс Логистика) в формате Excel в установленные (необходимые для планирования) сроки</w:t>
      </w:r>
      <w:r w:rsidR="00EA496D">
        <w:rPr>
          <w:rFonts w:ascii="Arial" w:eastAsiaTheme="majorEastAsia" w:hAnsi="Arial" w:cs="Arial"/>
          <w:szCs w:val="24"/>
        </w:rPr>
        <w:t>.</w:t>
      </w:r>
    </w:p>
    <w:p w14:paraId="7F8E2FC3" w14:textId="0D1D9F51" w:rsidR="00EA496D" w:rsidRPr="00AE12DE" w:rsidRDefault="00EA496D" w:rsidP="00AE12DE">
      <w:pPr>
        <w:spacing w:after="240" w:line="276" w:lineRule="auto"/>
        <w:ind w:firstLine="708"/>
        <w:rPr>
          <w:rFonts w:ascii="Arial" w:eastAsiaTheme="majorEastAsia" w:hAnsi="Arial" w:cs="Arial"/>
          <w:szCs w:val="24"/>
        </w:rPr>
      </w:pPr>
      <w:r>
        <w:rPr>
          <w:rFonts w:ascii="Arial" w:eastAsiaTheme="majorEastAsia" w:hAnsi="Arial" w:cs="Arial"/>
          <w:szCs w:val="24"/>
        </w:rPr>
        <w:t>Согласование</w:t>
      </w:r>
      <w:r w:rsidR="00E9258D">
        <w:rPr>
          <w:rFonts w:ascii="Arial" w:eastAsiaTheme="majorEastAsia" w:hAnsi="Arial" w:cs="Arial"/>
          <w:szCs w:val="24"/>
        </w:rPr>
        <w:t xml:space="preserve">, </w:t>
      </w:r>
      <w:r w:rsidR="00E9258D" w:rsidRPr="00AE12DE">
        <w:rPr>
          <w:rFonts w:ascii="Arial" w:eastAsiaTheme="majorEastAsia" w:hAnsi="Arial" w:cs="Arial"/>
          <w:szCs w:val="24"/>
        </w:rPr>
        <w:t xml:space="preserve">развертка и временной горизонт </w:t>
      </w:r>
      <w:r>
        <w:rPr>
          <w:rFonts w:ascii="Arial" w:eastAsiaTheme="majorEastAsia" w:hAnsi="Arial" w:cs="Arial"/>
          <w:szCs w:val="24"/>
        </w:rPr>
        <w:t>объемного плана осуществля</w:t>
      </w:r>
      <w:r w:rsidR="00E9258D">
        <w:rPr>
          <w:rFonts w:ascii="Arial" w:eastAsiaTheme="majorEastAsia" w:hAnsi="Arial" w:cs="Arial"/>
          <w:szCs w:val="24"/>
        </w:rPr>
        <w:t>ю</w:t>
      </w:r>
      <w:r>
        <w:rPr>
          <w:rFonts w:ascii="Arial" w:eastAsiaTheme="majorEastAsia" w:hAnsi="Arial" w:cs="Arial"/>
          <w:szCs w:val="24"/>
        </w:rPr>
        <w:t xml:space="preserve">тся вне системы </w:t>
      </w:r>
      <w:r>
        <w:rPr>
          <w:rFonts w:ascii="Arial" w:eastAsiaTheme="majorEastAsia" w:hAnsi="Arial" w:cs="Arial"/>
          <w:szCs w:val="24"/>
          <w:lang w:val="en-US"/>
        </w:rPr>
        <w:t>SAP</w:t>
      </w:r>
      <w:r w:rsidRPr="00AE12DE">
        <w:rPr>
          <w:rFonts w:ascii="Arial" w:eastAsiaTheme="majorEastAsia" w:hAnsi="Arial" w:cs="Arial"/>
          <w:szCs w:val="24"/>
        </w:rPr>
        <w:t xml:space="preserve"> </w:t>
      </w:r>
      <w:r>
        <w:rPr>
          <w:rFonts w:ascii="Arial" w:eastAsiaTheme="majorEastAsia" w:hAnsi="Arial" w:cs="Arial"/>
          <w:szCs w:val="24"/>
          <w:lang w:val="en-US"/>
        </w:rPr>
        <w:t>S</w:t>
      </w:r>
      <w:r w:rsidRPr="00AE12DE">
        <w:rPr>
          <w:rFonts w:ascii="Arial" w:eastAsiaTheme="majorEastAsia" w:hAnsi="Arial" w:cs="Arial"/>
          <w:szCs w:val="24"/>
        </w:rPr>
        <w:t>4/</w:t>
      </w:r>
      <w:r>
        <w:rPr>
          <w:rFonts w:ascii="Arial" w:eastAsiaTheme="majorEastAsia" w:hAnsi="Arial" w:cs="Arial"/>
          <w:szCs w:val="24"/>
          <w:lang w:val="en-US"/>
        </w:rPr>
        <w:t>HANA</w:t>
      </w:r>
      <w:r w:rsidRPr="00AE12DE">
        <w:rPr>
          <w:rFonts w:ascii="Arial" w:eastAsiaTheme="majorEastAsia" w:hAnsi="Arial" w:cs="Arial"/>
          <w:szCs w:val="24"/>
        </w:rPr>
        <w:t xml:space="preserve"> </w:t>
      </w:r>
      <w:r>
        <w:rPr>
          <w:rFonts w:ascii="Arial" w:eastAsiaTheme="majorEastAsia" w:hAnsi="Arial" w:cs="Arial"/>
          <w:szCs w:val="24"/>
        </w:rPr>
        <w:t xml:space="preserve">и </w:t>
      </w:r>
      <w:r w:rsidRPr="006114DA">
        <w:rPr>
          <w:rFonts w:ascii="Arial" w:eastAsiaTheme="majorEastAsia" w:hAnsi="Arial" w:cs="Arial"/>
          <w:szCs w:val="24"/>
        </w:rPr>
        <w:t>регламентируется локальным</w:t>
      </w:r>
      <w:r>
        <w:rPr>
          <w:rFonts w:ascii="Arial" w:eastAsiaTheme="majorEastAsia" w:hAnsi="Arial" w:cs="Arial"/>
          <w:szCs w:val="24"/>
        </w:rPr>
        <w:t>и</w:t>
      </w:r>
      <w:r w:rsidRPr="006114DA">
        <w:rPr>
          <w:rFonts w:ascii="Arial" w:eastAsiaTheme="majorEastAsia" w:hAnsi="Arial" w:cs="Arial"/>
          <w:szCs w:val="24"/>
        </w:rPr>
        <w:t xml:space="preserve"> нормативными доку</w:t>
      </w:r>
      <w:r>
        <w:rPr>
          <w:rFonts w:ascii="Arial" w:eastAsiaTheme="majorEastAsia" w:hAnsi="Arial" w:cs="Arial"/>
          <w:szCs w:val="24"/>
        </w:rPr>
        <w:t>ментами, например, Регламентами</w:t>
      </w:r>
      <w:r w:rsidRPr="006114DA">
        <w:rPr>
          <w:rFonts w:ascii="Arial" w:eastAsiaTheme="majorEastAsia" w:hAnsi="Arial" w:cs="Arial"/>
          <w:szCs w:val="24"/>
        </w:rPr>
        <w:t>.</w:t>
      </w:r>
    </w:p>
    <w:p w14:paraId="0CCB51BD" w14:textId="77777777" w:rsidR="00860CBA" w:rsidRDefault="00860CBA" w:rsidP="00AE12DE">
      <w:pPr>
        <w:ind w:firstLine="708"/>
        <w:rPr>
          <w:rFonts w:ascii="Arial" w:hAnsi="Arial" w:cs="Arial"/>
          <w:szCs w:val="24"/>
        </w:rPr>
      </w:pPr>
    </w:p>
    <w:p w14:paraId="6F0B89E9" w14:textId="77777777" w:rsidR="005F1BA4" w:rsidRPr="005F1BA4" w:rsidRDefault="005F1BA4" w:rsidP="00C9579E">
      <w:pPr>
        <w:pStyle w:val="af9"/>
        <w:numPr>
          <w:ilvl w:val="0"/>
          <w:numId w:val="28"/>
        </w:numPr>
        <w:spacing w:after="240" w:line="276" w:lineRule="auto"/>
        <w:rPr>
          <w:rFonts w:ascii="Arial" w:hAnsi="Arial" w:cs="Arial"/>
          <w:b/>
          <w:szCs w:val="24"/>
        </w:rPr>
      </w:pPr>
      <w:r w:rsidRPr="005F1BA4">
        <w:rPr>
          <w:rFonts w:ascii="Arial" w:hAnsi="Arial" w:cs="Arial"/>
          <w:b/>
          <w:szCs w:val="24"/>
        </w:rPr>
        <w:t>Формирование ресурсного плана</w:t>
      </w:r>
      <w:r>
        <w:rPr>
          <w:rFonts w:ascii="Arial" w:hAnsi="Arial" w:cs="Arial"/>
          <w:b/>
          <w:szCs w:val="24"/>
        </w:rPr>
        <w:t>.</w:t>
      </w:r>
    </w:p>
    <w:p w14:paraId="1648EA07" w14:textId="4475A6F0" w:rsidR="00FA0785" w:rsidRDefault="005F1BA4" w:rsidP="00FA0785">
      <w:pPr>
        <w:spacing w:after="240" w:line="276" w:lineRule="auto"/>
        <w:ind w:firstLine="708"/>
        <w:rPr>
          <w:rFonts w:ascii="Arial" w:eastAsiaTheme="majorEastAsia" w:hAnsi="Arial" w:cs="Arial"/>
          <w:szCs w:val="24"/>
        </w:rPr>
      </w:pPr>
      <w:r w:rsidRPr="00E372C3">
        <w:rPr>
          <w:rFonts w:ascii="Arial" w:eastAsiaTheme="majorEastAsia" w:hAnsi="Arial" w:cs="Arial"/>
          <w:szCs w:val="24"/>
        </w:rPr>
        <w:t>Объемный план бере</w:t>
      </w:r>
      <w:r w:rsidR="00237206" w:rsidRPr="00E372C3">
        <w:rPr>
          <w:rFonts w:ascii="Arial" w:eastAsiaTheme="majorEastAsia" w:hAnsi="Arial" w:cs="Arial"/>
          <w:szCs w:val="24"/>
        </w:rPr>
        <w:t>тся за основу для формирования Р</w:t>
      </w:r>
      <w:r w:rsidRPr="00E372C3">
        <w:rPr>
          <w:rFonts w:ascii="Arial" w:eastAsiaTheme="majorEastAsia" w:hAnsi="Arial" w:cs="Arial"/>
          <w:szCs w:val="24"/>
        </w:rPr>
        <w:t xml:space="preserve">есурсного плана. Ресурсный план предполагает распределение запланированных объемов по имеющимся ресурсам </w:t>
      </w:r>
      <w:r w:rsidR="005555A2" w:rsidRPr="00E372C3">
        <w:rPr>
          <w:rFonts w:ascii="Arial" w:eastAsiaTheme="majorEastAsia" w:hAnsi="Arial" w:cs="Arial"/>
          <w:szCs w:val="24"/>
        </w:rPr>
        <w:t>Полюс Логистик</w:t>
      </w:r>
      <w:r w:rsidRPr="00E372C3">
        <w:rPr>
          <w:rFonts w:ascii="Arial" w:eastAsiaTheme="majorEastAsia" w:hAnsi="Arial" w:cs="Arial"/>
          <w:szCs w:val="24"/>
        </w:rPr>
        <w:t xml:space="preserve">и, а также по ресурсам, законтрактованным у сторонних подрядчиков. Формирование и обработка ресурсного плана </w:t>
      </w:r>
      <w:r w:rsidR="00955269" w:rsidRPr="00E372C3">
        <w:rPr>
          <w:rFonts w:ascii="Arial" w:eastAsiaTheme="majorEastAsia" w:hAnsi="Arial" w:cs="Arial"/>
          <w:szCs w:val="24"/>
        </w:rPr>
        <w:t>выполняются</w:t>
      </w:r>
      <w:r w:rsidRPr="00E372C3">
        <w:rPr>
          <w:rFonts w:ascii="Arial" w:eastAsiaTheme="majorEastAsia" w:hAnsi="Arial" w:cs="Arial"/>
          <w:szCs w:val="24"/>
        </w:rPr>
        <w:t xml:space="preserve"> в Excel</w:t>
      </w:r>
      <w:r w:rsidR="00237206" w:rsidRPr="00E372C3">
        <w:rPr>
          <w:rFonts w:ascii="Arial" w:eastAsiaTheme="majorEastAsia" w:hAnsi="Arial" w:cs="Arial"/>
          <w:szCs w:val="24"/>
        </w:rPr>
        <w:t xml:space="preserve"> Сотрудником Управления перевозок</w:t>
      </w:r>
      <w:r w:rsidR="006E1967" w:rsidRPr="00E372C3">
        <w:rPr>
          <w:rFonts w:ascii="Arial" w:eastAsiaTheme="majorEastAsia" w:hAnsi="Arial" w:cs="Arial"/>
          <w:szCs w:val="24"/>
        </w:rPr>
        <w:t xml:space="preserve"> </w:t>
      </w:r>
      <w:r w:rsidR="005555A2" w:rsidRPr="00E372C3">
        <w:rPr>
          <w:rFonts w:ascii="Arial" w:eastAsiaTheme="majorEastAsia" w:hAnsi="Arial" w:cs="Arial"/>
          <w:szCs w:val="24"/>
        </w:rPr>
        <w:t>Полюс Логистик</w:t>
      </w:r>
      <w:r w:rsidR="006E1967" w:rsidRPr="00E372C3">
        <w:rPr>
          <w:rFonts w:ascii="Arial" w:eastAsiaTheme="majorEastAsia" w:hAnsi="Arial" w:cs="Arial"/>
          <w:szCs w:val="24"/>
        </w:rPr>
        <w:t>и</w:t>
      </w:r>
      <w:r w:rsidRPr="00E372C3">
        <w:rPr>
          <w:rFonts w:ascii="Arial" w:eastAsiaTheme="majorEastAsia" w:hAnsi="Arial" w:cs="Arial"/>
          <w:szCs w:val="24"/>
        </w:rPr>
        <w:t>.</w:t>
      </w:r>
      <w:r w:rsidR="00FA0785">
        <w:rPr>
          <w:rFonts w:ascii="Arial" w:eastAsiaTheme="majorEastAsia" w:hAnsi="Arial" w:cs="Arial"/>
          <w:szCs w:val="24"/>
        </w:rPr>
        <w:t xml:space="preserve"> </w:t>
      </w:r>
    </w:p>
    <w:p w14:paraId="45F4FDEF" w14:textId="2DED5035" w:rsidR="00FA0785" w:rsidRPr="004A2F1D" w:rsidRDefault="00FA0785" w:rsidP="00FA0785">
      <w:pPr>
        <w:spacing w:after="240" w:line="276" w:lineRule="auto"/>
        <w:ind w:firstLine="708"/>
        <w:rPr>
          <w:rFonts w:ascii="Arial" w:eastAsiaTheme="majorEastAsia" w:hAnsi="Arial" w:cs="Arial"/>
          <w:szCs w:val="24"/>
        </w:rPr>
      </w:pPr>
      <w:r w:rsidRPr="004A2F1D">
        <w:rPr>
          <w:rFonts w:ascii="Arial" w:eastAsiaTheme="majorEastAsia" w:hAnsi="Arial" w:cs="Arial"/>
          <w:szCs w:val="24"/>
        </w:rPr>
        <w:t xml:space="preserve">Формирование </w:t>
      </w:r>
      <w:r>
        <w:rPr>
          <w:rFonts w:ascii="Arial" w:eastAsiaTheme="majorEastAsia" w:hAnsi="Arial" w:cs="Arial"/>
          <w:szCs w:val="24"/>
        </w:rPr>
        <w:t>ресурсно</w:t>
      </w:r>
      <w:r w:rsidR="008677B9">
        <w:rPr>
          <w:rFonts w:ascii="Arial" w:eastAsiaTheme="majorEastAsia" w:hAnsi="Arial" w:cs="Arial"/>
          <w:szCs w:val="24"/>
        </w:rPr>
        <w:t>г</w:t>
      </w:r>
      <w:r>
        <w:rPr>
          <w:rFonts w:ascii="Arial" w:eastAsiaTheme="majorEastAsia" w:hAnsi="Arial" w:cs="Arial"/>
          <w:szCs w:val="24"/>
        </w:rPr>
        <w:t>о</w:t>
      </w:r>
      <w:r w:rsidRPr="004A2F1D">
        <w:rPr>
          <w:rFonts w:ascii="Arial" w:eastAsiaTheme="majorEastAsia" w:hAnsi="Arial" w:cs="Arial"/>
          <w:szCs w:val="24"/>
        </w:rPr>
        <w:t xml:space="preserve"> плана не является предметом данного КД. Представленное описание носит информационный характер для понимания общей последовательности процесса.</w:t>
      </w:r>
    </w:p>
    <w:p w14:paraId="038D8945" w14:textId="1C694A21" w:rsidR="00BC4013" w:rsidRPr="00E372C3" w:rsidRDefault="00254AF7" w:rsidP="00E372C3">
      <w:pPr>
        <w:spacing w:after="240" w:line="276" w:lineRule="auto"/>
        <w:ind w:firstLine="708"/>
        <w:rPr>
          <w:rFonts w:ascii="Arial" w:eastAsiaTheme="majorEastAsia" w:hAnsi="Arial" w:cs="Arial"/>
          <w:szCs w:val="24"/>
        </w:rPr>
      </w:pPr>
      <w:r w:rsidRPr="00E372C3">
        <w:rPr>
          <w:rFonts w:ascii="Arial" w:eastAsiaTheme="majorEastAsia" w:hAnsi="Arial" w:cs="Arial"/>
          <w:szCs w:val="24"/>
        </w:rPr>
        <w:t>Ресурсный план утверждается</w:t>
      </w:r>
      <w:r w:rsidR="00FA0785">
        <w:rPr>
          <w:rFonts w:ascii="Arial" w:eastAsiaTheme="majorEastAsia" w:hAnsi="Arial" w:cs="Arial"/>
          <w:szCs w:val="24"/>
        </w:rPr>
        <w:t xml:space="preserve"> вне системы</w:t>
      </w:r>
      <w:r w:rsidRPr="00E372C3">
        <w:rPr>
          <w:rFonts w:ascii="Arial" w:eastAsiaTheme="majorEastAsia" w:hAnsi="Arial" w:cs="Arial"/>
          <w:szCs w:val="24"/>
        </w:rPr>
        <w:t xml:space="preserve"> </w:t>
      </w:r>
      <w:r w:rsidR="007D1DD1">
        <w:rPr>
          <w:rFonts w:ascii="Arial" w:eastAsiaTheme="majorEastAsia" w:hAnsi="Arial" w:cs="Arial"/>
          <w:szCs w:val="24"/>
        </w:rPr>
        <w:t xml:space="preserve">в сроки, определенные соответствующими </w:t>
      </w:r>
      <w:r w:rsidR="007D1DD1" w:rsidRPr="005651BB">
        <w:rPr>
          <w:rFonts w:ascii="Arial" w:eastAsiaTheme="majorEastAsia" w:hAnsi="Arial" w:cs="Arial"/>
          <w:szCs w:val="24"/>
        </w:rPr>
        <w:t>локальными нормативными документами</w:t>
      </w:r>
      <w:r w:rsidRPr="00E372C3">
        <w:rPr>
          <w:rFonts w:ascii="Arial" w:eastAsiaTheme="majorEastAsia" w:hAnsi="Arial" w:cs="Arial"/>
          <w:szCs w:val="24"/>
        </w:rPr>
        <w:t xml:space="preserve">. </w:t>
      </w:r>
      <w:r w:rsidR="007D1DD1" w:rsidRPr="00E372C3">
        <w:rPr>
          <w:rFonts w:ascii="Arial" w:eastAsiaTheme="majorEastAsia" w:hAnsi="Arial" w:cs="Arial"/>
          <w:szCs w:val="24"/>
        </w:rPr>
        <w:t xml:space="preserve">Заявки, поступившие после </w:t>
      </w:r>
      <w:r w:rsidR="007D1DD1">
        <w:rPr>
          <w:rFonts w:ascii="Arial" w:eastAsiaTheme="majorEastAsia" w:hAnsi="Arial" w:cs="Arial"/>
          <w:szCs w:val="24"/>
        </w:rPr>
        <w:t>утверждения плана</w:t>
      </w:r>
      <w:r w:rsidR="007D1DD1" w:rsidRPr="00E372C3">
        <w:rPr>
          <w:rFonts w:ascii="Arial" w:eastAsiaTheme="majorEastAsia" w:hAnsi="Arial" w:cs="Arial"/>
          <w:szCs w:val="24"/>
        </w:rPr>
        <w:t>, считаются внеплановыми.</w:t>
      </w:r>
      <w:r w:rsidRPr="00E372C3">
        <w:rPr>
          <w:rFonts w:ascii="Arial" w:eastAsiaTheme="majorEastAsia" w:hAnsi="Arial" w:cs="Arial"/>
          <w:szCs w:val="24"/>
        </w:rPr>
        <w:t xml:space="preserve"> </w:t>
      </w:r>
      <w:r w:rsidR="00BC4013" w:rsidRPr="00E372C3">
        <w:rPr>
          <w:rFonts w:ascii="Arial" w:eastAsiaTheme="majorEastAsia" w:hAnsi="Arial" w:cs="Arial"/>
          <w:szCs w:val="24"/>
        </w:rPr>
        <w:t>По согласованию с Заявителем возможны два варианта:</w:t>
      </w:r>
    </w:p>
    <w:p w14:paraId="67D7D0AA" w14:textId="77777777" w:rsidR="006D0D9C" w:rsidRPr="00E372C3" w:rsidRDefault="00BC4013" w:rsidP="00E372C3">
      <w:pPr>
        <w:pStyle w:val="af9"/>
        <w:numPr>
          <w:ilvl w:val="0"/>
          <w:numId w:val="114"/>
        </w:numPr>
        <w:spacing w:after="240" w:line="276" w:lineRule="auto"/>
        <w:rPr>
          <w:rFonts w:ascii="Arial" w:eastAsiaTheme="majorEastAsia" w:hAnsi="Arial" w:cs="Arial"/>
          <w:szCs w:val="24"/>
        </w:rPr>
      </w:pPr>
      <w:r w:rsidRPr="00E372C3">
        <w:rPr>
          <w:rFonts w:ascii="Arial" w:eastAsiaTheme="majorEastAsia" w:hAnsi="Arial" w:cs="Arial"/>
          <w:szCs w:val="24"/>
        </w:rPr>
        <w:t>Заявки попадут в Ресурсный план на следующий месяц</w:t>
      </w:r>
      <w:r w:rsidR="00AE5F8A" w:rsidRPr="00E372C3">
        <w:rPr>
          <w:rFonts w:ascii="Arial" w:eastAsiaTheme="majorEastAsia" w:hAnsi="Arial" w:cs="Arial"/>
          <w:szCs w:val="24"/>
        </w:rPr>
        <w:t>;</w:t>
      </w:r>
    </w:p>
    <w:p w14:paraId="5D6CF73A" w14:textId="77777777" w:rsidR="00972304" w:rsidRDefault="00BC4013" w:rsidP="00E372C3">
      <w:pPr>
        <w:pStyle w:val="af9"/>
        <w:numPr>
          <w:ilvl w:val="0"/>
          <w:numId w:val="114"/>
        </w:numPr>
        <w:spacing w:after="240" w:line="276" w:lineRule="auto"/>
        <w:rPr>
          <w:rFonts w:ascii="Arial" w:eastAsiaTheme="majorEastAsia" w:hAnsi="Arial" w:cs="Arial"/>
          <w:szCs w:val="24"/>
        </w:rPr>
      </w:pPr>
      <w:r w:rsidRPr="00E372C3">
        <w:rPr>
          <w:rFonts w:ascii="Arial" w:eastAsiaTheme="majorEastAsia" w:hAnsi="Arial" w:cs="Arial"/>
          <w:szCs w:val="24"/>
        </w:rPr>
        <w:lastRenderedPageBreak/>
        <w:t xml:space="preserve">Заявки будут перевезены вместо ранее планировавшихся к перевозке </w:t>
      </w:r>
      <w:r w:rsidR="00B86E23" w:rsidRPr="00E372C3">
        <w:rPr>
          <w:rFonts w:ascii="Arial" w:eastAsiaTheme="majorEastAsia" w:hAnsi="Arial" w:cs="Arial"/>
          <w:szCs w:val="24"/>
        </w:rPr>
        <w:t>МТР</w:t>
      </w:r>
      <w:r w:rsidR="000B29E6" w:rsidRPr="00E372C3">
        <w:rPr>
          <w:rFonts w:ascii="Arial" w:eastAsiaTheme="majorEastAsia" w:hAnsi="Arial" w:cs="Arial"/>
          <w:szCs w:val="24"/>
        </w:rPr>
        <w:t xml:space="preserve"> при этом будут внесены изменения в Ресурсный план</w:t>
      </w:r>
      <w:r w:rsidRPr="00E372C3">
        <w:rPr>
          <w:rFonts w:ascii="Arial" w:eastAsiaTheme="majorEastAsia" w:hAnsi="Arial" w:cs="Arial"/>
          <w:szCs w:val="24"/>
        </w:rPr>
        <w:t>.</w:t>
      </w:r>
    </w:p>
    <w:p w14:paraId="3855545F" w14:textId="0E4D9657" w:rsidR="00F77CDF" w:rsidRPr="00AE12DE" w:rsidRDefault="00DF5A1C" w:rsidP="00AE12DE">
      <w:pPr>
        <w:spacing w:after="240" w:line="276" w:lineRule="auto"/>
        <w:ind w:firstLine="708"/>
        <w:rPr>
          <w:rFonts w:ascii="Arial" w:eastAsiaTheme="majorEastAsia" w:hAnsi="Arial" w:cs="Arial"/>
          <w:szCs w:val="24"/>
        </w:rPr>
      </w:pPr>
      <w:r>
        <w:rPr>
          <w:rFonts w:ascii="Arial" w:eastAsiaTheme="majorEastAsia" w:hAnsi="Arial" w:cs="Arial"/>
          <w:szCs w:val="24"/>
        </w:rPr>
        <w:t>Формирование и с</w:t>
      </w:r>
      <w:r w:rsidR="00F77CDF" w:rsidRPr="00AE12DE">
        <w:rPr>
          <w:rFonts w:ascii="Arial" w:eastAsiaTheme="majorEastAsia" w:hAnsi="Arial" w:cs="Arial"/>
          <w:szCs w:val="24"/>
        </w:rPr>
        <w:t xml:space="preserve">огласование </w:t>
      </w:r>
      <w:r w:rsidR="00F77CDF">
        <w:rPr>
          <w:rFonts w:ascii="Arial" w:eastAsiaTheme="majorEastAsia" w:hAnsi="Arial" w:cs="Arial"/>
          <w:szCs w:val="24"/>
        </w:rPr>
        <w:t>ресурсного</w:t>
      </w:r>
      <w:r w:rsidR="00F77CDF" w:rsidRPr="00AE12DE">
        <w:rPr>
          <w:rFonts w:ascii="Arial" w:eastAsiaTheme="majorEastAsia" w:hAnsi="Arial" w:cs="Arial"/>
          <w:szCs w:val="24"/>
        </w:rPr>
        <w:t xml:space="preserve"> плана осуществляется вне системы </w:t>
      </w:r>
      <w:r w:rsidR="00F77CDF" w:rsidRPr="00AE12DE">
        <w:rPr>
          <w:rFonts w:ascii="Arial" w:eastAsiaTheme="majorEastAsia" w:hAnsi="Arial" w:cs="Arial"/>
          <w:szCs w:val="24"/>
          <w:lang w:val="en-US"/>
        </w:rPr>
        <w:t>SAP</w:t>
      </w:r>
      <w:r w:rsidR="00F77CDF" w:rsidRPr="00AE12DE">
        <w:rPr>
          <w:rFonts w:ascii="Arial" w:eastAsiaTheme="majorEastAsia" w:hAnsi="Arial" w:cs="Arial"/>
          <w:szCs w:val="24"/>
        </w:rPr>
        <w:t xml:space="preserve"> </w:t>
      </w:r>
      <w:r w:rsidR="00F77CDF" w:rsidRPr="00AE12DE">
        <w:rPr>
          <w:rFonts w:ascii="Arial" w:eastAsiaTheme="majorEastAsia" w:hAnsi="Arial" w:cs="Arial"/>
          <w:szCs w:val="24"/>
          <w:lang w:val="en-US"/>
        </w:rPr>
        <w:t>S</w:t>
      </w:r>
      <w:r w:rsidR="00F77CDF" w:rsidRPr="00AE12DE">
        <w:rPr>
          <w:rFonts w:ascii="Arial" w:eastAsiaTheme="majorEastAsia" w:hAnsi="Arial" w:cs="Arial"/>
          <w:szCs w:val="24"/>
        </w:rPr>
        <w:t>4/</w:t>
      </w:r>
      <w:r w:rsidR="00F77CDF" w:rsidRPr="00AE12DE">
        <w:rPr>
          <w:rFonts w:ascii="Arial" w:eastAsiaTheme="majorEastAsia" w:hAnsi="Arial" w:cs="Arial"/>
          <w:szCs w:val="24"/>
          <w:lang w:val="en-US"/>
        </w:rPr>
        <w:t>HANA</w:t>
      </w:r>
      <w:r w:rsidR="00F77CDF" w:rsidRPr="00AE12DE">
        <w:rPr>
          <w:rFonts w:ascii="Arial" w:eastAsiaTheme="majorEastAsia" w:hAnsi="Arial" w:cs="Arial"/>
          <w:szCs w:val="24"/>
        </w:rPr>
        <w:t xml:space="preserve"> и регламентируется локальными нормативными документами, например, Регламентами.</w:t>
      </w:r>
    </w:p>
    <w:p w14:paraId="3C92945B" w14:textId="77777777" w:rsidR="005F1BA4" w:rsidRPr="00316E2C" w:rsidRDefault="005F1BA4" w:rsidP="00C9579E">
      <w:pPr>
        <w:pStyle w:val="af9"/>
        <w:numPr>
          <w:ilvl w:val="0"/>
          <w:numId w:val="28"/>
        </w:numPr>
        <w:spacing w:after="240" w:line="276" w:lineRule="auto"/>
        <w:rPr>
          <w:rFonts w:ascii="Arial" w:hAnsi="Arial" w:cs="Arial"/>
          <w:b/>
          <w:szCs w:val="24"/>
        </w:rPr>
      </w:pPr>
      <w:r w:rsidRPr="00316E2C">
        <w:rPr>
          <w:rFonts w:ascii="Arial" w:hAnsi="Arial" w:cs="Arial"/>
          <w:b/>
          <w:szCs w:val="24"/>
        </w:rPr>
        <w:t>Под</w:t>
      </w:r>
      <w:r w:rsidR="00E07EDC">
        <w:rPr>
          <w:rFonts w:ascii="Arial" w:hAnsi="Arial" w:cs="Arial"/>
          <w:b/>
          <w:szCs w:val="24"/>
        </w:rPr>
        <w:t>тверждение работ для Заказчика</w:t>
      </w:r>
    </w:p>
    <w:p w14:paraId="5E524AB6" w14:textId="5A99B7C1" w:rsidR="005F1BA4" w:rsidRPr="000C5991" w:rsidRDefault="00695539" w:rsidP="000C5991">
      <w:pPr>
        <w:spacing w:after="240" w:line="276" w:lineRule="auto"/>
        <w:ind w:firstLine="708"/>
        <w:rPr>
          <w:rFonts w:ascii="Arial" w:eastAsiaTheme="majorEastAsia" w:hAnsi="Arial" w:cs="Arial"/>
          <w:szCs w:val="24"/>
        </w:rPr>
      </w:pPr>
      <w:r w:rsidRPr="000C5991">
        <w:rPr>
          <w:rFonts w:ascii="Arial" w:eastAsiaTheme="majorEastAsia" w:hAnsi="Arial" w:cs="Arial"/>
          <w:szCs w:val="24"/>
        </w:rPr>
        <w:t>Подтверждение работ</w:t>
      </w:r>
      <w:r w:rsidR="002C13A5" w:rsidRPr="000C5991">
        <w:rPr>
          <w:rFonts w:ascii="Arial" w:eastAsiaTheme="majorEastAsia" w:hAnsi="Arial" w:cs="Arial"/>
          <w:szCs w:val="24"/>
        </w:rPr>
        <w:t>ы</w:t>
      </w:r>
      <w:r w:rsidR="005F1BA4" w:rsidRPr="000C5991">
        <w:rPr>
          <w:rFonts w:ascii="Arial" w:eastAsiaTheme="majorEastAsia" w:hAnsi="Arial" w:cs="Arial"/>
          <w:szCs w:val="24"/>
        </w:rPr>
        <w:t xml:space="preserve"> (Грузоперевозка + ТТ/ПТ) выполняется только после формировани</w:t>
      </w:r>
      <w:r w:rsidR="002C13A5" w:rsidRPr="000C5991">
        <w:rPr>
          <w:rFonts w:ascii="Arial" w:eastAsiaTheme="majorEastAsia" w:hAnsi="Arial" w:cs="Arial"/>
          <w:szCs w:val="24"/>
        </w:rPr>
        <w:t>я</w:t>
      </w:r>
      <w:r w:rsidR="00AB51CF" w:rsidRPr="000C5991">
        <w:rPr>
          <w:rFonts w:ascii="Arial" w:eastAsiaTheme="majorEastAsia" w:hAnsi="Arial" w:cs="Arial"/>
          <w:szCs w:val="24"/>
        </w:rPr>
        <w:t xml:space="preserve"> сбалансированного Р</w:t>
      </w:r>
      <w:r w:rsidR="005F1BA4" w:rsidRPr="000C5991">
        <w:rPr>
          <w:rFonts w:ascii="Arial" w:eastAsiaTheme="majorEastAsia" w:hAnsi="Arial" w:cs="Arial"/>
          <w:szCs w:val="24"/>
        </w:rPr>
        <w:t>есурсного плана. Объем работ подтверждается до 25-го числа текущего месяца на следующий месяц.</w:t>
      </w:r>
      <w:r w:rsidR="00FA0785">
        <w:rPr>
          <w:rFonts w:ascii="Arial" w:eastAsiaTheme="majorEastAsia" w:hAnsi="Arial" w:cs="Arial"/>
          <w:szCs w:val="24"/>
        </w:rPr>
        <w:t xml:space="preserve"> Согласование, изменение, подтверждение Ресурсного плана осуществляется вне системы </w:t>
      </w:r>
      <w:r w:rsidR="00FA0785">
        <w:rPr>
          <w:rFonts w:ascii="Arial" w:eastAsiaTheme="majorEastAsia" w:hAnsi="Arial" w:cs="Arial"/>
          <w:szCs w:val="24"/>
          <w:lang w:val="en-US"/>
        </w:rPr>
        <w:t>SAP</w:t>
      </w:r>
      <w:r w:rsidR="00FA0785">
        <w:rPr>
          <w:rFonts w:ascii="Arial" w:eastAsiaTheme="majorEastAsia" w:hAnsi="Arial" w:cs="Arial"/>
          <w:szCs w:val="24"/>
        </w:rPr>
        <w:t xml:space="preserve">. </w:t>
      </w:r>
    </w:p>
    <w:p w14:paraId="1609184A" w14:textId="77777777" w:rsidR="005F1BA4" w:rsidRPr="000C5991" w:rsidRDefault="005F1BA4" w:rsidP="000C5991">
      <w:pPr>
        <w:spacing w:after="240" w:line="276" w:lineRule="auto"/>
        <w:ind w:firstLine="708"/>
        <w:rPr>
          <w:rFonts w:ascii="Arial" w:eastAsiaTheme="majorEastAsia" w:hAnsi="Arial" w:cs="Arial"/>
          <w:szCs w:val="24"/>
        </w:rPr>
      </w:pPr>
      <w:r w:rsidRPr="000C5991">
        <w:rPr>
          <w:rFonts w:ascii="Arial" w:eastAsiaTheme="majorEastAsia" w:hAnsi="Arial" w:cs="Arial"/>
          <w:szCs w:val="24"/>
        </w:rPr>
        <w:t>Ресурсный план согласуется при следующих предпосылках:</w:t>
      </w:r>
    </w:p>
    <w:p w14:paraId="75F57F22" w14:textId="77777777" w:rsidR="006D0D9C" w:rsidRPr="000C5991" w:rsidRDefault="005F1BA4" w:rsidP="000C5991">
      <w:pPr>
        <w:pStyle w:val="af9"/>
        <w:numPr>
          <w:ilvl w:val="0"/>
          <w:numId w:val="116"/>
        </w:numPr>
        <w:spacing w:after="240" w:line="276" w:lineRule="auto"/>
        <w:rPr>
          <w:rFonts w:ascii="Arial" w:eastAsiaTheme="majorEastAsia" w:hAnsi="Arial" w:cs="Arial"/>
          <w:szCs w:val="24"/>
        </w:rPr>
      </w:pPr>
      <w:r w:rsidRPr="000C5991">
        <w:rPr>
          <w:rFonts w:ascii="Arial" w:eastAsiaTheme="majorEastAsia" w:hAnsi="Arial" w:cs="Arial"/>
          <w:szCs w:val="24"/>
        </w:rPr>
        <w:t>Необходимые ресурсы доступны, либо законтрактованы у подрядчиков.</w:t>
      </w:r>
    </w:p>
    <w:p w14:paraId="661B3AA7" w14:textId="77777777" w:rsidR="005F1BA4" w:rsidRPr="000C5991" w:rsidRDefault="005F1BA4" w:rsidP="000C5991">
      <w:pPr>
        <w:pStyle w:val="af9"/>
        <w:numPr>
          <w:ilvl w:val="0"/>
          <w:numId w:val="116"/>
        </w:numPr>
        <w:spacing w:after="240" w:line="276" w:lineRule="auto"/>
        <w:rPr>
          <w:rFonts w:ascii="Arial" w:eastAsiaTheme="majorEastAsia" w:hAnsi="Arial" w:cs="Arial"/>
          <w:szCs w:val="24"/>
        </w:rPr>
      </w:pPr>
      <w:r w:rsidRPr="000C5991">
        <w:rPr>
          <w:rFonts w:ascii="Arial" w:eastAsiaTheme="majorEastAsia" w:hAnsi="Arial" w:cs="Arial"/>
          <w:szCs w:val="24"/>
        </w:rPr>
        <w:t>На перевалочных базах имеются запасы МТР д</w:t>
      </w:r>
      <w:r w:rsidR="002A04C8" w:rsidRPr="000C5991">
        <w:rPr>
          <w:rFonts w:ascii="Arial" w:eastAsiaTheme="majorEastAsia" w:hAnsi="Arial" w:cs="Arial"/>
          <w:szCs w:val="24"/>
        </w:rPr>
        <w:t xml:space="preserve">ля перевалки </w:t>
      </w:r>
      <w:r w:rsidR="003D523F" w:rsidRPr="000C5991">
        <w:rPr>
          <w:rFonts w:ascii="Arial" w:eastAsiaTheme="majorEastAsia" w:hAnsi="Arial" w:cs="Arial"/>
          <w:szCs w:val="24"/>
        </w:rPr>
        <w:t>Заказчику</w:t>
      </w:r>
      <w:r w:rsidR="002C13A5" w:rsidRPr="000C5991">
        <w:rPr>
          <w:rFonts w:ascii="Arial" w:eastAsiaTheme="majorEastAsia" w:hAnsi="Arial" w:cs="Arial"/>
          <w:szCs w:val="24"/>
        </w:rPr>
        <w:t>, л</w:t>
      </w:r>
      <w:r w:rsidRPr="000C5991">
        <w:rPr>
          <w:rFonts w:ascii="Arial" w:eastAsiaTheme="majorEastAsia" w:hAnsi="Arial" w:cs="Arial"/>
          <w:szCs w:val="24"/>
        </w:rPr>
        <w:t>ибо на перевал</w:t>
      </w:r>
      <w:r w:rsidR="002C13A5" w:rsidRPr="000C5991">
        <w:rPr>
          <w:rFonts w:ascii="Arial" w:eastAsiaTheme="majorEastAsia" w:hAnsi="Arial" w:cs="Arial"/>
          <w:szCs w:val="24"/>
        </w:rPr>
        <w:t>очную базу запланированы поступления МТР. Причем график поступлений</w:t>
      </w:r>
      <w:r w:rsidRPr="000C5991">
        <w:rPr>
          <w:rFonts w:ascii="Arial" w:eastAsiaTheme="majorEastAsia" w:hAnsi="Arial" w:cs="Arial"/>
          <w:szCs w:val="24"/>
        </w:rPr>
        <w:t xml:space="preserve"> МТР на перевалочную базу не должен противоречить графику перемещений с Перевалочной базы </w:t>
      </w:r>
      <w:r w:rsidR="003D523F" w:rsidRPr="000C5991">
        <w:rPr>
          <w:rFonts w:ascii="Arial" w:eastAsiaTheme="majorEastAsia" w:hAnsi="Arial" w:cs="Arial"/>
          <w:szCs w:val="24"/>
        </w:rPr>
        <w:t>Заказ</w:t>
      </w:r>
      <w:r w:rsidR="00940C51" w:rsidRPr="000C5991">
        <w:rPr>
          <w:rFonts w:ascii="Arial" w:eastAsiaTheme="majorEastAsia" w:hAnsi="Arial" w:cs="Arial"/>
          <w:szCs w:val="24"/>
        </w:rPr>
        <w:t>чику</w:t>
      </w:r>
      <w:r w:rsidRPr="000C5991">
        <w:rPr>
          <w:rFonts w:ascii="Arial" w:eastAsiaTheme="majorEastAsia" w:hAnsi="Arial" w:cs="Arial"/>
          <w:szCs w:val="24"/>
        </w:rPr>
        <w:t>.</w:t>
      </w:r>
    </w:p>
    <w:p w14:paraId="3DA609E3" w14:textId="3418DF9B" w:rsidR="005F1BA4" w:rsidRPr="000C5991" w:rsidRDefault="005F1BA4" w:rsidP="000C5991">
      <w:pPr>
        <w:spacing w:after="240" w:line="276" w:lineRule="auto"/>
        <w:ind w:firstLine="708"/>
        <w:rPr>
          <w:rFonts w:ascii="Arial" w:eastAsiaTheme="majorEastAsia" w:hAnsi="Arial" w:cs="Arial"/>
          <w:szCs w:val="24"/>
        </w:rPr>
      </w:pPr>
      <w:r w:rsidRPr="000C5991">
        <w:rPr>
          <w:rFonts w:ascii="Arial" w:eastAsiaTheme="majorEastAsia" w:hAnsi="Arial" w:cs="Arial"/>
          <w:szCs w:val="24"/>
        </w:rPr>
        <w:t xml:space="preserve">После того, как внутри </w:t>
      </w:r>
      <w:r w:rsidR="005555A2" w:rsidRPr="000C5991">
        <w:rPr>
          <w:rFonts w:ascii="Arial" w:eastAsiaTheme="majorEastAsia" w:hAnsi="Arial" w:cs="Arial"/>
          <w:szCs w:val="24"/>
        </w:rPr>
        <w:t xml:space="preserve">Полюс </w:t>
      </w:r>
      <w:r w:rsidR="00FE6292" w:rsidRPr="000C5991">
        <w:rPr>
          <w:rFonts w:ascii="Arial" w:eastAsiaTheme="majorEastAsia" w:hAnsi="Arial" w:cs="Arial"/>
          <w:szCs w:val="24"/>
        </w:rPr>
        <w:t>Логистики</w:t>
      </w:r>
      <w:r w:rsidRPr="000C5991">
        <w:rPr>
          <w:rFonts w:ascii="Arial" w:eastAsiaTheme="majorEastAsia" w:hAnsi="Arial" w:cs="Arial"/>
          <w:szCs w:val="24"/>
        </w:rPr>
        <w:t xml:space="preserve">, сформирован </w:t>
      </w:r>
      <w:r w:rsidR="006C33D1" w:rsidRPr="000C5991">
        <w:rPr>
          <w:rFonts w:ascii="Arial" w:eastAsiaTheme="majorEastAsia" w:hAnsi="Arial" w:cs="Arial"/>
          <w:szCs w:val="24"/>
        </w:rPr>
        <w:t>сбалансированный</w:t>
      </w:r>
      <w:r w:rsidRPr="000C5991">
        <w:rPr>
          <w:rFonts w:ascii="Arial" w:eastAsiaTheme="majorEastAsia" w:hAnsi="Arial" w:cs="Arial"/>
          <w:szCs w:val="24"/>
        </w:rPr>
        <w:t xml:space="preserve"> ресурсный план:</w:t>
      </w:r>
    </w:p>
    <w:p w14:paraId="25D60E8D" w14:textId="027E3906" w:rsidR="000B5072" w:rsidRPr="000C5991" w:rsidRDefault="000B5072" w:rsidP="000C5991">
      <w:pPr>
        <w:pStyle w:val="af9"/>
        <w:numPr>
          <w:ilvl w:val="0"/>
          <w:numId w:val="117"/>
        </w:numPr>
        <w:spacing w:after="240" w:line="276" w:lineRule="auto"/>
        <w:rPr>
          <w:rFonts w:ascii="Arial" w:eastAsiaTheme="majorEastAsia" w:hAnsi="Arial" w:cs="Arial"/>
          <w:szCs w:val="24"/>
        </w:rPr>
      </w:pPr>
      <w:r w:rsidRPr="000C5991">
        <w:rPr>
          <w:rFonts w:ascii="Arial" w:eastAsiaTheme="majorEastAsia" w:hAnsi="Arial" w:cs="Arial"/>
          <w:szCs w:val="24"/>
        </w:rPr>
        <w:t xml:space="preserve">Планировщик логистики создает Заказ на перемещение МТР на следующий месяц. </w:t>
      </w:r>
      <w:r w:rsidR="009169FF" w:rsidRPr="000C5991">
        <w:rPr>
          <w:rFonts w:ascii="Arial" w:eastAsiaTheme="majorEastAsia" w:hAnsi="Arial" w:cs="Arial"/>
          <w:szCs w:val="24"/>
        </w:rPr>
        <w:t xml:space="preserve">Данный шаг описан в КД </w:t>
      </w:r>
      <w:r w:rsidR="00EF595F" w:rsidRPr="000C5991">
        <w:rPr>
          <w:rFonts w:ascii="Arial" w:eastAsiaTheme="majorEastAsia" w:hAnsi="Arial" w:cs="Arial"/>
          <w:szCs w:val="24"/>
        </w:rPr>
        <w:t>ERP.</w:t>
      </w:r>
      <w:ins w:id="407" w:author="SintsovaMA" w:date="2021-02-25T12:23:00Z">
        <w:r w:rsidR="00351F9C" w:rsidRPr="002379F3">
          <w:rPr>
            <w:rFonts w:ascii="Arial" w:eastAsiaTheme="majorEastAsia" w:hAnsi="Arial" w:cs="Arial"/>
            <w:szCs w:val="24"/>
            <w:rPrChange w:id="408" w:author="SintsovaMA" w:date="2021-02-25T12:23:00Z">
              <w:rPr>
                <w:rFonts w:ascii="Arial" w:eastAsiaTheme="majorEastAsia" w:hAnsi="Arial" w:cs="Arial"/>
                <w:szCs w:val="24"/>
                <w:lang w:val="en-US"/>
              </w:rPr>
            </w:rPrChange>
          </w:rPr>
          <w:t>13.9_2_</w:t>
        </w:r>
      </w:ins>
      <w:del w:id="409" w:author="SintsovaMA" w:date="2021-02-25T12:23:00Z">
        <w:r w:rsidR="00EF595F" w:rsidRPr="000C5991" w:rsidDel="00351F9C">
          <w:rPr>
            <w:rFonts w:ascii="Arial" w:eastAsiaTheme="majorEastAsia" w:hAnsi="Arial" w:cs="Arial"/>
            <w:szCs w:val="24"/>
          </w:rPr>
          <w:delText>9.1</w:delText>
        </w:r>
        <w:r w:rsidR="009169FF" w:rsidRPr="000C5991" w:rsidDel="00351F9C">
          <w:rPr>
            <w:rFonts w:ascii="Arial" w:eastAsiaTheme="majorEastAsia" w:hAnsi="Arial" w:cs="Arial"/>
            <w:szCs w:val="24"/>
          </w:rPr>
          <w:delText>.</w:delText>
        </w:r>
      </w:del>
      <w:r w:rsidR="009169FF" w:rsidRPr="000C5991">
        <w:rPr>
          <w:rFonts w:ascii="Arial" w:eastAsiaTheme="majorEastAsia" w:hAnsi="Arial" w:cs="Arial"/>
          <w:szCs w:val="24"/>
        </w:rPr>
        <w:t>62</w:t>
      </w:r>
      <w:ins w:id="410" w:author="SintsovaMA" w:date="2021-02-25T12:23:00Z">
        <w:r w:rsidR="00351F9C" w:rsidRPr="002379F3">
          <w:rPr>
            <w:rFonts w:ascii="Arial" w:eastAsiaTheme="majorEastAsia" w:hAnsi="Arial" w:cs="Arial"/>
            <w:szCs w:val="24"/>
            <w:rPrChange w:id="411" w:author="SintsovaMA" w:date="2021-02-25T12:23:00Z">
              <w:rPr>
                <w:rFonts w:ascii="Arial" w:eastAsiaTheme="majorEastAsia" w:hAnsi="Arial" w:cs="Arial"/>
                <w:szCs w:val="24"/>
                <w:lang w:val="en-US"/>
              </w:rPr>
            </w:rPrChange>
          </w:rPr>
          <w:t>_</w:t>
        </w:r>
        <w:r w:rsidR="00351F9C">
          <w:rPr>
            <w:rFonts w:ascii="Arial" w:eastAsiaTheme="majorEastAsia" w:hAnsi="Arial" w:cs="Arial"/>
            <w:szCs w:val="24"/>
            <w:lang w:val="en-US"/>
          </w:rPr>
          <w:t>MM</w:t>
        </w:r>
        <w:r w:rsidR="00351F9C" w:rsidRPr="002379F3">
          <w:rPr>
            <w:rFonts w:ascii="Arial" w:eastAsiaTheme="majorEastAsia" w:hAnsi="Arial" w:cs="Arial"/>
            <w:szCs w:val="24"/>
            <w:rPrChange w:id="412" w:author="SintsovaMA" w:date="2021-02-25T12:23:00Z">
              <w:rPr>
                <w:rFonts w:ascii="Arial" w:eastAsiaTheme="majorEastAsia" w:hAnsi="Arial" w:cs="Arial"/>
                <w:szCs w:val="24"/>
                <w:lang w:val="en-US"/>
              </w:rPr>
            </w:rPrChange>
          </w:rPr>
          <w:t>_</w:t>
        </w:r>
      </w:ins>
      <w:del w:id="413" w:author="SintsovaMA" w:date="2021-02-25T12:23:00Z">
        <w:r w:rsidR="009169FF" w:rsidRPr="000C5991" w:rsidDel="00351F9C">
          <w:rPr>
            <w:rFonts w:ascii="Arial" w:eastAsiaTheme="majorEastAsia" w:hAnsi="Arial" w:cs="Arial"/>
            <w:szCs w:val="24"/>
          </w:rPr>
          <w:delText xml:space="preserve"> </w:delText>
        </w:r>
      </w:del>
      <w:r w:rsidR="009169FF" w:rsidRPr="000C5991">
        <w:rPr>
          <w:rFonts w:ascii="Arial" w:eastAsiaTheme="majorEastAsia" w:hAnsi="Arial" w:cs="Arial"/>
          <w:szCs w:val="24"/>
        </w:rPr>
        <w:t>Складская логистика.</w:t>
      </w:r>
    </w:p>
    <w:p w14:paraId="1FF8FCD5" w14:textId="37AF9C80" w:rsidR="009169FF" w:rsidRPr="000C5991" w:rsidRDefault="009169FF" w:rsidP="000C5991">
      <w:pPr>
        <w:pStyle w:val="af9"/>
        <w:numPr>
          <w:ilvl w:val="0"/>
          <w:numId w:val="117"/>
        </w:numPr>
        <w:spacing w:after="240" w:line="276" w:lineRule="auto"/>
        <w:rPr>
          <w:rFonts w:ascii="Arial" w:eastAsiaTheme="majorEastAsia" w:hAnsi="Arial" w:cs="Arial"/>
          <w:szCs w:val="24"/>
        </w:rPr>
      </w:pPr>
      <w:r w:rsidRPr="000C5991">
        <w:rPr>
          <w:rFonts w:ascii="Arial" w:eastAsiaTheme="majorEastAsia" w:hAnsi="Arial" w:cs="Arial"/>
          <w:szCs w:val="24"/>
        </w:rPr>
        <w:t xml:space="preserve">Менеджер по сопровождению договора создает Заказ на закупку услуг ТТ/ПТ. Данный шаг описан в КД </w:t>
      </w:r>
      <w:r w:rsidR="00EF595F" w:rsidRPr="000C5991">
        <w:rPr>
          <w:rFonts w:ascii="Arial" w:eastAsiaTheme="majorEastAsia" w:hAnsi="Arial" w:cs="Arial"/>
          <w:szCs w:val="24"/>
        </w:rPr>
        <w:t>ERP</w:t>
      </w:r>
      <w:r w:rsidR="00EF595F" w:rsidRPr="00AE12DE">
        <w:rPr>
          <w:rFonts w:ascii="Arial" w:eastAsiaTheme="majorEastAsia" w:hAnsi="Arial" w:cs="Arial"/>
          <w:szCs w:val="24"/>
        </w:rPr>
        <w:t>.</w:t>
      </w:r>
      <w:ins w:id="414" w:author="SintsovaMA" w:date="2021-02-25T12:23:00Z">
        <w:r w:rsidR="00351F9C" w:rsidRPr="00351F9C">
          <w:rPr>
            <w:rFonts w:ascii="Arial" w:eastAsiaTheme="majorEastAsia" w:hAnsi="Arial" w:cs="Arial"/>
            <w:szCs w:val="24"/>
            <w:rPrChange w:id="415" w:author="SintsovaMA" w:date="2021-02-25T12:23:00Z">
              <w:rPr>
                <w:rFonts w:ascii="Arial" w:eastAsiaTheme="majorEastAsia" w:hAnsi="Arial" w:cs="Arial"/>
                <w:szCs w:val="24"/>
                <w:lang w:val="en-US"/>
              </w:rPr>
            </w:rPrChange>
          </w:rPr>
          <w:t>13</w:t>
        </w:r>
      </w:ins>
      <w:del w:id="416" w:author="SintsovaMA" w:date="2021-02-25T12:23:00Z">
        <w:r w:rsidR="00EF595F" w:rsidRPr="00AE12DE" w:rsidDel="00351F9C">
          <w:rPr>
            <w:rFonts w:ascii="Arial" w:eastAsiaTheme="majorEastAsia" w:hAnsi="Arial" w:cs="Arial"/>
            <w:szCs w:val="24"/>
          </w:rPr>
          <w:delText>9</w:delText>
        </w:r>
      </w:del>
      <w:r w:rsidR="00EF595F" w:rsidRPr="00AE12DE">
        <w:rPr>
          <w:rFonts w:ascii="Arial" w:eastAsiaTheme="majorEastAsia" w:hAnsi="Arial" w:cs="Arial"/>
          <w:szCs w:val="24"/>
        </w:rPr>
        <w:t>.</w:t>
      </w:r>
      <w:del w:id="417" w:author="SintsovaMA" w:date="2021-02-25T12:23:00Z">
        <w:r w:rsidR="00EF595F" w:rsidRPr="00AE12DE" w:rsidDel="00351F9C">
          <w:rPr>
            <w:rFonts w:ascii="Arial" w:eastAsiaTheme="majorEastAsia" w:hAnsi="Arial" w:cs="Arial"/>
            <w:szCs w:val="24"/>
          </w:rPr>
          <w:delText>1</w:delText>
        </w:r>
      </w:del>
      <w:ins w:id="418" w:author="SintsovaMA" w:date="2021-02-25T12:23:00Z">
        <w:r w:rsidR="00351F9C" w:rsidRPr="00351F9C">
          <w:rPr>
            <w:rFonts w:ascii="Arial" w:eastAsiaTheme="majorEastAsia" w:hAnsi="Arial" w:cs="Arial"/>
            <w:szCs w:val="24"/>
            <w:rPrChange w:id="419" w:author="SintsovaMA" w:date="2021-02-25T12:23:00Z">
              <w:rPr>
                <w:rFonts w:ascii="Arial" w:eastAsiaTheme="majorEastAsia" w:hAnsi="Arial" w:cs="Arial"/>
                <w:szCs w:val="24"/>
                <w:lang w:val="en-US"/>
              </w:rPr>
            </w:rPrChange>
          </w:rPr>
          <w:t>9_2_</w:t>
        </w:r>
      </w:ins>
      <w:del w:id="420" w:author="SintsovaMA" w:date="2021-02-25T12:23:00Z">
        <w:r w:rsidRPr="000C5991" w:rsidDel="00351F9C">
          <w:rPr>
            <w:rFonts w:ascii="Arial" w:eastAsiaTheme="majorEastAsia" w:hAnsi="Arial" w:cs="Arial"/>
            <w:szCs w:val="24"/>
          </w:rPr>
          <w:delText>.</w:delText>
        </w:r>
      </w:del>
      <w:r w:rsidRPr="000C5991">
        <w:rPr>
          <w:rFonts w:ascii="Arial" w:eastAsiaTheme="majorEastAsia" w:hAnsi="Arial" w:cs="Arial"/>
          <w:szCs w:val="24"/>
        </w:rPr>
        <w:t>59</w:t>
      </w:r>
      <w:ins w:id="421" w:author="SintsovaMA" w:date="2021-02-25T12:23:00Z">
        <w:r w:rsidR="00351F9C" w:rsidRPr="00351F9C">
          <w:rPr>
            <w:rFonts w:ascii="Arial" w:eastAsiaTheme="majorEastAsia" w:hAnsi="Arial" w:cs="Arial"/>
            <w:szCs w:val="24"/>
            <w:rPrChange w:id="422" w:author="SintsovaMA" w:date="2021-02-25T12:23:00Z">
              <w:rPr>
                <w:rFonts w:ascii="Arial" w:eastAsiaTheme="majorEastAsia" w:hAnsi="Arial" w:cs="Arial"/>
                <w:szCs w:val="24"/>
                <w:lang w:val="en-US"/>
              </w:rPr>
            </w:rPrChange>
          </w:rPr>
          <w:t>_</w:t>
        </w:r>
        <w:r w:rsidR="00351F9C">
          <w:rPr>
            <w:rFonts w:ascii="Arial" w:eastAsiaTheme="majorEastAsia" w:hAnsi="Arial" w:cs="Arial"/>
            <w:szCs w:val="24"/>
            <w:lang w:val="en-US"/>
          </w:rPr>
          <w:t>MM</w:t>
        </w:r>
        <w:r w:rsidR="00351F9C" w:rsidRPr="00351F9C">
          <w:rPr>
            <w:rFonts w:ascii="Arial" w:eastAsiaTheme="majorEastAsia" w:hAnsi="Arial" w:cs="Arial"/>
            <w:szCs w:val="24"/>
            <w:rPrChange w:id="423" w:author="SintsovaMA" w:date="2021-02-25T12:23:00Z">
              <w:rPr>
                <w:rFonts w:ascii="Arial" w:eastAsiaTheme="majorEastAsia" w:hAnsi="Arial" w:cs="Arial"/>
                <w:szCs w:val="24"/>
                <w:lang w:val="en-US"/>
              </w:rPr>
            </w:rPrChange>
          </w:rPr>
          <w:t>_</w:t>
        </w:r>
      </w:ins>
      <w:del w:id="424" w:author="SintsovaMA" w:date="2021-02-25T12:23:00Z">
        <w:r w:rsidRPr="000C5991" w:rsidDel="00351F9C">
          <w:rPr>
            <w:rFonts w:ascii="Arial" w:eastAsiaTheme="majorEastAsia" w:hAnsi="Arial" w:cs="Arial"/>
            <w:szCs w:val="24"/>
          </w:rPr>
          <w:delText xml:space="preserve"> </w:delText>
        </w:r>
      </w:del>
      <w:r w:rsidRPr="000C5991">
        <w:rPr>
          <w:rFonts w:ascii="Arial" w:eastAsiaTheme="majorEastAsia" w:hAnsi="Arial" w:cs="Arial"/>
          <w:szCs w:val="24"/>
        </w:rPr>
        <w:t>Закупка МТР, работ, услуг.</w:t>
      </w:r>
    </w:p>
    <w:p w14:paraId="2E084767" w14:textId="77777777" w:rsidR="009169FF" w:rsidRPr="000C5991" w:rsidRDefault="009169FF" w:rsidP="000C5991">
      <w:pPr>
        <w:spacing w:after="240" w:line="276" w:lineRule="auto"/>
        <w:ind w:firstLine="708"/>
        <w:rPr>
          <w:rFonts w:ascii="Arial" w:eastAsiaTheme="majorEastAsia" w:hAnsi="Arial" w:cs="Arial"/>
          <w:szCs w:val="24"/>
        </w:rPr>
      </w:pPr>
      <w:r w:rsidRPr="000C5991">
        <w:rPr>
          <w:rFonts w:ascii="Arial" w:eastAsiaTheme="majorEastAsia" w:hAnsi="Arial" w:cs="Arial"/>
          <w:szCs w:val="24"/>
        </w:rPr>
        <w:t>В обоих случаях в заказ включаются только те заявки, которые были включены в ресурсный план на следующий месяц. Заявки, не вошедшие в ресурсный план, переносятся на последующие периоды.</w:t>
      </w:r>
    </w:p>
    <w:p w14:paraId="61127A2A" w14:textId="77777777" w:rsidR="005F1BA4" w:rsidRPr="005F1BA4" w:rsidRDefault="005F1BA4" w:rsidP="00C9579E">
      <w:pPr>
        <w:pStyle w:val="af9"/>
        <w:numPr>
          <w:ilvl w:val="0"/>
          <w:numId w:val="28"/>
        </w:numPr>
        <w:spacing w:after="240" w:line="276" w:lineRule="auto"/>
        <w:rPr>
          <w:rFonts w:ascii="Arial" w:hAnsi="Arial" w:cs="Arial"/>
          <w:b/>
          <w:szCs w:val="24"/>
        </w:rPr>
      </w:pPr>
      <w:r w:rsidRPr="005F1BA4">
        <w:rPr>
          <w:rFonts w:ascii="Arial" w:hAnsi="Arial" w:cs="Arial"/>
          <w:b/>
          <w:szCs w:val="24"/>
        </w:rPr>
        <w:t xml:space="preserve">Формирование </w:t>
      </w:r>
      <w:r w:rsidR="00955269">
        <w:rPr>
          <w:rFonts w:ascii="Arial" w:hAnsi="Arial" w:cs="Arial"/>
          <w:b/>
          <w:szCs w:val="24"/>
        </w:rPr>
        <w:t xml:space="preserve">агрегированных </w:t>
      </w:r>
      <w:r w:rsidRPr="005F1BA4">
        <w:rPr>
          <w:rFonts w:ascii="Arial" w:hAnsi="Arial" w:cs="Arial"/>
          <w:b/>
          <w:szCs w:val="24"/>
        </w:rPr>
        <w:t>Фрахтовых заказов</w:t>
      </w:r>
      <w:r w:rsidR="008A42F2">
        <w:rPr>
          <w:rFonts w:ascii="Arial" w:hAnsi="Arial" w:cs="Arial"/>
          <w:b/>
          <w:szCs w:val="24"/>
        </w:rPr>
        <w:t>.</w:t>
      </w:r>
    </w:p>
    <w:p w14:paraId="1CE58722" w14:textId="77777777" w:rsidR="006D0D9C" w:rsidRDefault="00867DB9" w:rsidP="006D0D9C">
      <w:pPr>
        <w:spacing w:after="240" w:line="276" w:lineRule="auto"/>
        <w:ind w:firstLine="708"/>
        <w:rPr>
          <w:rFonts w:ascii="Arial" w:eastAsiaTheme="majorEastAsia" w:hAnsi="Arial" w:cs="Arial"/>
          <w:szCs w:val="24"/>
        </w:rPr>
      </w:pPr>
      <w:r w:rsidRPr="007F5636">
        <w:rPr>
          <w:rFonts w:ascii="Arial" w:eastAsiaTheme="majorEastAsia" w:hAnsi="Arial" w:cs="Arial"/>
          <w:szCs w:val="24"/>
        </w:rPr>
        <w:t>Фрахтовый заказ – это документ в системе SAP, отображающий перевозку груза, людей или работу технологического транспорта.</w:t>
      </w:r>
    </w:p>
    <w:p w14:paraId="2C7DF014" w14:textId="77777777" w:rsidR="00686506" w:rsidRDefault="005F1BA4" w:rsidP="006D0D9C">
      <w:pPr>
        <w:spacing w:after="240" w:line="276" w:lineRule="auto"/>
        <w:ind w:firstLine="708"/>
        <w:rPr>
          <w:rFonts w:ascii="Arial" w:eastAsiaTheme="majorEastAsia" w:hAnsi="Arial" w:cs="Arial"/>
          <w:szCs w:val="24"/>
        </w:rPr>
      </w:pPr>
      <w:r w:rsidRPr="007F5636">
        <w:rPr>
          <w:rFonts w:ascii="Arial" w:eastAsiaTheme="majorEastAsia" w:hAnsi="Arial" w:cs="Arial"/>
          <w:szCs w:val="24"/>
        </w:rPr>
        <w:t xml:space="preserve">На основании утвержденного </w:t>
      </w:r>
      <w:r w:rsidR="00845F41">
        <w:rPr>
          <w:rFonts w:ascii="Arial" w:eastAsiaTheme="majorEastAsia" w:hAnsi="Arial" w:cs="Arial"/>
          <w:szCs w:val="24"/>
        </w:rPr>
        <w:t xml:space="preserve">вне системы </w:t>
      </w:r>
      <w:r w:rsidR="002A04C8" w:rsidRPr="007F5636">
        <w:rPr>
          <w:rFonts w:ascii="Arial" w:eastAsiaTheme="majorEastAsia" w:hAnsi="Arial" w:cs="Arial"/>
          <w:szCs w:val="24"/>
        </w:rPr>
        <w:t>Р</w:t>
      </w:r>
      <w:r w:rsidRPr="007F5636">
        <w:rPr>
          <w:rFonts w:ascii="Arial" w:eastAsiaTheme="majorEastAsia" w:hAnsi="Arial" w:cs="Arial"/>
          <w:szCs w:val="24"/>
        </w:rPr>
        <w:t xml:space="preserve">есурсного плана Специалист управления перевозками создает необходимое количество </w:t>
      </w:r>
      <w:r w:rsidR="00955269">
        <w:rPr>
          <w:rFonts w:ascii="Arial" w:eastAsiaTheme="majorEastAsia" w:hAnsi="Arial" w:cs="Arial"/>
          <w:szCs w:val="24"/>
        </w:rPr>
        <w:t xml:space="preserve">агрегированных </w:t>
      </w:r>
      <w:r w:rsidRPr="007F5636">
        <w:rPr>
          <w:rFonts w:ascii="Arial" w:eastAsiaTheme="majorEastAsia" w:hAnsi="Arial" w:cs="Arial"/>
          <w:szCs w:val="24"/>
        </w:rPr>
        <w:t>Фрахтовых заказ</w:t>
      </w:r>
      <w:r w:rsidR="00DD7B9D">
        <w:rPr>
          <w:rFonts w:ascii="Arial" w:eastAsiaTheme="majorEastAsia" w:hAnsi="Arial" w:cs="Arial"/>
          <w:szCs w:val="24"/>
        </w:rPr>
        <w:t>ов на Грузовую технику</w:t>
      </w:r>
      <w:r w:rsidR="00686506" w:rsidRPr="007F5636">
        <w:rPr>
          <w:rFonts w:ascii="Arial" w:eastAsiaTheme="majorEastAsia" w:hAnsi="Arial" w:cs="Arial"/>
          <w:szCs w:val="24"/>
        </w:rPr>
        <w:t>.</w:t>
      </w:r>
      <w:r w:rsidR="00955269">
        <w:rPr>
          <w:rFonts w:ascii="Arial" w:eastAsiaTheme="majorEastAsia" w:hAnsi="Arial" w:cs="Arial"/>
          <w:szCs w:val="24"/>
        </w:rPr>
        <w:t xml:space="preserve"> Агрегированные Фрахтовые заказы формируют Оперативный план.</w:t>
      </w:r>
    </w:p>
    <w:p w14:paraId="431A227B" w14:textId="40A76E28" w:rsidR="00AC4A17" w:rsidRDefault="00127128">
      <w:pPr>
        <w:spacing w:after="240" w:line="276" w:lineRule="auto"/>
        <w:ind w:firstLine="708"/>
        <w:rPr>
          <w:rFonts w:ascii="Arial" w:eastAsiaTheme="majorEastAsia" w:hAnsi="Arial" w:cs="Arial"/>
          <w:szCs w:val="24"/>
        </w:rPr>
      </w:pPr>
      <w:r w:rsidRPr="007F5636">
        <w:rPr>
          <w:rFonts w:ascii="Arial" w:eastAsiaTheme="majorEastAsia" w:hAnsi="Arial" w:cs="Arial"/>
          <w:szCs w:val="24"/>
        </w:rPr>
        <w:lastRenderedPageBreak/>
        <w:t>В случае, если выполнение Фрахтового заказа предусматривается силами стороннего подрядчика - это должно быть запланировано в Ресурсном плане, тогда во Фрахтовом заказе назначается сторонний Подрядчик.</w:t>
      </w:r>
    </w:p>
    <w:p w14:paraId="7E048DC7" w14:textId="1ABF4E1B" w:rsidR="005F7A1E" w:rsidRDefault="00AC4A17" w:rsidP="00AE12DE">
      <w:pPr>
        <w:spacing w:after="240" w:line="276" w:lineRule="auto"/>
        <w:ind w:firstLine="708"/>
        <w:rPr>
          <w:rFonts w:ascii="Arial" w:hAnsi="Arial" w:cs="Arial"/>
          <w:szCs w:val="24"/>
        </w:rPr>
      </w:pPr>
      <w:r>
        <w:rPr>
          <w:rFonts w:ascii="Arial" w:eastAsiaTheme="majorEastAsia" w:hAnsi="Arial" w:cs="Arial"/>
          <w:szCs w:val="24"/>
        </w:rPr>
        <w:t>Агрегированные Фрахтовые заказы формируются на месячном горизонте и необходимы для дальнейшего анализа план/факта с закрытыми путевыми листами. Данный вид Фрахтовых заказов носит информативный характер – путевые листы к данным заказам не привязываются. В случае превышения лимита за месяц</w:t>
      </w:r>
      <w:r w:rsidR="00845F41">
        <w:rPr>
          <w:rFonts w:ascii="Arial" w:eastAsiaTheme="majorEastAsia" w:hAnsi="Arial" w:cs="Arial"/>
          <w:szCs w:val="24"/>
        </w:rPr>
        <w:t xml:space="preserve"> (указанного в агрегированном Фрахтовом заказе) по закрытым путевым листам, </w:t>
      </w:r>
      <w:r>
        <w:rPr>
          <w:rFonts w:ascii="Arial" w:eastAsiaTheme="majorEastAsia" w:hAnsi="Arial" w:cs="Arial"/>
          <w:szCs w:val="24"/>
        </w:rPr>
        <w:t>система не информирует пользователей</w:t>
      </w:r>
      <w:r w:rsidR="00845F41">
        <w:rPr>
          <w:rFonts w:ascii="Arial" w:eastAsiaTheme="majorEastAsia" w:hAnsi="Arial" w:cs="Arial"/>
          <w:szCs w:val="24"/>
        </w:rPr>
        <w:t xml:space="preserve"> о превышении запланированных часов работы или объема перевезенного груза</w:t>
      </w:r>
      <w:r>
        <w:rPr>
          <w:rFonts w:ascii="Arial" w:eastAsiaTheme="majorEastAsia" w:hAnsi="Arial" w:cs="Arial"/>
          <w:szCs w:val="24"/>
        </w:rPr>
        <w:t xml:space="preserve">. Анализ план/факта </w:t>
      </w:r>
      <w:r w:rsidR="00D2010D">
        <w:rPr>
          <w:rFonts w:ascii="Arial" w:eastAsiaTheme="majorEastAsia" w:hAnsi="Arial" w:cs="Arial"/>
          <w:szCs w:val="24"/>
        </w:rPr>
        <w:t xml:space="preserve">осуществляется с использованием </w:t>
      </w:r>
      <w:r w:rsidR="00D2010D" w:rsidRPr="00E372C3">
        <w:rPr>
          <w:rFonts w:ascii="Arial" w:eastAsiaTheme="majorEastAsia" w:hAnsi="Arial" w:cs="Arial"/>
          <w:szCs w:val="24"/>
        </w:rPr>
        <w:t>инструмент</w:t>
      </w:r>
      <w:r w:rsidR="00D2010D">
        <w:rPr>
          <w:rFonts w:ascii="Arial" w:eastAsiaTheme="majorEastAsia" w:hAnsi="Arial" w:cs="Arial"/>
          <w:szCs w:val="24"/>
        </w:rPr>
        <w:t>а</w:t>
      </w:r>
      <w:r w:rsidR="00D2010D" w:rsidRPr="00E372C3">
        <w:rPr>
          <w:rFonts w:ascii="Arial" w:eastAsiaTheme="majorEastAsia" w:hAnsi="Arial" w:cs="Arial"/>
          <w:szCs w:val="24"/>
        </w:rPr>
        <w:t xml:space="preserve"> аналитической отчетности SAP Analysis, который предусматривает вывод </w:t>
      </w:r>
      <w:r w:rsidR="00D2010D">
        <w:rPr>
          <w:rFonts w:ascii="Arial" w:eastAsiaTheme="majorEastAsia" w:hAnsi="Arial" w:cs="Arial"/>
          <w:szCs w:val="24"/>
        </w:rPr>
        <w:t xml:space="preserve">информации </w:t>
      </w:r>
      <w:r w:rsidR="00D2010D" w:rsidRPr="00E372C3">
        <w:rPr>
          <w:rFonts w:ascii="Arial" w:eastAsiaTheme="majorEastAsia" w:hAnsi="Arial" w:cs="Arial"/>
          <w:szCs w:val="24"/>
        </w:rPr>
        <w:t>в Excel.</w:t>
      </w:r>
    </w:p>
    <w:p w14:paraId="0FC01145" w14:textId="77777777" w:rsidR="008A42F2" w:rsidRPr="008A42F2" w:rsidRDefault="008A42F2" w:rsidP="00C9579E">
      <w:pPr>
        <w:pStyle w:val="af9"/>
        <w:numPr>
          <w:ilvl w:val="0"/>
          <w:numId w:val="28"/>
        </w:numPr>
        <w:spacing w:after="240" w:line="276" w:lineRule="auto"/>
        <w:rPr>
          <w:rFonts w:ascii="Arial" w:hAnsi="Arial" w:cs="Arial"/>
          <w:b/>
          <w:szCs w:val="24"/>
        </w:rPr>
      </w:pPr>
      <w:r w:rsidRPr="008A42F2">
        <w:rPr>
          <w:rFonts w:ascii="Arial" w:hAnsi="Arial" w:cs="Arial"/>
          <w:b/>
          <w:szCs w:val="24"/>
        </w:rPr>
        <w:t>Обработка заявок на ТС</w:t>
      </w:r>
      <w:r>
        <w:rPr>
          <w:rFonts w:ascii="Arial" w:hAnsi="Arial" w:cs="Arial"/>
          <w:b/>
          <w:szCs w:val="24"/>
        </w:rPr>
        <w:t>.</w:t>
      </w:r>
    </w:p>
    <w:p w14:paraId="28CBFBA5" w14:textId="6E5A49DE" w:rsidR="008D28AD" w:rsidRDefault="00955269" w:rsidP="00AE12DE">
      <w:pPr>
        <w:spacing w:after="240" w:line="276" w:lineRule="auto"/>
        <w:ind w:firstLine="708"/>
        <w:rPr>
          <w:rFonts w:ascii="Arial" w:eastAsiaTheme="majorEastAsia" w:hAnsi="Arial" w:cs="Arial"/>
          <w:szCs w:val="24"/>
        </w:rPr>
      </w:pPr>
      <w:commentRangeStart w:id="425"/>
      <w:commentRangeStart w:id="426"/>
      <w:r>
        <w:rPr>
          <w:rFonts w:ascii="Arial" w:eastAsiaTheme="majorEastAsia" w:hAnsi="Arial" w:cs="Arial"/>
          <w:szCs w:val="24"/>
        </w:rPr>
        <w:t xml:space="preserve">Заявитель потребности в ТС формирует заявки на работу транспорта или заявку на перевозку груза с использованием документа – Экспедиционный заказ. </w:t>
      </w:r>
      <w:ins w:id="427" w:author="Savinskaya Yulia" w:date="2021-03-09T16:46:00Z">
        <w:r w:rsidR="003D6B0A">
          <w:rPr>
            <w:rFonts w:ascii="Arial" w:eastAsiaTheme="majorEastAsia" w:hAnsi="Arial" w:cs="Arial"/>
            <w:szCs w:val="24"/>
          </w:rPr>
          <w:t>В случае, если т</w:t>
        </w:r>
      </w:ins>
      <w:ins w:id="428" w:author="Savinskaya Yulia" w:date="2021-03-09T16:47:00Z">
        <w:r w:rsidR="003D6B0A">
          <w:rPr>
            <w:rFonts w:ascii="Arial" w:eastAsiaTheme="majorEastAsia" w:hAnsi="Arial" w:cs="Arial"/>
            <w:szCs w:val="24"/>
          </w:rPr>
          <w:t>ранспортировка</w:t>
        </w:r>
      </w:ins>
      <w:ins w:id="429" w:author="Savinskaya Yulia" w:date="2021-03-09T16:46:00Z">
        <w:r w:rsidR="003D6B0A">
          <w:rPr>
            <w:rFonts w:ascii="Arial" w:eastAsiaTheme="majorEastAsia" w:hAnsi="Arial" w:cs="Arial"/>
            <w:szCs w:val="24"/>
          </w:rPr>
          <w:t xml:space="preserve"> выполняется собственным транспортом, то </w:t>
        </w:r>
      </w:ins>
      <w:del w:id="430" w:author="Savinskaya Yulia" w:date="2021-03-09T16:47:00Z">
        <w:r w:rsidDel="003D6B0A">
          <w:rPr>
            <w:rFonts w:ascii="Arial" w:eastAsiaTheme="majorEastAsia" w:hAnsi="Arial" w:cs="Arial"/>
            <w:szCs w:val="24"/>
          </w:rPr>
          <w:delText xml:space="preserve">Далее </w:delText>
        </w:r>
      </w:del>
      <w:ins w:id="431" w:author="Savinskaya Yulia" w:date="2021-03-09T16:47:00Z">
        <w:r w:rsidR="003D6B0A">
          <w:rPr>
            <w:rFonts w:ascii="Arial" w:eastAsiaTheme="majorEastAsia" w:hAnsi="Arial" w:cs="Arial"/>
            <w:szCs w:val="24"/>
          </w:rPr>
          <w:t xml:space="preserve">далее </w:t>
        </w:r>
      </w:ins>
      <w:r>
        <w:rPr>
          <w:rFonts w:ascii="Arial" w:eastAsiaTheme="majorEastAsia" w:hAnsi="Arial" w:cs="Arial"/>
          <w:szCs w:val="24"/>
        </w:rPr>
        <w:t>заявка обрабатывается Диспетчером с учетом Оперативного плана и доступности транспортных средств.</w:t>
      </w:r>
      <w:r w:rsidR="00307AED">
        <w:rPr>
          <w:rFonts w:ascii="Arial" w:eastAsiaTheme="majorEastAsia" w:hAnsi="Arial" w:cs="Arial"/>
          <w:szCs w:val="24"/>
        </w:rPr>
        <w:t xml:space="preserve"> </w:t>
      </w:r>
      <w:commentRangeEnd w:id="425"/>
      <w:r w:rsidR="008D7B8C">
        <w:rPr>
          <w:rStyle w:val="aff4"/>
        </w:rPr>
        <w:commentReference w:id="425"/>
      </w:r>
      <w:commentRangeEnd w:id="426"/>
      <w:r w:rsidR="00AD12EA">
        <w:rPr>
          <w:rStyle w:val="aff4"/>
        </w:rPr>
        <w:commentReference w:id="426"/>
      </w:r>
      <w:ins w:id="432" w:author="Savinskaya Yulia" w:date="2021-03-09T16:52:00Z">
        <w:r w:rsidR="00AD12EA">
          <w:rPr>
            <w:rFonts w:ascii="Arial" w:eastAsiaTheme="majorEastAsia" w:hAnsi="Arial" w:cs="Arial"/>
            <w:szCs w:val="24"/>
          </w:rPr>
          <w:t xml:space="preserve">В случае выполнения транспортировки наемным транспортом, </w:t>
        </w:r>
      </w:ins>
      <w:ins w:id="433" w:author="Savinskaya Yulia" w:date="2021-03-09T16:53:00Z">
        <w:r w:rsidR="00AD12EA">
          <w:rPr>
            <w:rFonts w:ascii="Arial" w:eastAsiaTheme="majorEastAsia" w:hAnsi="Arial" w:cs="Arial"/>
            <w:szCs w:val="24"/>
          </w:rPr>
          <w:t xml:space="preserve">сначала </w:t>
        </w:r>
      </w:ins>
      <w:ins w:id="434" w:author="Savinskaya Yulia" w:date="2021-03-09T16:52:00Z">
        <w:r w:rsidR="00AD12EA">
          <w:rPr>
            <w:rFonts w:ascii="Arial" w:eastAsiaTheme="majorEastAsia" w:hAnsi="Arial" w:cs="Arial"/>
            <w:szCs w:val="24"/>
          </w:rPr>
          <w:t xml:space="preserve">заявку утверждает Диспетчер </w:t>
        </w:r>
      </w:ins>
      <w:ins w:id="435" w:author="Savinskaya Yulia" w:date="2021-03-09T20:48:00Z">
        <w:r w:rsidR="0080326F">
          <w:rPr>
            <w:rFonts w:ascii="Arial" w:eastAsiaTheme="majorEastAsia" w:hAnsi="Arial" w:cs="Arial"/>
            <w:szCs w:val="24"/>
          </w:rPr>
          <w:t>бизнес-единицы</w:t>
        </w:r>
      </w:ins>
      <w:ins w:id="436" w:author="Savinskaya Yulia" w:date="2021-03-09T16:52:00Z">
        <w:r w:rsidR="00AD12EA">
          <w:rPr>
            <w:rFonts w:ascii="Arial" w:eastAsiaTheme="majorEastAsia" w:hAnsi="Arial" w:cs="Arial"/>
            <w:szCs w:val="24"/>
          </w:rPr>
          <w:t xml:space="preserve">, далее заявка попадает на обработку Диспетчеру логистического оператора. </w:t>
        </w:r>
      </w:ins>
      <w:r w:rsidR="00307AED">
        <w:rPr>
          <w:rFonts w:ascii="Arial" w:eastAsiaTheme="majorEastAsia" w:hAnsi="Arial" w:cs="Arial"/>
          <w:szCs w:val="24"/>
        </w:rPr>
        <w:t xml:space="preserve">От </w:t>
      </w:r>
      <w:r w:rsidR="00F82CC0">
        <w:rPr>
          <w:rFonts w:ascii="Arial" w:eastAsiaTheme="majorEastAsia" w:hAnsi="Arial" w:cs="Arial"/>
          <w:szCs w:val="24"/>
        </w:rPr>
        <w:t>бизнес-единиц</w:t>
      </w:r>
      <w:r w:rsidR="00307AED">
        <w:rPr>
          <w:rFonts w:ascii="Arial" w:eastAsiaTheme="majorEastAsia" w:hAnsi="Arial" w:cs="Arial"/>
          <w:szCs w:val="24"/>
        </w:rPr>
        <w:t xml:space="preserve">, </w:t>
      </w:r>
      <w:r w:rsidR="00F82CC0">
        <w:rPr>
          <w:rFonts w:ascii="Arial" w:eastAsiaTheme="majorEastAsia" w:hAnsi="Arial" w:cs="Arial"/>
          <w:szCs w:val="24"/>
        </w:rPr>
        <w:t xml:space="preserve">находящихся </w:t>
      </w:r>
      <w:r w:rsidR="00307AED">
        <w:rPr>
          <w:rFonts w:ascii="Arial" w:eastAsiaTheme="majorEastAsia" w:hAnsi="Arial" w:cs="Arial"/>
          <w:szCs w:val="24"/>
        </w:rPr>
        <w:t xml:space="preserve">вне контура </w:t>
      </w:r>
      <w:r w:rsidR="00307AED">
        <w:rPr>
          <w:rFonts w:ascii="Arial" w:eastAsiaTheme="majorEastAsia" w:hAnsi="Arial" w:cs="Arial"/>
          <w:szCs w:val="24"/>
          <w:lang w:val="en-US"/>
        </w:rPr>
        <w:t>SAP</w:t>
      </w:r>
      <w:r w:rsidR="00307AED">
        <w:rPr>
          <w:rFonts w:ascii="Arial" w:eastAsiaTheme="majorEastAsia" w:hAnsi="Arial" w:cs="Arial"/>
          <w:szCs w:val="24"/>
        </w:rPr>
        <w:t xml:space="preserve">, заявки подаются в формате </w:t>
      </w:r>
      <w:r w:rsidR="00307AED">
        <w:rPr>
          <w:rFonts w:ascii="Arial" w:eastAsiaTheme="majorEastAsia" w:hAnsi="Arial" w:cs="Arial"/>
          <w:szCs w:val="24"/>
          <w:lang w:val="en-US"/>
        </w:rPr>
        <w:t>PDF</w:t>
      </w:r>
      <w:r w:rsidR="00307AED" w:rsidRPr="00AE12DE">
        <w:rPr>
          <w:rFonts w:ascii="Arial" w:eastAsiaTheme="majorEastAsia" w:hAnsi="Arial" w:cs="Arial"/>
          <w:szCs w:val="24"/>
        </w:rPr>
        <w:t xml:space="preserve"> </w:t>
      </w:r>
      <w:r w:rsidR="00307AED">
        <w:rPr>
          <w:rFonts w:ascii="Arial" w:eastAsiaTheme="majorEastAsia" w:hAnsi="Arial" w:cs="Arial"/>
          <w:szCs w:val="24"/>
        </w:rPr>
        <w:t xml:space="preserve">или </w:t>
      </w:r>
      <w:r w:rsidR="00307AED">
        <w:rPr>
          <w:rFonts w:ascii="Arial" w:eastAsiaTheme="majorEastAsia" w:hAnsi="Arial" w:cs="Arial"/>
          <w:szCs w:val="24"/>
          <w:lang w:val="en-US"/>
        </w:rPr>
        <w:t>Excel</w:t>
      </w:r>
      <w:r w:rsidR="00F82CC0">
        <w:rPr>
          <w:rFonts w:ascii="Arial" w:eastAsiaTheme="majorEastAsia" w:hAnsi="Arial" w:cs="Arial"/>
          <w:szCs w:val="24"/>
        </w:rPr>
        <w:t xml:space="preserve"> логистическому оператору</w:t>
      </w:r>
      <w:r w:rsidR="00307AED">
        <w:rPr>
          <w:rFonts w:ascii="Arial" w:eastAsiaTheme="majorEastAsia" w:hAnsi="Arial" w:cs="Arial"/>
          <w:szCs w:val="24"/>
        </w:rPr>
        <w:t>,</w:t>
      </w:r>
      <w:r w:rsidR="00372EF3">
        <w:rPr>
          <w:rFonts w:ascii="Arial" w:eastAsiaTheme="majorEastAsia" w:hAnsi="Arial" w:cs="Arial"/>
          <w:szCs w:val="24"/>
        </w:rPr>
        <w:t xml:space="preserve"> и далее Экспедиционные заказы по таким заявкам формируются в системе Диспетчером.</w:t>
      </w:r>
    </w:p>
    <w:p w14:paraId="3E31A349" w14:textId="77777777" w:rsidR="008D28AD" w:rsidRDefault="008D28AD" w:rsidP="00AE12DE">
      <w:pPr>
        <w:spacing w:after="240" w:line="276" w:lineRule="auto"/>
        <w:ind w:firstLine="708"/>
        <w:rPr>
          <w:rFonts w:ascii="Arial" w:eastAsiaTheme="majorEastAsia" w:hAnsi="Arial" w:cs="Arial"/>
          <w:szCs w:val="24"/>
        </w:rPr>
      </w:pPr>
      <w:r>
        <w:rPr>
          <w:rFonts w:ascii="Arial" w:eastAsiaTheme="majorEastAsia" w:hAnsi="Arial" w:cs="Arial"/>
          <w:szCs w:val="24"/>
        </w:rPr>
        <w:t>Документы отгрузки (исходящие поставки, входящие поставки) не формируют заявки на работу транспорта. Основным документом, отражающим заявку на работу ТТ, ПТ, либо перевозку МТР – являются Экспедиционные заказы и сформированные Единицы фрахта.</w:t>
      </w:r>
    </w:p>
    <w:p w14:paraId="3609302C" w14:textId="54790935" w:rsidR="005F7A1E" w:rsidRDefault="008D28AD" w:rsidP="00AE12DE">
      <w:pPr>
        <w:spacing w:after="240" w:line="276" w:lineRule="auto"/>
        <w:ind w:firstLine="708"/>
        <w:rPr>
          <w:rFonts w:ascii="Arial" w:hAnsi="Arial" w:cs="Arial"/>
          <w:szCs w:val="24"/>
        </w:rPr>
      </w:pPr>
      <w:r>
        <w:rPr>
          <w:rFonts w:ascii="Arial" w:eastAsiaTheme="majorEastAsia" w:hAnsi="Arial" w:cs="Arial"/>
          <w:szCs w:val="24"/>
        </w:rPr>
        <w:t>Создание единиц фрахта на основе поставок не предусмотрено.</w:t>
      </w:r>
    </w:p>
    <w:p w14:paraId="1989CCB2" w14:textId="77777777" w:rsidR="008A42F2" w:rsidRPr="008A42F2" w:rsidRDefault="008A42F2" w:rsidP="00C9579E">
      <w:pPr>
        <w:pStyle w:val="af9"/>
        <w:numPr>
          <w:ilvl w:val="0"/>
          <w:numId w:val="28"/>
        </w:numPr>
        <w:spacing w:after="240" w:line="276" w:lineRule="auto"/>
        <w:rPr>
          <w:rFonts w:ascii="Arial" w:hAnsi="Arial" w:cs="Arial"/>
          <w:b/>
          <w:szCs w:val="24"/>
        </w:rPr>
      </w:pPr>
      <w:r w:rsidRPr="008A42F2">
        <w:rPr>
          <w:rFonts w:ascii="Arial" w:hAnsi="Arial" w:cs="Arial"/>
          <w:b/>
          <w:szCs w:val="24"/>
        </w:rPr>
        <w:t>Формирование путевого листа</w:t>
      </w:r>
    </w:p>
    <w:p w14:paraId="50ABFD60" w14:textId="49B71875" w:rsidR="008A42F2" w:rsidRPr="00E82746" w:rsidRDefault="00955269" w:rsidP="006D0D9C">
      <w:pPr>
        <w:spacing w:after="240" w:line="276" w:lineRule="auto"/>
        <w:ind w:firstLine="708"/>
        <w:rPr>
          <w:rFonts w:ascii="Arial" w:eastAsiaTheme="majorEastAsia" w:hAnsi="Arial" w:cs="Arial"/>
          <w:szCs w:val="24"/>
        </w:rPr>
      </w:pPr>
      <w:r>
        <w:rPr>
          <w:rFonts w:ascii="Arial" w:eastAsiaTheme="majorEastAsia" w:hAnsi="Arial" w:cs="Arial"/>
          <w:szCs w:val="24"/>
        </w:rPr>
        <w:t xml:space="preserve">Диспетчер на основании </w:t>
      </w:r>
      <w:r w:rsidR="00372EF3">
        <w:rPr>
          <w:rFonts w:ascii="Arial" w:eastAsiaTheme="majorEastAsia" w:hAnsi="Arial" w:cs="Arial"/>
          <w:szCs w:val="24"/>
        </w:rPr>
        <w:t xml:space="preserve">созданных Экспедиционных заказов, </w:t>
      </w:r>
      <w:r>
        <w:rPr>
          <w:rFonts w:ascii="Arial" w:eastAsiaTheme="majorEastAsia" w:hAnsi="Arial" w:cs="Arial"/>
          <w:szCs w:val="24"/>
        </w:rPr>
        <w:t>доступных транспортных средств формирует Фрахтовый заказ – Путевой лист, если транспортировка выполняется собственными силами</w:t>
      </w:r>
      <w:r w:rsidR="003B7A25">
        <w:rPr>
          <w:rFonts w:ascii="Arial" w:eastAsiaTheme="majorEastAsia" w:hAnsi="Arial" w:cs="Arial"/>
          <w:szCs w:val="24"/>
        </w:rPr>
        <w:t>,</w:t>
      </w:r>
      <w:r>
        <w:rPr>
          <w:rFonts w:ascii="Arial" w:eastAsiaTheme="majorEastAsia" w:hAnsi="Arial" w:cs="Arial"/>
          <w:szCs w:val="24"/>
        </w:rPr>
        <w:t xml:space="preserve"> Путевой лист подрядчика, если транспортировка выполняется силами подрядчика.</w:t>
      </w:r>
      <w:r w:rsidR="00F414C7">
        <w:rPr>
          <w:rFonts w:ascii="Arial" w:eastAsiaTheme="majorEastAsia" w:hAnsi="Arial" w:cs="Arial"/>
          <w:szCs w:val="24"/>
        </w:rPr>
        <w:t xml:space="preserve"> </w:t>
      </w:r>
    </w:p>
    <w:p w14:paraId="7124238A" w14:textId="77777777" w:rsidR="00955269" w:rsidRPr="00AE12DE" w:rsidRDefault="00955269" w:rsidP="00AE12DE">
      <w:pPr>
        <w:pStyle w:val="af9"/>
        <w:numPr>
          <w:ilvl w:val="0"/>
          <w:numId w:val="28"/>
        </w:numPr>
        <w:spacing w:after="240" w:line="276" w:lineRule="auto"/>
        <w:rPr>
          <w:rFonts w:ascii="Arial" w:hAnsi="Arial" w:cs="Arial"/>
          <w:b/>
          <w:szCs w:val="24"/>
        </w:rPr>
      </w:pPr>
      <w:r w:rsidRPr="00AE12DE">
        <w:rPr>
          <w:rFonts w:ascii="Arial" w:hAnsi="Arial" w:cs="Arial"/>
          <w:b/>
          <w:szCs w:val="24"/>
        </w:rPr>
        <w:t>Формирование суточного плана транспортировки.</w:t>
      </w:r>
    </w:p>
    <w:p w14:paraId="127452E8" w14:textId="11DD0D84" w:rsidR="00955269" w:rsidRDefault="00955269" w:rsidP="00AE12DE">
      <w:pPr>
        <w:spacing w:after="240" w:line="276" w:lineRule="auto"/>
        <w:ind w:firstLine="708"/>
        <w:rPr>
          <w:rFonts w:ascii="Arial" w:eastAsiaTheme="majorEastAsia" w:hAnsi="Arial" w:cs="Arial"/>
          <w:szCs w:val="24"/>
        </w:rPr>
      </w:pPr>
      <w:r>
        <w:rPr>
          <w:rFonts w:ascii="Arial" w:eastAsiaTheme="majorEastAsia" w:hAnsi="Arial" w:cs="Arial"/>
          <w:szCs w:val="24"/>
        </w:rPr>
        <w:t>Диспетчер</w:t>
      </w:r>
      <w:r w:rsidRPr="007D0B41">
        <w:rPr>
          <w:rFonts w:ascii="Arial" w:eastAsiaTheme="majorEastAsia" w:hAnsi="Arial" w:cs="Arial"/>
          <w:szCs w:val="24"/>
        </w:rPr>
        <w:t xml:space="preserve"> ежедневно выполняет проверку плана перевозок на следующие сутки. В рамках проверки он убеждается в доступности необходимых транспортных ресурсов, выполнимости данного плана и получает подтверждение со стороны исполнителя - стороннего подрядчика или диспетчер</w:t>
      </w:r>
      <w:r>
        <w:rPr>
          <w:rFonts w:ascii="Arial" w:eastAsiaTheme="majorEastAsia" w:hAnsi="Arial" w:cs="Arial"/>
          <w:szCs w:val="24"/>
        </w:rPr>
        <w:t>а</w:t>
      </w:r>
      <w:r w:rsidR="007B2A97">
        <w:rPr>
          <w:rFonts w:ascii="Arial" w:eastAsiaTheme="majorEastAsia" w:hAnsi="Arial" w:cs="Arial"/>
          <w:szCs w:val="24"/>
        </w:rPr>
        <w:t xml:space="preserve"> собственной автоколонны. Созданные </w:t>
      </w:r>
      <w:r w:rsidRPr="00AE12DE">
        <w:rPr>
          <w:rFonts w:ascii="Arial" w:eastAsiaTheme="majorEastAsia" w:hAnsi="Arial" w:cs="Arial"/>
          <w:szCs w:val="24"/>
        </w:rPr>
        <w:t>Фрахтовые заказы формируют суточный план.</w:t>
      </w:r>
    </w:p>
    <w:p w14:paraId="139D45CE" w14:textId="704661C6" w:rsidR="00F82CC0" w:rsidRPr="00F82CC0" w:rsidRDefault="00F82CC0" w:rsidP="00F82CC0">
      <w:pPr>
        <w:spacing w:after="240" w:line="276" w:lineRule="auto"/>
        <w:ind w:firstLine="708"/>
        <w:rPr>
          <w:rFonts w:ascii="Arial" w:eastAsiaTheme="majorEastAsia" w:hAnsi="Arial" w:cs="Arial"/>
          <w:szCs w:val="24"/>
        </w:rPr>
      </w:pPr>
      <w:r w:rsidRPr="00F82CC0">
        <w:rPr>
          <w:rFonts w:ascii="Arial" w:eastAsiaTheme="majorEastAsia" w:hAnsi="Arial" w:cs="Arial"/>
          <w:szCs w:val="24"/>
        </w:rPr>
        <w:lastRenderedPageBreak/>
        <w:t>При необходимости корректировки плана, Диспетчер взаимодействует с Заявителем потребности в ТС для корректировки заявок на перевозку грузов</w:t>
      </w:r>
      <w:r>
        <w:rPr>
          <w:rFonts w:ascii="Arial" w:eastAsiaTheme="majorEastAsia" w:hAnsi="Arial" w:cs="Arial"/>
          <w:szCs w:val="24"/>
        </w:rPr>
        <w:t xml:space="preserve"> и выполнения транспортных работ</w:t>
      </w:r>
      <w:r w:rsidRPr="00F82CC0">
        <w:rPr>
          <w:rFonts w:ascii="Arial" w:eastAsiaTheme="majorEastAsia" w:hAnsi="Arial" w:cs="Arial"/>
          <w:szCs w:val="24"/>
        </w:rPr>
        <w:t xml:space="preserve"> (Экспедиционных заказов</w:t>
      </w:r>
      <w:r w:rsidRPr="00AE12DE">
        <w:rPr>
          <w:rFonts w:ascii="Arial" w:eastAsiaTheme="majorEastAsia" w:hAnsi="Arial" w:cs="Arial"/>
          <w:szCs w:val="24"/>
        </w:rPr>
        <w:t>)</w:t>
      </w:r>
      <w:r w:rsidRPr="00F82CC0">
        <w:rPr>
          <w:rFonts w:ascii="Arial" w:eastAsiaTheme="majorEastAsia" w:hAnsi="Arial" w:cs="Arial"/>
          <w:szCs w:val="24"/>
        </w:rPr>
        <w:t>.</w:t>
      </w:r>
    </w:p>
    <w:p w14:paraId="138BBA2B" w14:textId="77777777" w:rsidR="008A42F2" w:rsidRPr="008A42F2" w:rsidRDefault="008A42F2" w:rsidP="00AE12DE">
      <w:pPr>
        <w:pStyle w:val="af9"/>
        <w:numPr>
          <w:ilvl w:val="0"/>
          <w:numId w:val="28"/>
        </w:numPr>
        <w:spacing w:after="240" w:line="276" w:lineRule="auto"/>
        <w:rPr>
          <w:rFonts w:ascii="Arial" w:hAnsi="Arial" w:cs="Arial"/>
          <w:b/>
          <w:szCs w:val="24"/>
        </w:rPr>
      </w:pPr>
      <w:r w:rsidRPr="008A42F2">
        <w:rPr>
          <w:rFonts w:ascii="Arial" w:hAnsi="Arial" w:cs="Arial"/>
          <w:b/>
          <w:szCs w:val="24"/>
        </w:rPr>
        <w:t>Отслеживание статуса</w:t>
      </w:r>
    </w:p>
    <w:p w14:paraId="7271BE4A" w14:textId="65952525" w:rsidR="008A42F2" w:rsidRPr="003B7A25" w:rsidRDefault="008A42F2" w:rsidP="006D0D9C">
      <w:pPr>
        <w:spacing w:after="240" w:line="276" w:lineRule="auto"/>
        <w:ind w:firstLine="708"/>
        <w:rPr>
          <w:rFonts w:ascii="Arial" w:eastAsiaTheme="majorEastAsia" w:hAnsi="Arial" w:cs="Arial"/>
          <w:szCs w:val="24"/>
        </w:rPr>
      </w:pPr>
      <w:r w:rsidRPr="00E82746">
        <w:rPr>
          <w:rFonts w:ascii="Arial" w:eastAsiaTheme="majorEastAsia" w:hAnsi="Arial" w:cs="Arial"/>
          <w:szCs w:val="24"/>
        </w:rPr>
        <w:t xml:space="preserve">В привязке к путевому листу производится отслеживание </w:t>
      </w:r>
      <w:r w:rsidR="00F414C7">
        <w:rPr>
          <w:rFonts w:ascii="Arial" w:eastAsiaTheme="majorEastAsia" w:hAnsi="Arial" w:cs="Arial"/>
          <w:szCs w:val="24"/>
        </w:rPr>
        <w:t>выполнения транспортировки – статусов путевого листа (Новый, Открыт, Закрыт, Сход с линии)</w:t>
      </w:r>
      <w:r w:rsidR="003B7A25">
        <w:rPr>
          <w:rFonts w:ascii="Arial" w:eastAsiaTheme="majorEastAsia" w:hAnsi="Arial" w:cs="Arial"/>
          <w:szCs w:val="24"/>
        </w:rPr>
        <w:t xml:space="preserve"> с использованием стандартного </w:t>
      </w:r>
      <w:r w:rsidR="00F82CC0">
        <w:rPr>
          <w:rFonts w:ascii="Arial" w:eastAsiaTheme="majorEastAsia" w:hAnsi="Arial" w:cs="Arial"/>
          <w:szCs w:val="24"/>
        </w:rPr>
        <w:t xml:space="preserve">расширенного </w:t>
      </w:r>
      <w:r w:rsidR="003B7A25">
        <w:rPr>
          <w:rFonts w:ascii="Arial" w:eastAsiaTheme="majorEastAsia" w:hAnsi="Arial" w:cs="Arial"/>
          <w:szCs w:val="24"/>
          <w:lang w:val="en-US"/>
        </w:rPr>
        <w:t>POWL</w:t>
      </w:r>
      <w:r w:rsidR="003B7A25" w:rsidRPr="00AE12DE">
        <w:rPr>
          <w:rFonts w:ascii="Arial" w:eastAsiaTheme="majorEastAsia" w:hAnsi="Arial" w:cs="Arial"/>
          <w:szCs w:val="24"/>
        </w:rPr>
        <w:t xml:space="preserve"> </w:t>
      </w:r>
      <w:r w:rsidR="003B7A25">
        <w:rPr>
          <w:rFonts w:ascii="Arial" w:eastAsiaTheme="majorEastAsia" w:hAnsi="Arial" w:cs="Arial"/>
          <w:szCs w:val="24"/>
        </w:rPr>
        <w:t>отчета «Обзор заказов на автомобильный фрахт».</w:t>
      </w:r>
    </w:p>
    <w:p w14:paraId="109DFF58" w14:textId="77777777" w:rsidR="008A42F2" w:rsidRPr="008A42F2" w:rsidRDefault="008A42F2" w:rsidP="00AE12DE">
      <w:pPr>
        <w:pStyle w:val="af9"/>
        <w:numPr>
          <w:ilvl w:val="0"/>
          <w:numId w:val="28"/>
        </w:numPr>
        <w:spacing w:after="240" w:line="276" w:lineRule="auto"/>
        <w:rPr>
          <w:rFonts w:ascii="Arial" w:hAnsi="Arial" w:cs="Arial"/>
          <w:b/>
          <w:szCs w:val="24"/>
        </w:rPr>
      </w:pPr>
      <w:r w:rsidRPr="008A42F2">
        <w:rPr>
          <w:rFonts w:ascii="Arial" w:hAnsi="Arial" w:cs="Arial"/>
          <w:b/>
          <w:szCs w:val="24"/>
        </w:rPr>
        <w:t>Таксировка</w:t>
      </w:r>
      <w:r w:rsidR="00F82CC0">
        <w:rPr>
          <w:rFonts w:ascii="Arial" w:hAnsi="Arial" w:cs="Arial"/>
          <w:b/>
          <w:szCs w:val="24"/>
        </w:rPr>
        <w:t xml:space="preserve"> и списание ГСМ</w:t>
      </w:r>
    </w:p>
    <w:p w14:paraId="3BB02A4C" w14:textId="25BEDB61" w:rsidR="008A42F2" w:rsidRPr="00F82CC0" w:rsidRDefault="008A42F2" w:rsidP="00F82CC0">
      <w:pPr>
        <w:spacing w:after="240" w:line="276" w:lineRule="auto"/>
        <w:ind w:firstLine="708"/>
        <w:rPr>
          <w:rFonts w:ascii="Arial" w:eastAsiaTheme="majorEastAsia" w:hAnsi="Arial" w:cs="Arial"/>
          <w:szCs w:val="24"/>
        </w:rPr>
      </w:pPr>
      <w:r w:rsidRPr="00E82746">
        <w:rPr>
          <w:rFonts w:ascii="Arial" w:eastAsiaTheme="majorEastAsia" w:hAnsi="Arial" w:cs="Arial"/>
          <w:szCs w:val="24"/>
        </w:rPr>
        <w:t>При закрытии путевого листа</w:t>
      </w:r>
      <w:r w:rsidR="00F10990" w:rsidRPr="00E82746">
        <w:rPr>
          <w:rFonts w:ascii="Arial" w:eastAsiaTheme="majorEastAsia" w:hAnsi="Arial" w:cs="Arial"/>
          <w:szCs w:val="24"/>
        </w:rPr>
        <w:t xml:space="preserve"> </w:t>
      </w:r>
      <w:r w:rsidR="006944D9" w:rsidRPr="00E82746">
        <w:rPr>
          <w:rFonts w:ascii="Arial" w:eastAsiaTheme="majorEastAsia" w:hAnsi="Arial" w:cs="Arial"/>
          <w:szCs w:val="24"/>
        </w:rPr>
        <w:t>таксировщиком</w:t>
      </w:r>
      <w:r w:rsidRPr="00E82746">
        <w:rPr>
          <w:rFonts w:ascii="Arial" w:eastAsiaTheme="majorEastAsia" w:hAnsi="Arial" w:cs="Arial"/>
          <w:szCs w:val="24"/>
        </w:rPr>
        <w:t xml:space="preserve"> производится расчет себестоимости рейса путем </w:t>
      </w:r>
      <w:r w:rsidR="00F82CC0">
        <w:rPr>
          <w:rFonts w:ascii="Arial" w:eastAsiaTheme="majorEastAsia" w:hAnsi="Arial" w:cs="Arial"/>
          <w:szCs w:val="24"/>
        </w:rPr>
        <w:t xml:space="preserve">получения заправок, </w:t>
      </w:r>
      <w:r w:rsidRPr="00E82746">
        <w:rPr>
          <w:rFonts w:ascii="Arial" w:eastAsiaTheme="majorEastAsia" w:hAnsi="Arial" w:cs="Arial"/>
          <w:szCs w:val="24"/>
        </w:rPr>
        <w:t>списания ГСМ, фиксации времени работы водителя.</w:t>
      </w:r>
      <w:r w:rsidR="00F10990" w:rsidRPr="00E82746">
        <w:rPr>
          <w:rFonts w:ascii="Arial" w:eastAsiaTheme="majorEastAsia" w:hAnsi="Arial" w:cs="Arial"/>
          <w:szCs w:val="24"/>
        </w:rPr>
        <w:t xml:space="preserve"> Данная операция описана в </w:t>
      </w:r>
      <w:r w:rsidR="00F82CC0">
        <w:rPr>
          <w:rFonts w:ascii="Arial" w:eastAsiaTheme="majorEastAsia" w:hAnsi="Arial" w:cs="Arial"/>
          <w:szCs w:val="24"/>
        </w:rPr>
        <w:t>ПП-10.06.02-</w:t>
      </w:r>
      <w:r w:rsidR="00F82CC0">
        <w:rPr>
          <w:rFonts w:ascii="Arial" w:eastAsiaTheme="majorEastAsia" w:hAnsi="Arial" w:cs="Arial"/>
          <w:szCs w:val="24"/>
          <w:lang w:val="en-US"/>
        </w:rPr>
        <w:t>ERP</w:t>
      </w:r>
      <w:r w:rsidR="00F82CC0" w:rsidRPr="00F82CC0">
        <w:rPr>
          <w:rFonts w:ascii="Arial" w:eastAsiaTheme="majorEastAsia" w:hAnsi="Arial" w:cs="Arial"/>
          <w:szCs w:val="24"/>
        </w:rPr>
        <w:t xml:space="preserve"> </w:t>
      </w:r>
      <w:r w:rsidR="00F82CC0">
        <w:rPr>
          <w:rFonts w:ascii="Arial" w:eastAsiaTheme="majorEastAsia" w:hAnsi="Arial" w:cs="Arial"/>
          <w:szCs w:val="24"/>
        </w:rPr>
        <w:t xml:space="preserve">и </w:t>
      </w:r>
      <w:r w:rsidR="00F10990" w:rsidRPr="00E82746">
        <w:rPr>
          <w:rFonts w:ascii="Arial" w:eastAsiaTheme="majorEastAsia" w:hAnsi="Arial" w:cs="Arial"/>
          <w:szCs w:val="24"/>
        </w:rPr>
        <w:t>ПП-10.06.03-ERP «Выполнение транспортных работ и работ технологического транспорта».</w:t>
      </w:r>
    </w:p>
    <w:p w14:paraId="7053704F" w14:textId="77777777" w:rsidR="008A42F2" w:rsidRPr="008A42F2" w:rsidRDefault="00F10990" w:rsidP="00AE12DE">
      <w:pPr>
        <w:pStyle w:val="af9"/>
        <w:numPr>
          <w:ilvl w:val="0"/>
          <w:numId w:val="28"/>
        </w:numPr>
        <w:spacing w:after="240" w:line="276" w:lineRule="auto"/>
        <w:rPr>
          <w:rFonts w:ascii="Arial" w:hAnsi="Arial" w:cs="Arial"/>
          <w:b/>
          <w:szCs w:val="24"/>
        </w:rPr>
      </w:pPr>
      <w:r>
        <w:rPr>
          <w:rFonts w:ascii="Arial" w:hAnsi="Arial" w:cs="Arial"/>
          <w:b/>
          <w:szCs w:val="24"/>
        </w:rPr>
        <w:t>Р</w:t>
      </w:r>
      <w:r w:rsidR="008A42F2" w:rsidRPr="008A42F2">
        <w:rPr>
          <w:rFonts w:ascii="Arial" w:hAnsi="Arial" w:cs="Arial"/>
          <w:b/>
          <w:szCs w:val="24"/>
        </w:rPr>
        <w:t>асчет транспортных расходов</w:t>
      </w:r>
      <w:r w:rsidR="004804D5" w:rsidRPr="004804D5">
        <w:rPr>
          <w:rFonts w:ascii="Arial" w:hAnsi="Arial" w:cs="Arial"/>
          <w:b/>
          <w:szCs w:val="24"/>
        </w:rPr>
        <w:t xml:space="preserve"> </w:t>
      </w:r>
      <w:r w:rsidR="004804D5">
        <w:rPr>
          <w:rFonts w:ascii="Arial" w:hAnsi="Arial" w:cs="Arial"/>
          <w:b/>
          <w:szCs w:val="24"/>
        </w:rPr>
        <w:t>при использовании транспорта подрядчика.</w:t>
      </w:r>
    </w:p>
    <w:p w14:paraId="4C088A93" w14:textId="77777777" w:rsidR="006D0D9C" w:rsidRDefault="008A42F2" w:rsidP="006D0D9C">
      <w:pPr>
        <w:spacing w:after="240" w:line="276" w:lineRule="auto"/>
        <w:ind w:firstLine="708"/>
        <w:rPr>
          <w:rFonts w:ascii="Arial" w:eastAsiaTheme="majorEastAsia" w:hAnsi="Arial" w:cs="Arial"/>
          <w:szCs w:val="24"/>
        </w:rPr>
      </w:pPr>
      <w:r w:rsidRPr="009564A4">
        <w:rPr>
          <w:rFonts w:ascii="Arial" w:eastAsiaTheme="majorEastAsia" w:hAnsi="Arial" w:cs="Arial"/>
          <w:szCs w:val="24"/>
        </w:rPr>
        <w:t xml:space="preserve">В случае выполнения транспортных работ </w:t>
      </w:r>
      <w:r w:rsidR="004804D5" w:rsidRPr="009564A4">
        <w:rPr>
          <w:rFonts w:ascii="Arial" w:eastAsiaTheme="majorEastAsia" w:hAnsi="Arial" w:cs="Arial"/>
          <w:szCs w:val="24"/>
        </w:rPr>
        <w:t xml:space="preserve">подрядчиком </w:t>
      </w:r>
      <w:r w:rsidRPr="009564A4">
        <w:rPr>
          <w:rFonts w:ascii="Arial" w:eastAsiaTheme="majorEastAsia" w:hAnsi="Arial" w:cs="Arial"/>
          <w:szCs w:val="24"/>
        </w:rPr>
        <w:t>производится расчет стоимости перевозки по договорным тарифам.</w:t>
      </w:r>
    </w:p>
    <w:p w14:paraId="7EB8F740" w14:textId="29116C93" w:rsidR="006D0D9C" w:rsidRDefault="00F10990" w:rsidP="006D0D9C">
      <w:pPr>
        <w:spacing w:after="240" w:line="276" w:lineRule="auto"/>
        <w:ind w:firstLine="708"/>
        <w:rPr>
          <w:rFonts w:ascii="Arial" w:eastAsiaTheme="majorEastAsia" w:hAnsi="Arial" w:cs="Arial"/>
          <w:szCs w:val="24"/>
        </w:rPr>
      </w:pPr>
      <w:r>
        <w:rPr>
          <w:rFonts w:ascii="Arial" w:eastAsiaTheme="majorEastAsia" w:hAnsi="Arial" w:cs="Arial"/>
          <w:szCs w:val="24"/>
        </w:rPr>
        <w:t xml:space="preserve">Таксировщик производит </w:t>
      </w:r>
      <w:r w:rsidR="009564A4">
        <w:rPr>
          <w:rFonts w:ascii="Arial" w:eastAsiaTheme="majorEastAsia" w:hAnsi="Arial" w:cs="Arial"/>
          <w:szCs w:val="24"/>
        </w:rPr>
        <w:t>расчет стоимости перевозки</w:t>
      </w:r>
      <w:r>
        <w:rPr>
          <w:rFonts w:ascii="Arial" w:eastAsiaTheme="majorEastAsia" w:hAnsi="Arial" w:cs="Arial"/>
          <w:szCs w:val="24"/>
        </w:rPr>
        <w:t xml:space="preserve"> для последующих взаиморасчетов с транспортной компани</w:t>
      </w:r>
      <w:r w:rsidR="009564A4">
        <w:rPr>
          <w:rFonts w:ascii="Arial" w:eastAsiaTheme="majorEastAsia" w:hAnsi="Arial" w:cs="Arial"/>
          <w:szCs w:val="24"/>
        </w:rPr>
        <w:t>ей</w:t>
      </w:r>
      <w:r>
        <w:rPr>
          <w:rFonts w:ascii="Arial" w:eastAsiaTheme="majorEastAsia" w:hAnsi="Arial" w:cs="Arial"/>
          <w:szCs w:val="24"/>
        </w:rPr>
        <w:t xml:space="preserve">. </w:t>
      </w:r>
      <w:r w:rsidRPr="009564A4">
        <w:rPr>
          <w:rFonts w:ascii="Arial" w:eastAsiaTheme="majorEastAsia" w:hAnsi="Arial" w:cs="Arial"/>
          <w:szCs w:val="24"/>
        </w:rPr>
        <w:t>Данный расчет выполняется автоматически на основании транспортных тарифов подрядчика, внесенных в систем</w:t>
      </w:r>
      <w:r w:rsidR="009564A4" w:rsidRPr="009564A4">
        <w:rPr>
          <w:rFonts w:ascii="Arial" w:eastAsiaTheme="majorEastAsia" w:hAnsi="Arial" w:cs="Arial"/>
          <w:szCs w:val="24"/>
        </w:rPr>
        <w:t>у</w:t>
      </w:r>
      <w:r w:rsidRPr="009564A4">
        <w:rPr>
          <w:rFonts w:ascii="Arial" w:eastAsiaTheme="majorEastAsia" w:hAnsi="Arial" w:cs="Arial"/>
          <w:szCs w:val="24"/>
        </w:rPr>
        <w:t xml:space="preserve"> SAP и фактических данных по исполнению транспортировки на основе тарифов, определенных </w:t>
      </w:r>
      <w:r w:rsidR="003F3B92">
        <w:rPr>
          <w:rFonts w:ascii="Arial" w:eastAsiaTheme="majorEastAsia" w:hAnsi="Arial" w:cs="Arial"/>
          <w:szCs w:val="24"/>
        </w:rPr>
        <w:t xml:space="preserve">в системе </w:t>
      </w:r>
      <w:r w:rsidRPr="009564A4">
        <w:rPr>
          <w:rFonts w:ascii="Arial" w:eastAsiaTheme="majorEastAsia" w:hAnsi="Arial" w:cs="Arial"/>
          <w:szCs w:val="24"/>
        </w:rPr>
        <w:t>при заключении договора с подрядчиком.</w:t>
      </w:r>
      <w:r w:rsidR="009564A4" w:rsidRPr="009564A4">
        <w:rPr>
          <w:rFonts w:ascii="Arial" w:eastAsiaTheme="majorEastAsia" w:hAnsi="Arial" w:cs="Arial"/>
          <w:szCs w:val="24"/>
        </w:rPr>
        <w:t xml:space="preserve"> Расчетная стоимость используется при последующей проверке входящих счетов от подрядчика</w:t>
      </w:r>
      <w:r w:rsidR="00860CBA">
        <w:rPr>
          <w:rFonts w:ascii="Arial" w:eastAsiaTheme="majorEastAsia" w:hAnsi="Arial" w:cs="Arial"/>
          <w:szCs w:val="24"/>
        </w:rPr>
        <w:t>.</w:t>
      </w:r>
    </w:p>
    <w:p w14:paraId="18F247E4" w14:textId="77777777" w:rsidR="00F10990" w:rsidRDefault="00F10990" w:rsidP="006D0D9C">
      <w:pPr>
        <w:spacing w:after="240" w:line="276" w:lineRule="auto"/>
        <w:ind w:firstLine="708"/>
        <w:rPr>
          <w:rFonts w:ascii="Arial" w:eastAsiaTheme="majorEastAsia" w:hAnsi="Arial" w:cs="Arial"/>
          <w:szCs w:val="24"/>
        </w:rPr>
      </w:pPr>
      <w:r>
        <w:rPr>
          <w:rFonts w:ascii="Arial" w:eastAsiaTheme="majorEastAsia" w:hAnsi="Arial" w:cs="Arial"/>
          <w:szCs w:val="24"/>
        </w:rPr>
        <w:t xml:space="preserve">Расчет </w:t>
      </w:r>
      <w:r w:rsidR="002F0D9C">
        <w:rPr>
          <w:rFonts w:ascii="Arial" w:eastAsiaTheme="majorEastAsia" w:hAnsi="Arial" w:cs="Arial"/>
          <w:szCs w:val="24"/>
        </w:rPr>
        <w:t xml:space="preserve">стоимости </w:t>
      </w:r>
      <w:r>
        <w:rPr>
          <w:rFonts w:ascii="Arial" w:eastAsiaTheme="majorEastAsia" w:hAnsi="Arial" w:cs="Arial"/>
          <w:szCs w:val="24"/>
        </w:rPr>
        <w:t xml:space="preserve">транспортировок, выполняемых собственным транспортом (списание ГСМ, фиксация фактического объема работ водителя), </w:t>
      </w:r>
      <w:r w:rsidR="009564A4">
        <w:rPr>
          <w:rFonts w:ascii="Arial" w:eastAsiaTheme="majorEastAsia" w:hAnsi="Arial" w:cs="Arial"/>
          <w:szCs w:val="24"/>
        </w:rPr>
        <w:t>описан</w:t>
      </w:r>
      <w:r>
        <w:rPr>
          <w:rFonts w:ascii="Arial" w:eastAsiaTheme="majorEastAsia" w:hAnsi="Arial" w:cs="Arial"/>
          <w:szCs w:val="24"/>
        </w:rPr>
        <w:t xml:space="preserve"> в процессе ПП-10.06.03-</w:t>
      </w:r>
      <w:r w:rsidRPr="009564A4">
        <w:rPr>
          <w:rFonts w:ascii="Arial" w:eastAsiaTheme="majorEastAsia" w:hAnsi="Arial" w:cs="Arial"/>
          <w:szCs w:val="24"/>
        </w:rPr>
        <w:t>ERP</w:t>
      </w:r>
      <w:r w:rsidRPr="00BC0030">
        <w:rPr>
          <w:rFonts w:ascii="Arial" w:eastAsiaTheme="majorEastAsia" w:hAnsi="Arial" w:cs="Arial"/>
          <w:szCs w:val="24"/>
        </w:rPr>
        <w:t xml:space="preserve"> </w:t>
      </w:r>
      <w:r>
        <w:rPr>
          <w:rFonts w:ascii="Arial" w:eastAsiaTheme="majorEastAsia" w:hAnsi="Arial" w:cs="Arial"/>
          <w:szCs w:val="24"/>
        </w:rPr>
        <w:t>«Выполнение транспортных работ и работ технологического транспорта».</w:t>
      </w:r>
    </w:p>
    <w:p w14:paraId="21BCB033" w14:textId="77777777" w:rsidR="00A152FB" w:rsidRPr="006D084D" w:rsidRDefault="00B9591F" w:rsidP="00916FAB">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C311E5">
        <w:rPr>
          <w:rFonts w:ascii="Arial" w:hAnsi="Arial" w:cs="Arial"/>
          <w:b/>
          <w:noProof/>
          <w:sz w:val="22"/>
        </w:rPr>
        <w:t>8</w:t>
      </w:r>
      <w:r w:rsidRPr="00916FAB">
        <w:rPr>
          <w:rFonts w:ascii="Arial" w:hAnsi="Arial" w:cs="Arial"/>
          <w:b/>
          <w:sz w:val="22"/>
        </w:rPr>
        <w:fldChar w:fldCharType="end"/>
      </w:r>
      <w:r w:rsidRPr="00916FAB">
        <w:rPr>
          <w:rFonts w:ascii="Arial" w:hAnsi="Arial" w:cs="Arial"/>
          <w:b/>
          <w:sz w:val="22"/>
        </w:rPr>
        <w:t>. Описание бизнес-процесса</w:t>
      </w:r>
      <w:r w:rsidR="000835FE" w:rsidRPr="000835FE">
        <w:rPr>
          <w:rFonts w:ascii="Arial" w:hAnsi="Arial" w:cs="Arial"/>
          <w:b/>
          <w:sz w:val="22"/>
        </w:rPr>
        <w:t xml:space="preserve"> </w:t>
      </w:r>
      <w:r w:rsidR="006D084D">
        <w:rPr>
          <w:rFonts w:ascii="Arial" w:hAnsi="Arial" w:cs="Arial"/>
          <w:b/>
          <w:sz w:val="22"/>
        </w:rPr>
        <w:t>ПП-10.06.0</w:t>
      </w:r>
      <w:r w:rsidR="008F143A">
        <w:rPr>
          <w:rFonts w:ascii="Arial" w:hAnsi="Arial" w:cs="Arial"/>
          <w:b/>
          <w:sz w:val="22"/>
        </w:rPr>
        <w:t>2</w:t>
      </w:r>
      <w:r w:rsidR="006D084D">
        <w:rPr>
          <w:rFonts w:ascii="Arial" w:hAnsi="Arial" w:cs="Arial"/>
          <w:b/>
          <w:sz w:val="22"/>
        </w:rPr>
        <w:t>-</w:t>
      </w:r>
      <w:r w:rsidR="006D084D">
        <w:rPr>
          <w:rFonts w:ascii="Arial" w:hAnsi="Arial" w:cs="Arial"/>
          <w:b/>
          <w:sz w:val="22"/>
          <w:lang w:val="en-US"/>
        </w:rPr>
        <w:t>ERP</w:t>
      </w:r>
      <w:r w:rsidR="006D084D" w:rsidRPr="006D084D">
        <w:rPr>
          <w:rFonts w:ascii="Arial" w:hAnsi="Arial" w:cs="Arial"/>
          <w:b/>
          <w:sz w:val="22"/>
        </w:rPr>
        <w:t xml:space="preserve"> </w:t>
      </w:r>
      <w:r w:rsidR="006D084D">
        <w:rPr>
          <w:rFonts w:ascii="Arial" w:hAnsi="Arial" w:cs="Arial"/>
          <w:b/>
          <w:sz w:val="22"/>
        </w:rPr>
        <w:t xml:space="preserve">«Оперативное </w:t>
      </w:r>
      <w:r w:rsidR="00424ACE">
        <w:rPr>
          <w:rFonts w:ascii="Arial" w:hAnsi="Arial" w:cs="Arial"/>
          <w:b/>
          <w:sz w:val="22"/>
        </w:rPr>
        <w:t>управление транспортировкой</w:t>
      </w:r>
      <w:r w:rsidR="006D084D">
        <w:rPr>
          <w:rFonts w:ascii="Arial" w:hAnsi="Arial" w:cs="Arial"/>
          <w:b/>
          <w:sz w:val="22"/>
        </w:rPr>
        <w:t>»</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89502E" w:rsidRPr="00BE014D" w14:paraId="45D84CC7" w14:textId="77777777" w:rsidTr="00BE014D">
        <w:trPr>
          <w:cantSplit/>
          <w:trHeight w:val="396"/>
          <w:tblHeader/>
        </w:trPr>
        <w:tc>
          <w:tcPr>
            <w:tcW w:w="2962" w:type="dxa"/>
            <w:shd w:val="clear" w:color="auto" w:fill="FFC000"/>
          </w:tcPr>
          <w:p w14:paraId="5EC05B1C" w14:textId="77777777" w:rsidR="0089502E" w:rsidRPr="00BE014D" w:rsidRDefault="0089502E" w:rsidP="0089502E">
            <w:pPr>
              <w:rPr>
                <w:rFonts w:ascii="Arial" w:hAnsi="Arial" w:cs="Arial"/>
                <w:sz w:val="20"/>
                <w:szCs w:val="20"/>
              </w:rPr>
            </w:pPr>
            <w:r w:rsidRPr="00BE014D">
              <w:rPr>
                <w:rFonts w:ascii="Arial" w:hAnsi="Arial" w:cs="Arial"/>
                <w:sz w:val="20"/>
                <w:szCs w:val="20"/>
              </w:rPr>
              <w:t>Код бизнес-процесса</w:t>
            </w:r>
          </w:p>
        </w:tc>
        <w:tc>
          <w:tcPr>
            <w:tcW w:w="7229" w:type="dxa"/>
            <w:vAlign w:val="bottom"/>
          </w:tcPr>
          <w:p w14:paraId="14741F0F" w14:textId="77777777" w:rsidR="0089502E" w:rsidRPr="001A5CB7" w:rsidRDefault="008F0A2B" w:rsidP="0089502E">
            <w:pPr>
              <w:jc w:val="left"/>
              <w:rPr>
                <w:rFonts w:ascii="Arial" w:hAnsi="Arial" w:cs="Arial"/>
                <w:color w:val="000000"/>
                <w:sz w:val="20"/>
                <w:szCs w:val="20"/>
                <w:lang w:eastAsia="ru-RU"/>
              </w:rPr>
            </w:pPr>
            <w:r>
              <w:rPr>
                <w:rFonts w:ascii="Arial" w:hAnsi="Arial" w:cs="Arial"/>
                <w:color w:val="000000"/>
                <w:sz w:val="20"/>
                <w:szCs w:val="20"/>
                <w:lang w:eastAsia="ru-RU"/>
              </w:rPr>
              <w:t>ПП</w:t>
            </w:r>
            <w:r w:rsidR="001A5CB7">
              <w:rPr>
                <w:rFonts w:ascii="Arial" w:hAnsi="Arial" w:cs="Arial"/>
                <w:color w:val="000000"/>
                <w:sz w:val="20"/>
                <w:szCs w:val="20"/>
                <w:lang w:eastAsia="ru-RU"/>
              </w:rPr>
              <w:t>-10</w:t>
            </w:r>
            <w:r w:rsidR="001A5CB7">
              <w:rPr>
                <w:rFonts w:ascii="Arial" w:hAnsi="Arial" w:cs="Arial"/>
                <w:color w:val="000000"/>
                <w:sz w:val="20"/>
                <w:szCs w:val="20"/>
                <w:lang w:val="en-US" w:eastAsia="ru-RU"/>
              </w:rPr>
              <w:t>.06.02-ERP</w:t>
            </w:r>
            <w:r w:rsidR="001A5CB7">
              <w:rPr>
                <w:rFonts w:ascii="Arial" w:hAnsi="Arial" w:cs="Arial"/>
                <w:color w:val="000000"/>
                <w:sz w:val="20"/>
                <w:szCs w:val="20"/>
                <w:lang w:eastAsia="ru-RU"/>
              </w:rPr>
              <w:t>.</w:t>
            </w:r>
          </w:p>
        </w:tc>
      </w:tr>
      <w:tr w:rsidR="0089502E" w:rsidRPr="00BE014D" w14:paraId="19C9FF13" w14:textId="77777777" w:rsidTr="00BE014D">
        <w:trPr>
          <w:cantSplit/>
          <w:trHeight w:val="290"/>
        </w:trPr>
        <w:tc>
          <w:tcPr>
            <w:tcW w:w="2962" w:type="dxa"/>
            <w:shd w:val="clear" w:color="auto" w:fill="FFC000"/>
          </w:tcPr>
          <w:p w14:paraId="16064F54" w14:textId="77777777" w:rsidR="0089502E" w:rsidRPr="00BE014D" w:rsidRDefault="0089502E" w:rsidP="0089502E">
            <w:pPr>
              <w:rPr>
                <w:rFonts w:ascii="Arial" w:hAnsi="Arial" w:cs="Arial"/>
                <w:sz w:val="20"/>
                <w:szCs w:val="20"/>
              </w:rPr>
            </w:pPr>
            <w:r w:rsidRPr="00BE014D">
              <w:rPr>
                <w:rFonts w:ascii="Arial" w:hAnsi="Arial" w:cs="Arial"/>
                <w:sz w:val="20"/>
                <w:szCs w:val="20"/>
              </w:rPr>
              <w:t>Цель бизнес-процесса</w:t>
            </w:r>
          </w:p>
        </w:tc>
        <w:tc>
          <w:tcPr>
            <w:tcW w:w="7229" w:type="dxa"/>
            <w:vAlign w:val="bottom"/>
          </w:tcPr>
          <w:p w14:paraId="0B1E059D" w14:textId="77777777" w:rsidR="0089502E" w:rsidRPr="001A5CB7" w:rsidRDefault="001A5CB7" w:rsidP="0089502E">
            <w:pPr>
              <w:jc w:val="left"/>
              <w:rPr>
                <w:rFonts w:ascii="Arial" w:hAnsi="Arial" w:cs="Arial"/>
                <w:color w:val="000000"/>
                <w:sz w:val="20"/>
                <w:szCs w:val="20"/>
                <w:lang w:eastAsia="ru-RU"/>
              </w:rPr>
            </w:pPr>
            <w:r>
              <w:rPr>
                <w:rFonts w:ascii="Arial" w:hAnsi="Arial" w:cs="Arial"/>
                <w:color w:val="000000"/>
                <w:sz w:val="20"/>
                <w:szCs w:val="20"/>
                <w:lang w:eastAsia="ru-RU"/>
              </w:rPr>
              <w:t xml:space="preserve">Оперативное </w:t>
            </w:r>
            <w:r w:rsidR="00424ACE">
              <w:rPr>
                <w:rFonts w:ascii="Arial" w:hAnsi="Arial" w:cs="Arial"/>
                <w:color w:val="000000"/>
                <w:sz w:val="20"/>
                <w:szCs w:val="20"/>
                <w:lang w:eastAsia="ru-RU"/>
              </w:rPr>
              <w:t>управление транспортировкой</w:t>
            </w:r>
            <w:r>
              <w:rPr>
                <w:rFonts w:ascii="Arial" w:hAnsi="Arial" w:cs="Arial"/>
                <w:color w:val="000000"/>
                <w:sz w:val="20"/>
                <w:szCs w:val="20"/>
                <w:lang w:eastAsia="ru-RU"/>
              </w:rPr>
              <w:t>.</w:t>
            </w:r>
          </w:p>
        </w:tc>
      </w:tr>
      <w:tr w:rsidR="0089502E" w:rsidRPr="00BE014D" w14:paraId="2D9ACB93" w14:textId="77777777" w:rsidTr="00BE014D">
        <w:trPr>
          <w:cantSplit/>
          <w:trHeight w:val="290"/>
        </w:trPr>
        <w:tc>
          <w:tcPr>
            <w:tcW w:w="2962" w:type="dxa"/>
            <w:shd w:val="clear" w:color="auto" w:fill="FFC000"/>
          </w:tcPr>
          <w:p w14:paraId="754B47BA" w14:textId="77777777" w:rsidR="0089502E" w:rsidRPr="00BE014D" w:rsidRDefault="0089502E" w:rsidP="0089502E">
            <w:pPr>
              <w:rPr>
                <w:rFonts w:ascii="Arial" w:hAnsi="Arial" w:cs="Arial"/>
                <w:sz w:val="20"/>
                <w:szCs w:val="20"/>
              </w:rPr>
            </w:pPr>
            <w:r w:rsidRPr="00BE014D">
              <w:rPr>
                <w:rFonts w:ascii="Arial" w:hAnsi="Arial" w:cs="Arial"/>
                <w:sz w:val="20"/>
                <w:szCs w:val="20"/>
              </w:rPr>
              <w:t>Периодичность</w:t>
            </w:r>
          </w:p>
        </w:tc>
        <w:tc>
          <w:tcPr>
            <w:tcW w:w="7229" w:type="dxa"/>
            <w:vAlign w:val="bottom"/>
          </w:tcPr>
          <w:p w14:paraId="640BA3E1" w14:textId="77777777" w:rsidR="0089502E" w:rsidRPr="00BE014D" w:rsidRDefault="001A5CB7" w:rsidP="0089502E">
            <w:pPr>
              <w:jc w:val="left"/>
              <w:rPr>
                <w:rFonts w:ascii="Arial" w:hAnsi="Arial" w:cs="Arial"/>
                <w:color w:val="000000"/>
                <w:sz w:val="20"/>
                <w:szCs w:val="20"/>
                <w:lang w:eastAsia="ru-RU"/>
              </w:rPr>
            </w:pPr>
            <w:r>
              <w:rPr>
                <w:rFonts w:ascii="Arial" w:hAnsi="Arial" w:cs="Arial"/>
                <w:sz w:val="20"/>
                <w:szCs w:val="20"/>
              </w:rPr>
              <w:t>Ежедневно.</w:t>
            </w:r>
          </w:p>
        </w:tc>
      </w:tr>
      <w:tr w:rsidR="0089502E" w:rsidRPr="00BE014D" w14:paraId="7986CA5A" w14:textId="77777777" w:rsidTr="00BE014D">
        <w:trPr>
          <w:cantSplit/>
          <w:trHeight w:val="293"/>
        </w:trPr>
        <w:tc>
          <w:tcPr>
            <w:tcW w:w="2962" w:type="dxa"/>
            <w:shd w:val="clear" w:color="auto" w:fill="FFC000"/>
          </w:tcPr>
          <w:p w14:paraId="2680A244" w14:textId="77777777" w:rsidR="0089502E" w:rsidRPr="00BE014D" w:rsidRDefault="0089502E" w:rsidP="007A0A95">
            <w:pPr>
              <w:jc w:val="left"/>
              <w:rPr>
                <w:rFonts w:ascii="Arial" w:hAnsi="Arial" w:cs="Arial"/>
                <w:sz w:val="20"/>
                <w:szCs w:val="20"/>
              </w:rPr>
            </w:pPr>
            <w:r w:rsidRPr="00BE014D">
              <w:rPr>
                <w:rFonts w:ascii="Arial" w:hAnsi="Arial" w:cs="Arial"/>
                <w:sz w:val="20"/>
                <w:szCs w:val="20"/>
              </w:rPr>
              <w:t>Предваряющие связанные процессы</w:t>
            </w:r>
          </w:p>
        </w:tc>
        <w:tc>
          <w:tcPr>
            <w:tcW w:w="7229" w:type="dxa"/>
            <w:vAlign w:val="bottom"/>
          </w:tcPr>
          <w:p w14:paraId="2FDDD8B4" w14:textId="4E7B7FC8" w:rsidR="0089502E" w:rsidRPr="00E37D05" w:rsidRDefault="0089502E" w:rsidP="0089502E">
            <w:pPr>
              <w:jc w:val="left"/>
              <w:rPr>
                <w:rFonts w:ascii="Arial" w:hAnsi="Arial" w:cs="Arial"/>
                <w:sz w:val="20"/>
                <w:szCs w:val="20"/>
                <w:lang w:eastAsia="ru-RU"/>
              </w:rPr>
            </w:pPr>
          </w:p>
          <w:p w14:paraId="6CCF4E99" w14:textId="77777777" w:rsidR="00E37D05" w:rsidRPr="00E37D05" w:rsidRDefault="00E37D05" w:rsidP="0089502E">
            <w:pPr>
              <w:jc w:val="left"/>
              <w:rPr>
                <w:rFonts w:ascii="Arial" w:hAnsi="Arial" w:cs="Arial"/>
                <w:sz w:val="20"/>
                <w:szCs w:val="20"/>
                <w:lang w:eastAsia="ru-RU"/>
              </w:rPr>
            </w:pPr>
            <w:r w:rsidRPr="00E37D05">
              <w:rPr>
                <w:rFonts w:ascii="Arial" w:hAnsi="Arial" w:cs="Arial"/>
                <w:sz w:val="20"/>
                <w:szCs w:val="20"/>
                <w:lang w:eastAsia="ru-RU"/>
              </w:rPr>
              <w:t>ПП-10.06.03-ERP Выполнение транспортных работ и работ технологического транспорта</w:t>
            </w:r>
            <w:r>
              <w:rPr>
                <w:rFonts w:ascii="Arial" w:hAnsi="Arial" w:cs="Arial"/>
                <w:sz w:val="20"/>
                <w:szCs w:val="20"/>
                <w:lang w:eastAsia="ru-RU"/>
              </w:rPr>
              <w:t>;</w:t>
            </w:r>
          </w:p>
          <w:p w14:paraId="68074249" w14:textId="77777777" w:rsidR="001F154C" w:rsidRPr="00BE014D" w:rsidRDefault="001F154C" w:rsidP="0089502E">
            <w:pPr>
              <w:jc w:val="left"/>
              <w:rPr>
                <w:rFonts w:ascii="Arial" w:hAnsi="Arial" w:cs="Arial"/>
                <w:color w:val="000000"/>
                <w:sz w:val="20"/>
                <w:szCs w:val="20"/>
                <w:lang w:eastAsia="ru-RU"/>
              </w:rPr>
            </w:pPr>
          </w:p>
        </w:tc>
      </w:tr>
      <w:tr w:rsidR="0089502E" w:rsidRPr="00BE014D" w14:paraId="6483289F" w14:textId="77777777" w:rsidTr="00BE014D">
        <w:trPr>
          <w:cantSplit/>
          <w:trHeight w:val="293"/>
        </w:trPr>
        <w:tc>
          <w:tcPr>
            <w:tcW w:w="2962" w:type="dxa"/>
            <w:shd w:val="clear" w:color="auto" w:fill="FFC000"/>
          </w:tcPr>
          <w:p w14:paraId="430DC4BF" w14:textId="77777777" w:rsidR="0089502E" w:rsidRPr="00BE014D" w:rsidRDefault="0089502E" w:rsidP="007A0A95">
            <w:pPr>
              <w:jc w:val="left"/>
              <w:rPr>
                <w:rFonts w:ascii="Arial" w:hAnsi="Arial" w:cs="Arial"/>
                <w:sz w:val="20"/>
                <w:szCs w:val="20"/>
              </w:rPr>
            </w:pPr>
            <w:r w:rsidRPr="00BE014D">
              <w:rPr>
                <w:rFonts w:ascii="Arial" w:hAnsi="Arial" w:cs="Arial"/>
                <w:sz w:val="20"/>
                <w:szCs w:val="20"/>
              </w:rPr>
              <w:t>Последующие связанные процессы</w:t>
            </w:r>
          </w:p>
        </w:tc>
        <w:tc>
          <w:tcPr>
            <w:tcW w:w="7229" w:type="dxa"/>
            <w:vAlign w:val="bottom"/>
          </w:tcPr>
          <w:p w14:paraId="0241BC84" w14:textId="77777777" w:rsidR="0089502E" w:rsidRDefault="001A5CB7" w:rsidP="0089502E">
            <w:pPr>
              <w:jc w:val="left"/>
              <w:rPr>
                <w:rFonts w:ascii="Arial" w:hAnsi="Arial" w:cs="Arial"/>
                <w:sz w:val="20"/>
                <w:szCs w:val="20"/>
                <w:lang w:eastAsia="ru-RU"/>
              </w:rPr>
            </w:pPr>
            <w:r>
              <w:rPr>
                <w:rFonts w:ascii="Arial" w:hAnsi="Arial" w:cs="Arial"/>
                <w:sz w:val="20"/>
                <w:szCs w:val="20"/>
                <w:lang w:eastAsia="ru-RU"/>
              </w:rPr>
              <w:t>ПП-10.06.03-</w:t>
            </w:r>
            <w:r>
              <w:rPr>
                <w:rFonts w:ascii="Arial" w:hAnsi="Arial" w:cs="Arial"/>
                <w:sz w:val="20"/>
                <w:szCs w:val="20"/>
                <w:lang w:val="en-US" w:eastAsia="ru-RU"/>
              </w:rPr>
              <w:t>ERP</w:t>
            </w:r>
            <w:r>
              <w:rPr>
                <w:rFonts w:ascii="Arial" w:hAnsi="Arial" w:cs="Arial"/>
                <w:sz w:val="20"/>
                <w:szCs w:val="20"/>
                <w:lang w:eastAsia="ru-RU"/>
              </w:rPr>
              <w:t xml:space="preserve"> Выполнение транспортных работ и работ технологического транспорта;</w:t>
            </w:r>
          </w:p>
          <w:p w14:paraId="2EE9C15C" w14:textId="77777777" w:rsidR="001A5CB7" w:rsidRDefault="001A5CB7" w:rsidP="0089502E">
            <w:pPr>
              <w:jc w:val="left"/>
              <w:rPr>
                <w:rFonts w:ascii="Arial" w:hAnsi="Arial" w:cs="Arial"/>
                <w:sz w:val="20"/>
                <w:szCs w:val="20"/>
                <w:lang w:eastAsia="ru-RU"/>
              </w:rPr>
            </w:pPr>
            <w:r>
              <w:rPr>
                <w:rFonts w:ascii="Arial" w:hAnsi="Arial" w:cs="Arial"/>
                <w:sz w:val="20"/>
                <w:szCs w:val="20"/>
                <w:lang w:eastAsia="ru-RU"/>
              </w:rPr>
              <w:t>ПП-10.04.05-</w:t>
            </w:r>
            <w:r>
              <w:rPr>
                <w:rFonts w:ascii="Arial" w:hAnsi="Arial" w:cs="Arial"/>
                <w:sz w:val="20"/>
                <w:szCs w:val="20"/>
                <w:lang w:val="en-US" w:eastAsia="ru-RU"/>
              </w:rPr>
              <w:t>ERP</w:t>
            </w:r>
            <w:r w:rsidRPr="001A5CB7">
              <w:rPr>
                <w:rFonts w:ascii="Arial" w:hAnsi="Arial" w:cs="Arial"/>
                <w:sz w:val="20"/>
                <w:szCs w:val="20"/>
                <w:lang w:eastAsia="ru-RU"/>
              </w:rPr>
              <w:t xml:space="preserve"> </w:t>
            </w:r>
            <w:r>
              <w:rPr>
                <w:rFonts w:ascii="Arial" w:hAnsi="Arial" w:cs="Arial"/>
                <w:sz w:val="20"/>
                <w:szCs w:val="20"/>
                <w:lang w:eastAsia="ru-RU"/>
              </w:rPr>
              <w:t>Управление обязательствами по закупке работ и услуг;</w:t>
            </w:r>
          </w:p>
          <w:p w14:paraId="58ABC31C" w14:textId="77777777" w:rsidR="001A5CB7" w:rsidRDefault="001A5CB7" w:rsidP="0089502E">
            <w:pPr>
              <w:jc w:val="left"/>
              <w:rPr>
                <w:rFonts w:ascii="Arial" w:hAnsi="Arial" w:cs="Arial"/>
                <w:sz w:val="20"/>
                <w:szCs w:val="20"/>
                <w:lang w:eastAsia="ru-RU"/>
              </w:rPr>
            </w:pPr>
            <w:r>
              <w:rPr>
                <w:rFonts w:ascii="Arial" w:hAnsi="Arial" w:cs="Arial"/>
                <w:sz w:val="20"/>
                <w:szCs w:val="20"/>
                <w:lang w:eastAsia="ru-RU"/>
              </w:rPr>
              <w:lastRenderedPageBreak/>
              <w:t>ПП-10.08.06.03-</w:t>
            </w:r>
            <w:r>
              <w:rPr>
                <w:rFonts w:ascii="Arial" w:hAnsi="Arial" w:cs="Arial"/>
                <w:sz w:val="20"/>
                <w:szCs w:val="20"/>
                <w:lang w:val="en-US" w:eastAsia="ru-RU"/>
              </w:rPr>
              <w:t>ERP</w:t>
            </w:r>
            <w:r w:rsidRPr="001A5CB7">
              <w:rPr>
                <w:rFonts w:ascii="Arial" w:hAnsi="Arial" w:cs="Arial"/>
                <w:sz w:val="20"/>
                <w:szCs w:val="20"/>
                <w:lang w:eastAsia="ru-RU"/>
              </w:rPr>
              <w:t xml:space="preserve"> </w:t>
            </w:r>
            <w:r>
              <w:rPr>
                <w:rFonts w:ascii="Arial" w:hAnsi="Arial" w:cs="Arial"/>
                <w:sz w:val="20"/>
                <w:szCs w:val="20"/>
                <w:lang w:eastAsia="ru-RU"/>
              </w:rPr>
              <w:t>Управление обязательствами по реализации услуг;</w:t>
            </w:r>
          </w:p>
          <w:p w14:paraId="5068EE19" w14:textId="77777777" w:rsidR="001A5CB7" w:rsidRPr="001A5CB7" w:rsidRDefault="001A5CB7" w:rsidP="0089502E">
            <w:pPr>
              <w:jc w:val="left"/>
              <w:rPr>
                <w:rFonts w:ascii="Arial" w:hAnsi="Arial" w:cs="Arial"/>
                <w:color w:val="000000"/>
                <w:sz w:val="20"/>
                <w:szCs w:val="20"/>
                <w:lang w:eastAsia="ru-RU"/>
              </w:rPr>
            </w:pPr>
          </w:p>
        </w:tc>
      </w:tr>
      <w:tr w:rsidR="0089502E" w:rsidRPr="00BE014D" w14:paraId="33E35E5B" w14:textId="77777777" w:rsidTr="00BE014D">
        <w:trPr>
          <w:cantSplit/>
          <w:trHeight w:val="293"/>
        </w:trPr>
        <w:tc>
          <w:tcPr>
            <w:tcW w:w="2962" w:type="dxa"/>
            <w:shd w:val="clear" w:color="auto" w:fill="FFC000"/>
          </w:tcPr>
          <w:p w14:paraId="16BA390D" w14:textId="77777777" w:rsidR="0089502E" w:rsidRPr="00BE014D" w:rsidRDefault="0089502E" w:rsidP="0089502E">
            <w:pPr>
              <w:rPr>
                <w:rFonts w:ascii="Arial" w:hAnsi="Arial" w:cs="Arial"/>
                <w:sz w:val="20"/>
                <w:szCs w:val="20"/>
              </w:rPr>
            </w:pPr>
            <w:r w:rsidRPr="00BE014D">
              <w:rPr>
                <w:rFonts w:ascii="Arial" w:hAnsi="Arial" w:cs="Arial"/>
                <w:sz w:val="20"/>
                <w:szCs w:val="20"/>
              </w:rPr>
              <w:lastRenderedPageBreak/>
              <w:t>Входящие данные</w:t>
            </w:r>
          </w:p>
        </w:tc>
        <w:tc>
          <w:tcPr>
            <w:tcW w:w="7229" w:type="dxa"/>
            <w:vAlign w:val="bottom"/>
          </w:tcPr>
          <w:p w14:paraId="012B60AC" w14:textId="77777777" w:rsidR="006D0D9C" w:rsidRDefault="006D0D9C" w:rsidP="0089502E">
            <w:pPr>
              <w:jc w:val="left"/>
              <w:rPr>
                <w:rFonts w:ascii="Arial" w:hAnsi="Arial" w:cs="Arial"/>
                <w:sz w:val="20"/>
                <w:szCs w:val="20"/>
                <w:lang w:eastAsia="ru-RU"/>
              </w:rPr>
            </w:pPr>
            <w:r w:rsidRPr="006D0D9C">
              <w:rPr>
                <w:rFonts w:ascii="Arial" w:hAnsi="Arial" w:cs="Arial"/>
                <w:sz w:val="20"/>
                <w:szCs w:val="20"/>
                <w:lang w:eastAsia="ru-RU"/>
              </w:rPr>
              <w:t>План работ технологического и пассажирского транспорта</w:t>
            </w:r>
          </w:p>
          <w:p w14:paraId="3B11C5F0" w14:textId="27F30788" w:rsidR="00E37D05" w:rsidRPr="00E37D05" w:rsidRDefault="006D0D9C" w:rsidP="0089502E">
            <w:pPr>
              <w:jc w:val="left"/>
              <w:rPr>
                <w:rFonts w:ascii="Arial" w:hAnsi="Arial" w:cs="Arial"/>
                <w:color w:val="000000"/>
                <w:sz w:val="20"/>
                <w:szCs w:val="20"/>
                <w:lang w:eastAsia="ru-RU"/>
              </w:rPr>
            </w:pPr>
            <w:r w:rsidRPr="006D0D9C">
              <w:rPr>
                <w:rFonts w:ascii="Arial" w:hAnsi="Arial" w:cs="Arial"/>
                <w:sz w:val="20"/>
                <w:szCs w:val="20"/>
                <w:lang w:eastAsia="ru-RU"/>
              </w:rPr>
              <w:t>Ресурсный план</w:t>
            </w:r>
          </w:p>
        </w:tc>
      </w:tr>
      <w:tr w:rsidR="0089502E" w:rsidRPr="00BE014D" w14:paraId="67E41BAD" w14:textId="77777777" w:rsidTr="00BE014D">
        <w:trPr>
          <w:cantSplit/>
          <w:trHeight w:val="293"/>
        </w:trPr>
        <w:tc>
          <w:tcPr>
            <w:tcW w:w="2962" w:type="dxa"/>
            <w:shd w:val="clear" w:color="auto" w:fill="FFC000"/>
          </w:tcPr>
          <w:p w14:paraId="34A79E8E" w14:textId="77777777" w:rsidR="0089502E" w:rsidRPr="00BE014D" w:rsidRDefault="0089502E" w:rsidP="0089502E">
            <w:pPr>
              <w:rPr>
                <w:rFonts w:ascii="Arial" w:hAnsi="Arial" w:cs="Arial"/>
                <w:sz w:val="20"/>
                <w:szCs w:val="20"/>
              </w:rPr>
            </w:pPr>
            <w:r w:rsidRPr="00BE014D">
              <w:rPr>
                <w:rFonts w:ascii="Arial" w:hAnsi="Arial" w:cs="Arial"/>
                <w:sz w:val="20"/>
                <w:szCs w:val="20"/>
              </w:rPr>
              <w:t>Исходящие данные</w:t>
            </w:r>
          </w:p>
        </w:tc>
        <w:tc>
          <w:tcPr>
            <w:tcW w:w="7229" w:type="dxa"/>
            <w:vAlign w:val="bottom"/>
          </w:tcPr>
          <w:p w14:paraId="1D7A6ABB" w14:textId="642BDB7E" w:rsidR="003B7A25" w:rsidRDefault="00874BB6" w:rsidP="0089502E">
            <w:pPr>
              <w:jc w:val="left"/>
              <w:rPr>
                <w:rFonts w:ascii="Arial" w:hAnsi="Arial" w:cs="Arial"/>
                <w:sz w:val="20"/>
                <w:szCs w:val="20"/>
                <w:lang w:eastAsia="ru-RU"/>
              </w:rPr>
            </w:pPr>
            <w:r>
              <w:rPr>
                <w:rFonts w:ascii="Arial" w:hAnsi="Arial" w:cs="Arial"/>
                <w:sz w:val="20"/>
                <w:szCs w:val="20"/>
                <w:lang w:eastAsia="ru-RU"/>
              </w:rPr>
              <w:t xml:space="preserve">Пакет первичных </w:t>
            </w:r>
            <w:r w:rsidR="003B7A25">
              <w:rPr>
                <w:rFonts w:ascii="Arial" w:hAnsi="Arial" w:cs="Arial"/>
                <w:sz w:val="20"/>
                <w:szCs w:val="20"/>
                <w:lang w:eastAsia="ru-RU"/>
              </w:rPr>
              <w:t>документов;</w:t>
            </w:r>
          </w:p>
          <w:p w14:paraId="7C5D43CC" w14:textId="77777777" w:rsidR="0089502E" w:rsidRPr="00874BB6" w:rsidRDefault="003B7A25" w:rsidP="0089502E">
            <w:pPr>
              <w:jc w:val="left"/>
              <w:rPr>
                <w:rFonts w:ascii="Arial" w:hAnsi="Arial" w:cs="Arial"/>
                <w:sz w:val="20"/>
                <w:szCs w:val="20"/>
                <w:lang w:eastAsia="ru-RU"/>
              </w:rPr>
            </w:pPr>
            <w:r>
              <w:rPr>
                <w:rFonts w:ascii="Arial" w:hAnsi="Arial" w:cs="Arial"/>
                <w:sz w:val="20"/>
                <w:szCs w:val="20"/>
                <w:lang w:eastAsia="ru-RU"/>
              </w:rPr>
              <w:t>Акт</w:t>
            </w:r>
            <w:r w:rsidR="00E37D05" w:rsidRPr="00874BB6">
              <w:rPr>
                <w:rFonts w:ascii="Arial" w:hAnsi="Arial" w:cs="Arial"/>
                <w:sz w:val="20"/>
                <w:szCs w:val="20"/>
                <w:lang w:eastAsia="ru-RU"/>
              </w:rPr>
              <w:t xml:space="preserve"> выполненных работ, услуг</w:t>
            </w:r>
            <w:r w:rsidR="00874BB6">
              <w:rPr>
                <w:rFonts w:ascii="Arial" w:hAnsi="Arial" w:cs="Arial"/>
                <w:sz w:val="20"/>
                <w:szCs w:val="20"/>
                <w:lang w:eastAsia="ru-RU"/>
              </w:rPr>
              <w:t>;</w:t>
            </w:r>
          </w:p>
          <w:p w14:paraId="20FEEE56" w14:textId="77777777" w:rsidR="00E37D05" w:rsidRPr="00874BB6" w:rsidRDefault="00E37D05" w:rsidP="0089502E">
            <w:pPr>
              <w:jc w:val="left"/>
              <w:rPr>
                <w:rFonts w:ascii="Arial" w:hAnsi="Arial" w:cs="Arial"/>
                <w:sz w:val="20"/>
                <w:szCs w:val="20"/>
                <w:lang w:eastAsia="ru-RU"/>
              </w:rPr>
            </w:pPr>
            <w:r w:rsidRPr="00874BB6">
              <w:rPr>
                <w:rFonts w:ascii="Arial" w:hAnsi="Arial" w:cs="Arial"/>
                <w:sz w:val="20"/>
                <w:szCs w:val="20"/>
                <w:lang w:eastAsia="ru-RU"/>
              </w:rPr>
              <w:t>Таксировка транспортировки</w:t>
            </w:r>
            <w:r w:rsidR="00874BB6">
              <w:rPr>
                <w:rFonts w:ascii="Arial" w:hAnsi="Arial" w:cs="Arial"/>
                <w:sz w:val="20"/>
                <w:szCs w:val="20"/>
                <w:lang w:eastAsia="ru-RU"/>
              </w:rPr>
              <w:t>;</w:t>
            </w:r>
          </w:p>
          <w:p w14:paraId="6F5D4319" w14:textId="414107E4" w:rsidR="00874BB6" w:rsidRPr="00874BB6" w:rsidRDefault="00C93E05" w:rsidP="0089502E">
            <w:pPr>
              <w:jc w:val="left"/>
              <w:rPr>
                <w:noProof/>
                <w:szCs w:val="24"/>
              </w:rPr>
            </w:pPr>
            <w:r>
              <w:rPr>
                <w:rFonts w:ascii="Arial" w:hAnsi="Arial" w:cs="Arial"/>
                <w:sz w:val="20"/>
                <w:szCs w:val="20"/>
                <w:lang w:eastAsia="ru-RU"/>
              </w:rPr>
              <w:t>Фрахтовый заказ</w:t>
            </w:r>
            <w:r w:rsidR="00874BB6">
              <w:rPr>
                <w:rFonts w:ascii="Arial" w:hAnsi="Arial" w:cs="Arial"/>
                <w:sz w:val="20"/>
                <w:szCs w:val="20"/>
                <w:lang w:eastAsia="ru-RU"/>
              </w:rPr>
              <w:t>;</w:t>
            </w:r>
          </w:p>
        </w:tc>
      </w:tr>
    </w:tbl>
    <w:p w14:paraId="5DA59930" w14:textId="77777777" w:rsidR="00AC5E72" w:rsidRPr="00116335" w:rsidRDefault="00AC5E72" w:rsidP="00B61C4B">
      <w:pPr>
        <w:rPr>
          <w:rFonts w:ascii="Arial" w:eastAsia="Calibri" w:hAnsi="Arial" w:cs="Arial"/>
          <w:i/>
          <w:color w:val="808080" w:themeColor="background1" w:themeShade="80"/>
        </w:rPr>
      </w:pPr>
    </w:p>
    <w:p w14:paraId="34F2AB84" w14:textId="77777777" w:rsidR="00AC5E72" w:rsidRDefault="00AC5E72" w:rsidP="00AC5E72">
      <w:pPr>
        <w:rPr>
          <w:rFonts w:ascii="Arial" w:hAnsi="Arial" w:cs="Arial"/>
          <w:szCs w:val="24"/>
        </w:rPr>
      </w:pPr>
      <w:r>
        <w:rPr>
          <w:rFonts w:ascii="Arial" w:hAnsi="Arial" w:cs="Arial"/>
          <w:szCs w:val="24"/>
        </w:rPr>
        <w:t xml:space="preserve">Ссылка на схемы </w:t>
      </w:r>
      <w:r>
        <w:rPr>
          <w:rFonts w:ascii="Arial" w:hAnsi="Arial" w:cs="Arial"/>
          <w:szCs w:val="24"/>
          <w:lang w:val="en-US"/>
        </w:rPr>
        <w:t>Aris</w:t>
      </w:r>
      <w:r w:rsidRPr="003B3466">
        <w:rPr>
          <w:rFonts w:ascii="Arial" w:hAnsi="Arial" w:cs="Arial"/>
          <w:szCs w:val="24"/>
        </w:rPr>
        <w:t xml:space="preserve">: </w:t>
      </w:r>
    </w:p>
    <w:p w14:paraId="5CAAC211" w14:textId="77777777" w:rsidR="00AC5E72" w:rsidRDefault="000917EE" w:rsidP="00AC5E72">
      <w:pPr>
        <w:jc w:val="left"/>
        <w:rPr>
          <w:rFonts w:ascii="Arial" w:hAnsi="Arial" w:cs="Arial"/>
          <w:szCs w:val="24"/>
        </w:rPr>
      </w:pPr>
      <w:hyperlink r:id="rId21" w:history="1">
        <w:r w:rsidR="005555A2">
          <w:rPr>
            <w:rStyle w:val="a8"/>
            <w:rFonts w:ascii="Arial" w:hAnsi="Arial" w:cs="Arial"/>
            <w:szCs w:val="24"/>
          </w:rPr>
          <w:t>http://portal.polyus.com/ERP/ERPDocuments/05_Бизнес-процессы/Целевые схемы БП/МТО/Транспортная логистика</w:t>
        </w:r>
      </w:hyperlink>
    </w:p>
    <w:p w14:paraId="1DE3DB39" w14:textId="77777777" w:rsidR="001D0E99" w:rsidRDefault="001D0E99" w:rsidP="00877660">
      <w:pPr>
        <w:rPr>
          <w:rFonts w:ascii="Arial" w:eastAsia="Calibri" w:hAnsi="Arial" w:cs="Arial"/>
          <w:i/>
          <w:color w:val="808080" w:themeColor="background1" w:themeShade="80"/>
        </w:rPr>
      </w:pPr>
    </w:p>
    <w:p w14:paraId="495DD367" w14:textId="77777777" w:rsidR="000835FE" w:rsidRDefault="000835FE" w:rsidP="000835FE">
      <w:pPr>
        <w:pStyle w:val="31"/>
        <w:numPr>
          <w:ilvl w:val="2"/>
          <w:numId w:val="8"/>
        </w:numPr>
        <w:rPr>
          <w:caps/>
        </w:rPr>
      </w:pPr>
      <w:bookmarkStart w:id="437" w:name="_Toc520705032"/>
      <w:bookmarkStart w:id="438" w:name="_Toc523837282"/>
      <w:bookmarkStart w:id="439" w:name="_Toc65146846"/>
      <w:r w:rsidRPr="000835FE">
        <w:rPr>
          <w:caps/>
        </w:rPr>
        <w:t xml:space="preserve">Описание бизнес-процесса </w:t>
      </w:r>
      <w:r w:rsidR="00DB59F5">
        <w:rPr>
          <w:caps/>
        </w:rPr>
        <w:t>ПП-10.06.03-</w:t>
      </w:r>
      <w:r w:rsidR="00DB59F5">
        <w:rPr>
          <w:caps/>
          <w:lang w:val="en-US"/>
        </w:rPr>
        <w:t>ERP</w:t>
      </w:r>
      <w:r w:rsidR="00DB59F5">
        <w:rPr>
          <w:caps/>
        </w:rPr>
        <w:t xml:space="preserve"> Выполнение транспортных работ и работ технологического транспорта</w:t>
      </w:r>
      <w:bookmarkEnd w:id="437"/>
      <w:bookmarkEnd w:id="438"/>
      <w:bookmarkEnd w:id="439"/>
    </w:p>
    <w:p w14:paraId="2F83EB03" w14:textId="77777777" w:rsidR="00754C74" w:rsidRDefault="00754C74" w:rsidP="00754C74">
      <w:pPr>
        <w:spacing w:after="240" w:line="276" w:lineRule="auto"/>
        <w:ind w:firstLine="567"/>
        <w:rPr>
          <w:rFonts w:ascii="Arial" w:eastAsiaTheme="majorEastAsia" w:hAnsi="Arial" w:cs="Arial"/>
          <w:szCs w:val="24"/>
        </w:rPr>
      </w:pPr>
      <w:r w:rsidRPr="003718BE">
        <w:rPr>
          <w:rFonts w:ascii="Arial" w:eastAsiaTheme="majorEastAsia" w:hAnsi="Arial" w:cs="Arial"/>
          <w:szCs w:val="24"/>
        </w:rPr>
        <w:t>Бизнес-процесс ПП-10.06.03-ERP «Выполнение транспортных работ и работ технологического транспорта» направлен на отражение хозяйственных операций, связанных с учётом путевых листов,</w:t>
      </w:r>
      <w:r>
        <w:rPr>
          <w:rFonts w:ascii="Arial" w:eastAsiaTheme="majorEastAsia" w:hAnsi="Arial" w:cs="Arial"/>
          <w:szCs w:val="24"/>
        </w:rPr>
        <w:t xml:space="preserve"> а также </w:t>
      </w:r>
      <w:r w:rsidRPr="00B25BFE">
        <w:rPr>
          <w:rFonts w:ascii="Arial" w:eastAsiaTheme="majorEastAsia" w:hAnsi="Arial" w:cs="Arial"/>
          <w:szCs w:val="24"/>
        </w:rPr>
        <w:t>для оформления путевой документации, учёта выполненных транспортных работ</w:t>
      </w:r>
      <w:r>
        <w:rPr>
          <w:rFonts w:ascii="Arial" w:eastAsiaTheme="majorEastAsia" w:hAnsi="Arial" w:cs="Arial"/>
          <w:szCs w:val="24"/>
        </w:rPr>
        <w:t xml:space="preserve">, </w:t>
      </w:r>
      <w:r w:rsidRPr="00B25BFE">
        <w:rPr>
          <w:rFonts w:ascii="Arial" w:eastAsiaTheme="majorEastAsia" w:hAnsi="Arial" w:cs="Arial"/>
          <w:szCs w:val="24"/>
        </w:rPr>
        <w:t>работ технологического</w:t>
      </w:r>
      <w:r w:rsidR="000C773F">
        <w:rPr>
          <w:rFonts w:ascii="Arial" w:eastAsiaTheme="majorEastAsia" w:hAnsi="Arial" w:cs="Arial"/>
          <w:szCs w:val="24"/>
        </w:rPr>
        <w:t>, пассажирского</w:t>
      </w:r>
      <w:r w:rsidRPr="00B25BFE">
        <w:rPr>
          <w:rFonts w:ascii="Arial" w:eastAsiaTheme="majorEastAsia" w:hAnsi="Arial" w:cs="Arial"/>
          <w:szCs w:val="24"/>
        </w:rPr>
        <w:t xml:space="preserve"> транспорта</w:t>
      </w:r>
      <w:r>
        <w:rPr>
          <w:rFonts w:ascii="Arial" w:eastAsiaTheme="majorEastAsia" w:hAnsi="Arial" w:cs="Arial"/>
          <w:szCs w:val="24"/>
        </w:rPr>
        <w:t xml:space="preserve"> и спецтехники</w:t>
      </w:r>
      <w:r w:rsidRPr="00B25BFE">
        <w:rPr>
          <w:rFonts w:ascii="Arial" w:eastAsiaTheme="majorEastAsia" w:hAnsi="Arial" w:cs="Arial"/>
          <w:szCs w:val="24"/>
        </w:rPr>
        <w:t xml:space="preserve">, формирования базы для </w:t>
      </w:r>
      <w:r>
        <w:rPr>
          <w:rFonts w:ascii="Arial" w:eastAsiaTheme="majorEastAsia" w:hAnsi="Arial" w:cs="Arial"/>
          <w:szCs w:val="24"/>
        </w:rPr>
        <w:t>аналитической отчетности</w:t>
      </w:r>
      <w:r w:rsidRPr="003718BE">
        <w:rPr>
          <w:rFonts w:ascii="Arial" w:eastAsiaTheme="majorEastAsia" w:hAnsi="Arial" w:cs="Arial"/>
          <w:szCs w:val="24"/>
        </w:rPr>
        <w:t>.</w:t>
      </w:r>
    </w:p>
    <w:p w14:paraId="72DBAEB3" w14:textId="084802C7" w:rsidR="00D52C32" w:rsidRDefault="00D52C32" w:rsidP="00D52C32">
      <w:pPr>
        <w:spacing w:after="240" w:line="276" w:lineRule="auto"/>
        <w:ind w:firstLine="567"/>
        <w:rPr>
          <w:rFonts w:ascii="Arial" w:hAnsi="Arial" w:cs="Arial"/>
          <w:szCs w:val="24"/>
        </w:rPr>
      </w:pPr>
      <w:r>
        <w:rPr>
          <w:rFonts w:ascii="Arial" w:hAnsi="Arial" w:cs="Arial"/>
          <w:szCs w:val="24"/>
        </w:rPr>
        <w:t xml:space="preserve">Процесс проработан с учетом требований Полюс Логистики, как основного логистического оператора. Однако данный процесс так же применимы и для управления транспортом </w:t>
      </w:r>
      <w:commentRangeStart w:id="440"/>
      <w:commentRangeStart w:id="441"/>
      <w:del w:id="442" w:author="Savinskaya Yulia" w:date="2021-03-09T16:54:00Z">
        <w:r w:rsidDel="00AD12EA">
          <w:rPr>
            <w:rFonts w:ascii="Arial" w:hAnsi="Arial" w:cs="Arial"/>
            <w:szCs w:val="24"/>
          </w:rPr>
          <w:delText>самих ГОК</w:delText>
        </w:r>
      </w:del>
      <w:ins w:id="443" w:author="Savinskaya Yulia" w:date="2021-03-09T16:54:00Z">
        <w:r w:rsidR="00AD12EA">
          <w:rPr>
            <w:rFonts w:ascii="Arial" w:hAnsi="Arial" w:cs="Arial"/>
            <w:szCs w:val="24"/>
          </w:rPr>
          <w:t>других бизнес-единиц компании</w:t>
        </w:r>
      </w:ins>
      <w:r>
        <w:rPr>
          <w:rFonts w:ascii="Arial" w:hAnsi="Arial" w:cs="Arial"/>
          <w:szCs w:val="24"/>
        </w:rPr>
        <w:t>.</w:t>
      </w:r>
      <w:commentRangeEnd w:id="440"/>
      <w:r w:rsidR="00EB1FE8">
        <w:rPr>
          <w:rStyle w:val="aff4"/>
        </w:rPr>
        <w:commentReference w:id="440"/>
      </w:r>
      <w:commentRangeEnd w:id="441"/>
      <w:r w:rsidR="00AD12EA">
        <w:rPr>
          <w:rStyle w:val="aff4"/>
        </w:rPr>
        <w:commentReference w:id="441"/>
      </w:r>
    </w:p>
    <w:p w14:paraId="70C9F658" w14:textId="6D0DF387" w:rsidR="00754C74" w:rsidRPr="003718BE" w:rsidRDefault="00754C74" w:rsidP="00754C74">
      <w:pPr>
        <w:spacing w:after="240" w:line="276" w:lineRule="auto"/>
        <w:ind w:firstLine="567"/>
        <w:rPr>
          <w:rFonts w:ascii="Arial" w:eastAsiaTheme="majorEastAsia" w:hAnsi="Arial" w:cs="Arial"/>
          <w:szCs w:val="24"/>
        </w:rPr>
      </w:pPr>
      <w:r w:rsidRPr="003718BE">
        <w:rPr>
          <w:rFonts w:ascii="Arial" w:eastAsiaTheme="majorEastAsia" w:hAnsi="Arial" w:cs="Arial"/>
          <w:szCs w:val="24"/>
        </w:rPr>
        <w:t>При выполнении бизнес-процесса создается заявка на использование грузового</w:t>
      </w:r>
      <w:r w:rsidR="000C773F">
        <w:rPr>
          <w:rFonts w:ascii="Arial" w:eastAsiaTheme="majorEastAsia" w:hAnsi="Arial" w:cs="Arial"/>
          <w:szCs w:val="24"/>
        </w:rPr>
        <w:t>,</w:t>
      </w:r>
      <w:r w:rsidRPr="003718BE">
        <w:rPr>
          <w:rFonts w:ascii="Arial" w:eastAsiaTheme="majorEastAsia" w:hAnsi="Arial" w:cs="Arial"/>
          <w:szCs w:val="24"/>
        </w:rPr>
        <w:t xml:space="preserve"> технологического</w:t>
      </w:r>
      <w:r w:rsidR="000C773F">
        <w:rPr>
          <w:rFonts w:ascii="Arial" w:eastAsiaTheme="majorEastAsia" w:hAnsi="Arial" w:cs="Arial"/>
          <w:szCs w:val="24"/>
        </w:rPr>
        <w:t>, пассажирского</w:t>
      </w:r>
      <w:r w:rsidRPr="003718BE">
        <w:rPr>
          <w:rFonts w:ascii="Arial" w:eastAsiaTheme="majorEastAsia" w:hAnsi="Arial" w:cs="Arial"/>
          <w:szCs w:val="24"/>
        </w:rPr>
        <w:t xml:space="preserve"> транспорта</w:t>
      </w:r>
      <w:r w:rsidR="000C773F">
        <w:rPr>
          <w:rFonts w:ascii="Arial" w:eastAsiaTheme="majorEastAsia" w:hAnsi="Arial" w:cs="Arial"/>
          <w:szCs w:val="24"/>
        </w:rPr>
        <w:t xml:space="preserve"> или спецтехники</w:t>
      </w:r>
      <w:r w:rsidR="000C773F" w:rsidRPr="003718BE">
        <w:rPr>
          <w:rFonts w:ascii="Arial" w:eastAsiaTheme="majorEastAsia" w:hAnsi="Arial" w:cs="Arial"/>
          <w:szCs w:val="24"/>
        </w:rPr>
        <w:t xml:space="preserve">. </w:t>
      </w:r>
      <w:r w:rsidR="000C773F">
        <w:rPr>
          <w:rFonts w:ascii="Arial" w:eastAsiaTheme="majorEastAsia" w:hAnsi="Arial" w:cs="Arial"/>
          <w:szCs w:val="24"/>
        </w:rPr>
        <w:t xml:space="preserve">Заявка создается </w:t>
      </w:r>
      <w:r w:rsidR="00AF2E6E">
        <w:rPr>
          <w:rFonts w:ascii="Arial" w:eastAsiaTheme="majorEastAsia" w:hAnsi="Arial" w:cs="Arial"/>
          <w:szCs w:val="24"/>
        </w:rPr>
        <w:t xml:space="preserve">Заявителем потребности в ТС на основании </w:t>
      </w:r>
      <w:r w:rsidR="00CA24ED">
        <w:rPr>
          <w:rFonts w:ascii="Arial" w:eastAsiaTheme="majorEastAsia" w:hAnsi="Arial" w:cs="Arial"/>
          <w:szCs w:val="24"/>
        </w:rPr>
        <w:t>заявок заказчика</w:t>
      </w:r>
      <w:r w:rsidR="003F3B92">
        <w:rPr>
          <w:rFonts w:ascii="Arial" w:eastAsiaTheme="majorEastAsia" w:hAnsi="Arial" w:cs="Arial"/>
          <w:szCs w:val="24"/>
        </w:rPr>
        <w:t xml:space="preserve"> или Диспетчером на основании заявок, полученных в формате </w:t>
      </w:r>
      <w:r w:rsidR="003F3B92">
        <w:rPr>
          <w:rFonts w:ascii="Arial" w:eastAsiaTheme="majorEastAsia" w:hAnsi="Arial" w:cs="Arial"/>
          <w:szCs w:val="24"/>
          <w:lang w:val="en-US"/>
        </w:rPr>
        <w:t>PDF</w:t>
      </w:r>
      <w:r w:rsidR="003F3B92" w:rsidRPr="00AE12DE">
        <w:rPr>
          <w:rFonts w:ascii="Arial" w:eastAsiaTheme="majorEastAsia" w:hAnsi="Arial" w:cs="Arial"/>
          <w:szCs w:val="24"/>
        </w:rPr>
        <w:t xml:space="preserve"> </w:t>
      </w:r>
      <w:r w:rsidR="003F3B92">
        <w:rPr>
          <w:rFonts w:ascii="Arial" w:eastAsiaTheme="majorEastAsia" w:hAnsi="Arial" w:cs="Arial"/>
          <w:szCs w:val="24"/>
        </w:rPr>
        <w:t xml:space="preserve">или </w:t>
      </w:r>
      <w:r w:rsidR="003F3B92">
        <w:rPr>
          <w:rFonts w:ascii="Arial" w:eastAsiaTheme="majorEastAsia" w:hAnsi="Arial" w:cs="Arial"/>
          <w:szCs w:val="24"/>
          <w:lang w:val="en-US"/>
        </w:rPr>
        <w:t>Excel</w:t>
      </w:r>
      <w:r w:rsidR="003F3B92">
        <w:rPr>
          <w:rFonts w:ascii="Arial" w:eastAsiaTheme="majorEastAsia" w:hAnsi="Arial" w:cs="Arial"/>
          <w:szCs w:val="24"/>
        </w:rPr>
        <w:t xml:space="preserve">, от бизнес-единиц вне контура </w:t>
      </w:r>
      <w:r w:rsidR="003F3B92">
        <w:rPr>
          <w:rFonts w:ascii="Arial" w:eastAsiaTheme="majorEastAsia" w:hAnsi="Arial" w:cs="Arial"/>
          <w:szCs w:val="24"/>
          <w:lang w:val="en-US"/>
        </w:rPr>
        <w:t>SAP</w:t>
      </w:r>
      <w:r w:rsidR="003F3B92">
        <w:rPr>
          <w:rFonts w:ascii="Arial" w:eastAsiaTheme="majorEastAsia" w:hAnsi="Arial" w:cs="Arial"/>
          <w:szCs w:val="24"/>
        </w:rPr>
        <w:t>.</w:t>
      </w:r>
      <w:r w:rsidRPr="003718BE">
        <w:rPr>
          <w:rFonts w:ascii="Arial" w:eastAsiaTheme="majorEastAsia" w:hAnsi="Arial" w:cs="Arial"/>
          <w:szCs w:val="24"/>
        </w:rPr>
        <w:t xml:space="preserve"> На основе заявок</w:t>
      </w:r>
      <w:r w:rsidR="00893392">
        <w:rPr>
          <w:rFonts w:ascii="Arial" w:eastAsiaTheme="majorEastAsia" w:hAnsi="Arial" w:cs="Arial"/>
          <w:szCs w:val="24"/>
        </w:rPr>
        <w:t xml:space="preserve"> на ТС</w:t>
      </w:r>
      <w:r w:rsidR="000C773F">
        <w:rPr>
          <w:rFonts w:ascii="Arial" w:eastAsiaTheme="majorEastAsia" w:hAnsi="Arial" w:cs="Arial"/>
          <w:szCs w:val="24"/>
        </w:rPr>
        <w:t xml:space="preserve">, </w:t>
      </w:r>
      <w:r w:rsidR="003F3B92">
        <w:rPr>
          <w:rFonts w:ascii="Arial" w:eastAsiaTheme="majorEastAsia" w:hAnsi="Arial" w:cs="Arial"/>
          <w:szCs w:val="24"/>
        </w:rPr>
        <w:t>Д</w:t>
      </w:r>
      <w:r w:rsidR="00955269">
        <w:rPr>
          <w:rFonts w:ascii="Arial" w:eastAsiaTheme="majorEastAsia" w:hAnsi="Arial" w:cs="Arial"/>
          <w:szCs w:val="24"/>
        </w:rPr>
        <w:t>испетчер</w:t>
      </w:r>
      <w:r w:rsidR="000C773F">
        <w:rPr>
          <w:rFonts w:ascii="Arial" w:eastAsiaTheme="majorEastAsia" w:hAnsi="Arial" w:cs="Arial"/>
          <w:szCs w:val="24"/>
        </w:rPr>
        <w:t>,</w:t>
      </w:r>
      <w:r w:rsidRPr="003718BE">
        <w:rPr>
          <w:rFonts w:ascii="Arial" w:eastAsiaTheme="majorEastAsia" w:hAnsi="Arial" w:cs="Arial"/>
          <w:szCs w:val="24"/>
        </w:rPr>
        <w:t xml:space="preserve"> </w:t>
      </w:r>
      <w:r w:rsidR="00893392">
        <w:rPr>
          <w:rFonts w:ascii="Arial" w:eastAsiaTheme="majorEastAsia" w:hAnsi="Arial" w:cs="Arial"/>
          <w:szCs w:val="24"/>
        </w:rPr>
        <w:t>производит назначение транспортного средства и водителя</w:t>
      </w:r>
      <w:r w:rsidRPr="003718BE">
        <w:rPr>
          <w:rFonts w:ascii="Arial" w:eastAsiaTheme="majorEastAsia" w:hAnsi="Arial" w:cs="Arial"/>
          <w:szCs w:val="24"/>
        </w:rPr>
        <w:t xml:space="preserve"> на работу </w:t>
      </w:r>
      <w:r w:rsidR="00513BC3">
        <w:rPr>
          <w:rFonts w:ascii="Arial" w:eastAsiaTheme="majorEastAsia" w:hAnsi="Arial" w:cs="Arial"/>
          <w:szCs w:val="24"/>
        </w:rPr>
        <w:t>ТС</w:t>
      </w:r>
      <w:r w:rsidR="00AF2E6E">
        <w:rPr>
          <w:rFonts w:ascii="Arial" w:eastAsiaTheme="majorEastAsia" w:hAnsi="Arial" w:cs="Arial"/>
          <w:szCs w:val="24"/>
        </w:rPr>
        <w:t>, открывает</w:t>
      </w:r>
      <w:r w:rsidRPr="003718BE">
        <w:rPr>
          <w:rFonts w:ascii="Arial" w:eastAsiaTheme="majorEastAsia" w:hAnsi="Arial" w:cs="Arial"/>
          <w:szCs w:val="24"/>
        </w:rPr>
        <w:t xml:space="preserve"> и печатает путевой лист. После выполнения работ фактические данные заносятся в S/4HANA и путевой лист закрывается. Далее производится таксировка путевого листа на основе введенных фактических данных.</w:t>
      </w:r>
    </w:p>
    <w:p w14:paraId="0EFC8EC6" w14:textId="77777777" w:rsidR="00754C74" w:rsidRDefault="00754C74" w:rsidP="00754C74">
      <w:pPr>
        <w:spacing w:after="240" w:line="276" w:lineRule="auto"/>
        <w:ind w:firstLine="567"/>
        <w:rPr>
          <w:rFonts w:ascii="Arial" w:eastAsiaTheme="majorEastAsia" w:hAnsi="Arial" w:cs="Arial"/>
          <w:szCs w:val="24"/>
        </w:rPr>
      </w:pPr>
      <w:r w:rsidRPr="003718BE">
        <w:rPr>
          <w:rFonts w:ascii="Arial" w:eastAsiaTheme="majorEastAsia" w:hAnsi="Arial" w:cs="Arial"/>
          <w:szCs w:val="24"/>
        </w:rPr>
        <w:t xml:space="preserve">Реализация процесса ПП-10.06.03-ERP «Выполнение транспортных работ и работ технологического транспорта» будет преимущественно осуществлена за счёт стандартного функционала SAP S/4HANA, однако, ввиду специфики процессов по управлению грузового и технологического транспорта, потребуется доработка системы SAP </w:t>
      </w:r>
      <w:r>
        <w:rPr>
          <w:rFonts w:ascii="Arial" w:eastAsiaTheme="majorEastAsia" w:hAnsi="Arial" w:cs="Arial"/>
          <w:szCs w:val="24"/>
        </w:rPr>
        <w:t>S/4HANA (</w:t>
      </w:r>
      <w:r>
        <w:rPr>
          <w:rFonts w:ascii="Arial" w:hAnsi="Arial" w:cs="Arial"/>
        </w:rPr>
        <w:t>К</w:t>
      </w:r>
      <w:r w:rsidRPr="00345F52">
        <w:rPr>
          <w:rFonts w:ascii="Arial" w:hAnsi="Arial" w:cs="Arial"/>
        </w:rPr>
        <w:t>од</w:t>
      </w:r>
      <w:r>
        <w:rPr>
          <w:rFonts w:ascii="Arial" w:hAnsi="Arial" w:cs="Arial"/>
        </w:rPr>
        <w:t>ы</w:t>
      </w:r>
      <w:r w:rsidRPr="00345F52">
        <w:rPr>
          <w:rFonts w:ascii="Arial" w:hAnsi="Arial" w:cs="Arial"/>
        </w:rPr>
        <w:t xml:space="preserve"> в реестре разработок</w:t>
      </w:r>
      <w:r>
        <w:rPr>
          <w:rFonts w:ascii="Arial" w:hAnsi="Arial" w:cs="Arial"/>
        </w:rPr>
        <w:t>:</w:t>
      </w:r>
      <w:r w:rsidRPr="00345F52">
        <w:rPr>
          <w:rFonts w:ascii="Arial" w:hAnsi="Arial" w:cs="Arial"/>
        </w:rPr>
        <w:t xml:space="preserve"> </w:t>
      </w:r>
      <w:r w:rsidR="00955269">
        <w:rPr>
          <w:rFonts w:ascii="Arial" w:hAnsi="Arial" w:cs="Arial"/>
        </w:rPr>
        <w:t xml:space="preserve">ММ08, </w:t>
      </w:r>
      <w:r>
        <w:rPr>
          <w:rFonts w:ascii="Arial" w:hAnsi="Arial" w:cs="Arial"/>
        </w:rPr>
        <w:t>MM23, MM66, MM67)</w:t>
      </w:r>
      <w:r w:rsidRPr="00345F52">
        <w:rPr>
          <w:rFonts w:ascii="Arial" w:hAnsi="Arial" w:cs="Arial"/>
        </w:rPr>
        <w:t>.</w:t>
      </w:r>
    </w:p>
    <w:p w14:paraId="09FDFEB3" w14:textId="23BF0383" w:rsidR="00754C74" w:rsidRPr="003718BE" w:rsidRDefault="00754C74" w:rsidP="00754C74">
      <w:pPr>
        <w:spacing w:after="240" w:line="276" w:lineRule="auto"/>
        <w:ind w:firstLine="567"/>
        <w:rPr>
          <w:rFonts w:ascii="Arial" w:eastAsiaTheme="majorEastAsia" w:hAnsi="Arial" w:cs="Arial"/>
          <w:szCs w:val="24"/>
        </w:rPr>
      </w:pPr>
      <w:r>
        <w:rPr>
          <w:rFonts w:ascii="Arial" w:eastAsiaTheme="majorEastAsia" w:hAnsi="Arial" w:cs="Arial"/>
          <w:szCs w:val="24"/>
        </w:rPr>
        <w:t>С</w:t>
      </w:r>
      <w:r w:rsidRPr="00F93516">
        <w:rPr>
          <w:rFonts w:ascii="Arial" w:eastAsiaTheme="majorEastAsia" w:hAnsi="Arial" w:cs="Arial"/>
          <w:szCs w:val="24"/>
        </w:rPr>
        <w:t xml:space="preserve"> целью своевременного обмена результатами мониторинга и контроля транспорта</w:t>
      </w:r>
      <w:r>
        <w:rPr>
          <w:rFonts w:ascii="Arial" w:eastAsiaTheme="majorEastAsia" w:hAnsi="Arial" w:cs="Arial"/>
          <w:szCs w:val="24"/>
        </w:rPr>
        <w:t xml:space="preserve"> </w:t>
      </w:r>
      <w:del w:id="444" w:author="SintsovaMA" w:date="2021-02-25T12:24:00Z">
        <w:r w:rsidDel="002379F3">
          <w:rPr>
            <w:rFonts w:ascii="Arial" w:eastAsiaTheme="majorEastAsia" w:hAnsi="Arial" w:cs="Arial"/>
            <w:szCs w:val="24"/>
          </w:rPr>
          <w:delText xml:space="preserve">будет </w:delText>
        </w:r>
      </w:del>
      <w:r>
        <w:rPr>
          <w:rFonts w:ascii="Arial" w:eastAsiaTheme="majorEastAsia" w:hAnsi="Arial" w:cs="Arial"/>
          <w:szCs w:val="24"/>
        </w:rPr>
        <w:t>реализована и</w:t>
      </w:r>
      <w:r w:rsidRPr="00F93516">
        <w:rPr>
          <w:rFonts w:ascii="Arial" w:eastAsiaTheme="majorEastAsia" w:hAnsi="Arial" w:cs="Arial"/>
          <w:szCs w:val="24"/>
        </w:rPr>
        <w:t xml:space="preserve">нтеграция между </w:t>
      </w:r>
      <w:r>
        <w:rPr>
          <w:rFonts w:ascii="Arial" w:eastAsiaTheme="majorEastAsia" w:hAnsi="Arial" w:cs="Arial"/>
          <w:szCs w:val="24"/>
        </w:rPr>
        <w:t xml:space="preserve">системой </w:t>
      </w:r>
      <w:r w:rsidRPr="00F93516">
        <w:rPr>
          <w:rFonts w:ascii="Arial" w:eastAsiaTheme="majorEastAsia" w:hAnsi="Arial" w:cs="Arial"/>
          <w:szCs w:val="24"/>
        </w:rPr>
        <w:t>«Автограф» и системой SAP S/4 HANA</w:t>
      </w:r>
      <w:r>
        <w:rPr>
          <w:rFonts w:ascii="Arial" w:eastAsiaTheme="majorEastAsia" w:hAnsi="Arial" w:cs="Arial"/>
          <w:szCs w:val="24"/>
        </w:rPr>
        <w:t xml:space="preserve"> (Код в реестре разработок </w:t>
      </w:r>
      <w:r w:rsidRPr="002379F3">
        <w:rPr>
          <w:rFonts w:ascii="Arial" w:eastAsiaTheme="majorEastAsia" w:hAnsi="Arial" w:cs="Arial"/>
          <w:szCs w:val="24"/>
          <w:rPrChange w:id="445" w:author="SintsovaMA" w:date="2021-02-25T12:29:00Z">
            <w:rPr>
              <w:rFonts w:ascii="Arial" w:hAnsi="Arial" w:cs="Arial"/>
            </w:rPr>
          </w:rPrChange>
        </w:rPr>
        <w:t>MM68)</w:t>
      </w:r>
      <w:ins w:id="446" w:author="SintsovaMA" w:date="2021-02-25T12:24:00Z">
        <w:r w:rsidR="002379F3" w:rsidRPr="002379F3">
          <w:rPr>
            <w:rFonts w:ascii="Arial" w:eastAsiaTheme="majorEastAsia" w:hAnsi="Arial" w:cs="Arial"/>
            <w:szCs w:val="24"/>
            <w:rPrChange w:id="447" w:author="SintsovaMA" w:date="2021-02-25T12:24:00Z">
              <w:rPr>
                <w:rFonts w:ascii="Arial" w:eastAsiaTheme="majorEastAsia" w:hAnsi="Arial" w:cs="Arial"/>
                <w:szCs w:val="24"/>
                <w:lang w:val="en-US"/>
              </w:rPr>
            </w:rPrChange>
          </w:rPr>
          <w:t xml:space="preserve"> </w:t>
        </w:r>
        <w:r w:rsidR="002379F3">
          <w:rPr>
            <w:rFonts w:ascii="Arial" w:eastAsiaTheme="majorEastAsia" w:hAnsi="Arial" w:cs="Arial"/>
            <w:szCs w:val="24"/>
          </w:rPr>
          <w:t xml:space="preserve">и системой ИТС (Код в реестре разработок </w:t>
        </w:r>
      </w:ins>
      <w:ins w:id="448" w:author="Savinskaya Yulia" w:date="2021-02-26T14:19:00Z">
        <w:r w:rsidR="00F377AD">
          <w:rPr>
            <w:rFonts w:ascii="Arial" w:eastAsiaTheme="majorEastAsia" w:hAnsi="Arial" w:cs="Arial"/>
            <w:szCs w:val="24"/>
          </w:rPr>
          <w:t>ТМ202</w:t>
        </w:r>
      </w:ins>
      <w:ins w:id="449" w:author="SintsovaMA" w:date="2021-02-25T12:29:00Z">
        <w:r w:rsidR="002379F3" w:rsidRPr="002379F3">
          <w:rPr>
            <w:rFonts w:ascii="Arial" w:eastAsiaTheme="majorEastAsia" w:hAnsi="Arial" w:cs="Arial"/>
            <w:szCs w:val="24"/>
            <w:rPrChange w:id="450" w:author="SintsovaMA" w:date="2021-02-25T12:29:00Z">
              <w:rPr>
                <w:rFonts w:ascii="Arial" w:hAnsi="Arial" w:cs="Arial"/>
                <w:color w:val="000000"/>
                <w:sz w:val="21"/>
                <w:szCs w:val="21"/>
                <w:shd w:val="clear" w:color="auto" w:fill="FFFFFF"/>
              </w:rPr>
            </w:rPrChange>
          </w:rPr>
          <w:t>)</w:t>
        </w:r>
      </w:ins>
      <w:del w:id="451" w:author="SintsovaMA" w:date="2021-02-25T12:24:00Z">
        <w:r w:rsidRPr="00F93516" w:rsidDel="002379F3">
          <w:rPr>
            <w:rFonts w:ascii="Arial" w:eastAsiaTheme="majorEastAsia" w:hAnsi="Arial" w:cs="Arial"/>
            <w:szCs w:val="24"/>
          </w:rPr>
          <w:delText>.</w:delText>
        </w:r>
      </w:del>
    </w:p>
    <w:p w14:paraId="7020D86A" w14:textId="77777777" w:rsidR="00000FB7" w:rsidRDefault="00754C74" w:rsidP="00754C74">
      <w:pPr>
        <w:spacing w:after="240" w:line="276" w:lineRule="auto"/>
        <w:ind w:firstLine="567"/>
        <w:rPr>
          <w:rFonts w:eastAsiaTheme="majorEastAsia"/>
        </w:rPr>
      </w:pPr>
      <w:r w:rsidRPr="003718BE">
        <w:rPr>
          <w:rFonts w:ascii="Arial" w:eastAsiaTheme="majorEastAsia" w:hAnsi="Arial" w:cs="Arial"/>
          <w:szCs w:val="24"/>
        </w:rPr>
        <w:lastRenderedPageBreak/>
        <w:t>Разработки направлены на регистрацию в системе SAP S/4HANA полной информации по заявкам на грузовой</w:t>
      </w:r>
      <w:r>
        <w:rPr>
          <w:rFonts w:ascii="Arial" w:eastAsiaTheme="majorEastAsia" w:hAnsi="Arial" w:cs="Arial"/>
          <w:szCs w:val="24"/>
        </w:rPr>
        <w:t>,</w:t>
      </w:r>
      <w:r w:rsidRPr="003718BE">
        <w:rPr>
          <w:rFonts w:ascii="Arial" w:eastAsiaTheme="majorEastAsia" w:hAnsi="Arial" w:cs="Arial"/>
          <w:szCs w:val="24"/>
        </w:rPr>
        <w:t xml:space="preserve"> технологический транспорт, </w:t>
      </w:r>
      <w:r>
        <w:rPr>
          <w:rFonts w:ascii="Arial" w:eastAsiaTheme="majorEastAsia" w:hAnsi="Arial" w:cs="Arial"/>
          <w:szCs w:val="24"/>
        </w:rPr>
        <w:t xml:space="preserve">спецтехники, </w:t>
      </w:r>
      <w:r w:rsidRPr="003718BE">
        <w:rPr>
          <w:rFonts w:ascii="Arial" w:eastAsiaTheme="majorEastAsia" w:hAnsi="Arial" w:cs="Arial"/>
          <w:szCs w:val="24"/>
        </w:rPr>
        <w:t>путевым листам, ведения показателей эксплуатации транспортных средств, учета ГСМ, данных для расчета ЗП водителей, а также на формирование отчётных форм.</w:t>
      </w:r>
    </w:p>
    <w:p w14:paraId="371B4DF9" w14:textId="77777777" w:rsidR="00826E74" w:rsidRPr="000835FE" w:rsidRDefault="00826E74" w:rsidP="00826E74">
      <w:pPr>
        <w:pStyle w:val="a7"/>
        <w:keepNext/>
        <w:spacing w:after="240" w:afterAutospacing="0" w:line="276" w:lineRule="auto"/>
        <w:jc w:val="right"/>
        <w:rPr>
          <w:rFonts w:ascii="Arial" w:hAnsi="Arial" w:cs="Arial"/>
          <w:b/>
          <w:sz w:val="22"/>
        </w:rPr>
      </w:pPr>
      <w:bookmarkStart w:id="452" w:name="_Ref515552381"/>
      <w:bookmarkStart w:id="453" w:name="_Ref515538102"/>
      <w:bookmarkStart w:id="454" w:name="_Ref515538268"/>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C311E5">
        <w:rPr>
          <w:rFonts w:ascii="Arial" w:hAnsi="Arial" w:cs="Arial"/>
          <w:b/>
          <w:noProof/>
          <w:sz w:val="22"/>
        </w:rPr>
        <w:t>9</w:t>
      </w:r>
      <w:r w:rsidRPr="00916FAB">
        <w:rPr>
          <w:rFonts w:ascii="Arial" w:hAnsi="Arial" w:cs="Arial"/>
          <w:b/>
          <w:sz w:val="22"/>
        </w:rPr>
        <w:fldChar w:fldCharType="end"/>
      </w:r>
      <w:bookmarkEnd w:id="452"/>
      <w:r w:rsidRPr="00916FAB">
        <w:rPr>
          <w:rFonts w:ascii="Arial" w:hAnsi="Arial" w:cs="Arial"/>
          <w:b/>
          <w:sz w:val="22"/>
        </w:rPr>
        <w:t xml:space="preserve">. </w:t>
      </w:r>
      <w:r>
        <w:rPr>
          <w:rFonts w:ascii="Arial" w:hAnsi="Arial" w:cs="Arial"/>
          <w:b/>
          <w:sz w:val="22"/>
        </w:rPr>
        <w:t>Описание бизнес-процесса</w:t>
      </w:r>
      <w:bookmarkEnd w:id="453"/>
      <w:r>
        <w:rPr>
          <w:rFonts w:ascii="Arial" w:hAnsi="Arial" w:cs="Arial"/>
          <w:b/>
          <w:sz w:val="22"/>
        </w:rPr>
        <w:t xml:space="preserve"> </w:t>
      </w:r>
      <w:r w:rsidR="00AC4ACF">
        <w:rPr>
          <w:rFonts w:ascii="Arial" w:hAnsi="Arial" w:cs="Arial"/>
          <w:b/>
          <w:sz w:val="22"/>
        </w:rPr>
        <w:t>ПП-10.06</w:t>
      </w:r>
      <w:r w:rsidRPr="00FA01AD">
        <w:rPr>
          <w:rFonts w:ascii="Arial" w:hAnsi="Arial" w:cs="Arial"/>
          <w:b/>
          <w:sz w:val="22"/>
        </w:rPr>
        <w:t xml:space="preserve">.03-ERP </w:t>
      </w:r>
      <w:bookmarkEnd w:id="454"/>
      <w:r w:rsidRPr="00380EEC">
        <w:rPr>
          <w:rFonts w:ascii="Arial" w:hAnsi="Arial" w:cs="Arial"/>
          <w:b/>
          <w:sz w:val="22"/>
        </w:rPr>
        <w:t>Выполнение транспортных работ и</w:t>
      </w:r>
      <w:r>
        <w:rPr>
          <w:rFonts w:ascii="Arial" w:hAnsi="Arial" w:cs="Arial"/>
          <w:b/>
          <w:sz w:val="22"/>
        </w:rPr>
        <w:t xml:space="preserve"> </w:t>
      </w:r>
      <w:r w:rsidRPr="00380EEC">
        <w:rPr>
          <w:rFonts w:ascii="Arial" w:hAnsi="Arial" w:cs="Arial"/>
          <w:b/>
          <w:sz w:val="22"/>
        </w:rPr>
        <w:t>работ технологического транспорта</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826E74" w:rsidRPr="00BE014D" w14:paraId="522F5893" w14:textId="77777777" w:rsidTr="006F598D">
        <w:trPr>
          <w:cantSplit/>
          <w:trHeight w:val="396"/>
          <w:tblHeader/>
        </w:trPr>
        <w:tc>
          <w:tcPr>
            <w:tcW w:w="2962" w:type="dxa"/>
            <w:shd w:val="clear" w:color="auto" w:fill="FFC000"/>
          </w:tcPr>
          <w:p w14:paraId="2D8B1FDA" w14:textId="77777777" w:rsidR="00826E74" w:rsidRPr="00BE014D" w:rsidRDefault="00826E74" w:rsidP="006F598D">
            <w:pPr>
              <w:rPr>
                <w:rFonts w:ascii="Arial" w:hAnsi="Arial" w:cs="Arial"/>
                <w:sz w:val="20"/>
                <w:szCs w:val="20"/>
              </w:rPr>
            </w:pPr>
            <w:r w:rsidRPr="00BE014D">
              <w:rPr>
                <w:rFonts w:ascii="Arial" w:hAnsi="Arial" w:cs="Arial"/>
                <w:sz w:val="20"/>
                <w:szCs w:val="20"/>
              </w:rPr>
              <w:t>Код бизнес-процесса</w:t>
            </w:r>
          </w:p>
        </w:tc>
        <w:tc>
          <w:tcPr>
            <w:tcW w:w="7229" w:type="dxa"/>
            <w:vAlign w:val="bottom"/>
          </w:tcPr>
          <w:p w14:paraId="4D51B23B" w14:textId="77777777" w:rsidR="00826E74" w:rsidRPr="00380EEC" w:rsidRDefault="00826E74" w:rsidP="006F598D">
            <w:pPr>
              <w:jc w:val="left"/>
              <w:rPr>
                <w:rFonts w:ascii="Arial" w:hAnsi="Arial" w:cs="Arial"/>
                <w:sz w:val="20"/>
                <w:szCs w:val="20"/>
              </w:rPr>
            </w:pPr>
            <w:r w:rsidRPr="003E68C7">
              <w:rPr>
                <w:rFonts w:ascii="Arial" w:hAnsi="Arial" w:cs="Arial"/>
                <w:sz w:val="20"/>
                <w:szCs w:val="20"/>
              </w:rPr>
              <w:t>ПП-10.0</w:t>
            </w:r>
            <w:r>
              <w:rPr>
                <w:rFonts w:ascii="Arial" w:hAnsi="Arial" w:cs="Arial"/>
                <w:sz w:val="20"/>
                <w:szCs w:val="20"/>
              </w:rPr>
              <w:t>3</w:t>
            </w:r>
            <w:r w:rsidRPr="003E68C7">
              <w:rPr>
                <w:rFonts w:ascii="Arial" w:hAnsi="Arial" w:cs="Arial"/>
                <w:sz w:val="20"/>
                <w:szCs w:val="20"/>
              </w:rPr>
              <w:t xml:space="preserve">.03-ERP </w:t>
            </w:r>
            <w:r w:rsidRPr="00380EEC">
              <w:rPr>
                <w:rFonts w:ascii="Arial" w:hAnsi="Arial" w:cs="Arial"/>
                <w:sz w:val="20"/>
                <w:szCs w:val="20"/>
              </w:rPr>
              <w:t>Выполнение транспортных работ и работ технологического транспорта</w:t>
            </w:r>
            <w:r w:rsidR="003B25E0">
              <w:rPr>
                <w:rFonts w:ascii="Arial" w:hAnsi="Arial" w:cs="Arial"/>
                <w:sz w:val="20"/>
                <w:szCs w:val="20"/>
              </w:rPr>
              <w:t>.</w:t>
            </w:r>
          </w:p>
        </w:tc>
      </w:tr>
      <w:tr w:rsidR="00826E74" w:rsidRPr="00BE014D" w14:paraId="7C5F6CBD" w14:textId="77777777" w:rsidTr="006F598D">
        <w:trPr>
          <w:cantSplit/>
          <w:trHeight w:val="290"/>
        </w:trPr>
        <w:tc>
          <w:tcPr>
            <w:tcW w:w="2962" w:type="dxa"/>
            <w:shd w:val="clear" w:color="auto" w:fill="FFC000"/>
          </w:tcPr>
          <w:p w14:paraId="7D65E2C1" w14:textId="77777777" w:rsidR="00826E74" w:rsidRPr="00BE014D" w:rsidRDefault="00826E74" w:rsidP="006F598D">
            <w:pPr>
              <w:rPr>
                <w:rFonts w:ascii="Arial" w:hAnsi="Arial" w:cs="Arial"/>
                <w:sz w:val="20"/>
                <w:szCs w:val="20"/>
              </w:rPr>
            </w:pPr>
            <w:r w:rsidRPr="00BE014D">
              <w:rPr>
                <w:rFonts w:ascii="Arial" w:hAnsi="Arial" w:cs="Arial"/>
                <w:sz w:val="20"/>
                <w:szCs w:val="20"/>
              </w:rPr>
              <w:t>Цель бизнес-процесса</w:t>
            </w:r>
          </w:p>
        </w:tc>
        <w:tc>
          <w:tcPr>
            <w:tcW w:w="7229" w:type="dxa"/>
            <w:vAlign w:val="bottom"/>
          </w:tcPr>
          <w:p w14:paraId="48B900C5" w14:textId="77777777" w:rsidR="00826E74" w:rsidRPr="00E335EB" w:rsidRDefault="00826E74" w:rsidP="006F598D">
            <w:pPr>
              <w:jc w:val="left"/>
              <w:rPr>
                <w:rFonts w:ascii="Arial" w:hAnsi="Arial" w:cs="Arial"/>
                <w:sz w:val="20"/>
                <w:szCs w:val="20"/>
              </w:rPr>
            </w:pPr>
            <w:r>
              <w:rPr>
                <w:rFonts w:ascii="Arial" w:hAnsi="Arial" w:cs="Arial"/>
                <w:sz w:val="20"/>
                <w:szCs w:val="20"/>
              </w:rPr>
              <w:t>Установить</w:t>
            </w:r>
            <w:r w:rsidRPr="00E335EB">
              <w:rPr>
                <w:rFonts w:ascii="Arial" w:hAnsi="Arial" w:cs="Arial"/>
                <w:sz w:val="20"/>
                <w:szCs w:val="20"/>
              </w:rPr>
              <w:t xml:space="preserve"> основные подходы к организации формирования потребности в </w:t>
            </w:r>
            <w:r>
              <w:rPr>
                <w:rFonts w:ascii="Arial" w:hAnsi="Arial" w:cs="Arial"/>
                <w:sz w:val="20"/>
                <w:szCs w:val="20"/>
              </w:rPr>
              <w:t>грузо</w:t>
            </w:r>
            <w:r w:rsidR="00513BC3">
              <w:rPr>
                <w:rFonts w:ascii="Arial" w:hAnsi="Arial" w:cs="Arial"/>
                <w:sz w:val="20"/>
                <w:szCs w:val="20"/>
              </w:rPr>
              <w:t>вом, пассажирском</w:t>
            </w:r>
            <w:r>
              <w:rPr>
                <w:rFonts w:ascii="Arial" w:hAnsi="Arial" w:cs="Arial"/>
                <w:sz w:val="20"/>
                <w:szCs w:val="20"/>
              </w:rPr>
              <w:t xml:space="preserve"> и </w:t>
            </w:r>
            <w:r w:rsidRPr="00E335EB">
              <w:rPr>
                <w:rFonts w:ascii="Arial" w:hAnsi="Arial" w:cs="Arial"/>
                <w:sz w:val="20"/>
                <w:szCs w:val="20"/>
              </w:rPr>
              <w:t>технологическом транспорте, ведения путе</w:t>
            </w:r>
            <w:r>
              <w:rPr>
                <w:rFonts w:ascii="Arial" w:hAnsi="Arial" w:cs="Arial"/>
                <w:sz w:val="20"/>
                <w:szCs w:val="20"/>
              </w:rPr>
              <w:t>вых листов (создание, оформление, закрытие), у</w:t>
            </w:r>
            <w:r w:rsidRPr="00DA62D5">
              <w:rPr>
                <w:rFonts w:ascii="Arial" w:hAnsi="Arial" w:cs="Arial"/>
                <w:sz w:val="20"/>
                <w:szCs w:val="20"/>
              </w:rPr>
              <w:t>чет ГСМ (заправки, остатки в баках, списание ГСМ)</w:t>
            </w:r>
            <w:r>
              <w:rPr>
                <w:rFonts w:ascii="Arial" w:hAnsi="Arial" w:cs="Arial"/>
                <w:sz w:val="20"/>
                <w:szCs w:val="20"/>
              </w:rPr>
              <w:t>, в</w:t>
            </w:r>
            <w:r w:rsidRPr="00DA62D5">
              <w:rPr>
                <w:rFonts w:ascii="Arial" w:hAnsi="Arial" w:cs="Arial"/>
                <w:sz w:val="20"/>
                <w:szCs w:val="20"/>
              </w:rPr>
              <w:t>едение показателей эксплуатации (пробег, м-ч)</w:t>
            </w:r>
            <w:r>
              <w:rPr>
                <w:rFonts w:ascii="Arial" w:hAnsi="Arial" w:cs="Arial"/>
                <w:sz w:val="20"/>
                <w:szCs w:val="20"/>
              </w:rPr>
              <w:t>, ф</w:t>
            </w:r>
            <w:r w:rsidRPr="00DA62D5">
              <w:rPr>
                <w:rFonts w:ascii="Arial" w:hAnsi="Arial" w:cs="Arial"/>
                <w:sz w:val="20"/>
                <w:szCs w:val="20"/>
              </w:rPr>
              <w:t>ормирование данных для расчета сдельной ЗП</w:t>
            </w:r>
            <w:r>
              <w:rPr>
                <w:rFonts w:ascii="Arial" w:hAnsi="Arial" w:cs="Arial"/>
                <w:sz w:val="20"/>
                <w:szCs w:val="20"/>
              </w:rPr>
              <w:t xml:space="preserve"> водителей.</w:t>
            </w:r>
            <w:r w:rsidRPr="00E335EB">
              <w:rPr>
                <w:rFonts w:ascii="Arial" w:hAnsi="Arial" w:cs="Arial"/>
                <w:sz w:val="20"/>
                <w:szCs w:val="20"/>
              </w:rPr>
              <w:t xml:space="preserve"> </w:t>
            </w:r>
          </w:p>
        </w:tc>
      </w:tr>
      <w:tr w:rsidR="00826E74" w:rsidRPr="00BE014D" w14:paraId="145B1CCD" w14:textId="77777777" w:rsidTr="006F598D">
        <w:trPr>
          <w:cantSplit/>
          <w:trHeight w:val="290"/>
        </w:trPr>
        <w:tc>
          <w:tcPr>
            <w:tcW w:w="2962" w:type="dxa"/>
            <w:shd w:val="clear" w:color="auto" w:fill="FFC000"/>
          </w:tcPr>
          <w:p w14:paraId="73DB936E" w14:textId="77777777" w:rsidR="00826E74" w:rsidRPr="00BE014D" w:rsidRDefault="00826E74" w:rsidP="006F598D">
            <w:pPr>
              <w:rPr>
                <w:rFonts w:ascii="Arial" w:hAnsi="Arial" w:cs="Arial"/>
                <w:sz w:val="20"/>
                <w:szCs w:val="20"/>
              </w:rPr>
            </w:pPr>
            <w:r w:rsidRPr="00BE014D">
              <w:rPr>
                <w:rFonts w:ascii="Arial" w:hAnsi="Arial" w:cs="Arial"/>
                <w:sz w:val="20"/>
                <w:szCs w:val="20"/>
              </w:rPr>
              <w:t>Периодичность</w:t>
            </w:r>
          </w:p>
        </w:tc>
        <w:tc>
          <w:tcPr>
            <w:tcW w:w="7229" w:type="dxa"/>
            <w:vAlign w:val="bottom"/>
          </w:tcPr>
          <w:p w14:paraId="49B3DE11" w14:textId="77777777" w:rsidR="00826E74" w:rsidRPr="00DA62D5" w:rsidRDefault="00826E74" w:rsidP="006F598D">
            <w:pPr>
              <w:jc w:val="left"/>
              <w:rPr>
                <w:rFonts w:ascii="Arial" w:hAnsi="Arial" w:cs="Arial"/>
                <w:sz w:val="20"/>
                <w:szCs w:val="20"/>
              </w:rPr>
            </w:pPr>
            <w:r>
              <w:rPr>
                <w:rFonts w:ascii="Arial" w:hAnsi="Arial" w:cs="Arial"/>
                <w:sz w:val="20"/>
                <w:szCs w:val="20"/>
              </w:rPr>
              <w:t>Ежедневно</w:t>
            </w:r>
            <w:r w:rsidR="003B25E0">
              <w:rPr>
                <w:rFonts w:ascii="Arial" w:hAnsi="Arial" w:cs="Arial"/>
                <w:sz w:val="20"/>
                <w:szCs w:val="20"/>
              </w:rPr>
              <w:t>.</w:t>
            </w:r>
          </w:p>
        </w:tc>
      </w:tr>
      <w:tr w:rsidR="00826E74" w:rsidRPr="00BE014D" w14:paraId="0FBB2C9F" w14:textId="77777777" w:rsidTr="006F598D">
        <w:trPr>
          <w:cantSplit/>
          <w:trHeight w:val="293"/>
        </w:trPr>
        <w:tc>
          <w:tcPr>
            <w:tcW w:w="2962" w:type="dxa"/>
            <w:shd w:val="clear" w:color="auto" w:fill="FFC000"/>
          </w:tcPr>
          <w:p w14:paraId="066CAA29" w14:textId="77777777" w:rsidR="00826E74" w:rsidRPr="00BE014D" w:rsidRDefault="00826E74" w:rsidP="006F598D">
            <w:pPr>
              <w:jc w:val="left"/>
              <w:rPr>
                <w:rFonts w:ascii="Arial" w:hAnsi="Arial" w:cs="Arial"/>
                <w:sz w:val="20"/>
                <w:szCs w:val="20"/>
              </w:rPr>
            </w:pPr>
            <w:r w:rsidRPr="00BE014D">
              <w:rPr>
                <w:rFonts w:ascii="Arial" w:hAnsi="Arial" w:cs="Arial"/>
                <w:sz w:val="20"/>
                <w:szCs w:val="20"/>
              </w:rPr>
              <w:t>Предваряющие связанные процессы</w:t>
            </w:r>
          </w:p>
        </w:tc>
        <w:tc>
          <w:tcPr>
            <w:tcW w:w="7229" w:type="dxa"/>
            <w:vAlign w:val="bottom"/>
          </w:tcPr>
          <w:p w14:paraId="5769C519" w14:textId="7321721A" w:rsidR="00826E74" w:rsidRPr="00A926C2" w:rsidRDefault="00826E74" w:rsidP="006F598D">
            <w:pPr>
              <w:jc w:val="left"/>
              <w:rPr>
                <w:rFonts w:ascii="Arial" w:hAnsi="Arial" w:cs="Arial"/>
                <w:sz w:val="20"/>
                <w:szCs w:val="20"/>
              </w:rPr>
            </w:pPr>
            <w:r w:rsidRPr="00A926C2">
              <w:rPr>
                <w:rFonts w:ascii="Arial" w:hAnsi="Arial" w:cs="Arial"/>
                <w:sz w:val="20"/>
                <w:szCs w:val="20"/>
              </w:rPr>
              <w:t>ПП-10.06.02-ERP Оперативное управление транспортировкой</w:t>
            </w:r>
            <w:r w:rsidR="003B25E0">
              <w:rPr>
                <w:rFonts w:ascii="Arial" w:hAnsi="Arial" w:cs="Arial"/>
                <w:sz w:val="20"/>
                <w:szCs w:val="20"/>
              </w:rPr>
              <w:t xml:space="preserve"> MTP;</w:t>
            </w:r>
          </w:p>
        </w:tc>
      </w:tr>
      <w:tr w:rsidR="00826E74" w:rsidRPr="00BE014D" w14:paraId="6DB3C5B9" w14:textId="77777777" w:rsidTr="006F598D">
        <w:trPr>
          <w:cantSplit/>
          <w:trHeight w:val="293"/>
        </w:trPr>
        <w:tc>
          <w:tcPr>
            <w:tcW w:w="2962" w:type="dxa"/>
            <w:shd w:val="clear" w:color="auto" w:fill="FFC000"/>
          </w:tcPr>
          <w:p w14:paraId="1AAB8FC1" w14:textId="77777777" w:rsidR="00826E74" w:rsidRPr="00BE014D" w:rsidRDefault="00826E74" w:rsidP="006F598D">
            <w:pPr>
              <w:jc w:val="left"/>
              <w:rPr>
                <w:rFonts w:ascii="Arial" w:hAnsi="Arial" w:cs="Arial"/>
                <w:sz w:val="20"/>
                <w:szCs w:val="20"/>
              </w:rPr>
            </w:pPr>
            <w:r w:rsidRPr="00BE014D">
              <w:rPr>
                <w:rFonts w:ascii="Arial" w:hAnsi="Arial" w:cs="Arial"/>
                <w:sz w:val="20"/>
                <w:szCs w:val="20"/>
              </w:rPr>
              <w:t>Последующие связанные процессы</w:t>
            </w:r>
          </w:p>
        </w:tc>
        <w:tc>
          <w:tcPr>
            <w:tcW w:w="7229" w:type="dxa"/>
            <w:vAlign w:val="bottom"/>
          </w:tcPr>
          <w:p w14:paraId="79347D31" w14:textId="155F88CC" w:rsidR="00826E74" w:rsidRPr="00DA62D5" w:rsidRDefault="00826E74" w:rsidP="006F598D">
            <w:pPr>
              <w:jc w:val="left"/>
              <w:rPr>
                <w:rFonts w:ascii="Arial" w:hAnsi="Arial" w:cs="Arial"/>
                <w:sz w:val="20"/>
                <w:szCs w:val="20"/>
              </w:rPr>
            </w:pPr>
            <w:r w:rsidRPr="00DA62D5">
              <w:rPr>
                <w:rFonts w:ascii="Arial" w:hAnsi="Arial" w:cs="Arial"/>
                <w:sz w:val="20"/>
                <w:szCs w:val="20"/>
              </w:rPr>
              <w:t>ПП-10.06.02-ERP Оперативное управление транспортировкой</w:t>
            </w:r>
            <w:r w:rsidR="003B25E0">
              <w:rPr>
                <w:rFonts w:ascii="Arial" w:hAnsi="Arial" w:cs="Arial"/>
                <w:sz w:val="20"/>
                <w:szCs w:val="20"/>
              </w:rPr>
              <w:t xml:space="preserve"> MTP;</w:t>
            </w:r>
            <w:r w:rsidRPr="00DA62D5">
              <w:rPr>
                <w:rFonts w:ascii="Arial" w:hAnsi="Arial" w:cs="Arial"/>
                <w:sz w:val="20"/>
                <w:szCs w:val="20"/>
              </w:rPr>
              <w:t>ПП-07.04.02-ERP Регистрация технических параметров эксплуатации оборудования (измерения, наработка)</w:t>
            </w:r>
            <w:r w:rsidR="003B25E0">
              <w:rPr>
                <w:rFonts w:ascii="Arial" w:hAnsi="Arial" w:cs="Arial"/>
                <w:sz w:val="20"/>
                <w:szCs w:val="20"/>
              </w:rPr>
              <w:t>;</w:t>
            </w:r>
          </w:p>
        </w:tc>
      </w:tr>
      <w:tr w:rsidR="00826E74" w:rsidRPr="00BE014D" w14:paraId="3FE8D4FA" w14:textId="77777777" w:rsidTr="006F598D">
        <w:trPr>
          <w:cantSplit/>
          <w:trHeight w:val="293"/>
        </w:trPr>
        <w:tc>
          <w:tcPr>
            <w:tcW w:w="2962" w:type="dxa"/>
            <w:shd w:val="clear" w:color="auto" w:fill="FFC000"/>
          </w:tcPr>
          <w:p w14:paraId="24B52D0A" w14:textId="77777777" w:rsidR="00826E74" w:rsidRPr="00BE014D" w:rsidRDefault="00826E74" w:rsidP="006F598D">
            <w:pPr>
              <w:rPr>
                <w:rFonts w:ascii="Arial" w:hAnsi="Arial" w:cs="Arial"/>
                <w:sz w:val="20"/>
                <w:szCs w:val="20"/>
              </w:rPr>
            </w:pPr>
            <w:r w:rsidRPr="00BE014D">
              <w:rPr>
                <w:rFonts w:ascii="Arial" w:hAnsi="Arial" w:cs="Arial"/>
                <w:sz w:val="20"/>
                <w:szCs w:val="20"/>
              </w:rPr>
              <w:t>Входящие данные</w:t>
            </w:r>
          </w:p>
        </w:tc>
        <w:tc>
          <w:tcPr>
            <w:tcW w:w="7229" w:type="dxa"/>
            <w:vAlign w:val="bottom"/>
          </w:tcPr>
          <w:p w14:paraId="558DA296" w14:textId="77777777" w:rsidR="00F414C7" w:rsidRDefault="00F414C7" w:rsidP="006F598D">
            <w:pPr>
              <w:jc w:val="left"/>
              <w:rPr>
                <w:rFonts w:ascii="Arial" w:hAnsi="Arial" w:cs="Arial"/>
                <w:sz w:val="20"/>
                <w:szCs w:val="20"/>
              </w:rPr>
            </w:pPr>
            <w:r>
              <w:rPr>
                <w:rFonts w:ascii="Arial" w:hAnsi="Arial" w:cs="Arial"/>
                <w:sz w:val="20"/>
                <w:szCs w:val="20"/>
              </w:rPr>
              <w:t>Путевой лист (Утвержден)</w:t>
            </w:r>
          </w:p>
          <w:p w14:paraId="51D0520E" w14:textId="4F04CCDB" w:rsidR="00826E74" w:rsidRPr="00DA62D5" w:rsidRDefault="00F414C7" w:rsidP="006F598D">
            <w:pPr>
              <w:jc w:val="left"/>
              <w:rPr>
                <w:rFonts w:ascii="Arial" w:hAnsi="Arial" w:cs="Arial"/>
                <w:sz w:val="20"/>
                <w:szCs w:val="20"/>
              </w:rPr>
            </w:pPr>
            <w:r>
              <w:rPr>
                <w:rFonts w:ascii="Arial" w:hAnsi="Arial" w:cs="Arial"/>
                <w:sz w:val="20"/>
                <w:szCs w:val="20"/>
              </w:rPr>
              <w:t>Таблица транспортных тарифов</w:t>
            </w:r>
          </w:p>
        </w:tc>
      </w:tr>
      <w:tr w:rsidR="00826E74" w:rsidRPr="00BE014D" w14:paraId="0D27F4A3" w14:textId="77777777" w:rsidTr="006F598D">
        <w:trPr>
          <w:cantSplit/>
          <w:trHeight w:val="293"/>
        </w:trPr>
        <w:tc>
          <w:tcPr>
            <w:tcW w:w="2962" w:type="dxa"/>
            <w:shd w:val="clear" w:color="auto" w:fill="FFC000"/>
          </w:tcPr>
          <w:p w14:paraId="623F5841" w14:textId="77777777" w:rsidR="00826E74" w:rsidRPr="00BE014D" w:rsidRDefault="00826E74" w:rsidP="006F598D">
            <w:pPr>
              <w:rPr>
                <w:rFonts w:ascii="Arial" w:hAnsi="Arial" w:cs="Arial"/>
                <w:sz w:val="20"/>
                <w:szCs w:val="20"/>
              </w:rPr>
            </w:pPr>
            <w:r w:rsidRPr="00BE014D">
              <w:rPr>
                <w:rFonts w:ascii="Arial" w:hAnsi="Arial" w:cs="Arial"/>
                <w:sz w:val="20"/>
                <w:szCs w:val="20"/>
              </w:rPr>
              <w:t>Исходящие данные</w:t>
            </w:r>
          </w:p>
        </w:tc>
        <w:tc>
          <w:tcPr>
            <w:tcW w:w="7229" w:type="dxa"/>
            <w:vAlign w:val="bottom"/>
          </w:tcPr>
          <w:p w14:paraId="5F59A551" w14:textId="6F7C164E" w:rsidR="003B25E0" w:rsidRPr="00DA62D5" w:rsidRDefault="00F414C7" w:rsidP="00334C8A">
            <w:pPr>
              <w:jc w:val="left"/>
              <w:rPr>
                <w:rFonts w:ascii="Arial" w:hAnsi="Arial" w:cs="Arial"/>
                <w:sz w:val="20"/>
                <w:szCs w:val="20"/>
              </w:rPr>
            </w:pPr>
            <w:r>
              <w:rPr>
                <w:rFonts w:ascii="Arial" w:hAnsi="Arial" w:cs="Arial"/>
                <w:sz w:val="20"/>
                <w:szCs w:val="20"/>
              </w:rPr>
              <w:t>Путевой лист (Рассчитан)</w:t>
            </w:r>
          </w:p>
        </w:tc>
      </w:tr>
    </w:tbl>
    <w:p w14:paraId="50E0CD62" w14:textId="77777777" w:rsidR="00826E74" w:rsidRDefault="00826E74" w:rsidP="00826E74">
      <w:pPr>
        <w:pStyle w:val="a7"/>
        <w:keepNext/>
        <w:spacing w:after="0" w:afterAutospacing="0"/>
        <w:jc w:val="right"/>
        <w:rPr>
          <w:rFonts w:ascii="Arial" w:hAnsi="Arial" w:cs="Arial"/>
          <w:sz w:val="22"/>
        </w:rPr>
      </w:pPr>
    </w:p>
    <w:p w14:paraId="5B33FCF8" w14:textId="77777777" w:rsidR="00B56C49" w:rsidRDefault="00B56C49" w:rsidP="00B56C49">
      <w:pPr>
        <w:rPr>
          <w:rFonts w:ascii="Arial" w:hAnsi="Arial" w:cs="Arial"/>
          <w:szCs w:val="24"/>
        </w:rPr>
      </w:pPr>
      <w:r>
        <w:rPr>
          <w:rFonts w:ascii="Arial" w:hAnsi="Arial" w:cs="Arial"/>
          <w:szCs w:val="24"/>
        </w:rPr>
        <w:t xml:space="preserve">Ссылка на схемы </w:t>
      </w:r>
      <w:r>
        <w:rPr>
          <w:rFonts w:ascii="Arial" w:hAnsi="Arial" w:cs="Arial"/>
          <w:szCs w:val="24"/>
          <w:lang w:val="en-US"/>
        </w:rPr>
        <w:t>Aris</w:t>
      </w:r>
      <w:r w:rsidRPr="003B3466">
        <w:rPr>
          <w:rFonts w:ascii="Arial" w:hAnsi="Arial" w:cs="Arial"/>
          <w:szCs w:val="24"/>
        </w:rPr>
        <w:t xml:space="preserve">: </w:t>
      </w:r>
    </w:p>
    <w:p w14:paraId="747CA429" w14:textId="77777777" w:rsidR="00B56C49" w:rsidRDefault="000917EE" w:rsidP="00B56C49">
      <w:pPr>
        <w:jc w:val="left"/>
        <w:rPr>
          <w:rFonts w:ascii="Arial" w:hAnsi="Arial" w:cs="Arial"/>
          <w:szCs w:val="24"/>
        </w:rPr>
      </w:pPr>
      <w:hyperlink r:id="rId22" w:history="1">
        <w:r w:rsidR="00B56C49">
          <w:rPr>
            <w:rStyle w:val="a8"/>
            <w:rFonts w:ascii="Arial" w:hAnsi="Arial" w:cs="Arial"/>
            <w:szCs w:val="24"/>
          </w:rPr>
          <w:t>http://portal.polyus.com/ERP/ERPDocuments/05_Бизнес-процессы/Целевые схемы БП/МТО/Транспортная логистика</w:t>
        </w:r>
      </w:hyperlink>
    </w:p>
    <w:p w14:paraId="6CB2B293" w14:textId="77777777" w:rsidR="00B56C49" w:rsidRPr="00F94454" w:rsidRDefault="00B56C49" w:rsidP="00826E74">
      <w:pPr>
        <w:pStyle w:val="a7"/>
        <w:keepNext/>
        <w:spacing w:after="0" w:afterAutospacing="0"/>
        <w:jc w:val="right"/>
        <w:rPr>
          <w:rFonts w:ascii="Arial" w:hAnsi="Arial" w:cs="Arial"/>
          <w:sz w:val="22"/>
        </w:rPr>
      </w:pPr>
    </w:p>
    <w:p w14:paraId="1E79B102" w14:textId="77777777" w:rsidR="0043622A" w:rsidRDefault="0043622A" w:rsidP="0043622A">
      <w:pPr>
        <w:pStyle w:val="23"/>
        <w:keepNext/>
        <w:keepLines/>
        <w:numPr>
          <w:ilvl w:val="1"/>
          <w:numId w:val="8"/>
        </w:numPr>
        <w:spacing w:before="160" w:after="120" w:line="276" w:lineRule="auto"/>
        <w:rPr>
          <w:rFonts w:eastAsiaTheme="majorEastAsia" w:cstheme="majorBidi"/>
          <w:bCs w:val="0"/>
          <w:iCs w:val="0"/>
          <w:szCs w:val="26"/>
        </w:rPr>
      </w:pPr>
      <w:bookmarkStart w:id="455" w:name="_Toc520705033"/>
      <w:bookmarkStart w:id="456" w:name="_Toc523837283"/>
      <w:bookmarkStart w:id="457" w:name="_Toc65146847"/>
      <w:r w:rsidRPr="00BE014D">
        <w:rPr>
          <w:rFonts w:eastAsiaTheme="majorEastAsia" w:cstheme="majorBidi"/>
          <w:bCs w:val="0"/>
          <w:iCs w:val="0"/>
          <w:szCs w:val="26"/>
        </w:rPr>
        <w:t>Описание шагов бизнес-процесс</w:t>
      </w:r>
      <w:bookmarkEnd w:id="455"/>
      <w:bookmarkEnd w:id="456"/>
      <w:r w:rsidR="00B12386">
        <w:rPr>
          <w:rFonts w:eastAsiaTheme="majorEastAsia" w:cstheme="majorBidi"/>
          <w:bCs w:val="0"/>
          <w:iCs w:val="0"/>
          <w:szCs w:val="26"/>
        </w:rPr>
        <w:t>ов</w:t>
      </w:r>
      <w:bookmarkEnd w:id="457"/>
    </w:p>
    <w:p w14:paraId="3D885A17" w14:textId="77777777" w:rsidR="0043622A" w:rsidRDefault="0043622A" w:rsidP="0043622A">
      <w:pPr>
        <w:pStyle w:val="31"/>
        <w:numPr>
          <w:ilvl w:val="2"/>
          <w:numId w:val="8"/>
        </w:numPr>
        <w:rPr>
          <w:caps/>
        </w:rPr>
      </w:pPr>
      <w:bookmarkStart w:id="458" w:name="_Toc514340553"/>
      <w:bookmarkStart w:id="459" w:name="_Toc520705034"/>
      <w:bookmarkStart w:id="460" w:name="_Toc523837284"/>
      <w:bookmarkStart w:id="461" w:name="_Toc65146848"/>
      <w:r w:rsidRPr="000835FE">
        <w:rPr>
          <w:caps/>
        </w:rPr>
        <w:t xml:space="preserve">Описание </w:t>
      </w:r>
      <w:r>
        <w:rPr>
          <w:caps/>
        </w:rPr>
        <w:t xml:space="preserve">шагов </w:t>
      </w:r>
      <w:r w:rsidRPr="000835FE">
        <w:rPr>
          <w:caps/>
        </w:rPr>
        <w:t xml:space="preserve">бизнес-процесса </w:t>
      </w:r>
      <w:bookmarkEnd w:id="458"/>
      <w:r w:rsidR="0088635F">
        <w:rPr>
          <w:caps/>
        </w:rPr>
        <w:t>ПП-10</w:t>
      </w:r>
      <w:r w:rsidR="00E856BD">
        <w:rPr>
          <w:caps/>
        </w:rPr>
        <w:t>.06.0</w:t>
      </w:r>
      <w:r w:rsidR="00E86B76">
        <w:rPr>
          <w:caps/>
        </w:rPr>
        <w:t>2</w:t>
      </w:r>
      <w:r w:rsidR="00E856BD">
        <w:rPr>
          <w:caps/>
        </w:rPr>
        <w:t>-</w:t>
      </w:r>
      <w:r w:rsidR="00E856BD">
        <w:rPr>
          <w:caps/>
          <w:lang w:val="en-US"/>
        </w:rPr>
        <w:t>ERP</w:t>
      </w:r>
      <w:r w:rsidR="00E856BD" w:rsidRPr="00E856BD">
        <w:rPr>
          <w:caps/>
        </w:rPr>
        <w:t xml:space="preserve"> </w:t>
      </w:r>
      <w:r w:rsidR="00E856BD">
        <w:rPr>
          <w:caps/>
        </w:rPr>
        <w:t xml:space="preserve">Оперативное </w:t>
      </w:r>
      <w:r w:rsidR="00424ACE">
        <w:rPr>
          <w:caps/>
        </w:rPr>
        <w:t>управление транспортировкой</w:t>
      </w:r>
      <w:bookmarkEnd w:id="459"/>
      <w:bookmarkEnd w:id="460"/>
      <w:bookmarkEnd w:id="461"/>
    </w:p>
    <w:p w14:paraId="32F4FF52" w14:textId="77777777" w:rsidR="00D628AD" w:rsidRDefault="00890C0A" w:rsidP="00D628AD">
      <w:pPr>
        <w:pStyle w:val="4"/>
        <w:spacing w:line="360" w:lineRule="auto"/>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10.06.02.005</w:t>
      </w:r>
      <w:r w:rsidRPr="0012135C">
        <w:rPr>
          <w:rFonts w:eastAsiaTheme="majorEastAsia" w:cstheme="majorBidi"/>
          <w:b/>
          <w:i w:val="0"/>
          <w:caps w:val="0"/>
          <w:sz w:val="24"/>
          <w:szCs w:val="24"/>
        </w:rPr>
        <w:t xml:space="preserve"> – </w:t>
      </w:r>
      <w:r w:rsidR="00D628AD" w:rsidRPr="00D628AD">
        <w:rPr>
          <w:rFonts w:eastAsiaTheme="majorEastAsia" w:cstheme="majorBidi"/>
          <w:b/>
          <w:i w:val="0"/>
          <w:caps w:val="0"/>
          <w:sz w:val="24"/>
          <w:szCs w:val="24"/>
        </w:rPr>
        <w:t>Отслеживание выполнения и анализ изменений внешней транспортировки</w:t>
      </w:r>
    </w:p>
    <w:p w14:paraId="7BF3B3E5" w14:textId="3C5025E5" w:rsidR="00D628AD" w:rsidRPr="000A7A9C" w:rsidRDefault="00D628AD">
      <w:pPr>
        <w:spacing w:after="240"/>
        <w:ind w:firstLine="567"/>
        <w:rPr>
          <w:rFonts w:ascii="Arial" w:eastAsiaTheme="majorEastAsia" w:hAnsi="Arial" w:cs="Arial"/>
          <w:szCs w:val="24"/>
        </w:rPr>
        <w:pPrChange w:id="462" w:author="SintsovaMA" w:date="2021-02-25T12:29:00Z">
          <w:pPr>
            <w:spacing w:after="240" w:line="360" w:lineRule="auto"/>
            <w:ind w:firstLine="567"/>
          </w:pPr>
        </w:pPrChange>
      </w:pPr>
      <w:r w:rsidRPr="00367721">
        <w:rPr>
          <w:rFonts w:ascii="Arial" w:eastAsiaTheme="majorEastAsia" w:hAnsi="Arial" w:cs="Arial"/>
          <w:szCs w:val="24"/>
        </w:rPr>
        <w:t>На данном шаге осуществляется анализ изменений и отслеживание выполнения внешних перевозок в текущей потребности по сравнению с Ресурсным планом, а также срочных заявок на перевозку</w:t>
      </w:r>
      <w:r w:rsidR="00367721">
        <w:rPr>
          <w:rFonts w:ascii="Arial" w:eastAsiaTheme="majorEastAsia" w:hAnsi="Arial" w:cs="Arial"/>
          <w:szCs w:val="24"/>
        </w:rPr>
        <w:t>,</w:t>
      </w:r>
      <w:r w:rsidRPr="00367721">
        <w:rPr>
          <w:rFonts w:ascii="Arial" w:eastAsiaTheme="majorEastAsia" w:hAnsi="Arial" w:cs="Arial"/>
          <w:szCs w:val="24"/>
        </w:rPr>
        <w:t xml:space="preserve"> направленных после формирования графика поставки МТР и по</w:t>
      </w:r>
      <w:r w:rsidR="00367721">
        <w:rPr>
          <w:rFonts w:ascii="Arial" w:eastAsiaTheme="majorEastAsia" w:hAnsi="Arial" w:cs="Arial"/>
          <w:szCs w:val="24"/>
        </w:rPr>
        <w:t>требности в перевозках на месяц (в таком случае осуществляется дополнительное внесистемное информирование Планировщиков логистики)</w:t>
      </w:r>
      <w:r w:rsidRPr="00367721">
        <w:rPr>
          <w:rFonts w:ascii="Arial" w:eastAsiaTheme="majorEastAsia" w:hAnsi="Arial" w:cs="Arial"/>
          <w:szCs w:val="24"/>
        </w:rPr>
        <w:t>.</w:t>
      </w:r>
      <w:r w:rsidR="00367721" w:rsidRPr="00367721">
        <w:rPr>
          <w:rFonts w:ascii="Arial" w:eastAsiaTheme="majorEastAsia" w:hAnsi="Arial" w:cs="Arial"/>
          <w:szCs w:val="24"/>
        </w:rPr>
        <w:t xml:space="preserve"> Процедура замещения срочных заявок на не срочные осуществляется внесистемно и регламентируется локальными нормативными документами, например, Регламентами.</w:t>
      </w:r>
    </w:p>
    <w:p w14:paraId="4F49407E" w14:textId="1B6610B5" w:rsidR="00D628AD" w:rsidRPr="00572EDA" w:rsidRDefault="00367721">
      <w:pPr>
        <w:spacing w:after="240"/>
        <w:ind w:firstLine="567"/>
        <w:rPr>
          <w:rFonts w:ascii="Arial" w:eastAsiaTheme="majorEastAsia" w:hAnsi="Arial" w:cs="Arial"/>
          <w:szCs w:val="24"/>
        </w:rPr>
        <w:pPrChange w:id="463" w:author="SintsovaMA" w:date="2021-02-25T12:29:00Z">
          <w:pPr>
            <w:spacing w:after="240" w:line="360" w:lineRule="auto"/>
            <w:ind w:firstLine="567"/>
          </w:pPr>
        </w:pPrChange>
      </w:pPr>
      <w:r w:rsidRPr="00367721">
        <w:rPr>
          <w:rFonts w:ascii="Arial" w:eastAsiaTheme="majorEastAsia" w:hAnsi="Arial" w:cs="Arial"/>
          <w:szCs w:val="24"/>
        </w:rPr>
        <w:t xml:space="preserve">Для анализа исполнения транспортировок используется инструмент аналитической отчетности SAP Analysis, который предусматривает вывод информации по </w:t>
      </w:r>
      <w:r w:rsidR="00941CE6">
        <w:rPr>
          <w:rFonts w:ascii="Arial" w:eastAsiaTheme="majorEastAsia" w:hAnsi="Arial" w:cs="Arial"/>
          <w:szCs w:val="24"/>
        </w:rPr>
        <w:t>вы</w:t>
      </w:r>
      <w:r w:rsidRPr="00367721">
        <w:rPr>
          <w:rFonts w:ascii="Arial" w:eastAsiaTheme="majorEastAsia" w:hAnsi="Arial" w:cs="Arial"/>
          <w:szCs w:val="24"/>
        </w:rPr>
        <w:t xml:space="preserve">полненным транспортировкам в Excel. </w:t>
      </w:r>
      <w:r w:rsidR="00D628AD" w:rsidRPr="00367721">
        <w:rPr>
          <w:rFonts w:ascii="Arial" w:eastAsiaTheme="majorEastAsia" w:hAnsi="Arial" w:cs="Arial"/>
          <w:szCs w:val="24"/>
        </w:rPr>
        <w:t>На основании закрытых</w:t>
      </w:r>
      <w:r w:rsidR="00D628AD" w:rsidRPr="00D628AD">
        <w:rPr>
          <w:rFonts w:ascii="Arial" w:eastAsiaTheme="majorEastAsia" w:hAnsi="Arial" w:cs="Arial"/>
          <w:szCs w:val="24"/>
        </w:rPr>
        <w:t xml:space="preserve"> Путевых листов и текущих запланиро</w:t>
      </w:r>
      <w:r w:rsidR="00D628AD" w:rsidRPr="00D628AD">
        <w:rPr>
          <w:rFonts w:ascii="Arial" w:eastAsiaTheme="majorEastAsia" w:hAnsi="Arial" w:cs="Arial"/>
          <w:szCs w:val="24"/>
        </w:rPr>
        <w:lastRenderedPageBreak/>
        <w:t>ванных объемов Специалист Управления процессами перевозок анализиру</w:t>
      </w:r>
      <w:r w:rsidR="00D628AD">
        <w:rPr>
          <w:rFonts w:ascii="Arial" w:eastAsiaTheme="majorEastAsia" w:hAnsi="Arial" w:cs="Arial"/>
          <w:szCs w:val="24"/>
        </w:rPr>
        <w:t>е</w:t>
      </w:r>
      <w:r w:rsidR="00D628AD" w:rsidRPr="00D628AD">
        <w:rPr>
          <w:rFonts w:ascii="Arial" w:eastAsiaTheme="majorEastAsia" w:hAnsi="Arial" w:cs="Arial"/>
          <w:szCs w:val="24"/>
        </w:rPr>
        <w:t xml:space="preserve">т актуализированный Ресурсный план внешних перевозок </w:t>
      </w:r>
      <w:r w:rsidR="00A73C7C">
        <w:rPr>
          <w:rFonts w:ascii="Arial" w:eastAsiaTheme="majorEastAsia" w:hAnsi="Arial" w:cs="Arial"/>
          <w:szCs w:val="24"/>
        </w:rPr>
        <w:t xml:space="preserve">вне системы </w:t>
      </w:r>
      <w:r w:rsidR="00A73C7C" w:rsidRPr="00F5580C">
        <w:rPr>
          <w:rFonts w:ascii="Arial" w:eastAsiaTheme="majorEastAsia" w:hAnsi="Arial" w:cs="Arial"/>
          <w:szCs w:val="24"/>
          <w:rPrChange w:id="464" w:author="SintsovaMA" w:date="2021-02-25T12:29:00Z">
            <w:rPr>
              <w:rFonts w:ascii="Arial" w:eastAsiaTheme="majorEastAsia" w:hAnsi="Arial" w:cs="Arial"/>
              <w:szCs w:val="24"/>
              <w:lang w:val="en-US"/>
            </w:rPr>
          </w:rPrChange>
        </w:rPr>
        <w:t>SAP</w:t>
      </w:r>
      <w:r w:rsidR="00A73C7C" w:rsidRPr="00AE12DE">
        <w:rPr>
          <w:rFonts w:ascii="Arial" w:eastAsiaTheme="majorEastAsia" w:hAnsi="Arial" w:cs="Arial"/>
          <w:szCs w:val="24"/>
        </w:rPr>
        <w:t xml:space="preserve"> </w:t>
      </w:r>
      <w:r w:rsidR="00D628AD" w:rsidRPr="00D628AD">
        <w:rPr>
          <w:rFonts w:ascii="Arial" w:eastAsiaTheme="majorEastAsia" w:hAnsi="Arial" w:cs="Arial"/>
          <w:szCs w:val="24"/>
        </w:rPr>
        <w:t>на предмет необходимости внесения корректировок и доступности ресурсов. Если выявляется, что план неисполним или выявлен профицит вывезенных объемов и выполненных работ в текущем месяце, то принимается решение о перепланировании и корректировки ранее запланированных потребностей.</w:t>
      </w:r>
    </w:p>
    <w:p w14:paraId="4F474951" w14:textId="4163E0A6" w:rsidR="002630FC" w:rsidRDefault="00D628AD">
      <w:pPr>
        <w:spacing w:after="240"/>
        <w:ind w:firstLine="567"/>
        <w:rPr>
          <w:rFonts w:ascii="Arial" w:eastAsiaTheme="majorEastAsia" w:hAnsi="Arial" w:cs="Arial"/>
          <w:szCs w:val="24"/>
        </w:rPr>
        <w:pPrChange w:id="465" w:author="SintsovaMA" w:date="2021-02-25T12:29:00Z">
          <w:pPr>
            <w:spacing w:after="240" w:line="360" w:lineRule="auto"/>
            <w:ind w:firstLine="567"/>
          </w:pPr>
        </w:pPrChange>
      </w:pPr>
      <w:r w:rsidRPr="00D628AD">
        <w:rPr>
          <w:rFonts w:ascii="Arial" w:eastAsiaTheme="majorEastAsia" w:hAnsi="Arial" w:cs="Arial"/>
          <w:szCs w:val="24"/>
        </w:rPr>
        <w:t>В случае, если корректировка не требуется</w:t>
      </w:r>
      <w:r>
        <w:rPr>
          <w:rFonts w:ascii="Arial" w:eastAsiaTheme="majorEastAsia" w:hAnsi="Arial" w:cs="Arial"/>
          <w:szCs w:val="24"/>
        </w:rPr>
        <w:t>,</w:t>
      </w:r>
      <w:r w:rsidRPr="00D628AD">
        <w:rPr>
          <w:rFonts w:ascii="Arial" w:eastAsiaTheme="majorEastAsia" w:hAnsi="Arial" w:cs="Arial"/>
          <w:szCs w:val="24"/>
        </w:rPr>
        <w:t xml:space="preserve"> </w:t>
      </w:r>
      <w:r>
        <w:rPr>
          <w:rFonts w:ascii="Arial" w:eastAsiaTheme="majorEastAsia" w:hAnsi="Arial" w:cs="Arial"/>
          <w:szCs w:val="24"/>
        </w:rPr>
        <w:t xml:space="preserve">формируется Оперативный план </w:t>
      </w:r>
      <w:r w:rsidR="002630FC">
        <w:rPr>
          <w:rFonts w:ascii="Arial" w:eastAsiaTheme="majorEastAsia" w:hAnsi="Arial" w:cs="Arial"/>
          <w:szCs w:val="24"/>
        </w:rPr>
        <w:t>(см. шаг 10.06.02.015 – «</w:t>
      </w:r>
      <w:r w:rsidR="002630FC" w:rsidRPr="00C250AF">
        <w:rPr>
          <w:rFonts w:ascii="Arial" w:eastAsiaTheme="majorEastAsia" w:hAnsi="Arial" w:cs="Arial"/>
          <w:szCs w:val="24"/>
        </w:rPr>
        <w:t>Формирование Оперативного плана внешних транспортировок</w:t>
      </w:r>
      <w:r w:rsidR="002630FC">
        <w:rPr>
          <w:rFonts w:ascii="Arial" w:eastAsiaTheme="majorEastAsia" w:hAnsi="Arial" w:cs="Arial"/>
          <w:szCs w:val="24"/>
        </w:rPr>
        <w:t xml:space="preserve">») </w:t>
      </w:r>
      <w:r>
        <w:rPr>
          <w:rFonts w:ascii="Arial" w:eastAsiaTheme="majorEastAsia" w:hAnsi="Arial" w:cs="Arial"/>
          <w:szCs w:val="24"/>
        </w:rPr>
        <w:t xml:space="preserve">и </w:t>
      </w:r>
      <w:r w:rsidRPr="00D628AD">
        <w:rPr>
          <w:rFonts w:ascii="Arial" w:eastAsiaTheme="majorEastAsia" w:hAnsi="Arial" w:cs="Arial"/>
          <w:szCs w:val="24"/>
        </w:rPr>
        <w:t>создаются внешние транспортировки по перевозке МТР</w:t>
      </w:r>
      <w:r w:rsidR="002630FC">
        <w:rPr>
          <w:rFonts w:ascii="Arial" w:eastAsiaTheme="majorEastAsia" w:hAnsi="Arial" w:cs="Arial"/>
          <w:szCs w:val="24"/>
        </w:rPr>
        <w:t xml:space="preserve"> (см. шаг </w:t>
      </w:r>
      <w:r w:rsidR="002630FC" w:rsidRPr="00C250AF">
        <w:rPr>
          <w:rFonts w:ascii="Arial" w:eastAsiaTheme="majorEastAsia" w:hAnsi="Arial" w:cs="Arial"/>
          <w:szCs w:val="24"/>
        </w:rPr>
        <w:t xml:space="preserve">10.06.02.035 – </w:t>
      </w:r>
      <w:r w:rsidR="002630FC">
        <w:rPr>
          <w:rFonts w:ascii="Arial" w:eastAsiaTheme="majorEastAsia" w:hAnsi="Arial" w:cs="Arial"/>
          <w:szCs w:val="24"/>
        </w:rPr>
        <w:t>«</w:t>
      </w:r>
      <w:r w:rsidR="002630FC" w:rsidRPr="00C250AF">
        <w:rPr>
          <w:rFonts w:ascii="Arial" w:eastAsiaTheme="majorEastAsia" w:hAnsi="Arial" w:cs="Arial"/>
          <w:szCs w:val="24"/>
        </w:rPr>
        <w:t>Создание и корректировка внешних транспортировок</w:t>
      </w:r>
      <w:r w:rsidR="002630FC">
        <w:rPr>
          <w:rFonts w:ascii="Arial" w:eastAsiaTheme="majorEastAsia" w:hAnsi="Arial" w:cs="Arial"/>
          <w:szCs w:val="24"/>
        </w:rPr>
        <w:t>»)</w:t>
      </w:r>
      <w:r w:rsidRPr="00D628AD">
        <w:rPr>
          <w:rFonts w:ascii="Arial" w:eastAsiaTheme="majorEastAsia" w:hAnsi="Arial" w:cs="Arial"/>
          <w:szCs w:val="24"/>
        </w:rPr>
        <w:t>.</w:t>
      </w:r>
    </w:p>
    <w:p w14:paraId="3F4A920E" w14:textId="77777777" w:rsidR="00D628AD" w:rsidRDefault="00D628AD" w:rsidP="00D628AD">
      <w:pPr>
        <w:pStyle w:val="a7"/>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Pr>
          <w:rFonts w:ascii="Arial" w:hAnsi="Arial" w:cs="Arial"/>
          <w:b/>
          <w:noProof/>
          <w:sz w:val="22"/>
        </w:rPr>
        <w:t>10</w:t>
      </w:r>
      <w:r w:rsidRPr="00916FAB">
        <w:rPr>
          <w:rFonts w:ascii="Arial" w:hAnsi="Arial" w:cs="Arial"/>
          <w:b/>
          <w:sz w:val="22"/>
        </w:rPr>
        <w:fldChar w:fldCharType="end"/>
      </w:r>
      <w:r w:rsidRPr="00916FAB">
        <w:rPr>
          <w:rFonts w:ascii="Arial" w:hAnsi="Arial" w:cs="Arial"/>
          <w:b/>
          <w:sz w:val="22"/>
        </w:rPr>
        <w:t xml:space="preserve">. Описание </w:t>
      </w:r>
      <w:r>
        <w:rPr>
          <w:rFonts w:ascii="Arial" w:hAnsi="Arial" w:cs="Arial"/>
          <w:b/>
          <w:sz w:val="22"/>
        </w:rPr>
        <w:t>шага «</w:t>
      </w:r>
      <w:r w:rsidRPr="005B11CF">
        <w:rPr>
          <w:rFonts w:ascii="Arial" w:hAnsi="Arial" w:cs="Arial"/>
          <w:b/>
          <w:sz w:val="22"/>
        </w:rPr>
        <w:t>Отслеживание выполнения и анализ изменений внешней транспортировки</w:t>
      </w:r>
      <w:r>
        <w:rPr>
          <w:rFonts w:ascii="Arial" w:hAnsi="Arial" w:cs="Arial"/>
          <w:b/>
          <w:sz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D628AD" w14:paraId="4D3FB4BD" w14:textId="77777777" w:rsidTr="00D628AD">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AD1ECE4" w14:textId="77777777" w:rsidR="00D628AD" w:rsidRDefault="00D628AD" w:rsidP="00D628AD">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279BD72" w14:textId="77777777" w:rsidR="00D628AD" w:rsidRDefault="00D628AD" w:rsidP="00D628AD">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2365975B" w14:textId="77777777" w:rsidR="00D628AD" w:rsidRPr="00FD169A" w:rsidRDefault="00D628AD" w:rsidP="00D628AD">
            <w:pPr>
              <w:pStyle w:val="h"/>
              <w:spacing w:before="45" w:after="45"/>
              <w:rPr>
                <w:noProof/>
                <w:szCs w:val="24"/>
                <w:lang w:val="en-US"/>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B6C48D7" w14:textId="77777777" w:rsidR="00D628AD" w:rsidRDefault="00D628AD" w:rsidP="00D628AD">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4331E38" w14:textId="77777777" w:rsidR="00D628AD" w:rsidRDefault="00D628AD" w:rsidP="00D628AD">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481B3A70" w14:textId="77777777" w:rsidR="00D628AD" w:rsidRDefault="00D628AD" w:rsidP="00D628AD">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79DAA56" w14:textId="77777777" w:rsidR="00D628AD" w:rsidRDefault="00D628AD" w:rsidP="00D628AD">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69C824D" w14:textId="77777777" w:rsidR="00D628AD" w:rsidRDefault="00D628AD" w:rsidP="00D628AD">
            <w:pPr>
              <w:pStyle w:val="h"/>
              <w:spacing w:before="45" w:after="45"/>
              <w:rPr>
                <w:noProof/>
                <w:szCs w:val="24"/>
              </w:rPr>
            </w:pPr>
            <w:r>
              <w:rPr>
                <w:noProof/>
                <w:szCs w:val="24"/>
              </w:rPr>
              <w:t>Выход</w:t>
            </w:r>
          </w:p>
        </w:tc>
      </w:tr>
      <w:tr w:rsidR="00D628AD" w14:paraId="18EA47F4" w14:textId="77777777" w:rsidTr="00D628AD">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0059EAA" w14:textId="77777777" w:rsidR="00D628AD" w:rsidRPr="005B11CF" w:rsidRDefault="00D628AD" w:rsidP="00D628AD">
            <w:pPr>
              <w:pStyle w:val="bbb"/>
              <w:spacing w:before="45" w:after="45"/>
              <w:rPr>
                <w:rFonts w:eastAsia="Times New Roman"/>
                <w:noProof/>
                <w:szCs w:val="24"/>
              </w:rPr>
            </w:pPr>
            <w:r w:rsidRPr="005B11CF">
              <w:rPr>
                <w:rFonts w:eastAsia="Times New Roman"/>
                <w:noProof/>
                <w:szCs w:val="24"/>
              </w:rPr>
              <w:t>10.06.02.005</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2A497BB" w14:textId="77777777" w:rsidR="00D628AD" w:rsidRPr="005B11CF" w:rsidRDefault="00D628AD" w:rsidP="00D628AD">
            <w:pPr>
              <w:pStyle w:val="bbb"/>
              <w:spacing w:before="45" w:after="45"/>
              <w:rPr>
                <w:rFonts w:eastAsia="Times New Roman"/>
                <w:noProof/>
                <w:szCs w:val="24"/>
              </w:rPr>
            </w:pPr>
            <w:r w:rsidRPr="005B11CF">
              <w:rPr>
                <w:rFonts w:eastAsia="Times New Roman"/>
                <w:noProof/>
                <w:szCs w:val="24"/>
              </w:rPr>
              <w:t>Отслеживание выполнения и анализ изменений внешней транспортировки</w:t>
            </w:r>
          </w:p>
        </w:tc>
        <w:tc>
          <w:tcPr>
            <w:tcW w:w="557" w:type="pct"/>
            <w:tcBorders>
              <w:top w:val="single" w:sz="6" w:space="0" w:color="000000"/>
              <w:left w:val="single" w:sz="6" w:space="0" w:color="000000"/>
              <w:bottom w:val="single" w:sz="6" w:space="0" w:color="000000"/>
              <w:right w:val="single" w:sz="6" w:space="0" w:color="000000"/>
            </w:tcBorders>
          </w:tcPr>
          <w:p w14:paraId="4F5DAEB5" w14:textId="77777777" w:rsidR="00D628AD" w:rsidRPr="00AE12DE" w:rsidRDefault="00D628AD" w:rsidP="00D628AD">
            <w:pPr>
              <w:pStyle w:val="bbb"/>
              <w:spacing w:before="45" w:after="45"/>
              <w:rPr>
                <w:rFonts w:eastAsia="Times New Roman"/>
                <w:noProof/>
                <w:szCs w:val="24"/>
              </w:rPr>
            </w:pPr>
            <w:r w:rsidRPr="005B11CF">
              <w:rPr>
                <w:rFonts w:eastAsia="Times New Roman"/>
                <w:noProof/>
                <w:szCs w:val="24"/>
              </w:rPr>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804446C" w14:textId="77777777" w:rsidR="00D628AD" w:rsidRPr="00DD6CAD" w:rsidRDefault="00D628AD" w:rsidP="005B11CF">
            <w:pPr>
              <w:pStyle w:val="bbb"/>
              <w:spacing w:before="45" w:after="45"/>
              <w:rPr>
                <w:rFonts w:eastAsia="Times New Roman"/>
                <w:noProof/>
                <w:szCs w:val="18"/>
              </w:rPr>
            </w:pPr>
            <w:r w:rsidRPr="00DD6CAD">
              <w:rPr>
                <w:rFonts w:eastAsia="Times New Roman"/>
                <w:noProof/>
                <w:szCs w:val="18"/>
              </w:rPr>
              <w:t>На данном шаге осуществляется анализ изменений и отслеживание выполнения внешних перевозок в текущей потребности по сравнению с Ресурсным планом, а также срочных заявок на перевозку (направленных после формирования графика поставки МТР и потребности в перевозках на месяц).</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6C1C7F0" w14:textId="77777777" w:rsidR="00D628AD" w:rsidRPr="00DD6CAD" w:rsidRDefault="00D628AD" w:rsidP="00D628AD">
            <w:pPr>
              <w:spacing w:before="45" w:after="45"/>
              <w:ind w:left="-57"/>
              <w:rPr>
                <w:rFonts w:ascii="Arial" w:hAnsi="Arial"/>
                <w:sz w:val="18"/>
                <w:szCs w:val="18"/>
              </w:rPr>
            </w:pPr>
            <w:r w:rsidRPr="00DD6CAD">
              <w:rPr>
                <w:rFonts w:ascii="Arial" w:hAnsi="Arial" w:cs="Arial"/>
                <w:noProof/>
                <w:color w:val="000000"/>
                <w:sz w:val="18"/>
                <w:szCs w:val="18"/>
              </w:rPr>
              <w:t xml:space="preserve">Специалист </w:t>
            </w:r>
            <w:r w:rsidR="00A37DA4">
              <w:rPr>
                <w:rFonts w:ascii="Arial" w:hAnsi="Arial" w:cs="Arial"/>
                <w:noProof/>
                <w:color w:val="000000"/>
                <w:sz w:val="18"/>
                <w:szCs w:val="18"/>
              </w:rPr>
              <w:t>Управления процессами перевозок</w:t>
            </w:r>
          </w:p>
          <w:p w14:paraId="432020D2" w14:textId="77777777" w:rsidR="00D628AD" w:rsidRPr="00DD6CAD" w:rsidRDefault="00D628AD" w:rsidP="00D628AD">
            <w:pPr>
              <w:spacing w:before="45" w:after="45"/>
              <w:ind w:left="-57"/>
              <w:jc w:val="left"/>
              <w:rPr>
                <w:rFonts w:ascii="Arial" w:hAnsi="Arial" w:cs="Arial"/>
                <w:sz w:val="18"/>
                <w:szCs w:val="18"/>
              </w:rPr>
            </w:pPr>
          </w:p>
        </w:tc>
        <w:tc>
          <w:tcPr>
            <w:tcW w:w="626" w:type="pct"/>
            <w:tcBorders>
              <w:top w:val="single" w:sz="6" w:space="0" w:color="000000"/>
              <w:left w:val="single" w:sz="6" w:space="0" w:color="000000"/>
              <w:bottom w:val="single" w:sz="6" w:space="0" w:color="000000"/>
              <w:right w:val="single" w:sz="6" w:space="0" w:color="000000"/>
            </w:tcBorders>
          </w:tcPr>
          <w:p w14:paraId="429801F0" w14:textId="77777777" w:rsidR="00D628AD" w:rsidRPr="00DD6CAD" w:rsidRDefault="005B11CF" w:rsidP="00D628AD">
            <w:pPr>
              <w:pStyle w:val="bbb"/>
              <w:spacing w:before="45" w:after="45"/>
              <w:rPr>
                <w:rFonts w:eastAsia="Times New Roman"/>
                <w:color w:val="auto"/>
                <w:szCs w:val="18"/>
                <w:lang w:eastAsia="en-US"/>
              </w:rPr>
            </w:pPr>
            <w:r w:rsidRPr="00DD6CAD">
              <w:rPr>
                <w:rFonts w:eastAsia="Times New Roman"/>
                <w:color w:val="auto"/>
                <w:szCs w:val="18"/>
                <w:lang w:eastAsia="en-US"/>
              </w:rPr>
              <w:t>Необходимо создать внешние транспортировки</w:t>
            </w:r>
          </w:p>
          <w:p w14:paraId="5C8F325F" w14:textId="77777777" w:rsidR="005B11CF" w:rsidRPr="00DD6CAD" w:rsidRDefault="005B11CF" w:rsidP="005B11CF">
            <w:pPr>
              <w:pStyle w:val="bbb"/>
              <w:spacing w:before="45" w:after="45"/>
              <w:rPr>
                <w:rFonts w:eastAsia="Times New Roman"/>
                <w:color w:val="auto"/>
                <w:szCs w:val="18"/>
                <w:lang w:eastAsia="en-US"/>
              </w:rPr>
            </w:pPr>
            <w:r w:rsidRPr="00DD6CAD">
              <w:rPr>
                <w:rFonts w:eastAsia="Times New Roman"/>
                <w:color w:val="auto"/>
                <w:szCs w:val="18"/>
                <w:lang w:eastAsia="en-US"/>
              </w:rPr>
              <w:t>Необходимо провести </w:t>
            </w:r>
          </w:p>
          <w:p w14:paraId="7C8C4CB6" w14:textId="77777777" w:rsidR="005B11CF" w:rsidRPr="00DD6CAD" w:rsidRDefault="005B11CF" w:rsidP="005B11CF">
            <w:pPr>
              <w:pStyle w:val="bbb"/>
              <w:spacing w:before="45" w:after="45"/>
              <w:rPr>
                <w:rFonts w:eastAsia="Times New Roman"/>
                <w:color w:val="auto"/>
                <w:szCs w:val="18"/>
                <w:lang w:eastAsia="en-US"/>
              </w:rPr>
            </w:pPr>
            <w:r w:rsidRPr="00DD6CAD">
              <w:rPr>
                <w:rFonts w:eastAsia="Times New Roman"/>
                <w:color w:val="auto"/>
                <w:szCs w:val="18"/>
                <w:lang w:eastAsia="en-US"/>
              </w:rPr>
              <w:t>отслеживание выполнения и анализ изменений внешней </w:t>
            </w:r>
          </w:p>
          <w:p w14:paraId="2D67D908" w14:textId="77777777" w:rsidR="005B11CF" w:rsidRPr="00DD6CAD" w:rsidRDefault="005B11CF" w:rsidP="005B11CF">
            <w:pPr>
              <w:pStyle w:val="bbb"/>
              <w:spacing w:before="45" w:after="45"/>
              <w:rPr>
                <w:rFonts w:eastAsia="Times New Roman"/>
                <w:color w:val="auto"/>
                <w:szCs w:val="18"/>
                <w:lang w:eastAsia="en-US"/>
              </w:rPr>
            </w:pPr>
            <w:r w:rsidRPr="00DD6CAD">
              <w:rPr>
                <w:rFonts w:eastAsia="Times New Roman"/>
                <w:color w:val="auto"/>
                <w:szCs w:val="18"/>
                <w:lang w:eastAsia="en-US"/>
              </w:rPr>
              <w:t>транспортировки</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3FDC594" w14:textId="77777777" w:rsidR="00D628AD" w:rsidRPr="00AE12DE" w:rsidRDefault="00D628AD" w:rsidP="00D628AD">
            <w:pPr>
              <w:spacing w:before="45" w:after="45"/>
              <w:ind w:left="-57"/>
              <w:jc w:val="left"/>
              <w:rPr>
                <w:rFonts w:ascii="Arial" w:hAnsi="Arial" w:cs="Arial"/>
                <w:sz w:val="18"/>
                <w:szCs w:val="18"/>
              </w:rPr>
            </w:pPr>
            <w:r w:rsidRPr="00DD6CAD">
              <w:rPr>
                <w:rFonts w:ascii="Arial" w:hAnsi="Arial" w:cs="Arial"/>
                <w:color w:val="000000"/>
                <w:sz w:val="18"/>
                <w:szCs w:val="18"/>
                <w:lang w:eastAsia="ru-RU"/>
              </w:rPr>
              <w:t>1. Срочные/внеплановые заявки на перевозку</w:t>
            </w:r>
            <w:r w:rsidRPr="00DD6CAD">
              <w:rPr>
                <w:rFonts w:ascii="Arial" w:hAnsi="Arial" w:cs="Arial"/>
                <w:color w:val="000000"/>
                <w:sz w:val="18"/>
                <w:szCs w:val="18"/>
                <w:lang w:eastAsia="ru-RU"/>
              </w:rPr>
              <w:br/>
              <w:t>2. Ресурсный план</w:t>
            </w:r>
            <w:r w:rsidRPr="00DD6CAD">
              <w:rPr>
                <w:rFonts w:ascii="Arial" w:hAnsi="Arial" w:cs="Arial"/>
                <w:color w:val="000000"/>
                <w:sz w:val="18"/>
                <w:szCs w:val="18"/>
                <w:lang w:eastAsia="ru-RU"/>
              </w:rPr>
              <w:br/>
              <w:t>(Утверждено)</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9915EB0" w14:textId="77777777" w:rsidR="00D628AD" w:rsidRPr="0031468B" w:rsidRDefault="00D628AD" w:rsidP="00D628AD">
            <w:pPr>
              <w:pStyle w:val="bbb"/>
              <w:spacing w:before="45" w:after="45"/>
              <w:rPr>
                <w:rFonts w:eastAsia="Times New Roman"/>
                <w:color w:val="auto"/>
                <w:sz w:val="20"/>
                <w:lang w:eastAsia="en-US"/>
              </w:rPr>
            </w:pPr>
            <w:r w:rsidRPr="00E25ECA">
              <w:rPr>
                <w:rFonts w:eastAsia="Times New Roman"/>
              </w:rPr>
              <w:t>Ресурсный план</w:t>
            </w:r>
            <w:r w:rsidRPr="00E25ECA">
              <w:rPr>
                <w:rFonts w:eastAsia="Times New Roman"/>
              </w:rPr>
              <w:br/>
              <w:t>(Проанализировано)</w:t>
            </w:r>
          </w:p>
        </w:tc>
      </w:tr>
    </w:tbl>
    <w:p w14:paraId="6ED71017" w14:textId="77777777" w:rsidR="00D628AD" w:rsidRPr="00D628AD" w:rsidRDefault="00D628AD" w:rsidP="00CF30BE">
      <w:pPr>
        <w:spacing w:after="240" w:line="360" w:lineRule="auto"/>
        <w:rPr>
          <w:rFonts w:ascii="Arial" w:eastAsiaTheme="majorEastAsia" w:hAnsi="Arial" w:cs="Arial"/>
          <w:szCs w:val="24"/>
        </w:rPr>
      </w:pPr>
    </w:p>
    <w:p w14:paraId="4B9121E3" w14:textId="77777777" w:rsidR="00CF30BE" w:rsidRDefault="00CF30BE" w:rsidP="00CF30BE">
      <w:pPr>
        <w:pStyle w:val="4"/>
        <w:rPr>
          <w:rFonts w:eastAsiaTheme="majorEastAsia" w:cstheme="majorBidi"/>
          <w:b/>
          <w:i w:val="0"/>
          <w:caps w:val="0"/>
          <w:sz w:val="24"/>
          <w:szCs w:val="24"/>
        </w:rPr>
      </w:pPr>
      <w:r>
        <w:rPr>
          <w:rFonts w:eastAsiaTheme="majorEastAsia" w:cstheme="majorBidi"/>
          <w:b/>
          <w:i w:val="0"/>
          <w:caps w:val="0"/>
          <w:sz w:val="24"/>
          <w:szCs w:val="24"/>
        </w:rPr>
        <w:t xml:space="preserve">Шаг процесса 10.06.02.010 - </w:t>
      </w:r>
      <w:r w:rsidRPr="00CF30BE">
        <w:rPr>
          <w:rFonts w:eastAsiaTheme="majorEastAsia" w:cstheme="majorBidi"/>
          <w:b/>
          <w:i w:val="0"/>
          <w:caps w:val="0"/>
          <w:sz w:val="24"/>
          <w:szCs w:val="24"/>
        </w:rPr>
        <w:t>Отслеживание выполнения и анализ изменений внутренней транспортировки</w:t>
      </w:r>
    </w:p>
    <w:p w14:paraId="19CDF216" w14:textId="77777777" w:rsidR="001D77DC" w:rsidRPr="001D77DC" w:rsidRDefault="001D77DC" w:rsidP="001D77DC">
      <w:pPr>
        <w:rPr>
          <w:rFonts w:eastAsiaTheme="majorEastAsia"/>
        </w:rPr>
      </w:pPr>
    </w:p>
    <w:p w14:paraId="0CCCE9B2" w14:textId="77777777" w:rsidR="00CF30BE" w:rsidRPr="00CF30BE" w:rsidRDefault="00CF30BE">
      <w:pPr>
        <w:spacing w:after="240"/>
        <w:ind w:firstLine="567"/>
        <w:rPr>
          <w:rFonts w:ascii="Arial" w:eastAsiaTheme="majorEastAsia" w:hAnsi="Arial" w:cs="Arial"/>
          <w:szCs w:val="24"/>
        </w:rPr>
        <w:pPrChange w:id="466" w:author="SintsovaMA" w:date="2021-02-25T12:29:00Z">
          <w:pPr>
            <w:spacing w:after="240" w:line="360" w:lineRule="auto"/>
            <w:ind w:firstLine="567"/>
          </w:pPr>
        </w:pPrChange>
      </w:pPr>
      <w:r w:rsidRPr="00CF30BE">
        <w:rPr>
          <w:rFonts w:ascii="Arial" w:eastAsiaTheme="majorEastAsia" w:hAnsi="Arial" w:cs="Arial"/>
          <w:szCs w:val="24"/>
        </w:rPr>
        <w:t>На данном шаге осуществляется анализ изменений и отслеживание выполнения внутренних перевозок в текущей потребности по сравнению с Ресурсным планом и Планом работ технологического и пассажирского транспорта, а также срочных заявок на перевозку (направленных после формирования графика поставки МТР и потребности в перевозках на месяц).</w:t>
      </w:r>
    </w:p>
    <w:p w14:paraId="2C2E11E1" w14:textId="56F9E2EB" w:rsidR="00CF30BE" w:rsidRPr="00CF30BE" w:rsidRDefault="00A73C7C">
      <w:pPr>
        <w:spacing w:after="240"/>
        <w:ind w:firstLine="567"/>
        <w:rPr>
          <w:rFonts w:ascii="Arial" w:eastAsiaTheme="majorEastAsia" w:hAnsi="Arial" w:cs="Arial"/>
          <w:szCs w:val="24"/>
        </w:rPr>
        <w:pPrChange w:id="467" w:author="SintsovaMA" w:date="2021-02-25T12:29:00Z">
          <w:pPr>
            <w:spacing w:after="240" w:line="360" w:lineRule="auto"/>
            <w:ind w:firstLine="567"/>
          </w:pPr>
        </w:pPrChange>
      </w:pPr>
      <w:r w:rsidRPr="00367721">
        <w:rPr>
          <w:rFonts w:ascii="Arial" w:eastAsiaTheme="majorEastAsia" w:hAnsi="Arial" w:cs="Arial"/>
          <w:szCs w:val="24"/>
        </w:rPr>
        <w:t xml:space="preserve">Для анализа исполнения транспортировок используется инструмент аналитической отчетности SAP Analysis, который предусматривает вывод информации по </w:t>
      </w:r>
      <w:r>
        <w:rPr>
          <w:rFonts w:ascii="Arial" w:eastAsiaTheme="majorEastAsia" w:hAnsi="Arial" w:cs="Arial"/>
          <w:szCs w:val="24"/>
        </w:rPr>
        <w:t>вы</w:t>
      </w:r>
      <w:r w:rsidRPr="00367721">
        <w:rPr>
          <w:rFonts w:ascii="Arial" w:eastAsiaTheme="majorEastAsia" w:hAnsi="Arial" w:cs="Arial"/>
          <w:szCs w:val="24"/>
        </w:rPr>
        <w:t xml:space="preserve">полненным </w:t>
      </w:r>
      <w:r w:rsidRPr="00367721">
        <w:rPr>
          <w:rFonts w:ascii="Arial" w:eastAsiaTheme="majorEastAsia" w:hAnsi="Arial" w:cs="Arial"/>
          <w:szCs w:val="24"/>
        </w:rPr>
        <w:lastRenderedPageBreak/>
        <w:t xml:space="preserve">транспортировкам в Excel. </w:t>
      </w:r>
      <w:r w:rsidR="00CF30BE" w:rsidRPr="00CF30BE">
        <w:rPr>
          <w:rFonts w:ascii="Arial" w:eastAsiaTheme="majorEastAsia" w:hAnsi="Arial" w:cs="Arial"/>
          <w:szCs w:val="24"/>
        </w:rPr>
        <w:t>На основании закрытых Путевых листов и текущих запланированных объемов Специалист Управления перевозок анализиру</w:t>
      </w:r>
      <w:r w:rsidR="001D77DC">
        <w:rPr>
          <w:rFonts w:ascii="Arial" w:eastAsiaTheme="majorEastAsia" w:hAnsi="Arial" w:cs="Arial"/>
          <w:szCs w:val="24"/>
        </w:rPr>
        <w:t>е</w:t>
      </w:r>
      <w:r w:rsidR="00CF30BE" w:rsidRPr="00CF30BE">
        <w:rPr>
          <w:rFonts w:ascii="Arial" w:eastAsiaTheme="majorEastAsia" w:hAnsi="Arial" w:cs="Arial"/>
          <w:szCs w:val="24"/>
        </w:rPr>
        <w:t xml:space="preserve">т актуализированные планы внутренних перевозок </w:t>
      </w:r>
      <w:r>
        <w:rPr>
          <w:rFonts w:ascii="Arial" w:eastAsiaTheme="majorEastAsia" w:hAnsi="Arial" w:cs="Arial"/>
          <w:szCs w:val="24"/>
        </w:rPr>
        <w:t xml:space="preserve">вне системы </w:t>
      </w:r>
      <w:r>
        <w:rPr>
          <w:rFonts w:ascii="Arial" w:eastAsiaTheme="majorEastAsia" w:hAnsi="Arial" w:cs="Arial"/>
          <w:szCs w:val="24"/>
          <w:lang w:val="en-US"/>
        </w:rPr>
        <w:t>SAP</w:t>
      </w:r>
      <w:r w:rsidRPr="00C250AF">
        <w:rPr>
          <w:rFonts w:ascii="Arial" w:eastAsiaTheme="majorEastAsia" w:hAnsi="Arial" w:cs="Arial"/>
          <w:szCs w:val="24"/>
        </w:rPr>
        <w:t xml:space="preserve"> </w:t>
      </w:r>
      <w:r w:rsidR="00CF30BE" w:rsidRPr="00CF30BE">
        <w:rPr>
          <w:rFonts w:ascii="Arial" w:eastAsiaTheme="majorEastAsia" w:hAnsi="Arial" w:cs="Arial"/>
          <w:szCs w:val="24"/>
        </w:rPr>
        <w:t>на предмет необходимости внесения корректировок и доступности ресурсов. Если выявляется, что план неисполним или выявлен профицит вывезенных объемов и выполненных работ в текущем месяце, то принимается решение о перепланировании и корректировки ранее запланированных потребностей.</w:t>
      </w:r>
      <w:r>
        <w:rPr>
          <w:rFonts w:ascii="Arial" w:eastAsiaTheme="majorEastAsia" w:hAnsi="Arial" w:cs="Arial"/>
          <w:szCs w:val="24"/>
        </w:rPr>
        <w:t xml:space="preserve"> Корректировка плана и потребностей осуществляется в сроки, определенные соответствующими </w:t>
      </w:r>
      <w:r w:rsidRPr="005651BB">
        <w:rPr>
          <w:rFonts w:ascii="Arial" w:eastAsiaTheme="majorEastAsia" w:hAnsi="Arial" w:cs="Arial"/>
          <w:szCs w:val="24"/>
        </w:rPr>
        <w:t>локальными нормативными документами</w:t>
      </w:r>
      <w:r>
        <w:rPr>
          <w:rFonts w:ascii="Arial" w:eastAsiaTheme="majorEastAsia" w:hAnsi="Arial" w:cs="Arial"/>
          <w:szCs w:val="24"/>
        </w:rPr>
        <w:t>, например, Регламентами.</w:t>
      </w:r>
    </w:p>
    <w:p w14:paraId="7E70B1C3" w14:textId="2D49BFB8" w:rsidR="001D77DC" w:rsidRDefault="00CF30BE">
      <w:pPr>
        <w:spacing w:after="240"/>
        <w:ind w:firstLine="567"/>
        <w:rPr>
          <w:rFonts w:ascii="Arial" w:eastAsiaTheme="majorEastAsia" w:hAnsi="Arial" w:cs="Arial"/>
          <w:szCs w:val="24"/>
        </w:rPr>
        <w:pPrChange w:id="468" w:author="SintsovaMA" w:date="2021-02-25T12:29:00Z">
          <w:pPr>
            <w:spacing w:after="240" w:line="360" w:lineRule="auto"/>
            <w:ind w:firstLine="567"/>
          </w:pPr>
        </w:pPrChange>
      </w:pPr>
      <w:r w:rsidRPr="00CF30BE">
        <w:rPr>
          <w:rFonts w:ascii="Arial" w:eastAsiaTheme="majorEastAsia" w:hAnsi="Arial" w:cs="Arial"/>
          <w:szCs w:val="24"/>
        </w:rPr>
        <w:t>В случае, если корректировка не требуется</w:t>
      </w:r>
      <w:r w:rsidR="00A73C7C">
        <w:rPr>
          <w:rFonts w:ascii="Arial" w:eastAsiaTheme="majorEastAsia" w:hAnsi="Arial" w:cs="Arial"/>
          <w:szCs w:val="24"/>
        </w:rPr>
        <w:t>,</w:t>
      </w:r>
      <w:r w:rsidRPr="00CF30BE">
        <w:rPr>
          <w:rFonts w:ascii="Arial" w:eastAsiaTheme="majorEastAsia" w:hAnsi="Arial" w:cs="Arial"/>
          <w:szCs w:val="24"/>
        </w:rPr>
        <w:t xml:space="preserve"> </w:t>
      </w:r>
      <w:r w:rsidR="002630FC">
        <w:rPr>
          <w:rFonts w:ascii="Arial" w:eastAsiaTheme="majorEastAsia" w:hAnsi="Arial" w:cs="Arial"/>
          <w:szCs w:val="24"/>
        </w:rPr>
        <w:t xml:space="preserve">далее </w:t>
      </w:r>
      <w:r w:rsidRPr="00CF30BE">
        <w:rPr>
          <w:rFonts w:ascii="Arial" w:eastAsiaTheme="majorEastAsia" w:hAnsi="Arial" w:cs="Arial"/>
          <w:szCs w:val="24"/>
        </w:rPr>
        <w:t xml:space="preserve">создаются </w:t>
      </w:r>
      <w:r w:rsidR="002E4476">
        <w:rPr>
          <w:rFonts w:ascii="Arial" w:eastAsiaTheme="majorEastAsia" w:hAnsi="Arial" w:cs="Arial"/>
          <w:szCs w:val="24"/>
        </w:rPr>
        <w:t xml:space="preserve">Оперативный план </w:t>
      </w:r>
      <w:r w:rsidR="00A73C7C">
        <w:rPr>
          <w:rFonts w:ascii="Arial" w:eastAsiaTheme="majorEastAsia" w:hAnsi="Arial" w:cs="Arial"/>
          <w:szCs w:val="24"/>
        </w:rPr>
        <w:t>(см. шаг 10.06.02.0</w:t>
      </w:r>
      <w:r w:rsidR="002630FC">
        <w:rPr>
          <w:rFonts w:ascii="Arial" w:eastAsiaTheme="majorEastAsia" w:hAnsi="Arial" w:cs="Arial"/>
          <w:szCs w:val="24"/>
        </w:rPr>
        <w:t>20</w:t>
      </w:r>
      <w:r w:rsidR="00A73C7C">
        <w:rPr>
          <w:rFonts w:ascii="Arial" w:eastAsiaTheme="majorEastAsia" w:hAnsi="Arial" w:cs="Arial"/>
          <w:szCs w:val="24"/>
        </w:rPr>
        <w:t xml:space="preserve"> </w:t>
      </w:r>
      <w:r w:rsidR="002630FC">
        <w:rPr>
          <w:rFonts w:ascii="Arial" w:eastAsiaTheme="majorEastAsia" w:hAnsi="Arial" w:cs="Arial"/>
          <w:szCs w:val="24"/>
        </w:rPr>
        <w:t>– «</w:t>
      </w:r>
      <w:r w:rsidR="00A73C7C" w:rsidRPr="00C250AF">
        <w:rPr>
          <w:rFonts w:ascii="Arial" w:eastAsiaTheme="majorEastAsia" w:hAnsi="Arial" w:cs="Arial"/>
          <w:szCs w:val="24"/>
        </w:rPr>
        <w:t xml:space="preserve">Формирование Оперативного плана </w:t>
      </w:r>
      <w:r w:rsidR="002630FC">
        <w:rPr>
          <w:rFonts w:ascii="Arial" w:eastAsiaTheme="majorEastAsia" w:hAnsi="Arial" w:cs="Arial"/>
          <w:szCs w:val="24"/>
        </w:rPr>
        <w:t>внутренних</w:t>
      </w:r>
      <w:r w:rsidR="00A73C7C" w:rsidRPr="00C250AF">
        <w:rPr>
          <w:rFonts w:ascii="Arial" w:eastAsiaTheme="majorEastAsia" w:hAnsi="Arial" w:cs="Arial"/>
          <w:szCs w:val="24"/>
        </w:rPr>
        <w:t xml:space="preserve"> транспортировок</w:t>
      </w:r>
      <w:r w:rsidR="00A73C7C">
        <w:rPr>
          <w:rFonts w:ascii="Arial" w:eastAsiaTheme="majorEastAsia" w:hAnsi="Arial" w:cs="Arial"/>
          <w:szCs w:val="24"/>
        </w:rPr>
        <w:t xml:space="preserve">») </w:t>
      </w:r>
      <w:r w:rsidR="002E4476">
        <w:rPr>
          <w:rFonts w:ascii="Arial" w:eastAsiaTheme="majorEastAsia" w:hAnsi="Arial" w:cs="Arial"/>
          <w:szCs w:val="24"/>
        </w:rPr>
        <w:t xml:space="preserve">и </w:t>
      </w:r>
      <w:r w:rsidRPr="00CF30BE">
        <w:rPr>
          <w:rFonts w:ascii="Arial" w:eastAsiaTheme="majorEastAsia" w:hAnsi="Arial" w:cs="Arial"/>
          <w:szCs w:val="24"/>
        </w:rPr>
        <w:t>внутренние транспортировки по перевозке МТР и ТТ/ПТ</w:t>
      </w:r>
      <w:r w:rsidR="00A73C7C">
        <w:rPr>
          <w:rFonts w:ascii="Arial" w:eastAsiaTheme="majorEastAsia" w:hAnsi="Arial" w:cs="Arial"/>
          <w:szCs w:val="24"/>
        </w:rPr>
        <w:t xml:space="preserve"> </w:t>
      </w:r>
      <w:r w:rsidR="002630FC">
        <w:rPr>
          <w:rFonts w:ascii="Arial" w:eastAsiaTheme="majorEastAsia" w:hAnsi="Arial" w:cs="Arial"/>
          <w:szCs w:val="24"/>
        </w:rPr>
        <w:t xml:space="preserve">(см. шаг </w:t>
      </w:r>
      <w:r w:rsidR="002630FC" w:rsidRPr="00AE12DE">
        <w:rPr>
          <w:rFonts w:ascii="Arial" w:eastAsiaTheme="majorEastAsia" w:hAnsi="Arial" w:cs="Arial"/>
          <w:szCs w:val="24"/>
        </w:rPr>
        <w:t>10.06.02.0</w:t>
      </w:r>
      <w:r w:rsidR="002630FC">
        <w:rPr>
          <w:rFonts w:ascii="Arial" w:eastAsiaTheme="majorEastAsia" w:hAnsi="Arial" w:cs="Arial"/>
          <w:szCs w:val="24"/>
        </w:rPr>
        <w:t>40</w:t>
      </w:r>
      <w:r w:rsidR="002630FC" w:rsidRPr="00AE12DE">
        <w:rPr>
          <w:rFonts w:ascii="Arial" w:eastAsiaTheme="majorEastAsia" w:hAnsi="Arial" w:cs="Arial"/>
          <w:szCs w:val="24"/>
        </w:rPr>
        <w:t xml:space="preserve"> – </w:t>
      </w:r>
      <w:r w:rsidR="002630FC">
        <w:rPr>
          <w:rFonts w:ascii="Arial" w:eastAsiaTheme="majorEastAsia" w:hAnsi="Arial" w:cs="Arial"/>
          <w:szCs w:val="24"/>
        </w:rPr>
        <w:t>«</w:t>
      </w:r>
      <w:r w:rsidR="002630FC" w:rsidRPr="00AE12DE">
        <w:rPr>
          <w:rFonts w:ascii="Arial" w:eastAsiaTheme="majorEastAsia" w:hAnsi="Arial" w:cs="Arial"/>
          <w:szCs w:val="24"/>
        </w:rPr>
        <w:t>Создание и корректировка вн</w:t>
      </w:r>
      <w:r w:rsidR="002630FC">
        <w:rPr>
          <w:rFonts w:ascii="Arial" w:eastAsiaTheme="majorEastAsia" w:hAnsi="Arial" w:cs="Arial"/>
          <w:szCs w:val="24"/>
        </w:rPr>
        <w:t xml:space="preserve">утренних </w:t>
      </w:r>
      <w:r w:rsidR="002630FC" w:rsidRPr="00AE12DE">
        <w:rPr>
          <w:rFonts w:ascii="Arial" w:eastAsiaTheme="majorEastAsia" w:hAnsi="Arial" w:cs="Arial"/>
          <w:szCs w:val="24"/>
        </w:rPr>
        <w:t>транспортировок</w:t>
      </w:r>
      <w:r w:rsidR="002630FC">
        <w:rPr>
          <w:rFonts w:ascii="Arial" w:eastAsiaTheme="majorEastAsia" w:hAnsi="Arial" w:cs="Arial"/>
          <w:szCs w:val="24"/>
        </w:rPr>
        <w:t>»).</w:t>
      </w:r>
    </w:p>
    <w:p w14:paraId="44607B8D" w14:textId="11789FE0" w:rsidR="001D77DC" w:rsidRDefault="001D77DC" w:rsidP="002630FC">
      <w:pPr>
        <w:pStyle w:val="a7"/>
        <w:jc w:val="right"/>
        <w:rPr>
          <w:rFonts w:ascii="Arial" w:hAnsi="Arial" w:cs="Arial"/>
          <w:b/>
          <w:sz w:val="22"/>
        </w:rPr>
      </w:pPr>
      <w:r w:rsidRPr="00916FAB">
        <w:rPr>
          <w:rFonts w:ascii="Arial" w:hAnsi="Arial" w:cs="Arial"/>
          <w:b/>
          <w:sz w:val="22"/>
        </w:rPr>
        <w:t xml:space="preserve">Таблица </w:t>
      </w:r>
      <w:r w:rsidR="00900D2A">
        <w:rPr>
          <w:rFonts w:ascii="Arial" w:hAnsi="Arial" w:cs="Arial"/>
          <w:b/>
          <w:sz w:val="22"/>
        </w:rPr>
        <w:t>11</w:t>
      </w:r>
      <w:r w:rsidRPr="00916FAB">
        <w:rPr>
          <w:rFonts w:ascii="Arial" w:hAnsi="Arial" w:cs="Arial"/>
          <w:b/>
          <w:sz w:val="22"/>
        </w:rPr>
        <w:t xml:space="preserve">. Описание </w:t>
      </w:r>
      <w:r>
        <w:rPr>
          <w:rFonts w:ascii="Arial" w:hAnsi="Arial" w:cs="Arial"/>
          <w:b/>
          <w:sz w:val="22"/>
        </w:rPr>
        <w:t>шага «</w:t>
      </w:r>
      <w:r w:rsidRPr="005B11CF">
        <w:rPr>
          <w:rFonts w:ascii="Arial" w:hAnsi="Arial" w:cs="Arial"/>
          <w:b/>
          <w:sz w:val="22"/>
        </w:rPr>
        <w:t>Отслеживание выполнения и анализ и</w:t>
      </w:r>
      <w:del w:id="469" w:author="SintsovaMA" w:date="2021-02-25T12:32:00Z">
        <w:r w:rsidR="002630FC" w:rsidRPr="005B11CF" w:rsidDel="009F737E">
          <w:rPr>
            <w:rFonts w:ascii="Arial" w:hAnsi="Arial" w:cs="Arial"/>
            <w:b/>
            <w:sz w:val="22"/>
          </w:rPr>
          <w:delText xml:space="preserve"> </w:delText>
        </w:r>
      </w:del>
      <w:r w:rsidRPr="005B11CF">
        <w:rPr>
          <w:rFonts w:ascii="Arial" w:hAnsi="Arial" w:cs="Arial"/>
          <w:b/>
          <w:sz w:val="22"/>
        </w:rPr>
        <w:t>зменений вн</w:t>
      </w:r>
      <w:r w:rsidR="002E4476">
        <w:rPr>
          <w:rFonts w:ascii="Arial" w:hAnsi="Arial" w:cs="Arial"/>
          <w:b/>
          <w:sz w:val="22"/>
        </w:rPr>
        <w:t>утренней</w:t>
      </w:r>
      <w:r w:rsidRPr="005B11CF">
        <w:rPr>
          <w:rFonts w:ascii="Arial" w:hAnsi="Arial" w:cs="Arial"/>
          <w:b/>
          <w:sz w:val="22"/>
        </w:rPr>
        <w:t xml:space="preserve"> транспортировки</w:t>
      </w:r>
      <w:r>
        <w:rPr>
          <w:rFonts w:ascii="Arial" w:hAnsi="Arial" w:cs="Arial"/>
          <w:b/>
          <w:sz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1D77DC" w14:paraId="1E04B391" w14:textId="77777777" w:rsidTr="000B3EB7">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470B7D9" w14:textId="77777777" w:rsidR="001D77DC" w:rsidRDefault="001D77DC" w:rsidP="000B3EB7">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349E1B1" w14:textId="77777777" w:rsidR="001D77DC" w:rsidRDefault="001D77DC" w:rsidP="000B3EB7">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3463FF52" w14:textId="77777777" w:rsidR="001D77DC" w:rsidRPr="00FD169A" w:rsidRDefault="001D77DC" w:rsidP="000B3EB7">
            <w:pPr>
              <w:pStyle w:val="h"/>
              <w:spacing w:before="45" w:after="45"/>
              <w:rPr>
                <w:noProof/>
                <w:szCs w:val="24"/>
                <w:lang w:val="en-US"/>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B46B338" w14:textId="77777777" w:rsidR="001D77DC" w:rsidRDefault="001D77DC" w:rsidP="000B3EB7">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25661A7" w14:textId="77777777" w:rsidR="001D77DC" w:rsidRDefault="001D77DC" w:rsidP="000B3EB7">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26ED3CAE" w14:textId="77777777" w:rsidR="001D77DC" w:rsidRDefault="001D77DC" w:rsidP="000B3EB7">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63DA019" w14:textId="77777777" w:rsidR="001D77DC" w:rsidRDefault="001D77DC" w:rsidP="000B3EB7">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533C476" w14:textId="77777777" w:rsidR="001D77DC" w:rsidRDefault="001D77DC" w:rsidP="000B3EB7">
            <w:pPr>
              <w:pStyle w:val="h"/>
              <w:spacing w:before="45" w:after="45"/>
              <w:rPr>
                <w:noProof/>
                <w:szCs w:val="24"/>
              </w:rPr>
            </w:pPr>
            <w:r>
              <w:rPr>
                <w:noProof/>
                <w:szCs w:val="24"/>
              </w:rPr>
              <w:t>Выход</w:t>
            </w:r>
          </w:p>
        </w:tc>
      </w:tr>
      <w:tr w:rsidR="001D77DC" w14:paraId="37EF36DA" w14:textId="77777777" w:rsidTr="000B3EB7">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5698D34" w14:textId="77777777" w:rsidR="001D77DC" w:rsidRPr="005B11CF" w:rsidRDefault="001D77DC" w:rsidP="002E4476">
            <w:pPr>
              <w:pStyle w:val="bbb"/>
              <w:spacing w:before="45" w:after="45"/>
              <w:rPr>
                <w:rFonts w:eastAsia="Times New Roman"/>
                <w:noProof/>
                <w:szCs w:val="24"/>
              </w:rPr>
            </w:pPr>
            <w:r w:rsidRPr="005B11CF">
              <w:rPr>
                <w:rFonts w:eastAsia="Times New Roman"/>
                <w:noProof/>
                <w:szCs w:val="24"/>
              </w:rPr>
              <w:t>10.06.02.0</w:t>
            </w:r>
            <w:r w:rsidR="002E4476">
              <w:rPr>
                <w:rFonts w:eastAsia="Times New Roman"/>
                <w:noProof/>
                <w:szCs w:val="24"/>
              </w:rPr>
              <w:t>10</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D5AE154" w14:textId="77777777" w:rsidR="001D77DC" w:rsidRPr="005B11CF" w:rsidRDefault="001D77DC" w:rsidP="002E4476">
            <w:pPr>
              <w:pStyle w:val="bbb"/>
              <w:spacing w:before="45" w:after="45"/>
              <w:rPr>
                <w:rFonts w:eastAsia="Times New Roman"/>
                <w:noProof/>
                <w:szCs w:val="24"/>
              </w:rPr>
            </w:pPr>
            <w:r w:rsidRPr="005B11CF">
              <w:rPr>
                <w:rFonts w:eastAsia="Times New Roman"/>
                <w:noProof/>
                <w:szCs w:val="24"/>
              </w:rPr>
              <w:t>Отслеживание выполнения и анализ изменений вн</w:t>
            </w:r>
            <w:r w:rsidR="002E4476">
              <w:rPr>
                <w:rFonts w:eastAsia="Times New Roman"/>
                <w:noProof/>
                <w:szCs w:val="24"/>
              </w:rPr>
              <w:t xml:space="preserve">утренней </w:t>
            </w:r>
            <w:r w:rsidRPr="005B11CF">
              <w:rPr>
                <w:rFonts w:eastAsia="Times New Roman"/>
                <w:noProof/>
                <w:szCs w:val="24"/>
              </w:rPr>
              <w:t>транспортировки</w:t>
            </w:r>
          </w:p>
        </w:tc>
        <w:tc>
          <w:tcPr>
            <w:tcW w:w="557" w:type="pct"/>
            <w:tcBorders>
              <w:top w:val="single" w:sz="6" w:space="0" w:color="000000"/>
              <w:left w:val="single" w:sz="6" w:space="0" w:color="000000"/>
              <w:bottom w:val="single" w:sz="6" w:space="0" w:color="000000"/>
              <w:right w:val="single" w:sz="6" w:space="0" w:color="000000"/>
            </w:tcBorders>
          </w:tcPr>
          <w:p w14:paraId="12831A67" w14:textId="77777777" w:rsidR="001D77DC" w:rsidRPr="00AE12DE" w:rsidRDefault="001D77DC" w:rsidP="000B3EB7">
            <w:pPr>
              <w:pStyle w:val="bbb"/>
              <w:spacing w:before="45" w:after="45"/>
              <w:rPr>
                <w:rFonts w:eastAsia="Times New Roman"/>
                <w:noProof/>
                <w:szCs w:val="24"/>
              </w:rPr>
            </w:pPr>
            <w:r w:rsidRPr="005B11CF">
              <w:rPr>
                <w:rFonts w:eastAsia="Times New Roman"/>
                <w:noProof/>
                <w:szCs w:val="24"/>
              </w:rPr>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A988E73" w14:textId="77777777" w:rsidR="001D77DC" w:rsidRPr="00DD6CAD" w:rsidRDefault="001D77DC" w:rsidP="00DD6CAD">
            <w:pPr>
              <w:spacing w:before="45" w:after="45"/>
              <w:ind w:left="-57"/>
              <w:jc w:val="left"/>
              <w:rPr>
                <w:rFonts w:ascii="Arial" w:hAnsi="Arial" w:cs="Arial"/>
                <w:noProof/>
                <w:color w:val="000000"/>
                <w:sz w:val="18"/>
                <w:szCs w:val="24"/>
              </w:rPr>
            </w:pPr>
            <w:r w:rsidRPr="00DD6CAD">
              <w:rPr>
                <w:rFonts w:ascii="Arial" w:hAnsi="Arial" w:cs="Arial"/>
                <w:noProof/>
                <w:color w:val="000000"/>
                <w:sz w:val="18"/>
                <w:szCs w:val="24"/>
              </w:rPr>
              <w:t>На данном шаге осуществляется анализ изменений и отслеживание выполнения вн</w:t>
            </w:r>
            <w:r w:rsidR="002E4476" w:rsidRPr="00DD6CAD">
              <w:rPr>
                <w:rFonts w:ascii="Arial" w:hAnsi="Arial" w:cs="Arial"/>
                <w:noProof/>
                <w:color w:val="000000"/>
                <w:sz w:val="18"/>
                <w:szCs w:val="24"/>
              </w:rPr>
              <w:t xml:space="preserve">утренних </w:t>
            </w:r>
            <w:r w:rsidRPr="00DD6CAD">
              <w:rPr>
                <w:rFonts w:ascii="Arial" w:hAnsi="Arial" w:cs="Arial"/>
                <w:noProof/>
                <w:color w:val="000000"/>
                <w:sz w:val="18"/>
                <w:szCs w:val="24"/>
              </w:rPr>
              <w:t>перевозок в текущей потребности по сравнению с Ресурсным планом, а также срочных заявок на перевозку (направленных после формирования графика поставки МТР и потребности в перевозках на месяц).</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99DB1FC" w14:textId="77777777" w:rsidR="001D77DC" w:rsidRPr="00DD6CAD" w:rsidRDefault="001D77DC" w:rsidP="00DD6CAD">
            <w:pPr>
              <w:spacing w:before="45" w:after="45"/>
              <w:ind w:left="-57"/>
              <w:jc w:val="left"/>
              <w:rPr>
                <w:rFonts w:ascii="Arial" w:hAnsi="Arial" w:cs="Arial"/>
                <w:noProof/>
                <w:color w:val="000000"/>
                <w:sz w:val="18"/>
                <w:szCs w:val="24"/>
              </w:rPr>
            </w:pPr>
            <w:r w:rsidRPr="00E25ECA">
              <w:rPr>
                <w:rFonts w:ascii="Arial" w:hAnsi="Arial" w:cs="Arial"/>
                <w:noProof/>
                <w:color w:val="000000"/>
                <w:sz w:val="18"/>
                <w:szCs w:val="24"/>
              </w:rPr>
              <w:t xml:space="preserve">Специалист </w:t>
            </w:r>
            <w:r w:rsidR="002E4476">
              <w:rPr>
                <w:rFonts w:ascii="Arial" w:hAnsi="Arial" w:cs="Arial"/>
                <w:noProof/>
                <w:color w:val="000000"/>
                <w:sz w:val="18"/>
                <w:szCs w:val="24"/>
              </w:rPr>
              <w:t xml:space="preserve">Управления процессами перевозок </w:t>
            </w:r>
          </w:p>
          <w:p w14:paraId="11C1F315" w14:textId="77777777" w:rsidR="001D77DC" w:rsidRPr="00DD6CAD" w:rsidRDefault="001D77DC" w:rsidP="00DD6CAD">
            <w:pPr>
              <w:spacing w:before="45" w:after="45"/>
              <w:ind w:left="-57"/>
              <w:jc w:val="left"/>
              <w:rPr>
                <w:rFonts w:ascii="Arial" w:hAnsi="Arial" w:cs="Arial"/>
                <w:noProof/>
                <w:color w:val="000000"/>
                <w:sz w:val="18"/>
                <w:szCs w:val="24"/>
              </w:rPr>
            </w:pPr>
          </w:p>
        </w:tc>
        <w:tc>
          <w:tcPr>
            <w:tcW w:w="626" w:type="pct"/>
            <w:tcBorders>
              <w:top w:val="single" w:sz="6" w:space="0" w:color="000000"/>
              <w:left w:val="single" w:sz="6" w:space="0" w:color="000000"/>
              <w:bottom w:val="single" w:sz="6" w:space="0" w:color="000000"/>
              <w:right w:val="single" w:sz="6" w:space="0" w:color="000000"/>
            </w:tcBorders>
          </w:tcPr>
          <w:p w14:paraId="58971AA2" w14:textId="77777777" w:rsidR="001D77DC" w:rsidRPr="00DD6CAD" w:rsidRDefault="001D77DC" w:rsidP="00DD6CAD">
            <w:pPr>
              <w:spacing w:before="45" w:after="45"/>
              <w:ind w:left="-57"/>
              <w:jc w:val="left"/>
              <w:rPr>
                <w:rFonts w:ascii="Arial" w:hAnsi="Arial" w:cs="Arial"/>
                <w:noProof/>
                <w:color w:val="000000"/>
                <w:sz w:val="18"/>
                <w:szCs w:val="24"/>
              </w:rPr>
            </w:pPr>
            <w:r w:rsidRPr="00DD6CAD">
              <w:rPr>
                <w:rFonts w:ascii="Arial" w:hAnsi="Arial" w:cs="Arial"/>
                <w:noProof/>
                <w:color w:val="000000"/>
                <w:sz w:val="18"/>
                <w:szCs w:val="24"/>
              </w:rPr>
              <w:t>Необходимо создать внешние транспортировки</w:t>
            </w:r>
          </w:p>
          <w:p w14:paraId="37E5A6EC" w14:textId="77777777" w:rsidR="001D77DC" w:rsidRPr="00DD6CAD" w:rsidRDefault="001D77DC" w:rsidP="00DD6CAD">
            <w:pPr>
              <w:spacing w:before="45" w:after="45"/>
              <w:ind w:left="-57"/>
              <w:jc w:val="left"/>
              <w:rPr>
                <w:rFonts w:ascii="Arial" w:hAnsi="Arial" w:cs="Arial"/>
                <w:noProof/>
                <w:color w:val="000000"/>
                <w:sz w:val="18"/>
                <w:szCs w:val="24"/>
              </w:rPr>
            </w:pPr>
            <w:r w:rsidRPr="00DD6CAD">
              <w:rPr>
                <w:rFonts w:ascii="Arial" w:hAnsi="Arial" w:cs="Arial"/>
                <w:noProof/>
                <w:color w:val="000000"/>
                <w:sz w:val="18"/>
                <w:szCs w:val="24"/>
              </w:rPr>
              <w:t>Необходимо провести </w:t>
            </w:r>
          </w:p>
          <w:p w14:paraId="00417F0F" w14:textId="77777777" w:rsidR="001D77DC" w:rsidRPr="00DD6CAD" w:rsidRDefault="001D77DC" w:rsidP="00DD6CAD">
            <w:pPr>
              <w:spacing w:before="45" w:after="45"/>
              <w:ind w:left="-57"/>
              <w:jc w:val="left"/>
              <w:rPr>
                <w:rFonts w:ascii="Arial" w:hAnsi="Arial" w:cs="Arial"/>
                <w:noProof/>
                <w:color w:val="000000"/>
                <w:sz w:val="18"/>
                <w:szCs w:val="24"/>
              </w:rPr>
            </w:pPr>
            <w:r w:rsidRPr="00DD6CAD">
              <w:rPr>
                <w:rFonts w:ascii="Arial" w:hAnsi="Arial" w:cs="Arial"/>
                <w:noProof/>
                <w:color w:val="000000"/>
                <w:sz w:val="18"/>
                <w:szCs w:val="24"/>
              </w:rPr>
              <w:t>отслеживание выполнения и анализ изменений внешней </w:t>
            </w:r>
          </w:p>
          <w:p w14:paraId="6BB41553" w14:textId="77777777" w:rsidR="001D77DC" w:rsidRPr="00DD6CAD" w:rsidRDefault="001D77DC" w:rsidP="00DD6CAD">
            <w:pPr>
              <w:spacing w:before="45" w:after="45"/>
              <w:ind w:left="-57"/>
              <w:jc w:val="left"/>
              <w:rPr>
                <w:rFonts w:ascii="Arial" w:hAnsi="Arial" w:cs="Arial"/>
                <w:noProof/>
                <w:color w:val="000000"/>
                <w:sz w:val="18"/>
                <w:szCs w:val="24"/>
              </w:rPr>
            </w:pPr>
            <w:r w:rsidRPr="00DD6CAD">
              <w:rPr>
                <w:rFonts w:ascii="Arial" w:hAnsi="Arial" w:cs="Arial"/>
                <w:noProof/>
                <w:color w:val="000000"/>
                <w:sz w:val="18"/>
                <w:szCs w:val="24"/>
              </w:rPr>
              <w:t>транспортировки</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6A2F7CD" w14:textId="77777777" w:rsidR="001D77DC" w:rsidRPr="00DD6CAD" w:rsidRDefault="00DD6CAD" w:rsidP="00DD6CAD">
            <w:pPr>
              <w:spacing w:before="45" w:after="45"/>
              <w:ind w:left="-57"/>
              <w:jc w:val="left"/>
              <w:rPr>
                <w:rFonts w:ascii="Arial" w:hAnsi="Arial" w:cs="Arial"/>
                <w:noProof/>
                <w:color w:val="000000"/>
                <w:sz w:val="18"/>
                <w:szCs w:val="24"/>
              </w:rPr>
            </w:pPr>
            <w:r w:rsidRPr="00E25ECA">
              <w:rPr>
                <w:rFonts w:ascii="Arial" w:hAnsi="Arial" w:cs="Arial"/>
                <w:color w:val="000000"/>
                <w:sz w:val="18"/>
                <w:szCs w:val="20"/>
                <w:lang w:eastAsia="ru-RU"/>
              </w:rPr>
              <w:t>1. Ресурсный план</w:t>
            </w:r>
            <w:r w:rsidRPr="00E25ECA">
              <w:rPr>
                <w:rFonts w:ascii="Arial" w:hAnsi="Arial" w:cs="Arial"/>
                <w:color w:val="000000"/>
                <w:sz w:val="18"/>
                <w:szCs w:val="20"/>
                <w:lang w:eastAsia="ru-RU"/>
              </w:rPr>
              <w:br/>
              <w:t>(Утверждено)</w:t>
            </w:r>
            <w:r w:rsidRPr="00E25ECA">
              <w:rPr>
                <w:rFonts w:ascii="Arial" w:hAnsi="Arial" w:cs="Arial"/>
                <w:color w:val="000000"/>
                <w:sz w:val="18"/>
                <w:szCs w:val="20"/>
                <w:lang w:eastAsia="ru-RU"/>
              </w:rPr>
              <w:br/>
              <w:t>2. План работ технологического и пассажирского транспорта</w:t>
            </w:r>
            <w:r w:rsidRPr="00E25ECA">
              <w:rPr>
                <w:rFonts w:ascii="Arial" w:hAnsi="Arial" w:cs="Arial"/>
                <w:color w:val="000000"/>
                <w:sz w:val="18"/>
                <w:szCs w:val="20"/>
                <w:lang w:eastAsia="ru-RU"/>
              </w:rPr>
              <w:br/>
              <w:t>(Утверждено)</w:t>
            </w:r>
            <w:r w:rsidRPr="00E25ECA">
              <w:rPr>
                <w:rFonts w:ascii="Arial" w:hAnsi="Arial" w:cs="Arial"/>
                <w:color w:val="000000"/>
                <w:sz w:val="18"/>
                <w:szCs w:val="20"/>
                <w:lang w:eastAsia="ru-RU"/>
              </w:rPr>
              <w:br/>
              <w:t>3. Срочные/внеплановые заявки на перевозку</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5097C37" w14:textId="77777777" w:rsidR="001D77DC" w:rsidRPr="00DD6CAD" w:rsidRDefault="00DD6CAD" w:rsidP="00DD6CAD">
            <w:pPr>
              <w:spacing w:before="45" w:after="45"/>
              <w:ind w:left="-57"/>
              <w:jc w:val="left"/>
              <w:rPr>
                <w:rFonts w:ascii="Arial" w:hAnsi="Arial" w:cs="Arial"/>
                <w:noProof/>
                <w:color w:val="000000"/>
                <w:sz w:val="18"/>
                <w:szCs w:val="24"/>
              </w:rPr>
            </w:pPr>
            <w:r w:rsidRPr="00E25ECA">
              <w:rPr>
                <w:rFonts w:ascii="Arial" w:hAnsi="Arial" w:cs="Arial"/>
                <w:color w:val="000000"/>
                <w:sz w:val="18"/>
                <w:szCs w:val="20"/>
                <w:lang w:eastAsia="ru-RU"/>
              </w:rPr>
              <w:t>1. План работ технологического и пассажирского транспорта</w:t>
            </w:r>
            <w:r w:rsidRPr="00E25ECA">
              <w:rPr>
                <w:rFonts w:ascii="Arial" w:hAnsi="Arial" w:cs="Arial"/>
                <w:color w:val="000000"/>
                <w:sz w:val="18"/>
                <w:szCs w:val="20"/>
                <w:lang w:eastAsia="ru-RU"/>
              </w:rPr>
              <w:br/>
              <w:t>(Проанализировано)</w:t>
            </w:r>
            <w:r w:rsidRPr="00E25ECA">
              <w:rPr>
                <w:rFonts w:ascii="Arial" w:hAnsi="Arial" w:cs="Arial"/>
                <w:color w:val="000000"/>
                <w:sz w:val="18"/>
                <w:szCs w:val="20"/>
                <w:lang w:eastAsia="ru-RU"/>
              </w:rPr>
              <w:br/>
              <w:t>2. Ресурсный план</w:t>
            </w:r>
            <w:r w:rsidRPr="00E25ECA">
              <w:rPr>
                <w:rFonts w:ascii="Arial" w:hAnsi="Arial" w:cs="Arial"/>
                <w:color w:val="000000"/>
                <w:sz w:val="18"/>
                <w:szCs w:val="20"/>
                <w:lang w:eastAsia="ru-RU"/>
              </w:rPr>
              <w:br/>
              <w:t>(Проанализировано)</w:t>
            </w:r>
          </w:p>
        </w:tc>
      </w:tr>
    </w:tbl>
    <w:p w14:paraId="6F18201C" w14:textId="77777777" w:rsidR="001D77DC" w:rsidRPr="00DD6CAD" w:rsidRDefault="001D77DC" w:rsidP="00DD6CAD">
      <w:pPr>
        <w:spacing w:after="240" w:line="360" w:lineRule="auto"/>
        <w:rPr>
          <w:rFonts w:ascii="Arial" w:eastAsiaTheme="majorEastAsia" w:hAnsi="Arial" w:cs="Arial"/>
          <w:szCs w:val="24"/>
        </w:rPr>
      </w:pPr>
    </w:p>
    <w:p w14:paraId="0B94C6FD" w14:textId="77777777" w:rsidR="00974EB0" w:rsidRDefault="00974EB0" w:rsidP="00974EB0">
      <w:pPr>
        <w:pStyle w:val="4"/>
        <w:rPr>
          <w:rFonts w:eastAsiaTheme="majorEastAsia" w:cstheme="majorBidi"/>
          <w:b/>
          <w:i w:val="0"/>
          <w:caps w:val="0"/>
          <w:sz w:val="24"/>
          <w:szCs w:val="24"/>
        </w:rPr>
      </w:pPr>
      <w:r>
        <w:rPr>
          <w:rFonts w:eastAsiaTheme="majorEastAsia" w:cstheme="majorBidi"/>
          <w:b/>
          <w:i w:val="0"/>
          <w:caps w:val="0"/>
          <w:sz w:val="24"/>
          <w:szCs w:val="24"/>
        </w:rPr>
        <w:t xml:space="preserve">Шаг процесса 10.06.02.015 - </w:t>
      </w:r>
      <w:r w:rsidRPr="00974EB0">
        <w:rPr>
          <w:rFonts w:eastAsiaTheme="majorEastAsia" w:cstheme="majorBidi"/>
          <w:b/>
          <w:i w:val="0"/>
          <w:caps w:val="0"/>
          <w:sz w:val="24"/>
          <w:szCs w:val="24"/>
        </w:rPr>
        <w:t>Формирование Оперативного плана внешних транспортировок</w:t>
      </w:r>
    </w:p>
    <w:p w14:paraId="65A29247" w14:textId="77777777" w:rsidR="00974EB0" w:rsidRDefault="00974EB0" w:rsidP="00595266">
      <w:pPr>
        <w:ind w:left="864"/>
        <w:rPr>
          <w:rFonts w:eastAsiaTheme="majorEastAsia"/>
        </w:rPr>
      </w:pPr>
    </w:p>
    <w:p w14:paraId="28D29ABE" w14:textId="77777777" w:rsidR="0023109A" w:rsidRPr="0023109A" w:rsidRDefault="0023109A">
      <w:pPr>
        <w:spacing w:after="240" w:line="276" w:lineRule="auto"/>
        <w:ind w:firstLine="567"/>
        <w:rPr>
          <w:rFonts w:ascii="Arial" w:eastAsiaTheme="majorEastAsia" w:hAnsi="Arial" w:cs="Arial"/>
          <w:szCs w:val="24"/>
        </w:rPr>
      </w:pPr>
      <w:r w:rsidRPr="0023109A">
        <w:rPr>
          <w:rFonts w:ascii="Arial" w:eastAsiaTheme="majorEastAsia" w:hAnsi="Arial" w:cs="Arial"/>
          <w:szCs w:val="24"/>
        </w:rPr>
        <w:t xml:space="preserve">На основании утвержденного Ресурсного плана Специалист Управления процессами перевозок на каждую строку Ресурсного плана </w:t>
      </w:r>
      <w:r w:rsidRPr="00595266">
        <w:rPr>
          <w:rFonts w:ascii="Arial" w:eastAsiaTheme="majorEastAsia" w:hAnsi="Arial" w:cs="Arial"/>
          <w:szCs w:val="24"/>
        </w:rPr>
        <w:t>формирует в системе агрегированные заказы на фрахт, представляющие собой Оперативный план внешних транспортировок.</w:t>
      </w:r>
      <w:r w:rsidR="008F78EE">
        <w:rPr>
          <w:rFonts w:ascii="Arial" w:eastAsiaTheme="majorEastAsia" w:hAnsi="Arial" w:cs="Arial"/>
          <w:szCs w:val="24"/>
        </w:rPr>
        <w:t xml:space="preserve"> </w:t>
      </w:r>
      <w:r w:rsidR="008F78EE" w:rsidRPr="0023109A">
        <w:rPr>
          <w:rFonts w:ascii="Arial" w:eastAsiaTheme="majorEastAsia" w:hAnsi="Arial" w:cs="Arial"/>
          <w:szCs w:val="24"/>
        </w:rPr>
        <w:t>Путевые листы к данным документам не привязываются.</w:t>
      </w:r>
    </w:p>
    <w:p w14:paraId="3287228C" w14:textId="77777777" w:rsidR="0023109A" w:rsidRPr="008F78EE" w:rsidRDefault="0023109A" w:rsidP="0023109A">
      <w:pPr>
        <w:spacing w:after="240" w:line="276" w:lineRule="auto"/>
        <w:ind w:firstLine="567"/>
        <w:rPr>
          <w:rFonts w:ascii="Arial" w:eastAsiaTheme="majorEastAsia" w:hAnsi="Arial" w:cs="Arial"/>
          <w:szCs w:val="24"/>
        </w:rPr>
      </w:pPr>
      <w:r w:rsidRPr="0023109A">
        <w:rPr>
          <w:rFonts w:ascii="Arial" w:eastAsiaTheme="majorEastAsia" w:hAnsi="Arial" w:cs="Arial"/>
          <w:szCs w:val="24"/>
        </w:rPr>
        <w:lastRenderedPageBreak/>
        <w:t>Далее эти Ф</w:t>
      </w:r>
      <w:r>
        <w:rPr>
          <w:rFonts w:ascii="Arial" w:eastAsiaTheme="majorEastAsia" w:hAnsi="Arial" w:cs="Arial"/>
          <w:szCs w:val="24"/>
        </w:rPr>
        <w:t xml:space="preserve">рахтовые заказы участвуют в План/Факт анализе с использованием </w:t>
      </w:r>
      <w:r w:rsidR="008F78EE" w:rsidRPr="00AE12DE">
        <w:rPr>
          <w:rFonts w:ascii="Arial" w:eastAsiaTheme="majorEastAsia" w:hAnsi="Arial" w:cs="Arial"/>
          <w:szCs w:val="24"/>
        </w:rPr>
        <w:t xml:space="preserve">BI </w:t>
      </w:r>
      <w:r>
        <w:rPr>
          <w:rFonts w:ascii="Arial" w:eastAsiaTheme="majorEastAsia" w:hAnsi="Arial" w:cs="Arial"/>
          <w:szCs w:val="24"/>
        </w:rPr>
        <w:t xml:space="preserve">матрицы </w:t>
      </w:r>
      <w:r w:rsidR="008F78EE" w:rsidRPr="00AE12DE">
        <w:rPr>
          <w:rFonts w:ascii="Arial" w:eastAsiaTheme="majorEastAsia" w:hAnsi="Arial" w:cs="Arial"/>
          <w:szCs w:val="24"/>
        </w:rPr>
        <w:t>TM-M02 «Складская и транспортная логистика».</w:t>
      </w:r>
    </w:p>
    <w:p w14:paraId="05451F31" w14:textId="77777777" w:rsidR="00974EB0" w:rsidRPr="00595266" w:rsidRDefault="00974EB0" w:rsidP="00595266">
      <w:pPr>
        <w:spacing w:after="240" w:line="276" w:lineRule="auto"/>
        <w:ind w:firstLine="567"/>
        <w:rPr>
          <w:rFonts w:ascii="Arial" w:eastAsiaTheme="majorEastAsia" w:hAnsi="Arial" w:cs="Arial"/>
          <w:szCs w:val="24"/>
        </w:rPr>
      </w:pPr>
      <w:r>
        <w:rPr>
          <w:rFonts w:ascii="Arial" w:eastAsiaTheme="majorEastAsia" w:hAnsi="Arial" w:cs="Arial"/>
          <w:szCs w:val="24"/>
        </w:rPr>
        <w:t>При создании агрегированн</w:t>
      </w:r>
      <w:r w:rsidR="002B57B4">
        <w:rPr>
          <w:rFonts w:ascii="Arial" w:eastAsiaTheme="majorEastAsia" w:hAnsi="Arial" w:cs="Arial"/>
          <w:szCs w:val="24"/>
        </w:rPr>
        <w:t>ых</w:t>
      </w:r>
      <w:r>
        <w:rPr>
          <w:rFonts w:ascii="Arial" w:eastAsiaTheme="majorEastAsia" w:hAnsi="Arial" w:cs="Arial"/>
          <w:szCs w:val="24"/>
        </w:rPr>
        <w:t xml:space="preserve"> заказ</w:t>
      </w:r>
      <w:r w:rsidR="002B57B4">
        <w:rPr>
          <w:rFonts w:ascii="Arial" w:eastAsiaTheme="majorEastAsia" w:hAnsi="Arial" w:cs="Arial"/>
          <w:szCs w:val="24"/>
        </w:rPr>
        <w:t>ов</w:t>
      </w:r>
      <w:r>
        <w:rPr>
          <w:rFonts w:ascii="Arial" w:eastAsiaTheme="majorEastAsia" w:hAnsi="Arial" w:cs="Arial"/>
          <w:szCs w:val="24"/>
        </w:rPr>
        <w:t xml:space="preserve"> на фрахт </w:t>
      </w:r>
      <w:r w:rsidRPr="004E67CB">
        <w:rPr>
          <w:rFonts w:ascii="Arial" w:eastAsiaTheme="majorEastAsia" w:hAnsi="Arial" w:cs="Arial"/>
          <w:szCs w:val="24"/>
        </w:rPr>
        <w:t xml:space="preserve">Специалист управления процессами перевозок </w:t>
      </w:r>
      <w:r>
        <w:rPr>
          <w:rFonts w:ascii="Arial" w:eastAsiaTheme="majorEastAsia" w:hAnsi="Arial" w:cs="Arial"/>
          <w:szCs w:val="24"/>
        </w:rPr>
        <w:t>в зависимости от вида перевозки</w:t>
      </w:r>
      <w:r w:rsidRPr="007927FB">
        <w:rPr>
          <w:rFonts w:ascii="Arial" w:eastAsiaTheme="majorEastAsia" w:hAnsi="Arial" w:cs="Arial"/>
          <w:szCs w:val="24"/>
        </w:rPr>
        <w:t xml:space="preserve"> выбирает ви</w:t>
      </w:r>
      <w:r>
        <w:rPr>
          <w:rFonts w:ascii="Arial" w:eastAsiaTheme="majorEastAsia" w:hAnsi="Arial" w:cs="Arial"/>
          <w:szCs w:val="24"/>
        </w:rPr>
        <w:t>д Заказа на фрахт, указывает с</w:t>
      </w:r>
      <w:r w:rsidRPr="00CF4FC1">
        <w:rPr>
          <w:rFonts w:ascii="Arial" w:eastAsiaTheme="majorEastAsia" w:hAnsi="Arial" w:cs="Arial"/>
          <w:szCs w:val="24"/>
        </w:rPr>
        <w:t>пособ транспортировки</w:t>
      </w:r>
      <w:r>
        <w:rPr>
          <w:rFonts w:ascii="Arial" w:eastAsiaTheme="majorEastAsia" w:hAnsi="Arial" w:cs="Arial"/>
          <w:szCs w:val="24"/>
        </w:rPr>
        <w:t>, тип транспортного с</w:t>
      </w:r>
      <w:r w:rsidRPr="00CF4FC1">
        <w:rPr>
          <w:rFonts w:ascii="Arial" w:eastAsiaTheme="majorEastAsia" w:hAnsi="Arial" w:cs="Arial"/>
          <w:szCs w:val="24"/>
        </w:rPr>
        <w:t>редства.</w:t>
      </w:r>
    </w:p>
    <w:p w14:paraId="47CA5578" w14:textId="77777777" w:rsidR="0097643A" w:rsidRPr="00595266" w:rsidRDefault="00974EB0" w:rsidP="00595266">
      <w:pPr>
        <w:spacing w:after="240" w:line="276" w:lineRule="auto"/>
        <w:ind w:firstLine="567"/>
        <w:rPr>
          <w:rFonts w:ascii="Arial" w:eastAsiaTheme="majorEastAsia" w:hAnsi="Arial" w:cs="Arial"/>
          <w:szCs w:val="24"/>
        </w:rPr>
      </w:pPr>
      <w:r w:rsidRPr="00595266">
        <w:rPr>
          <w:rFonts w:ascii="Arial" w:eastAsiaTheme="majorEastAsia" w:hAnsi="Arial" w:cs="Arial"/>
          <w:szCs w:val="24"/>
        </w:rPr>
        <w:t>Агрегированны</w:t>
      </w:r>
      <w:r w:rsidR="0097643A" w:rsidRPr="00595266">
        <w:rPr>
          <w:rFonts w:ascii="Arial" w:eastAsiaTheme="majorEastAsia" w:hAnsi="Arial" w:cs="Arial"/>
          <w:szCs w:val="24"/>
        </w:rPr>
        <w:t>е</w:t>
      </w:r>
      <w:r w:rsidRPr="00595266">
        <w:rPr>
          <w:rFonts w:ascii="Arial" w:eastAsiaTheme="majorEastAsia" w:hAnsi="Arial" w:cs="Arial"/>
          <w:szCs w:val="24"/>
        </w:rPr>
        <w:t xml:space="preserve"> заказ</w:t>
      </w:r>
      <w:r w:rsidR="0097643A" w:rsidRPr="00595266">
        <w:rPr>
          <w:rFonts w:ascii="Arial" w:eastAsiaTheme="majorEastAsia" w:hAnsi="Arial" w:cs="Arial"/>
          <w:szCs w:val="24"/>
        </w:rPr>
        <w:t>ы</w:t>
      </w:r>
      <w:r w:rsidRPr="00595266">
        <w:rPr>
          <w:rFonts w:ascii="Arial" w:eastAsiaTheme="majorEastAsia" w:hAnsi="Arial" w:cs="Arial"/>
          <w:szCs w:val="24"/>
        </w:rPr>
        <w:t xml:space="preserve"> на фрахт </w:t>
      </w:r>
      <w:r w:rsidR="0097643A" w:rsidRPr="00595266">
        <w:rPr>
          <w:rFonts w:ascii="Arial" w:eastAsiaTheme="majorEastAsia" w:hAnsi="Arial" w:cs="Arial"/>
          <w:szCs w:val="24"/>
        </w:rPr>
        <w:t xml:space="preserve">по внешним транспортировкам </w:t>
      </w:r>
      <w:r w:rsidRPr="00595266">
        <w:rPr>
          <w:rFonts w:ascii="Arial" w:eastAsiaTheme="majorEastAsia" w:hAnsi="Arial" w:cs="Arial"/>
          <w:szCs w:val="24"/>
        </w:rPr>
        <w:t>содерж</w:t>
      </w:r>
      <w:r w:rsidR="0097643A" w:rsidRPr="00595266">
        <w:rPr>
          <w:rFonts w:ascii="Arial" w:eastAsiaTheme="majorEastAsia" w:hAnsi="Arial" w:cs="Arial"/>
          <w:szCs w:val="24"/>
        </w:rPr>
        <w:t>а</w:t>
      </w:r>
      <w:r w:rsidRPr="00595266">
        <w:rPr>
          <w:rFonts w:ascii="Arial" w:eastAsiaTheme="majorEastAsia" w:hAnsi="Arial" w:cs="Arial"/>
          <w:szCs w:val="24"/>
        </w:rPr>
        <w:t xml:space="preserve">т </w:t>
      </w:r>
      <w:r w:rsidR="0097643A" w:rsidRPr="00595266">
        <w:rPr>
          <w:rFonts w:ascii="Arial" w:eastAsiaTheme="majorEastAsia" w:hAnsi="Arial" w:cs="Arial"/>
          <w:szCs w:val="24"/>
        </w:rPr>
        <w:t>следующие данные</w:t>
      </w:r>
      <w:r w:rsidR="002B57B4" w:rsidRPr="00595266">
        <w:rPr>
          <w:rFonts w:ascii="Arial" w:eastAsiaTheme="majorEastAsia" w:hAnsi="Arial" w:cs="Arial"/>
          <w:szCs w:val="24"/>
        </w:rPr>
        <w:t>:</w:t>
      </w:r>
    </w:p>
    <w:p w14:paraId="383DBF0D" w14:textId="77777777" w:rsidR="0097643A" w:rsidRPr="001E71A4" w:rsidRDefault="0097643A" w:rsidP="0097643A">
      <w:pPr>
        <w:pStyle w:val="af9"/>
        <w:numPr>
          <w:ilvl w:val="0"/>
          <w:numId w:val="57"/>
        </w:numPr>
        <w:spacing w:after="240" w:line="276" w:lineRule="auto"/>
        <w:rPr>
          <w:rFonts w:ascii="Arial" w:eastAsiaTheme="majorEastAsia" w:hAnsi="Arial" w:cs="Arial"/>
          <w:szCs w:val="24"/>
        </w:rPr>
      </w:pPr>
      <w:r w:rsidRPr="001E71A4">
        <w:rPr>
          <w:rFonts w:ascii="Arial" w:eastAsiaTheme="majorEastAsia" w:hAnsi="Arial" w:cs="Arial"/>
          <w:szCs w:val="24"/>
        </w:rPr>
        <w:t>БЕ-Заказчик</w:t>
      </w:r>
      <w:r>
        <w:rPr>
          <w:rFonts w:ascii="Arial" w:eastAsiaTheme="majorEastAsia" w:hAnsi="Arial" w:cs="Arial"/>
          <w:szCs w:val="24"/>
        </w:rPr>
        <w:t>;</w:t>
      </w:r>
    </w:p>
    <w:p w14:paraId="33D72320" w14:textId="77777777" w:rsidR="0097643A" w:rsidRPr="001E71A4" w:rsidRDefault="0097643A" w:rsidP="0097643A">
      <w:pPr>
        <w:pStyle w:val="af9"/>
        <w:numPr>
          <w:ilvl w:val="0"/>
          <w:numId w:val="57"/>
        </w:numPr>
        <w:spacing w:after="240" w:line="276" w:lineRule="auto"/>
        <w:rPr>
          <w:rFonts w:ascii="Arial" w:eastAsiaTheme="majorEastAsia" w:hAnsi="Arial" w:cs="Arial"/>
          <w:szCs w:val="24"/>
        </w:rPr>
      </w:pPr>
      <w:r w:rsidRPr="001E71A4">
        <w:rPr>
          <w:rFonts w:ascii="Arial" w:eastAsiaTheme="majorEastAsia" w:hAnsi="Arial" w:cs="Arial"/>
          <w:szCs w:val="24"/>
        </w:rPr>
        <w:t>Период</w:t>
      </w:r>
      <w:r>
        <w:rPr>
          <w:rFonts w:ascii="Arial" w:eastAsiaTheme="majorEastAsia" w:hAnsi="Arial" w:cs="Arial"/>
          <w:szCs w:val="24"/>
        </w:rPr>
        <w:t>;</w:t>
      </w:r>
    </w:p>
    <w:p w14:paraId="5F6B4E73" w14:textId="77777777" w:rsidR="0097643A" w:rsidRDefault="0097643A" w:rsidP="0097643A">
      <w:pPr>
        <w:pStyle w:val="af9"/>
        <w:numPr>
          <w:ilvl w:val="0"/>
          <w:numId w:val="57"/>
        </w:numPr>
        <w:spacing w:after="240" w:line="276" w:lineRule="auto"/>
        <w:rPr>
          <w:rFonts w:ascii="Arial" w:eastAsiaTheme="majorEastAsia" w:hAnsi="Arial" w:cs="Arial"/>
          <w:szCs w:val="24"/>
        </w:rPr>
      </w:pPr>
      <w:r>
        <w:rPr>
          <w:rFonts w:ascii="Arial" w:eastAsiaTheme="majorEastAsia" w:hAnsi="Arial" w:cs="Arial"/>
          <w:szCs w:val="24"/>
        </w:rPr>
        <w:t>Маршрут;</w:t>
      </w:r>
    </w:p>
    <w:p w14:paraId="32AD8B16" w14:textId="77777777" w:rsidR="0097643A" w:rsidRPr="001E71A4" w:rsidRDefault="0097643A" w:rsidP="0097643A">
      <w:pPr>
        <w:pStyle w:val="af9"/>
        <w:numPr>
          <w:ilvl w:val="0"/>
          <w:numId w:val="57"/>
        </w:numPr>
        <w:spacing w:after="240" w:line="276" w:lineRule="auto"/>
        <w:rPr>
          <w:rFonts w:ascii="Arial" w:eastAsiaTheme="majorEastAsia" w:hAnsi="Arial" w:cs="Arial"/>
          <w:szCs w:val="24"/>
        </w:rPr>
      </w:pPr>
      <w:r>
        <w:rPr>
          <w:rFonts w:ascii="Arial" w:eastAsiaTheme="majorEastAsia" w:hAnsi="Arial" w:cs="Arial"/>
          <w:szCs w:val="24"/>
        </w:rPr>
        <w:t>Группа груза;</w:t>
      </w:r>
    </w:p>
    <w:p w14:paraId="46BDA7C1" w14:textId="77777777" w:rsidR="0097643A" w:rsidRPr="001E71A4" w:rsidRDefault="0097643A" w:rsidP="0097643A">
      <w:pPr>
        <w:pStyle w:val="af9"/>
        <w:numPr>
          <w:ilvl w:val="0"/>
          <w:numId w:val="57"/>
        </w:numPr>
        <w:spacing w:after="240" w:line="276" w:lineRule="auto"/>
        <w:rPr>
          <w:rFonts w:ascii="Arial" w:eastAsiaTheme="majorEastAsia" w:hAnsi="Arial" w:cs="Arial"/>
          <w:szCs w:val="24"/>
        </w:rPr>
      </w:pPr>
      <w:r>
        <w:rPr>
          <w:rFonts w:ascii="Arial" w:eastAsiaTheme="majorEastAsia" w:hAnsi="Arial" w:cs="Arial"/>
          <w:szCs w:val="24"/>
        </w:rPr>
        <w:t>Вид груза;</w:t>
      </w:r>
    </w:p>
    <w:p w14:paraId="74D96C01" w14:textId="77777777" w:rsidR="002B57B4" w:rsidRDefault="002B57B4" w:rsidP="0097643A">
      <w:pPr>
        <w:pStyle w:val="af9"/>
        <w:numPr>
          <w:ilvl w:val="0"/>
          <w:numId w:val="57"/>
        </w:numPr>
        <w:spacing w:after="240" w:line="276" w:lineRule="auto"/>
        <w:rPr>
          <w:rFonts w:ascii="Arial" w:eastAsiaTheme="majorEastAsia" w:hAnsi="Arial" w:cs="Arial"/>
          <w:szCs w:val="24"/>
        </w:rPr>
      </w:pPr>
      <w:r>
        <w:rPr>
          <w:rFonts w:ascii="Arial" w:eastAsiaTheme="majorEastAsia" w:hAnsi="Arial" w:cs="Arial"/>
          <w:szCs w:val="24"/>
        </w:rPr>
        <w:t>Парк ТС;</w:t>
      </w:r>
    </w:p>
    <w:p w14:paraId="54115AD9" w14:textId="77777777" w:rsidR="0097643A" w:rsidRPr="001E71A4" w:rsidRDefault="0097643A" w:rsidP="0097643A">
      <w:pPr>
        <w:pStyle w:val="af9"/>
        <w:numPr>
          <w:ilvl w:val="0"/>
          <w:numId w:val="57"/>
        </w:numPr>
        <w:spacing w:after="240" w:line="276" w:lineRule="auto"/>
        <w:rPr>
          <w:rFonts w:ascii="Arial" w:eastAsiaTheme="majorEastAsia" w:hAnsi="Arial" w:cs="Arial"/>
          <w:szCs w:val="24"/>
        </w:rPr>
      </w:pPr>
      <w:r w:rsidRPr="001E71A4">
        <w:rPr>
          <w:rFonts w:ascii="Arial" w:eastAsiaTheme="majorEastAsia" w:hAnsi="Arial" w:cs="Arial"/>
          <w:szCs w:val="24"/>
        </w:rPr>
        <w:t xml:space="preserve">Тип ТС (Самосвал, Автоцистерна и прочее) </w:t>
      </w:r>
      <w:r>
        <w:rPr>
          <w:rFonts w:ascii="Arial" w:eastAsiaTheme="majorEastAsia" w:hAnsi="Arial" w:cs="Arial"/>
          <w:szCs w:val="24"/>
        </w:rPr>
        <w:t xml:space="preserve">– свое ТС или ТС Подрядчика; </w:t>
      </w:r>
    </w:p>
    <w:p w14:paraId="38D713AB" w14:textId="295B131C" w:rsidR="00974EB0" w:rsidRDefault="0097643A" w:rsidP="00AE12DE">
      <w:pPr>
        <w:pStyle w:val="af9"/>
        <w:numPr>
          <w:ilvl w:val="0"/>
          <w:numId w:val="57"/>
        </w:numPr>
        <w:spacing w:after="240" w:line="276" w:lineRule="auto"/>
        <w:rPr>
          <w:rFonts w:eastAsiaTheme="majorEastAsia" w:cs="Arial"/>
          <w:szCs w:val="24"/>
        </w:rPr>
      </w:pPr>
      <w:r>
        <w:rPr>
          <w:rFonts w:ascii="Arial" w:eastAsiaTheme="majorEastAsia" w:hAnsi="Arial" w:cs="Arial"/>
          <w:szCs w:val="24"/>
        </w:rPr>
        <w:t>Объем</w:t>
      </w:r>
      <w:r w:rsidR="002B57B4">
        <w:rPr>
          <w:rFonts w:ascii="Arial" w:eastAsiaTheme="majorEastAsia" w:hAnsi="Arial" w:cs="Arial"/>
          <w:szCs w:val="24"/>
        </w:rPr>
        <w:t xml:space="preserve"> груза</w:t>
      </w:r>
      <w:r w:rsidR="00F57FDE">
        <w:rPr>
          <w:rFonts w:ascii="Arial" w:eastAsiaTheme="majorEastAsia" w:hAnsi="Arial" w:cs="Arial"/>
          <w:szCs w:val="24"/>
          <w:lang w:val="en-US"/>
        </w:rPr>
        <w:t>.</w:t>
      </w:r>
    </w:p>
    <w:p w14:paraId="2E1A62FC" w14:textId="77777777" w:rsidR="00900D2A" w:rsidRDefault="00900D2A" w:rsidP="00AE12DE">
      <w:pPr>
        <w:pStyle w:val="a7"/>
        <w:ind w:left="720"/>
        <w:jc w:val="right"/>
        <w:rPr>
          <w:rFonts w:ascii="Arial" w:hAnsi="Arial" w:cs="Arial"/>
          <w:b/>
          <w:sz w:val="22"/>
        </w:rPr>
      </w:pPr>
      <w:r w:rsidRPr="00916FAB">
        <w:rPr>
          <w:rFonts w:ascii="Arial" w:hAnsi="Arial" w:cs="Arial"/>
          <w:b/>
          <w:sz w:val="22"/>
        </w:rPr>
        <w:t xml:space="preserve">Таблица </w:t>
      </w:r>
      <w:r>
        <w:rPr>
          <w:rFonts w:ascii="Arial" w:hAnsi="Arial" w:cs="Arial"/>
          <w:b/>
          <w:sz w:val="22"/>
        </w:rPr>
        <w:t>12</w:t>
      </w:r>
      <w:r w:rsidRPr="00916FAB">
        <w:rPr>
          <w:rFonts w:ascii="Arial" w:hAnsi="Arial" w:cs="Arial"/>
          <w:b/>
          <w:sz w:val="22"/>
        </w:rPr>
        <w:t xml:space="preserve">. Описание </w:t>
      </w:r>
      <w:r>
        <w:rPr>
          <w:rFonts w:ascii="Arial" w:hAnsi="Arial" w:cs="Arial"/>
          <w:b/>
          <w:sz w:val="22"/>
        </w:rPr>
        <w:t>шага «</w:t>
      </w:r>
      <w:r w:rsidRPr="00AE12DE">
        <w:rPr>
          <w:rFonts w:ascii="Arial" w:hAnsi="Arial" w:cs="Arial"/>
          <w:b/>
          <w:sz w:val="22"/>
        </w:rPr>
        <w:t>Формирование Оперативного плана внешних транспортировок</w:t>
      </w:r>
      <w:r>
        <w:rPr>
          <w:rFonts w:ascii="Arial" w:hAnsi="Arial" w:cs="Arial"/>
          <w:b/>
          <w:sz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900D2A" w14:paraId="4BD52D80" w14:textId="77777777" w:rsidTr="000B3EB7">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5542B8C" w14:textId="77777777" w:rsidR="00900D2A" w:rsidRDefault="00900D2A" w:rsidP="000B3EB7">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9177712" w14:textId="77777777" w:rsidR="00900D2A" w:rsidRDefault="00900D2A" w:rsidP="000B3EB7">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243FC5E2" w14:textId="77777777" w:rsidR="00900D2A" w:rsidRPr="00FD169A" w:rsidRDefault="00900D2A" w:rsidP="000B3EB7">
            <w:pPr>
              <w:pStyle w:val="h"/>
              <w:spacing w:before="45" w:after="45"/>
              <w:rPr>
                <w:noProof/>
                <w:szCs w:val="24"/>
                <w:lang w:val="en-US"/>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D97287F" w14:textId="77777777" w:rsidR="00900D2A" w:rsidRDefault="00900D2A" w:rsidP="000B3EB7">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AF96F38" w14:textId="77777777" w:rsidR="00900D2A" w:rsidRDefault="00900D2A" w:rsidP="000B3EB7">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7E2CA470" w14:textId="77777777" w:rsidR="00900D2A" w:rsidRDefault="00900D2A" w:rsidP="000B3EB7">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1AD4883" w14:textId="77777777" w:rsidR="00900D2A" w:rsidRDefault="00900D2A" w:rsidP="000B3EB7">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FC38BC0" w14:textId="77777777" w:rsidR="00900D2A" w:rsidRDefault="00900D2A" w:rsidP="000B3EB7">
            <w:pPr>
              <w:pStyle w:val="h"/>
              <w:spacing w:before="45" w:after="45"/>
              <w:rPr>
                <w:noProof/>
                <w:szCs w:val="24"/>
              </w:rPr>
            </w:pPr>
            <w:r>
              <w:rPr>
                <w:noProof/>
                <w:szCs w:val="24"/>
              </w:rPr>
              <w:t>Выход</w:t>
            </w:r>
          </w:p>
        </w:tc>
      </w:tr>
      <w:tr w:rsidR="00900D2A" w14:paraId="56A85BFE" w14:textId="77777777" w:rsidTr="000B3EB7">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C3F5ECB" w14:textId="77777777" w:rsidR="00900D2A" w:rsidRPr="005B11CF" w:rsidRDefault="00900D2A" w:rsidP="00820D0D">
            <w:pPr>
              <w:pStyle w:val="bbb"/>
              <w:spacing w:before="45" w:after="45"/>
              <w:rPr>
                <w:rFonts w:eastAsia="Times New Roman"/>
                <w:noProof/>
                <w:szCs w:val="24"/>
              </w:rPr>
            </w:pPr>
            <w:r w:rsidRPr="005B11CF">
              <w:rPr>
                <w:rFonts w:eastAsia="Times New Roman"/>
                <w:noProof/>
                <w:szCs w:val="24"/>
              </w:rPr>
              <w:t>10.06.02.0</w:t>
            </w:r>
            <w:r>
              <w:rPr>
                <w:rFonts w:eastAsia="Times New Roman"/>
                <w:noProof/>
                <w:szCs w:val="24"/>
              </w:rPr>
              <w:t>15</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6245CAD" w14:textId="77777777" w:rsidR="00900D2A" w:rsidRPr="005B11CF" w:rsidRDefault="00900D2A" w:rsidP="000B3EB7">
            <w:pPr>
              <w:pStyle w:val="bbb"/>
              <w:spacing w:before="45" w:after="45"/>
              <w:rPr>
                <w:rFonts w:eastAsia="Times New Roman"/>
                <w:noProof/>
                <w:szCs w:val="24"/>
              </w:rPr>
            </w:pPr>
            <w:r w:rsidRPr="00AE12DE">
              <w:rPr>
                <w:rFonts w:eastAsia="Times New Roman"/>
                <w:noProof/>
                <w:szCs w:val="24"/>
              </w:rPr>
              <w:t>Формирование Оперативного плана внешних транспортировок</w:t>
            </w:r>
          </w:p>
        </w:tc>
        <w:tc>
          <w:tcPr>
            <w:tcW w:w="557" w:type="pct"/>
            <w:tcBorders>
              <w:top w:val="single" w:sz="6" w:space="0" w:color="000000"/>
              <w:left w:val="single" w:sz="6" w:space="0" w:color="000000"/>
              <w:bottom w:val="single" w:sz="6" w:space="0" w:color="000000"/>
              <w:right w:val="single" w:sz="6" w:space="0" w:color="000000"/>
            </w:tcBorders>
          </w:tcPr>
          <w:p w14:paraId="2C0424E7" w14:textId="77777777" w:rsidR="00900D2A" w:rsidRPr="004E67CB" w:rsidRDefault="00900D2A" w:rsidP="000B3EB7">
            <w:pPr>
              <w:pStyle w:val="bbb"/>
              <w:spacing w:before="45" w:after="45"/>
              <w:rPr>
                <w:rFonts w:eastAsia="Times New Roman"/>
                <w:noProof/>
                <w:szCs w:val="24"/>
              </w:rPr>
            </w:pPr>
            <w:r w:rsidRPr="005B11CF">
              <w:rPr>
                <w:rFonts w:eastAsia="Times New Roman"/>
                <w:noProof/>
                <w:szCs w:val="24"/>
              </w:rPr>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6087368" w14:textId="77777777" w:rsidR="00900D2A" w:rsidRPr="00DD6CAD" w:rsidRDefault="00900D2A" w:rsidP="00AE12DE">
            <w:pPr>
              <w:spacing w:after="240" w:line="276" w:lineRule="auto"/>
              <w:rPr>
                <w:rFonts w:ascii="Arial" w:hAnsi="Arial" w:cs="Arial"/>
                <w:noProof/>
                <w:color w:val="000000"/>
                <w:sz w:val="18"/>
                <w:szCs w:val="24"/>
                <w:lang w:eastAsia="ru-RU"/>
              </w:rPr>
            </w:pPr>
            <w:r w:rsidRPr="00AE12DE">
              <w:rPr>
                <w:rFonts w:ascii="Arial" w:hAnsi="Arial" w:cs="Arial"/>
                <w:noProof/>
                <w:color w:val="000000"/>
                <w:sz w:val="18"/>
                <w:szCs w:val="24"/>
                <w:lang w:eastAsia="ru-RU"/>
              </w:rPr>
              <w:t>Специалист управления процессами перевозок формирует в системе агрегированные заказы на фрахт, представляющие собой Оперативный план внешних транспортировок</w:t>
            </w:r>
            <w:r w:rsidRPr="00820D0D">
              <w:rPr>
                <w:rFonts w:ascii="Arial" w:hAnsi="Arial" w:cs="Arial"/>
                <w:noProof/>
                <w:color w:val="000000"/>
                <w:sz w:val="18"/>
                <w:szCs w:val="24"/>
                <w:lang w:eastAsia="ru-RU"/>
              </w:rPr>
              <w:t>.</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D402D2D" w14:textId="77777777" w:rsidR="00900D2A" w:rsidRPr="00DD6CAD" w:rsidRDefault="00900D2A" w:rsidP="000B3EB7">
            <w:pPr>
              <w:spacing w:before="45" w:after="45"/>
              <w:ind w:left="-57"/>
              <w:jc w:val="left"/>
              <w:rPr>
                <w:rFonts w:ascii="Arial" w:hAnsi="Arial" w:cs="Arial"/>
                <w:noProof/>
                <w:color w:val="000000"/>
                <w:sz w:val="18"/>
                <w:szCs w:val="24"/>
                <w:lang w:eastAsia="ru-RU"/>
              </w:rPr>
            </w:pPr>
            <w:r w:rsidRPr="00E25ECA">
              <w:rPr>
                <w:rFonts w:ascii="Arial" w:hAnsi="Arial" w:cs="Arial"/>
                <w:noProof/>
                <w:color w:val="000000"/>
                <w:sz w:val="18"/>
                <w:szCs w:val="24"/>
                <w:lang w:eastAsia="ru-RU"/>
              </w:rPr>
              <w:t xml:space="preserve">Специалист </w:t>
            </w:r>
            <w:r w:rsidR="00A37DA4">
              <w:rPr>
                <w:rFonts w:ascii="Arial" w:hAnsi="Arial" w:cs="Arial"/>
                <w:noProof/>
                <w:color w:val="000000"/>
                <w:sz w:val="18"/>
                <w:szCs w:val="24"/>
                <w:lang w:eastAsia="ru-RU"/>
              </w:rPr>
              <w:t>Управления процессами перевозок</w:t>
            </w:r>
          </w:p>
          <w:p w14:paraId="221213BB" w14:textId="77777777" w:rsidR="00900D2A" w:rsidRPr="00DD6CAD" w:rsidRDefault="00900D2A" w:rsidP="000B3EB7">
            <w:pPr>
              <w:spacing w:before="45" w:after="45"/>
              <w:ind w:left="-57"/>
              <w:jc w:val="left"/>
              <w:rPr>
                <w:rFonts w:ascii="Arial" w:hAnsi="Arial" w:cs="Arial"/>
                <w:noProof/>
                <w:color w:val="000000"/>
                <w:sz w:val="18"/>
                <w:szCs w:val="24"/>
                <w:lang w:eastAsia="ru-RU"/>
              </w:rPr>
            </w:pPr>
          </w:p>
        </w:tc>
        <w:tc>
          <w:tcPr>
            <w:tcW w:w="626" w:type="pct"/>
            <w:tcBorders>
              <w:top w:val="single" w:sz="6" w:space="0" w:color="000000"/>
              <w:left w:val="single" w:sz="6" w:space="0" w:color="000000"/>
              <w:bottom w:val="single" w:sz="6" w:space="0" w:color="000000"/>
              <w:right w:val="single" w:sz="6" w:space="0" w:color="000000"/>
            </w:tcBorders>
          </w:tcPr>
          <w:p w14:paraId="2A8BB47E" w14:textId="77777777" w:rsidR="00900D2A" w:rsidRPr="00DD6CAD" w:rsidRDefault="00900D2A" w:rsidP="000B3EB7">
            <w:pPr>
              <w:spacing w:before="45" w:after="45"/>
              <w:ind w:left="-57"/>
              <w:jc w:val="left"/>
              <w:rPr>
                <w:rFonts w:ascii="Arial" w:hAnsi="Arial" w:cs="Arial"/>
                <w:noProof/>
                <w:color w:val="000000"/>
                <w:sz w:val="18"/>
                <w:szCs w:val="24"/>
                <w:lang w:eastAsia="ru-RU"/>
              </w:rPr>
            </w:pPr>
            <w:r w:rsidRPr="00900D2A">
              <w:rPr>
                <w:rFonts w:ascii="Arial" w:hAnsi="Arial" w:cs="Arial"/>
                <w:noProof/>
                <w:color w:val="000000"/>
                <w:sz w:val="18"/>
                <w:szCs w:val="24"/>
                <w:lang w:eastAsia="ru-RU"/>
              </w:rPr>
              <w:t>Корректировка планов не требуется</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C980B28" w14:textId="77777777" w:rsidR="00900D2A" w:rsidRPr="00DD6CAD" w:rsidRDefault="00900D2A" w:rsidP="000B3EB7">
            <w:pPr>
              <w:spacing w:before="45" w:after="45"/>
              <w:ind w:left="-57"/>
              <w:jc w:val="left"/>
              <w:rPr>
                <w:rFonts w:ascii="Arial" w:hAnsi="Arial" w:cs="Arial"/>
                <w:noProof/>
                <w:color w:val="000000"/>
                <w:sz w:val="18"/>
                <w:szCs w:val="24"/>
                <w:lang w:eastAsia="ru-RU"/>
              </w:rPr>
            </w:pPr>
            <w:r w:rsidRPr="00AE12DE">
              <w:rPr>
                <w:rFonts w:ascii="Arial" w:hAnsi="Arial" w:cs="Arial"/>
                <w:noProof/>
                <w:color w:val="000000"/>
                <w:sz w:val="18"/>
                <w:szCs w:val="24"/>
                <w:lang w:eastAsia="ru-RU"/>
              </w:rPr>
              <w:t>Ресурсный план</w:t>
            </w:r>
            <w:r w:rsidRPr="00AE12DE">
              <w:rPr>
                <w:rFonts w:ascii="Arial" w:hAnsi="Arial" w:cs="Arial"/>
                <w:noProof/>
                <w:color w:val="000000"/>
                <w:sz w:val="18"/>
                <w:szCs w:val="24"/>
                <w:lang w:eastAsia="ru-RU"/>
              </w:rPr>
              <w:br/>
              <w:t>(Проанализировано)</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FF0DF02" w14:textId="77777777" w:rsidR="00900D2A" w:rsidRPr="00DD6CAD" w:rsidRDefault="00900D2A" w:rsidP="000B3EB7">
            <w:pPr>
              <w:spacing w:before="45" w:after="45"/>
              <w:ind w:left="-57"/>
              <w:jc w:val="left"/>
              <w:rPr>
                <w:rFonts w:ascii="Arial" w:hAnsi="Arial" w:cs="Arial"/>
                <w:noProof/>
                <w:color w:val="000000"/>
                <w:sz w:val="18"/>
                <w:szCs w:val="24"/>
                <w:lang w:eastAsia="ru-RU"/>
              </w:rPr>
            </w:pPr>
            <w:r w:rsidRPr="00AE12DE">
              <w:rPr>
                <w:rFonts w:ascii="Arial" w:hAnsi="Arial" w:cs="Arial"/>
                <w:noProof/>
                <w:color w:val="000000"/>
                <w:sz w:val="18"/>
                <w:szCs w:val="24"/>
                <w:lang w:eastAsia="ru-RU"/>
              </w:rPr>
              <w:t>Оперативный план (Реестр ФЗ)</w:t>
            </w:r>
          </w:p>
        </w:tc>
      </w:tr>
    </w:tbl>
    <w:p w14:paraId="13DDFA50" w14:textId="77777777" w:rsidR="00900D2A" w:rsidRPr="00AE12DE" w:rsidRDefault="00900D2A" w:rsidP="00AE12DE">
      <w:pPr>
        <w:spacing w:after="240" w:line="276" w:lineRule="auto"/>
        <w:rPr>
          <w:rFonts w:eastAsiaTheme="majorEastAsia" w:cs="Arial"/>
          <w:i/>
          <w:caps/>
          <w:szCs w:val="24"/>
        </w:rPr>
      </w:pPr>
    </w:p>
    <w:p w14:paraId="45D89D23" w14:textId="77777777" w:rsidR="000332D0" w:rsidRDefault="000332D0" w:rsidP="00820D0D">
      <w:pPr>
        <w:pStyle w:val="4"/>
        <w:rPr>
          <w:rFonts w:eastAsiaTheme="majorEastAsia" w:cstheme="majorBidi"/>
          <w:b/>
          <w:i w:val="0"/>
          <w:caps w:val="0"/>
          <w:sz w:val="24"/>
          <w:szCs w:val="24"/>
        </w:rPr>
      </w:pPr>
      <w:r>
        <w:rPr>
          <w:rFonts w:eastAsiaTheme="majorEastAsia" w:cstheme="majorBidi"/>
          <w:b/>
          <w:i w:val="0"/>
          <w:caps w:val="0"/>
          <w:sz w:val="24"/>
          <w:szCs w:val="24"/>
        </w:rPr>
        <w:lastRenderedPageBreak/>
        <w:t xml:space="preserve">Шаг процесса 10.06.02.020 - </w:t>
      </w:r>
      <w:r w:rsidRPr="00AE12DE">
        <w:rPr>
          <w:rFonts w:eastAsiaTheme="majorEastAsia" w:cstheme="majorBidi"/>
          <w:b/>
          <w:i w:val="0"/>
          <w:caps w:val="0"/>
          <w:sz w:val="24"/>
          <w:szCs w:val="24"/>
        </w:rPr>
        <w:t>Формирование Оперативного плана внутренних транспортировок</w:t>
      </w:r>
    </w:p>
    <w:p w14:paraId="22112BE5" w14:textId="77777777" w:rsidR="000332D0" w:rsidRPr="00AE12DE" w:rsidRDefault="000332D0" w:rsidP="00AE12DE">
      <w:pPr>
        <w:rPr>
          <w:rFonts w:eastAsiaTheme="majorEastAsia"/>
          <w:i/>
          <w:caps/>
        </w:rPr>
      </w:pPr>
    </w:p>
    <w:p w14:paraId="07CDC46A" w14:textId="77777777" w:rsidR="008F78EE" w:rsidRPr="0023109A" w:rsidRDefault="008F78EE" w:rsidP="008F78EE">
      <w:pPr>
        <w:spacing w:after="240" w:line="276" w:lineRule="auto"/>
        <w:ind w:firstLine="567"/>
        <w:rPr>
          <w:rFonts w:ascii="Arial" w:eastAsiaTheme="majorEastAsia" w:hAnsi="Arial" w:cs="Arial"/>
          <w:szCs w:val="24"/>
        </w:rPr>
      </w:pPr>
      <w:r w:rsidRPr="0023109A">
        <w:rPr>
          <w:rFonts w:ascii="Arial" w:eastAsiaTheme="majorEastAsia" w:hAnsi="Arial" w:cs="Arial"/>
          <w:szCs w:val="24"/>
        </w:rPr>
        <w:t xml:space="preserve">На основании утвержденного Ресурсного плана Специалист Управления процессами перевозок на каждую строку Ресурсного плана </w:t>
      </w:r>
      <w:r w:rsidRPr="00595266">
        <w:rPr>
          <w:rFonts w:ascii="Arial" w:eastAsiaTheme="majorEastAsia" w:hAnsi="Arial" w:cs="Arial"/>
          <w:szCs w:val="24"/>
        </w:rPr>
        <w:t>формирует в системе агрегированные заказы на фрахт, представляющие собой Оперативный план вн</w:t>
      </w:r>
      <w:r>
        <w:rPr>
          <w:rFonts w:ascii="Arial" w:eastAsiaTheme="majorEastAsia" w:hAnsi="Arial" w:cs="Arial"/>
          <w:szCs w:val="24"/>
        </w:rPr>
        <w:t>утренних</w:t>
      </w:r>
      <w:r w:rsidRPr="00595266">
        <w:rPr>
          <w:rFonts w:ascii="Arial" w:eastAsiaTheme="majorEastAsia" w:hAnsi="Arial" w:cs="Arial"/>
          <w:szCs w:val="24"/>
        </w:rPr>
        <w:t xml:space="preserve"> транспортировок.</w:t>
      </w:r>
      <w:r>
        <w:rPr>
          <w:rFonts w:ascii="Arial" w:eastAsiaTheme="majorEastAsia" w:hAnsi="Arial" w:cs="Arial"/>
          <w:szCs w:val="24"/>
        </w:rPr>
        <w:t xml:space="preserve"> </w:t>
      </w:r>
      <w:r w:rsidRPr="0023109A">
        <w:rPr>
          <w:rFonts w:ascii="Arial" w:eastAsiaTheme="majorEastAsia" w:hAnsi="Arial" w:cs="Arial"/>
          <w:szCs w:val="24"/>
        </w:rPr>
        <w:t>Путевые листы к данным документам не привязываются.</w:t>
      </w:r>
    </w:p>
    <w:p w14:paraId="7BF4D046" w14:textId="77777777" w:rsidR="008F78EE" w:rsidRPr="00D30A2C" w:rsidRDefault="008F78EE" w:rsidP="008F78EE">
      <w:pPr>
        <w:spacing w:after="240" w:line="276" w:lineRule="auto"/>
        <w:ind w:firstLine="567"/>
        <w:rPr>
          <w:rFonts w:ascii="Arial" w:eastAsiaTheme="majorEastAsia" w:hAnsi="Arial" w:cs="Arial"/>
          <w:szCs w:val="24"/>
        </w:rPr>
      </w:pPr>
      <w:r w:rsidRPr="0023109A">
        <w:rPr>
          <w:rFonts w:ascii="Arial" w:eastAsiaTheme="majorEastAsia" w:hAnsi="Arial" w:cs="Arial"/>
          <w:szCs w:val="24"/>
        </w:rPr>
        <w:t>Далее эти Ф</w:t>
      </w:r>
      <w:r>
        <w:rPr>
          <w:rFonts w:ascii="Arial" w:eastAsiaTheme="majorEastAsia" w:hAnsi="Arial" w:cs="Arial"/>
          <w:szCs w:val="24"/>
        </w:rPr>
        <w:t xml:space="preserve">рахтовые заказы участвуют в План/Факт анализе с использованием </w:t>
      </w:r>
      <w:r w:rsidRPr="00D30A2C">
        <w:rPr>
          <w:rFonts w:ascii="Arial" w:eastAsiaTheme="majorEastAsia" w:hAnsi="Arial" w:cs="Arial"/>
          <w:szCs w:val="24"/>
        </w:rPr>
        <w:t xml:space="preserve">BI </w:t>
      </w:r>
      <w:r>
        <w:rPr>
          <w:rFonts w:ascii="Arial" w:eastAsiaTheme="majorEastAsia" w:hAnsi="Arial" w:cs="Arial"/>
          <w:szCs w:val="24"/>
        </w:rPr>
        <w:t xml:space="preserve">матрицы </w:t>
      </w:r>
      <w:r w:rsidRPr="00D30A2C">
        <w:rPr>
          <w:rFonts w:ascii="Arial" w:eastAsiaTheme="majorEastAsia" w:hAnsi="Arial" w:cs="Arial"/>
          <w:szCs w:val="24"/>
        </w:rPr>
        <w:t>TM-M02 «Складская и транспортная логистика».</w:t>
      </w:r>
    </w:p>
    <w:p w14:paraId="79E70F5A" w14:textId="77777777" w:rsidR="000C6D01" w:rsidRPr="00595266" w:rsidRDefault="000C6D01" w:rsidP="000C6D01">
      <w:pPr>
        <w:spacing w:after="240" w:line="276" w:lineRule="auto"/>
        <w:ind w:firstLine="567"/>
        <w:rPr>
          <w:rFonts w:ascii="Arial" w:eastAsiaTheme="majorEastAsia" w:hAnsi="Arial" w:cs="Arial"/>
          <w:szCs w:val="24"/>
        </w:rPr>
      </w:pPr>
      <w:r>
        <w:rPr>
          <w:rFonts w:ascii="Arial" w:eastAsiaTheme="majorEastAsia" w:hAnsi="Arial" w:cs="Arial"/>
          <w:szCs w:val="24"/>
        </w:rPr>
        <w:t xml:space="preserve">При создании агрегированных заказов на фрахт </w:t>
      </w:r>
      <w:r w:rsidRPr="004E67CB">
        <w:rPr>
          <w:rFonts w:ascii="Arial" w:eastAsiaTheme="majorEastAsia" w:hAnsi="Arial" w:cs="Arial"/>
          <w:szCs w:val="24"/>
        </w:rPr>
        <w:t>Специалист уп</w:t>
      </w:r>
      <w:r>
        <w:rPr>
          <w:rFonts w:ascii="Arial" w:eastAsiaTheme="majorEastAsia" w:hAnsi="Arial" w:cs="Arial"/>
          <w:szCs w:val="24"/>
        </w:rPr>
        <w:t>равления процессами перевозок</w:t>
      </w:r>
      <w:r w:rsidRPr="004E67CB">
        <w:rPr>
          <w:rFonts w:ascii="Arial" w:eastAsiaTheme="majorEastAsia" w:hAnsi="Arial" w:cs="Arial"/>
          <w:szCs w:val="24"/>
        </w:rPr>
        <w:t xml:space="preserve"> </w:t>
      </w:r>
      <w:r>
        <w:rPr>
          <w:rFonts w:ascii="Arial" w:eastAsiaTheme="majorEastAsia" w:hAnsi="Arial" w:cs="Arial"/>
          <w:szCs w:val="24"/>
        </w:rPr>
        <w:t>в зависимости от вида перевозки</w:t>
      </w:r>
      <w:r w:rsidRPr="007927FB">
        <w:rPr>
          <w:rFonts w:ascii="Arial" w:eastAsiaTheme="majorEastAsia" w:hAnsi="Arial" w:cs="Arial"/>
          <w:szCs w:val="24"/>
        </w:rPr>
        <w:t xml:space="preserve"> выбирает ви</w:t>
      </w:r>
      <w:r>
        <w:rPr>
          <w:rFonts w:ascii="Arial" w:eastAsiaTheme="majorEastAsia" w:hAnsi="Arial" w:cs="Arial"/>
          <w:szCs w:val="24"/>
        </w:rPr>
        <w:t>д Заказа на фрахт, указывает с</w:t>
      </w:r>
      <w:r w:rsidRPr="00CF4FC1">
        <w:rPr>
          <w:rFonts w:ascii="Arial" w:eastAsiaTheme="majorEastAsia" w:hAnsi="Arial" w:cs="Arial"/>
          <w:szCs w:val="24"/>
        </w:rPr>
        <w:t>пособ транспортировки</w:t>
      </w:r>
      <w:r>
        <w:rPr>
          <w:rFonts w:ascii="Arial" w:eastAsiaTheme="majorEastAsia" w:hAnsi="Arial" w:cs="Arial"/>
          <w:szCs w:val="24"/>
        </w:rPr>
        <w:t>, тип транспортного с</w:t>
      </w:r>
      <w:r w:rsidRPr="00CF4FC1">
        <w:rPr>
          <w:rFonts w:ascii="Arial" w:eastAsiaTheme="majorEastAsia" w:hAnsi="Arial" w:cs="Arial"/>
          <w:szCs w:val="24"/>
        </w:rPr>
        <w:t>редства.</w:t>
      </w:r>
    </w:p>
    <w:p w14:paraId="3044EEB3" w14:textId="77777777" w:rsidR="000C6D01" w:rsidRPr="00595266" w:rsidRDefault="000C6D01" w:rsidP="000C6D01">
      <w:pPr>
        <w:spacing w:after="240" w:line="276" w:lineRule="auto"/>
        <w:ind w:firstLine="567"/>
        <w:rPr>
          <w:rFonts w:ascii="Arial" w:eastAsiaTheme="majorEastAsia" w:hAnsi="Arial" w:cs="Arial"/>
          <w:szCs w:val="24"/>
        </w:rPr>
      </w:pPr>
      <w:r w:rsidRPr="00595266">
        <w:rPr>
          <w:rFonts w:ascii="Arial" w:eastAsiaTheme="majorEastAsia" w:hAnsi="Arial" w:cs="Arial"/>
          <w:szCs w:val="24"/>
        </w:rPr>
        <w:t>Агрегированные заказы на фрахт по вн</w:t>
      </w:r>
      <w:r>
        <w:rPr>
          <w:rFonts w:ascii="Arial" w:eastAsiaTheme="majorEastAsia" w:hAnsi="Arial" w:cs="Arial"/>
          <w:szCs w:val="24"/>
        </w:rPr>
        <w:t>утренним</w:t>
      </w:r>
      <w:r w:rsidRPr="00595266">
        <w:rPr>
          <w:rFonts w:ascii="Arial" w:eastAsiaTheme="majorEastAsia" w:hAnsi="Arial" w:cs="Arial"/>
          <w:szCs w:val="24"/>
        </w:rPr>
        <w:t xml:space="preserve"> транспортировкам содержат следующие данные:</w:t>
      </w:r>
    </w:p>
    <w:p w14:paraId="5F861E5E" w14:textId="77777777" w:rsidR="000C6D01" w:rsidRPr="001E71A4" w:rsidRDefault="000C6D01" w:rsidP="000C6D01">
      <w:pPr>
        <w:pStyle w:val="af9"/>
        <w:numPr>
          <w:ilvl w:val="0"/>
          <w:numId w:val="57"/>
        </w:numPr>
        <w:spacing w:after="240" w:line="276" w:lineRule="auto"/>
        <w:rPr>
          <w:rFonts w:ascii="Arial" w:eastAsiaTheme="majorEastAsia" w:hAnsi="Arial" w:cs="Arial"/>
          <w:szCs w:val="24"/>
        </w:rPr>
      </w:pPr>
      <w:r w:rsidRPr="001E71A4">
        <w:rPr>
          <w:rFonts w:ascii="Arial" w:eastAsiaTheme="majorEastAsia" w:hAnsi="Arial" w:cs="Arial"/>
          <w:szCs w:val="24"/>
        </w:rPr>
        <w:t>БЕ-Заказчик</w:t>
      </w:r>
      <w:r>
        <w:rPr>
          <w:rFonts w:ascii="Arial" w:eastAsiaTheme="majorEastAsia" w:hAnsi="Arial" w:cs="Arial"/>
          <w:szCs w:val="24"/>
        </w:rPr>
        <w:t>;</w:t>
      </w:r>
    </w:p>
    <w:p w14:paraId="3747F815" w14:textId="77777777" w:rsidR="000C6D01" w:rsidRPr="001E71A4" w:rsidRDefault="000C6D01" w:rsidP="000C6D01">
      <w:pPr>
        <w:pStyle w:val="af9"/>
        <w:numPr>
          <w:ilvl w:val="0"/>
          <w:numId w:val="57"/>
        </w:numPr>
        <w:spacing w:after="240" w:line="276" w:lineRule="auto"/>
        <w:rPr>
          <w:rFonts w:ascii="Arial" w:eastAsiaTheme="majorEastAsia" w:hAnsi="Arial" w:cs="Arial"/>
          <w:szCs w:val="24"/>
        </w:rPr>
      </w:pPr>
      <w:r w:rsidRPr="001E71A4">
        <w:rPr>
          <w:rFonts w:ascii="Arial" w:eastAsiaTheme="majorEastAsia" w:hAnsi="Arial" w:cs="Arial"/>
          <w:szCs w:val="24"/>
        </w:rPr>
        <w:t>Период</w:t>
      </w:r>
      <w:r>
        <w:rPr>
          <w:rFonts w:ascii="Arial" w:eastAsiaTheme="majorEastAsia" w:hAnsi="Arial" w:cs="Arial"/>
          <w:szCs w:val="24"/>
        </w:rPr>
        <w:t>;</w:t>
      </w:r>
    </w:p>
    <w:p w14:paraId="5F0501BD" w14:textId="77777777" w:rsidR="000C6D01" w:rsidRDefault="000C6D01" w:rsidP="000C6D01">
      <w:pPr>
        <w:pStyle w:val="af9"/>
        <w:numPr>
          <w:ilvl w:val="0"/>
          <w:numId w:val="57"/>
        </w:numPr>
        <w:spacing w:after="240" w:line="276" w:lineRule="auto"/>
        <w:rPr>
          <w:rFonts w:ascii="Arial" w:eastAsiaTheme="majorEastAsia" w:hAnsi="Arial" w:cs="Arial"/>
          <w:szCs w:val="24"/>
        </w:rPr>
      </w:pPr>
      <w:r>
        <w:rPr>
          <w:rFonts w:ascii="Arial" w:eastAsiaTheme="majorEastAsia" w:hAnsi="Arial" w:cs="Arial"/>
          <w:szCs w:val="24"/>
        </w:rPr>
        <w:t>Маршрут;</w:t>
      </w:r>
    </w:p>
    <w:p w14:paraId="5E208DC5" w14:textId="77777777" w:rsidR="000C6D01" w:rsidRDefault="000C6D01" w:rsidP="000C6D01">
      <w:pPr>
        <w:pStyle w:val="af9"/>
        <w:numPr>
          <w:ilvl w:val="0"/>
          <w:numId w:val="57"/>
        </w:numPr>
        <w:spacing w:after="240" w:line="276" w:lineRule="auto"/>
        <w:rPr>
          <w:rFonts w:ascii="Arial" w:eastAsiaTheme="majorEastAsia" w:hAnsi="Arial" w:cs="Arial"/>
          <w:szCs w:val="24"/>
        </w:rPr>
      </w:pPr>
      <w:r>
        <w:rPr>
          <w:rFonts w:ascii="Arial" w:eastAsiaTheme="majorEastAsia" w:hAnsi="Arial" w:cs="Arial"/>
          <w:szCs w:val="24"/>
        </w:rPr>
        <w:t>Парк ТС;</w:t>
      </w:r>
    </w:p>
    <w:p w14:paraId="21EB9DCD" w14:textId="77777777" w:rsidR="000C6D01" w:rsidRPr="001E71A4" w:rsidRDefault="000C6D01" w:rsidP="000C6D01">
      <w:pPr>
        <w:pStyle w:val="af9"/>
        <w:numPr>
          <w:ilvl w:val="0"/>
          <w:numId w:val="57"/>
        </w:numPr>
        <w:spacing w:after="240" w:line="276" w:lineRule="auto"/>
        <w:rPr>
          <w:rFonts w:ascii="Arial" w:eastAsiaTheme="majorEastAsia" w:hAnsi="Arial" w:cs="Arial"/>
          <w:szCs w:val="24"/>
        </w:rPr>
      </w:pPr>
      <w:r w:rsidRPr="001E71A4">
        <w:rPr>
          <w:rFonts w:ascii="Arial" w:eastAsiaTheme="majorEastAsia" w:hAnsi="Arial" w:cs="Arial"/>
          <w:szCs w:val="24"/>
        </w:rPr>
        <w:t xml:space="preserve">Тип ТС (Самосвал, Автоцистерна и прочее) </w:t>
      </w:r>
      <w:r>
        <w:rPr>
          <w:rFonts w:ascii="Arial" w:eastAsiaTheme="majorEastAsia" w:hAnsi="Arial" w:cs="Arial"/>
          <w:szCs w:val="24"/>
        </w:rPr>
        <w:t xml:space="preserve">– свое ТС или ТС Подрядчика; </w:t>
      </w:r>
    </w:p>
    <w:p w14:paraId="67119624" w14:textId="77777777" w:rsidR="00900D2A" w:rsidRDefault="00900D2A" w:rsidP="00900D2A">
      <w:pPr>
        <w:pStyle w:val="af9"/>
        <w:numPr>
          <w:ilvl w:val="0"/>
          <w:numId w:val="57"/>
        </w:numPr>
        <w:spacing w:after="240" w:line="276" w:lineRule="auto"/>
        <w:rPr>
          <w:rFonts w:ascii="Arial" w:eastAsiaTheme="majorEastAsia" w:hAnsi="Arial" w:cs="Arial"/>
          <w:szCs w:val="24"/>
        </w:rPr>
      </w:pPr>
      <w:r>
        <w:rPr>
          <w:rFonts w:ascii="Arial" w:eastAsiaTheme="majorEastAsia" w:hAnsi="Arial" w:cs="Arial"/>
          <w:szCs w:val="24"/>
        </w:rPr>
        <w:t>Количество мото-часов;</w:t>
      </w:r>
    </w:p>
    <w:p w14:paraId="28B9C6A9" w14:textId="77777777" w:rsidR="000C6D01" w:rsidRPr="00AE12DE" w:rsidRDefault="00900D2A" w:rsidP="00820D0D">
      <w:pPr>
        <w:pStyle w:val="af9"/>
        <w:numPr>
          <w:ilvl w:val="0"/>
          <w:numId w:val="57"/>
        </w:numPr>
        <w:spacing w:after="240" w:line="276" w:lineRule="auto"/>
        <w:rPr>
          <w:rFonts w:ascii="Arial" w:eastAsiaTheme="majorEastAsia" w:hAnsi="Arial" w:cs="Arial"/>
          <w:szCs w:val="24"/>
        </w:rPr>
      </w:pPr>
      <w:r>
        <w:rPr>
          <w:rFonts w:ascii="Arial" w:eastAsiaTheme="majorEastAsia" w:hAnsi="Arial" w:cs="Arial"/>
          <w:szCs w:val="24"/>
        </w:rPr>
        <w:t>Количество ездок.</w:t>
      </w:r>
    </w:p>
    <w:p w14:paraId="7A07043A" w14:textId="77777777" w:rsidR="00900D2A" w:rsidRDefault="00900D2A" w:rsidP="00AE12DE">
      <w:pPr>
        <w:pStyle w:val="a7"/>
        <w:jc w:val="right"/>
        <w:rPr>
          <w:rFonts w:ascii="Arial" w:hAnsi="Arial" w:cs="Arial"/>
          <w:b/>
          <w:sz w:val="22"/>
        </w:rPr>
      </w:pPr>
      <w:r w:rsidRPr="00916FAB">
        <w:rPr>
          <w:rFonts w:ascii="Arial" w:hAnsi="Arial" w:cs="Arial"/>
          <w:b/>
          <w:sz w:val="22"/>
        </w:rPr>
        <w:t xml:space="preserve">Таблица </w:t>
      </w:r>
      <w:r>
        <w:rPr>
          <w:rFonts w:ascii="Arial" w:hAnsi="Arial" w:cs="Arial"/>
          <w:b/>
          <w:sz w:val="22"/>
        </w:rPr>
        <w:t>13</w:t>
      </w:r>
      <w:r w:rsidRPr="00916FAB">
        <w:rPr>
          <w:rFonts w:ascii="Arial" w:hAnsi="Arial" w:cs="Arial"/>
          <w:b/>
          <w:sz w:val="22"/>
        </w:rPr>
        <w:t xml:space="preserve">. Описание </w:t>
      </w:r>
      <w:r>
        <w:rPr>
          <w:rFonts w:ascii="Arial" w:hAnsi="Arial" w:cs="Arial"/>
          <w:b/>
          <w:sz w:val="22"/>
        </w:rPr>
        <w:t>шага «</w:t>
      </w:r>
      <w:r w:rsidRPr="004E67CB">
        <w:rPr>
          <w:rFonts w:ascii="Arial" w:hAnsi="Arial" w:cs="Arial"/>
          <w:b/>
          <w:sz w:val="22"/>
        </w:rPr>
        <w:t>Формирование Оперативного плана вн</w:t>
      </w:r>
      <w:r>
        <w:rPr>
          <w:rFonts w:ascii="Arial" w:hAnsi="Arial" w:cs="Arial"/>
          <w:b/>
          <w:sz w:val="22"/>
        </w:rPr>
        <w:t xml:space="preserve">утренних </w:t>
      </w:r>
      <w:r w:rsidRPr="004E67CB">
        <w:rPr>
          <w:rFonts w:ascii="Arial" w:hAnsi="Arial" w:cs="Arial"/>
          <w:b/>
          <w:sz w:val="22"/>
        </w:rPr>
        <w:t>транспортировок</w:t>
      </w:r>
      <w:r>
        <w:rPr>
          <w:rFonts w:ascii="Arial" w:hAnsi="Arial" w:cs="Arial"/>
          <w:b/>
          <w:sz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900D2A" w14:paraId="35E4781A" w14:textId="77777777" w:rsidTr="000B3EB7">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A3A262B" w14:textId="77777777" w:rsidR="00900D2A" w:rsidRDefault="00900D2A" w:rsidP="000B3EB7">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3D73EA0" w14:textId="77777777" w:rsidR="00900D2A" w:rsidRDefault="00900D2A" w:rsidP="000B3EB7">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138A5579" w14:textId="77777777" w:rsidR="00900D2A" w:rsidRPr="00FD169A" w:rsidRDefault="00900D2A" w:rsidP="000B3EB7">
            <w:pPr>
              <w:pStyle w:val="h"/>
              <w:spacing w:before="45" w:after="45"/>
              <w:rPr>
                <w:noProof/>
                <w:szCs w:val="24"/>
                <w:lang w:val="en-US"/>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CFDB22A" w14:textId="77777777" w:rsidR="00900D2A" w:rsidRDefault="00900D2A" w:rsidP="000B3EB7">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BA8B95E" w14:textId="77777777" w:rsidR="00900D2A" w:rsidRDefault="00900D2A" w:rsidP="000B3EB7">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42DC2942" w14:textId="77777777" w:rsidR="00900D2A" w:rsidRDefault="00900D2A" w:rsidP="000B3EB7">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327A837" w14:textId="77777777" w:rsidR="00900D2A" w:rsidRDefault="00900D2A" w:rsidP="000B3EB7">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36CF449" w14:textId="77777777" w:rsidR="00900D2A" w:rsidRDefault="00900D2A" w:rsidP="000B3EB7">
            <w:pPr>
              <w:pStyle w:val="h"/>
              <w:spacing w:before="45" w:after="45"/>
              <w:rPr>
                <w:noProof/>
                <w:szCs w:val="24"/>
              </w:rPr>
            </w:pPr>
            <w:r>
              <w:rPr>
                <w:noProof/>
                <w:szCs w:val="24"/>
              </w:rPr>
              <w:t>Выход</w:t>
            </w:r>
          </w:p>
        </w:tc>
      </w:tr>
      <w:tr w:rsidR="00900D2A" w14:paraId="123DD040" w14:textId="77777777" w:rsidTr="000B3EB7">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8E0405C" w14:textId="77777777" w:rsidR="00900D2A" w:rsidRPr="005B11CF" w:rsidRDefault="00900D2A" w:rsidP="00820D0D">
            <w:pPr>
              <w:pStyle w:val="bbb"/>
              <w:spacing w:before="45" w:after="45"/>
              <w:rPr>
                <w:rFonts w:eastAsia="Times New Roman"/>
                <w:noProof/>
                <w:szCs w:val="24"/>
              </w:rPr>
            </w:pPr>
            <w:r w:rsidRPr="005B11CF">
              <w:rPr>
                <w:rFonts w:eastAsia="Times New Roman"/>
                <w:noProof/>
                <w:szCs w:val="24"/>
              </w:rPr>
              <w:t>10.06.02.0</w:t>
            </w:r>
            <w:r>
              <w:rPr>
                <w:rFonts w:eastAsia="Times New Roman"/>
                <w:noProof/>
                <w:szCs w:val="24"/>
              </w:rPr>
              <w:t>20</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E11C4C3" w14:textId="77777777" w:rsidR="00900D2A" w:rsidRPr="005B11CF" w:rsidRDefault="00900D2A" w:rsidP="00001D55">
            <w:pPr>
              <w:pStyle w:val="bbb"/>
              <w:spacing w:before="45" w:after="45"/>
              <w:rPr>
                <w:rFonts w:eastAsia="Times New Roman"/>
                <w:noProof/>
                <w:szCs w:val="24"/>
              </w:rPr>
            </w:pPr>
            <w:r w:rsidRPr="004E67CB">
              <w:rPr>
                <w:rFonts w:eastAsia="Times New Roman"/>
                <w:noProof/>
                <w:szCs w:val="24"/>
              </w:rPr>
              <w:t>Формирование Оперативного плана вн</w:t>
            </w:r>
            <w:r>
              <w:rPr>
                <w:rFonts w:eastAsia="Times New Roman"/>
                <w:noProof/>
                <w:szCs w:val="24"/>
              </w:rPr>
              <w:t xml:space="preserve">утренних </w:t>
            </w:r>
            <w:r w:rsidRPr="004E67CB">
              <w:rPr>
                <w:rFonts w:eastAsia="Times New Roman"/>
                <w:noProof/>
                <w:szCs w:val="24"/>
              </w:rPr>
              <w:t>транспортировок</w:t>
            </w:r>
          </w:p>
        </w:tc>
        <w:tc>
          <w:tcPr>
            <w:tcW w:w="557" w:type="pct"/>
            <w:tcBorders>
              <w:top w:val="single" w:sz="6" w:space="0" w:color="000000"/>
              <w:left w:val="single" w:sz="6" w:space="0" w:color="000000"/>
              <w:bottom w:val="single" w:sz="6" w:space="0" w:color="000000"/>
              <w:right w:val="single" w:sz="6" w:space="0" w:color="000000"/>
            </w:tcBorders>
          </w:tcPr>
          <w:p w14:paraId="3AB667A6" w14:textId="77777777" w:rsidR="00900D2A" w:rsidRPr="004E67CB" w:rsidRDefault="00900D2A" w:rsidP="000B3EB7">
            <w:pPr>
              <w:pStyle w:val="bbb"/>
              <w:spacing w:before="45" w:after="45"/>
              <w:rPr>
                <w:rFonts w:eastAsia="Times New Roman"/>
                <w:noProof/>
                <w:szCs w:val="24"/>
              </w:rPr>
            </w:pPr>
            <w:r w:rsidRPr="005B11CF">
              <w:rPr>
                <w:rFonts w:eastAsia="Times New Roman"/>
                <w:noProof/>
                <w:szCs w:val="24"/>
              </w:rPr>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2B31A0F" w14:textId="77777777" w:rsidR="00900D2A" w:rsidRPr="00DD6CAD" w:rsidRDefault="00900D2A" w:rsidP="002B52C6">
            <w:pPr>
              <w:spacing w:after="240" w:line="276" w:lineRule="auto"/>
              <w:rPr>
                <w:rFonts w:ascii="Arial" w:hAnsi="Arial" w:cs="Arial"/>
                <w:noProof/>
                <w:color w:val="000000"/>
                <w:sz w:val="18"/>
                <w:szCs w:val="24"/>
                <w:lang w:eastAsia="ru-RU"/>
              </w:rPr>
            </w:pPr>
            <w:r w:rsidRPr="004E67CB">
              <w:rPr>
                <w:rFonts w:ascii="Arial" w:hAnsi="Arial" w:cs="Arial"/>
                <w:noProof/>
                <w:color w:val="000000"/>
                <w:sz w:val="18"/>
                <w:szCs w:val="24"/>
                <w:lang w:eastAsia="ru-RU"/>
              </w:rPr>
              <w:t>Специалист упр</w:t>
            </w:r>
            <w:r>
              <w:rPr>
                <w:rFonts w:ascii="Arial" w:hAnsi="Arial" w:cs="Arial"/>
                <w:noProof/>
                <w:color w:val="000000"/>
                <w:sz w:val="18"/>
                <w:szCs w:val="24"/>
                <w:lang w:eastAsia="ru-RU"/>
              </w:rPr>
              <w:t xml:space="preserve">авления процессами перевозок </w:t>
            </w:r>
            <w:r w:rsidRPr="004E67CB">
              <w:rPr>
                <w:rFonts w:ascii="Arial" w:hAnsi="Arial" w:cs="Arial"/>
                <w:noProof/>
                <w:color w:val="000000"/>
                <w:sz w:val="18"/>
                <w:szCs w:val="24"/>
                <w:lang w:eastAsia="ru-RU"/>
              </w:rPr>
              <w:t xml:space="preserve">формирует в системе агрегированные заказы на фрахт, представляющие собой Оперативный </w:t>
            </w:r>
            <w:r w:rsidRPr="004E67CB">
              <w:rPr>
                <w:rFonts w:ascii="Arial" w:hAnsi="Arial" w:cs="Arial"/>
                <w:noProof/>
                <w:color w:val="000000"/>
                <w:sz w:val="18"/>
                <w:szCs w:val="24"/>
                <w:lang w:eastAsia="ru-RU"/>
              </w:rPr>
              <w:lastRenderedPageBreak/>
              <w:t xml:space="preserve">план </w:t>
            </w:r>
            <w:r>
              <w:rPr>
                <w:rFonts w:ascii="Arial" w:hAnsi="Arial" w:cs="Arial"/>
                <w:noProof/>
                <w:color w:val="000000"/>
                <w:sz w:val="18"/>
                <w:szCs w:val="24"/>
                <w:lang w:eastAsia="ru-RU"/>
              </w:rPr>
              <w:t>внутренних</w:t>
            </w:r>
            <w:r w:rsidRPr="004E67CB">
              <w:rPr>
                <w:rFonts w:ascii="Arial" w:hAnsi="Arial" w:cs="Arial"/>
                <w:noProof/>
                <w:color w:val="000000"/>
                <w:sz w:val="18"/>
                <w:szCs w:val="24"/>
                <w:lang w:eastAsia="ru-RU"/>
              </w:rPr>
              <w:t xml:space="preserve"> транспортировок.</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BFB6141" w14:textId="77777777" w:rsidR="00900D2A" w:rsidRPr="00DD6CAD" w:rsidRDefault="00900D2A" w:rsidP="000B3EB7">
            <w:pPr>
              <w:spacing w:before="45" w:after="45"/>
              <w:ind w:left="-57"/>
              <w:jc w:val="left"/>
              <w:rPr>
                <w:rFonts w:ascii="Arial" w:hAnsi="Arial" w:cs="Arial"/>
                <w:noProof/>
                <w:color w:val="000000"/>
                <w:sz w:val="18"/>
                <w:szCs w:val="24"/>
                <w:lang w:eastAsia="ru-RU"/>
              </w:rPr>
            </w:pPr>
            <w:r w:rsidRPr="00E25ECA">
              <w:rPr>
                <w:rFonts w:ascii="Arial" w:hAnsi="Arial" w:cs="Arial"/>
                <w:noProof/>
                <w:color w:val="000000"/>
                <w:sz w:val="18"/>
                <w:szCs w:val="24"/>
                <w:lang w:eastAsia="ru-RU"/>
              </w:rPr>
              <w:lastRenderedPageBreak/>
              <w:t xml:space="preserve">Специалист </w:t>
            </w:r>
            <w:r>
              <w:rPr>
                <w:rFonts w:ascii="Arial" w:hAnsi="Arial" w:cs="Arial"/>
                <w:noProof/>
                <w:color w:val="000000"/>
                <w:sz w:val="18"/>
                <w:szCs w:val="24"/>
                <w:lang w:eastAsia="ru-RU"/>
              </w:rPr>
              <w:t xml:space="preserve">Управления процессами перевозок </w:t>
            </w:r>
          </w:p>
          <w:p w14:paraId="65CED01B" w14:textId="77777777" w:rsidR="00900D2A" w:rsidRPr="00DD6CAD" w:rsidRDefault="00900D2A" w:rsidP="000B3EB7">
            <w:pPr>
              <w:spacing w:before="45" w:after="45"/>
              <w:ind w:left="-57"/>
              <w:jc w:val="left"/>
              <w:rPr>
                <w:rFonts w:ascii="Arial" w:hAnsi="Arial" w:cs="Arial"/>
                <w:noProof/>
                <w:color w:val="000000"/>
                <w:sz w:val="18"/>
                <w:szCs w:val="24"/>
                <w:lang w:eastAsia="ru-RU"/>
              </w:rPr>
            </w:pPr>
          </w:p>
        </w:tc>
        <w:tc>
          <w:tcPr>
            <w:tcW w:w="626" w:type="pct"/>
            <w:tcBorders>
              <w:top w:val="single" w:sz="6" w:space="0" w:color="000000"/>
              <w:left w:val="single" w:sz="6" w:space="0" w:color="000000"/>
              <w:bottom w:val="single" w:sz="6" w:space="0" w:color="000000"/>
              <w:right w:val="single" w:sz="6" w:space="0" w:color="000000"/>
            </w:tcBorders>
          </w:tcPr>
          <w:p w14:paraId="4A129651" w14:textId="77777777" w:rsidR="00900D2A" w:rsidRPr="00DD6CAD" w:rsidRDefault="00900D2A" w:rsidP="000B3EB7">
            <w:pPr>
              <w:spacing w:before="45" w:after="45"/>
              <w:ind w:left="-57"/>
              <w:jc w:val="left"/>
              <w:rPr>
                <w:rFonts w:ascii="Arial" w:hAnsi="Arial" w:cs="Arial"/>
                <w:noProof/>
                <w:color w:val="000000"/>
                <w:sz w:val="18"/>
                <w:szCs w:val="24"/>
                <w:lang w:eastAsia="ru-RU"/>
              </w:rPr>
            </w:pPr>
            <w:r w:rsidRPr="00900D2A">
              <w:rPr>
                <w:rFonts w:ascii="Arial" w:hAnsi="Arial" w:cs="Arial"/>
                <w:noProof/>
                <w:color w:val="000000"/>
                <w:sz w:val="18"/>
                <w:szCs w:val="24"/>
                <w:lang w:eastAsia="ru-RU"/>
              </w:rPr>
              <w:t>Корректировка планов не требуется</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61D7A97" w14:textId="77777777" w:rsidR="00900D2A" w:rsidRPr="00DD6CAD" w:rsidRDefault="00900D2A" w:rsidP="000B3EB7">
            <w:pPr>
              <w:spacing w:before="45" w:after="45"/>
              <w:ind w:left="-57"/>
              <w:jc w:val="left"/>
              <w:rPr>
                <w:rFonts w:ascii="Arial" w:hAnsi="Arial" w:cs="Arial"/>
                <w:noProof/>
                <w:color w:val="000000"/>
                <w:sz w:val="18"/>
                <w:szCs w:val="24"/>
                <w:lang w:eastAsia="ru-RU"/>
              </w:rPr>
            </w:pPr>
            <w:r w:rsidRPr="004E67CB">
              <w:rPr>
                <w:rFonts w:ascii="Arial" w:hAnsi="Arial" w:cs="Arial"/>
                <w:noProof/>
                <w:color w:val="000000"/>
                <w:sz w:val="18"/>
                <w:szCs w:val="24"/>
                <w:lang w:eastAsia="ru-RU"/>
              </w:rPr>
              <w:t>Ресурсный план</w:t>
            </w:r>
            <w:r w:rsidRPr="004E67CB">
              <w:rPr>
                <w:rFonts w:ascii="Arial" w:hAnsi="Arial" w:cs="Arial"/>
                <w:noProof/>
                <w:color w:val="000000"/>
                <w:sz w:val="18"/>
                <w:szCs w:val="24"/>
                <w:lang w:eastAsia="ru-RU"/>
              </w:rPr>
              <w:br/>
              <w:t>(Проанализировано)</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3F4D289" w14:textId="77777777" w:rsidR="00900D2A" w:rsidRPr="00DD6CAD" w:rsidRDefault="00900D2A" w:rsidP="000B3EB7">
            <w:pPr>
              <w:spacing w:before="45" w:after="45"/>
              <w:ind w:left="-57"/>
              <w:jc w:val="left"/>
              <w:rPr>
                <w:rFonts w:ascii="Arial" w:hAnsi="Arial" w:cs="Arial"/>
                <w:noProof/>
                <w:color w:val="000000"/>
                <w:sz w:val="18"/>
                <w:szCs w:val="24"/>
                <w:lang w:eastAsia="ru-RU"/>
              </w:rPr>
            </w:pPr>
            <w:r w:rsidRPr="004E67CB">
              <w:rPr>
                <w:rFonts w:ascii="Arial" w:hAnsi="Arial" w:cs="Arial"/>
                <w:noProof/>
                <w:color w:val="000000"/>
                <w:sz w:val="18"/>
                <w:szCs w:val="24"/>
                <w:lang w:eastAsia="ru-RU"/>
              </w:rPr>
              <w:t>Оперативный план (Реестр ФЗ)</w:t>
            </w:r>
          </w:p>
        </w:tc>
      </w:tr>
    </w:tbl>
    <w:p w14:paraId="686AF21A" w14:textId="77777777" w:rsidR="000332D0" w:rsidRPr="00AE12DE" w:rsidRDefault="000332D0" w:rsidP="00AE12DE">
      <w:pPr>
        <w:spacing w:before="45" w:after="45"/>
        <w:jc w:val="left"/>
        <w:rPr>
          <w:rFonts w:cs="Arial"/>
          <w:i/>
          <w:caps/>
          <w:color w:val="000000" w:themeColor="text1"/>
        </w:rPr>
      </w:pPr>
    </w:p>
    <w:p w14:paraId="69D6BAE4" w14:textId="77777777" w:rsidR="00244A3A" w:rsidRPr="00AE12DE" w:rsidRDefault="00141402" w:rsidP="00AE12DE">
      <w:pPr>
        <w:pStyle w:val="4"/>
        <w:spacing w:after="120"/>
        <w:ind w:left="862" w:hanging="862"/>
        <w:rPr>
          <w:rFonts w:eastAsiaTheme="majorEastAsia" w:cstheme="majorBidi"/>
          <w:b/>
          <w:i w:val="0"/>
          <w:caps w:val="0"/>
          <w:sz w:val="24"/>
          <w:szCs w:val="24"/>
        </w:rPr>
      </w:pPr>
      <w:r w:rsidRPr="00AE12DE">
        <w:rPr>
          <w:rFonts w:eastAsiaTheme="majorEastAsia" w:cstheme="majorBidi"/>
          <w:b/>
          <w:i w:val="0"/>
          <w:caps w:val="0"/>
          <w:sz w:val="24"/>
          <w:szCs w:val="24"/>
        </w:rPr>
        <w:t xml:space="preserve">Шаг процесса 10.06.02.025 – </w:t>
      </w:r>
      <w:r w:rsidRPr="00141402">
        <w:rPr>
          <w:rFonts w:eastAsiaTheme="majorEastAsia" w:cstheme="majorBidi"/>
          <w:b/>
          <w:i w:val="0"/>
          <w:caps w:val="0"/>
          <w:sz w:val="24"/>
          <w:szCs w:val="24"/>
        </w:rPr>
        <w:t>Создание заявки на потребность в ТС по внешним транспортировкам</w:t>
      </w:r>
    </w:p>
    <w:p w14:paraId="6DCCA8CC" w14:textId="717A57A2" w:rsidR="00831F88" w:rsidRPr="000B3EB7" w:rsidRDefault="000E6478" w:rsidP="00AE12DE">
      <w:pPr>
        <w:spacing w:after="240" w:line="276" w:lineRule="auto"/>
        <w:ind w:firstLine="708"/>
        <w:rPr>
          <w:rFonts w:eastAsiaTheme="majorEastAsia" w:cs="Arial"/>
          <w:szCs w:val="24"/>
        </w:rPr>
      </w:pPr>
      <w:r>
        <w:rPr>
          <w:rFonts w:ascii="Arial" w:eastAsiaTheme="majorEastAsia" w:hAnsi="Arial" w:cs="Arial"/>
          <w:szCs w:val="24"/>
        </w:rPr>
        <w:t xml:space="preserve">На основании </w:t>
      </w:r>
      <w:r w:rsidR="00CA24ED">
        <w:rPr>
          <w:rFonts w:ascii="Arial" w:eastAsiaTheme="majorEastAsia" w:hAnsi="Arial" w:cs="Arial"/>
          <w:szCs w:val="24"/>
        </w:rPr>
        <w:t>потребности</w:t>
      </w:r>
      <w:r>
        <w:rPr>
          <w:rFonts w:ascii="Arial" w:eastAsiaTheme="majorEastAsia" w:hAnsi="Arial" w:cs="Arial"/>
          <w:szCs w:val="24"/>
        </w:rPr>
        <w:t xml:space="preserve"> </w:t>
      </w:r>
      <w:r w:rsidR="00244A3A" w:rsidRPr="00AE12DE">
        <w:rPr>
          <w:rFonts w:ascii="Arial" w:eastAsiaTheme="majorEastAsia" w:hAnsi="Arial" w:cs="Arial"/>
          <w:szCs w:val="24"/>
        </w:rPr>
        <w:t xml:space="preserve">Заявитель потребности </w:t>
      </w:r>
      <w:r w:rsidR="00244A3A">
        <w:rPr>
          <w:rFonts w:ascii="Arial" w:eastAsiaTheme="majorEastAsia" w:hAnsi="Arial" w:cs="Arial"/>
          <w:szCs w:val="24"/>
        </w:rPr>
        <w:t xml:space="preserve">в ТС </w:t>
      </w:r>
      <w:r w:rsidR="00244A3A" w:rsidRPr="00AE12DE">
        <w:rPr>
          <w:rFonts w:ascii="Arial" w:eastAsiaTheme="majorEastAsia" w:hAnsi="Arial" w:cs="Arial"/>
          <w:szCs w:val="24"/>
        </w:rPr>
        <w:t>формирует в системе заявки на работу транспорта</w:t>
      </w:r>
      <w:r w:rsidR="00244A3A">
        <w:rPr>
          <w:rFonts w:ascii="Arial" w:eastAsiaTheme="majorEastAsia" w:hAnsi="Arial" w:cs="Arial"/>
          <w:szCs w:val="24"/>
        </w:rPr>
        <w:t xml:space="preserve"> по внешним транспортировкам</w:t>
      </w:r>
      <w:r w:rsidR="00244A3A" w:rsidRPr="00AE12DE">
        <w:rPr>
          <w:rFonts w:ascii="Arial" w:eastAsiaTheme="majorEastAsia" w:hAnsi="Arial" w:cs="Arial"/>
          <w:szCs w:val="24"/>
        </w:rPr>
        <w:t xml:space="preserve"> - Экспедиционные заказы.</w:t>
      </w:r>
      <w:r w:rsidR="00244A3A">
        <w:rPr>
          <w:rFonts w:ascii="Arial" w:eastAsiaTheme="majorEastAsia" w:hAnsi="Arial" w:cs="Arial"/>
          <w:szCs w:val="24"/>
        </w:rPr>
        <w:t xml:space="preserve"> Экспедиционные заказы формируются в системе ежедневно или заранее </w:t>
      </w:r>
      <w:r w:rsidR="00831F88">
        <w:rPr>
          <w:rFonts w:ascii="Arial" w:eastAsiaTheme="majorEastAsia" w:hAnsi="Arial" w:cs="Arial"/>
          <w:szCs w:val="24"/>
        </w:rPr>
        <w:t xml:space="preserve">на заданный период </w:t>
      </w:r>
      <w:r w:rsidR="00244A3A">
        <w:rPr>
          <w:rFonts w:ascii="Arial" w:eastAsiaTheme="majorEastAsia" w:hAnsi="Arial" w:cs="Arial"/>
          <w:szCs w:val="24"/>
        </w:rPr>
        <w:t>с использованием функции тиражирования.</w:t>
      </w:r>
      <w:r w:rsidR="00C3769C">
        <w:rPr>
          <w:rFonts w:ascii="Arial" w:eastAsiaTheme="majorEastAsia" w:hAnsi="Arial" w:cs="Arial"/>
          <w:szCs w:val="24"/>
        </w:rPr>
        <w:t xml:space="preserve"> </w:t>
      </w:r>
      <w:r w:rsidR="00372EF3">
        <w:rPr>
          <w:rFonts w:ascii="Arial" w:eastAsiaTheme="majorEastAsia" w:hAnsi="Arial" w:cs="Arial"/>
          <w:szCs w:val="24"/>
        </w:rPr>
        <w:t xml:space="preserve">От БЕ, вне контура </w:t>
      </w:r>
      <w:r w:rsidR="00372EF3">
        <w:rPr>
          <w:rFonts w:ascii="Arial" w:eastAsiaTheme="majorEastAsia" w:hAnsi="Arial" w:cs="Arial"/>
          <w:szCs w:val="24"/>
          <w:lang w:val="en-US"/>
        </w:rPr>
        <w:t>SAP</w:t>
      </w:r>
      <w:r w:rsidR="00372EF3">
        <w:rPr>
          <w:rFonts w:ascii="Arial" w:eastAsiaTheme="majorEastAsia" w:hAnsi="Arial" w:cs="Arial"/>
          <w:szCs w:val="24"/>
        </w:rPr>
        <w:t xml:space="preserve">, заявки подаются в формате </w:t>
      </w:r>
      <w:r w:rsidR="00372EF3">
        <w:rPr>
          <w:rFonts w:ascii="Arial" w:eastAsiaTheme="majorEastAsia" w:hAnsi="Arial" w:cs="Arial"/>
          <w:szCs w:val="24"/>
          <w:lang w:val="en-US"/>
        </w:rPr>
        <w:t>PDF</w:t>
      </w:r>
      <w:r w:rsidR="00372EF3" w:rsidRPr="00D30A2C">
        <w:rPr>
          <w:rFonts w:ascii="Arial" w:eastAsiaTheme="majorEastAsia" w:hAnsi="Arial" w:cs="Arial"/>
          <w:szCs w:val="24"/>
        </w:rPr>
        <w:t xml:space="preserve"> </w:t>
      </w:r>
      <w:r w:rsidR="00372EF3">
        <w:rPr>
          <w:rFonts w:ascii="Arial" w:eastAsiaTheme="majorEastAsia" w:hAnsi="Arial" w:cs="Arial"/>
          <w:szCs w:val="24"/>
        </w:rPr>
        <w:t xml:space="preserve">или </w:t>
      </w:r>
      <w:r w:rsidR="00372EF3">
        <w:rPr>
          <w:rFonts w:ascii="Arial" w:eastAsiaTheme="majorEastAsia" w:hAnsi="Arial" w:cs="Arial"/>
          <w:szCs w:val="24"/>
          <w:lang w:val="en-US"/>
        </w:rPr>
        <w:t>Excel</w:t>
      </w:r>
      <w:r w:rsidR="00372EF3" w:rsidRPr="00D30A2C">
        <w:rPr>
          <w:rFonts w:ascii="Arial" w:eastAsiaTheme="majorEastAsia" w:hAnsi="Arial" w:cs="Arial"/>
          <w:szCs w:val="24"/>
        </w:rPr>
        <w:t>,</w:t>
      </w:r>
      <w:r w:rsidR="00372EF3">
        <w:rPr>
          <w:rFonts w:ascii="Arial" w:eastAsiaTheme="majorEastAsia" w:hAnsi="Arial" w:cs="Arial"/>
          <w:szCs w:val="24"/>
        </w:rPr>
        <w:t xml:space="preserve"> и далее Экспедиционные заказы по таким заявкам формируются в системе Диспетчером.</w:t>
      </w:r>
    </w:p>
    <w:p w14:paraId="5F74907F" w14:textId="77777777" w:rsidR="00244A3A" w:rsidRPr="006A196A" w:rsidRDefault="00244A3A" w:rsidP="00AE12DE">
      <w:pPr>
        <w:spacing w:after="240" w:line="276" w:lineRule="auto"/>
        <w:ind w:firstLine="708"/>
        <w:rPr>
          <w:rFonts w:eastAsiaTheme="majorEastAsia" w:cs="Arial"/>
          <w:szCs w:val="24"/>
        </w:rPr>
      </w:pPr>
      <w:r>
        <w:rPr>
          <w:rFonts w:ascii="Arial" w:eastAsiaTheme="majorEastAsia" w:hAnsi="Arial" w:cs="Arial"/>
          <w:szCs w:val="24"/>
        </w:rPr>
        <w:t xml:space="preserve">Для формирования заявок на ТС по внешним транспортировкам в системе используются Экспедиционные заказы вида </w:t>
      </w:r>
      <w:r>
        <w:rPr>
          <w:rFonts w:ascii="Arial" w:eastAsiaTheme="majorEastAsia" w:hAnsi="Arial" w:cs="Arial"/>
          <w:szCs w:val="24"/>
          <w:lang w:val="en-US"/>
        </w:rPr>
        <w:t>ZOR</w:t>
      </w:r>
      <w:r w:rsidR="00D837E3">
        <w:rPr>
          <w:rFonts w:ascii="Arial" w:eastAsiaTheme="majorEastAsia" w:hAnsi="Arial" w:cs="Arial"/>
          <w:szCs w:val="24"/>
        </w:rPr>
        <w:t xml:space="preserve"> – «Перевозка груза по маршруту»</w:t>
      </w:r>
      <w:r>
        <w:rPr>
          <w:rFonts w:ascii="Arial" w:eastAsiaTheme="majorEastAsia" w:hAnsi="Arial" w:cs="Arial"/>
          <w:szCs w:val="24"/>
        </w:rPr>
        <w:t>.</w:t>
      </w:r>
      <w:r w:rsidR="00196638">
        <w:rPr>
          <w:rFonts w:ascii="Arial" w:eastAsiaTheme="majorEastAsia" w:hAnsi="Arial" w:cs="Arial"/>
          <w:szCs w:val="24"/>
        </w:rPr>
        <w:t xml:space="preserve"> Реализация различных видов Экспедиционных заказов с необходимыми полями и экраном будет реализована в рамках разработки </w:t>
      </w:r>
      <w:r w:rsidR="00196638">
        <w:rPr>
          <w:rFonts w:ascii="Arial" w:eastAsiaTheme="majorEastAsia" w:hAnsi="Arial" w:cs="Arial"/>
          <w:szCs w:val="24"/>
          <w:lang w:val="en-US"/>
        </w:rPr>
        <w:t>MM</w:t>
      </w:r>
      <w:r w:rsidR="00196638" w:rsidRPr="00AE12DE">
        <w:rPr>
          <w:rFonts w:ascii="Arial" w:eastAsiaTheme="majorEastAsia" w:hAnsi="Arial" w:cs="Arial"/>
          <w:szCs w:val="24"/>
        </w:rPr>
        <w:t>117.01.</w:t>
      </w:r>
    </w:p>
    <w:p w14:paraId="15D831AE" w14:textId="77777777" w:rsidR="00244A3A" w:rsidRDefault="00244A3A" w:rsidP="00AE12DE">
      <w:pPr>
        <w:spacing w:after="240" w:line="276" w:lineRule="auto"/>
        <w:ind w:firstLine="708"/>
        <w:rPr>
          <w:rFonts w:eastAsiaTheme="majorEastAsia" w:cs="Arial"/>
          <w:szCs w:val="24"/>
        </w:rPr>
      </w:pPr>
      <w:r>
        <w:rPr>
          <w:rFonts w:ascii="Arial" w:eastAsiaTheme="majorEastAsia" w:hAnsi="Arial" w:cs="Arial"/>
          <w:szCs w:val="24"/>
        </w:rPr>
        <w:t xml:space="preserve">Экспедиционный заказ вида </w:t>
      </w:r>
      <w:r>
        <w:rPr>
          <w:rFonts w:ascii="Arial" w:eastAsiaTheme="majorEastAsia" w:hAnsi="Arial" w:cs="Arial"/>
          <w:szCs w:val="24"/>
          <w:lang w:val="en-US"/>
        </w:rPr>
        <w:t>ZOR</w:t>
      </w:r>
      <w:r w:rsidRPr="00AE12DE">
        <w:rPr>
          <w:rFonts w:ascii="Arial" w:eastAsiaTheme="majorEastAsia" w:hAnsi="Arial" w:cs="Arial"/>
          <w:szCs w:val="24"/>
        </w:rPr>
        <w:t xml:space="preserve"> </w:t>
      </w:r>
      <w:r w:rsidR="00FC7250">
        <w:rPr>
          <w:rFonts w:ascii="Arial" w:eastAsiaTheme="majorEastAsia" w:hAnsi="Arial" w:cs="Arial"/>
          <w:szCs w:val="24"/>
        </w:rPr>
        <w:t xml:space="preserve">- «Перевозка груза по маршруту» </w:t>
      </w:r>
      <w:r>
        <w:rPr>
          <w:rFonts w:ascii="Arial" w:eastAsiaTheme="majorEastAsia" w:hAnsi="Arial" w:cs="Arial"/>
          <w:szCs w:val="24"/>
        </w:rPr>
        <w:t>содержит в себе следующую информацию:</w:t>
      </w:r>
    </w:p>
    <w:p w14:paraId="21F69603" w14:textId="77777777" w:rsidR="00244A3A" w:rsidRDefault="00FF2E83" w:rsidP="00AE12DE">
      <w:pPr>
        <w:pStyle w:val="af9"/>
        <w:numPr>
          <w:ilvl w:val="0"/>
          <w:numId w:val="59"/>
        </w:numPr>
        <w:spacing w:after="240" w:line="276" w:lineRule="auto"/>
        <w:rPr>
          <w:rFonts w:eastAsiaTheme="majorEastAsia" w:cs="Arial"/>
          <w:szCs w:val="24"/>
        </w:rPr>
      </w:pPr>
      <w:r>
        <w:rPr>
          <w:rFonts w:ascii="Arial" w:eastAsiaTheme="majorEastAsia" w:hAnsi="Arial" w:cs="Arial"/>
          <w:szCs w:val="24"/>
        </w:rPr>
        <w:t>БЕ – Заказчик;</w:t>
      </w:r>
    </w:p>
    <w:p w14:paraId="0BE5B49B" w14:textId="77777777" w:rsidR="00FF2E83" w:rsidRDefault="00FF2E83" w:rsidP="00AE12DE">
      <w:pPr>
        <w:pStyle w:val="af9"/>
        <w:numPr>
          <w:ilvl w:val="0"/>
          <w:numId w:val="59"/>
        </w:numPr>
        <w:spacing w:after="240" w:line="276" w:lineRule="auto"/>
        <w:rPr>
          <w:rFonts w:eastAsiaTheme="majorEastAsia" w:cs="Arial"/>
          <w:szCs w:val="24"/>
        </w:rPr>
      </w:pPr>
      <w:r>
        <w:rPr>
          <w:rFonts w:ascii="Arial" w:eastAsiaTheme="majorEastAsia" w:hAnsi="Arial" w:cs="Arial"/>
          <w:szCs w:val="24"/>
        </w:rPr>
        <w:t>Грузоотправитель;</w:t>
      </w:r>
    </w:p>
    <w:p w14:paraId="064E44AD" w14:textId="77777777" w:rsidR="00FF2E83" w:rsidRDefault="00FF2E83" w:rsidP="00AE12DE">
      <w:pPr>
        <w:pStyle w:val="af9"/>
        <w:numPr>
          <w:ilvl w:val="0"/>
          <w:numId w:val="59"/>
        </w:numPr>
        <w:spacing w:after="240" w:line="276" w:lineRule="auto"/>
        <w:rPr>
          <w:rFonts w:eastAsiaTheme="majorEastAsia" w:cs="Arial"/>
          <w:szCs w:val="24"/>
        </w:rPr>
      </w:pPr>
      <w:r>
        <w:rPr>
          <w:rFonts w:ascii="Arial" w:eastAsiaTheme="majorEastAsia" w:hAnsi="Arial" w:cs="Arial"/>
          <w:szCs w:val="24"/>
        </w:rPr>
        <w:t>Грузополучатель;</w:t>
      </w:r>
    </w:p>
    <w:p w14:paraId="03AD5454" w14:textId="77777777" w:rsidR="00862E0A" w:rsidRDefault="00862E0A" w:rsidP="00AE12DE">
      <w:pPr>
        <w:pStyle w:val="af9"/>
        <w:numPr>
          <w:ilvl w:val="0"/>
          <w:numId w:val="59"/>
        </w:numPr>
        <w:spacing w:after="240" w:line="276" w:lineRule="auto"/>
        <w:rPr>
          <w:rFonts w:eastAsiaTheme="majorEastAsia" w:cs="Arial"/>
          <w:szCs w:val="24"/>
        </w:rPr>
      </w:pPr>
      <w:r>
        <w:rPr>
          <w:rFonts w:ascii="Arial" w:eastAsiaTheme="majorEastAsia" w:hAnsi="Arial" w:cs="Arial"/>
          <w:szCs w:val="24"/>
        </w:rPr>
        <w:t>Исполнитель заявки;</w:t>
      </w:r>
    </w:p>
    <w:p w14:paraId="2B88C5D3" w14:textId="77777777" w:rsidR="00FF2E83" w:rsidRPr="007A4C85" w:rsidRDefault="00FF2E83" w:rsidP="00AE12DE">
      <w:pPr>
        <w:pStyle w:val="af9"/>
        <w:numPr>
          <w:ilvl w:val="0"/>
          <w:numId w:val="59"/>
        </w:numPr>
        <w:spacing w:after="240" w:line="276" w:lineRule="auto"/>
        <w:rPr>
          <w:ins w:id="470" w:author="Savinskaya Yulia" w:date="2021-02-25T15:23:00Z"/>
          <w:rFonts w:eastAsiaTheme="majorEastAsia" w:cs="Arial"/>
          <w:szCs w:val="24"/>
          <w:rPrChange w:id="471" w:author="Savinskaya Yulia" w:date="2021-02-25T15:23:00Z">
            <w:rPr>
              <w:ins w:id="472" w:author="Savinskaya Yulia" w:date="2021-02-25T15:23:00Z"/>
              <w:rFonts w:ascii="Arial" w:eastAsiaTheme="majorEastAsia" w:hAnsi="Arial" w:cs="Arial"/>
              <w:szCs w:val="24"/>
            </w:rPr>
          </w:rPrChange>
        </w:rPr>
      </w:pPr>
      <w:r>
        <w:rPr>
          <w:rFonts w:ascii="Arial" w:eastAsiaTheme="majorEastAsia" w:hAnsi="Arial" w:cs="Arial"/>
          <w:szCs w:val="24"/>
        </w:rPr>
        <w:t xml:space="preserve">Тип ТС </w:t>
      </w:r>
      <w:r w:rsidRPr="001E71A4">
        <w:rPr>
          <w:rFonts w:ascii="Arial" w:eastAsiaTheme="majorEastAsia" w:hAnsi="Arial" w:cs="Arial"/>
          <w:szCs w:val="24"/>
        </w:rPr>
        <w:t>(Самосвал, Автоцистерна и прочее)</w:t>
      </w:r>
      <w:r>
        <w:rPr>
          <w:rFonts w:ascii="Arial" w:eastAsiaTheme="majorEastAsia" w:hAnsi="Arial" w:cs="Arial"/>
          <w:szCs w:val="24"/>
        </w:rPr>
        <w:t>;</w:t>
      </w:r>
    </w:p>
    <w:p w14:paraId="61D7A3D9" w14:textId="28B59FF0" w:rsidR="007A4C85" w:rsidRDefault="007A4C85" w:rsidP="00AE12DE">
      <w:pPr>
        <w:pStyle w:val="af9"/>
        <w:numPr>
          <w:ilvl w:val="0"/>
          <w:numId w:val="59"/>
        </w:numPr>
        <w:spacing w:after="240" w:line="276" w:lineRule="auto"/>
        <w:rPr>
          <w:rFonts w:eastAsiaTheme="majorEastAsia" w:cs="Arial"/>
          <w:szCs w:val="24"/>
        </w:rPr>
      </w:pPr>
      <w:ins w:id="473" w:author="Savinskaya Yulia" w:date="2021-02-25T15:23:00Z">
        <w:r>
          <w:rPr>
            <w:rFonts w:ascii="Arial" w:eastAsiaTheme="majorEastAsia" w:hAnsi="Arial" w:cs="Arial"/>
            <w:szCs w:val="24"/>
          </w:rPr>
          <w:t>МВЗ (подразделение заказчика);</w:t>
        </w:r>
      </w:ins>
    </w:p>
    <w:p w14:paraId="391A090B" w14:textId="77777777" w:rsidR="00FF2E83" w:rsidRDefault="00FF2E83" w:rsidP="00AE12DE">
      <w:pPr>
        <w:pStyle w:val="af9"/>
        <w:numPr>
          <w:ilvl w:val="0"/>
          <w:numId w:val="59"/>
        </w:numPr>
        <w:spacing w:after="240" w:line="276" w:lineRule="auto"/>
        <w:rPr>
          <w:rFonts w:eastAsiaTheme="majorEastAsia" w:cs="Arial"/>
          <w:szCs w:val="24"/>
        </w:rPr>
      </w:pPr>
      <w:r>
        <w:rPr>
          <w:rFonts w:ascii="Arial" w:eastAsiaTheme="majorEastAsia" w:hAnsi="Arial" w:cs="Arial"/>
          <w:szCs w:val="24"/>
        </w:rPr>
        <w:t>Период развоза;</w:t>
      </w:r>
    </w:p>
    <w:p w14:paraId="36D9B939" w14:textId="77777777" w:rsidR="00FF2E83" w:rsidRDefault="00FF2E83" w:rsidP="00AE12DE">
      <w:pPr>
        <w:pStyle w:val="af9"/>
        <w:numPr>
          <w:ilvl w:val="0"/>
          <w:numId w:val="59"/>
        </w:numPr>
        <w:spacing w:after="240" w:line="276" w:lineRule="auto"/>
        <w:rPr>
          <w:rFonts w:eastAsiaTheme="majorEastAsia" w:cs="Arial"/>
          <w:szCs w:val="24"/>
        </w:rPr>
      </w:pPr>
      <w:r>
        <w:rPr>
          <w:rFonts w:ascii="Arial" w:eastAsiaTheme="majorEastAsia" w:hAnsi="Arial" w:cs="Arial"/>
          <w:szCs w:val="24"/>
        </w:rPr>
        <w:t>Маршрут;</w:t>
      </w:r>
    </w:p>
    <w:p w14:paraId="59A38B75" w14:textId="77777777" w:rsidR="00FF2E83" w:rsidRDefault="00FF2E83" w:rsidP="00AE12DE">
      <w:pPr>
        <w:pStyle w:val="af9"/>
        <w:numPr>
          <w:ilvl w:val="0"/>
          <w:numId w:val="59"/>
        </w:numPr>
        <w:spacing w:after="240" w:line="276" w:lineRule="auto"/>
        <w:rPr>
          <w:rFonts w:eastAsiaTheme="majorEastAsia" w:cs="Arial"/>
          <w:szCs w:val="24"/>
        </w:rPr>
      </w:pPr>
      <w:r>
        <w:rPr>
          <w:rFonts w:ascii="Arial" w:eastAsiaTheme="majorEastAsia" w:hAnsi="Arial" w:cs="Arial"/>
          <w:szCs w:val="24"/>
        </w:rPr>
        <w:t>Наименование груза;</w:t>
      </w:r>
    </w:p>
    <w:p w14:paraId="7229F9D7" w14:textId="77777777" w:rsidR="00FF2E83" w:rsidRDefault="00FF2E83" w:rsidP="00AE12DE">
      <w:pPr>
        <w:pStyle w:val="af9"/>
        <w:numPr>
          <w:ilvl w:val="0"/>
          <w:numId w:val="59"/>
        </w:numPr>
        <w:spacing w:after="240" w:line="276" w:lineRule="auto"/>
        <w:rPr>
          <w:rFonts w:eastAsiaTheme="majorEastAsia" w:cs="Arial"/>
          <w:szCs w:val="24"/>
        </w:rPr>
      </w:pPr>
      <w:r>
        <w:rPr>
          <w:rFonts w:ascii="Arial" w:eastAsiaTheme="majorEastAsia" w:hAnsi="Arial" w:cs="Arial"/>
          <w:szCs w:val="24"/>
        </w:rPr>
        <w:t>Вес груза, т;</w:t>
      </w:r>
    </w:p>
    <w:p w14:paraId="4F62B45A" w14:textId="77777777" w:rsidR="00FF2E83" w:rsidRDefault="00FF2E83" w:rsidP="00AE12DE">
      <w:pPr>
        <w:pStyle w:val="af9"/>
        <w:numPr>
          <w:ilvl w:val="0"/>
          <w:numId w:val="59"/>
        </w:numPr>
        <w:spacing w:after="240" w:line="276" w:lineRule="auto"/>
        <w:rPr>
          <w:rFonts w:eastAsiaTheme="majorEastAsia" w:cs="Arial"/>
          <w:szCs w:val="24"/>
        </w:rPr>
      </w:pPr>
      <w:r>
        <w:rPr>
          <w:rFonts w:ascii="Arial" w:eastAsiaTheme="majorEastAsia" w:hAnsi="Arial" w:cs="Arial"/>
          <w:szCs w:val="24"/>
        </w:rPr>
        <w:t>Объем груза, м3;</w:t>
      </w:r>
    </w:p>
    <w:p w14:paraId="18ADB54B" w14:textId="0760266E" w:rsidR="00FF2E83" w:rsidRDefault="00FF2E83" w:rsidP="00AE12DE">
      <w:pPr>
        <w:pStyle w:val="af9"/>
        <w:numPr>
          <w:ilvl w:val="0"/>
          <w:numId w:val="59"/>
        </w:numPr>
        <w:spacing w:after="240" w:line="276" w:lineRule="auto"/>
        <w:rPr>
          <w:rFonts w:eastAsiaTheme="majorEastAsia" w:cs="Arial"/>
          <w:szCs w:val="24"/>
        </w:rPr>
      </w:pPr>
      <w:del w:id="474" w:author="Savinskaya Yulia" w:date="2021-02-25T15:08:00Z">
        <w:r w:rsidDel="00DB193D">
          <w:rPr>
            <w:rFonts w:ascii="Arial" w:eastAsiaTheme="majorEastAsia" w:hAnsi="Arial" w:cs="Arial"/>
            <w:szCs w:val="24"/>
          </w:rPr>
          <w:delText>Количество, шт.</w:delText>
        </w:r>
      </w:del>
      <w:ins w:id="475" w:author="Savinskaya Yulia" w:date="2021-02-25T15:08:00Z">
        <w:r w:rsidR="00DB193D">
          <w:rPr>
            <w:rFonts w:ascii="Arial" w:eastAsiaTheme="majorEastAsia" w:hAnsi="Arial" w:cs="Arial"/>
            <w:szCs w:val="24"/>
          </w:rPr>
          <w:t>Комментарий.</w:t>
        </w:r>
      </w:ins>
    </w:p>
    <w:p w14:paraId="5B10B47E" w14:textId="77777777" w:rsidR="00C3769C" w:rsidRDefault="00C3769C" w:rsidP="00AE12DE">
      <w:pPr>
        <w:spacing w:after="240" w:line="276" w:lineRule="auto"/>
        <w:ind w:firstLine="708"/>
        <w:rPr>
          <w:ins w:id="476" w:author="Savinskaya Yulia" w:date="2021-02-25T15:08:00Z"/>
          <w:rFonts w:ascii="Arial" w:eastAsiaTheme="majorEastAsia" w:hAnsi="Arial" w:cs="Arial"/>
          <w:szCs w:val="24"/>
        </w:rPr>
      </w:pPr>
      <w:r>
        <w:rPr>
          <w:rFonts w:ascii="Arial" w:eastAsiaTheme="majorEastAsia" w:hAnsi="Arial" w:cs="Arial"/>
          <w:szCs w:val="24"/>
        </w:rPr>
        <w:lastRenderedPageBreak/>
        <w:t xml:space="preserve">Заявки на потребность в ТС </w:t>
      </w:r>
      <w:r w:rsidR="00374B66">
        <w:rPr>
          <w:rFonts w:ascii="Arial" w:eastAsiaTheme="majorEastAsia" w:hAnsi="Arial" w:cs="Arial"/>
          <w:szCs w:val="24"/>
        </w:rPr>
        <w:t xml:space="preserve">также </w:t>
      </w:r>
      <w:r>
        <w:rPr>
          <w:rFonts w:ascii="Arial" w:eastAsiaTheme="majorEastAsia" w:hAnsi="Arial" w:cs="Arial"/>
          <w:szCs w:val="24"/>
        </w:rPr>
        <w:t xml:space="preserve">могут формироваться на основании настроенных шаблонов – образцов Экспедиционных заказов. </w:t>
      </w:r>
    </w:p>
    <w:p w14:paraId="0EAF08AE" w14:textId="06409BD8" w:rsidR="00DB193D" w:rsidRDefault="00DB193D" w:rsidP="00AE12DE">
      <w:pPr>
        <w:spacing w:after="240" w:line="276" w:lineRule="auto"/>
        <w:ind w:firstLine="708"/>
        <w:rPr>
          <w:rFonts w:eastAsiaTheme="majorEastAsia" w:cs="Arial"/>
          <w:szCs w:val="24"/>
        </w:rPr>
      </w:pPr>
      <w:ins w:id="477" w:author="Savinskaya Yulia" w:date="2021-02-25T15:09:00Z">
        <w:r>
          <w:rPr>
            <w:rFonts w:ascii="Arial" w:eastAsiaTheme="majorEastAsia" w:hAnsi="Arial" w:cs="Arial"/>
            <w:szCs w:val="24"/>
          </w:rPr>
          <w:t xml:space="preserve">Для удобства формирования новых заявок на потребность в ТС </w:t>
        </w:r>
        <w:del w:id="478" w:author="mikheevaa" w:date="2021-03-05T12:38:00Z">
          <w:r w:rsidDel="00A60975">
            <w:rPr>
              <w:rFonts w:ascii="Arial" w:eastAsiaTheme="majorEastAsia" w:hAnsi="Arial" w:cs="Arial"/>
              <w:szCs w:val="24"/>
            </w:rPr>
            <w:delText xml:space="preserve">будет </w:delText>
          </w:r>
        </w:del>
        <w:r>
          <w:rPr>
            <w:rFonts w:ascii="Arial" w:eastAsiaTheme="majorEastAsia" w:hAnsi="Arial" w:cs="Arial"/>
            <w:szCs w:val="24"/>
          </w:rPr>
          <w:t xml:space="preserve">разработан инструмент тиражирования заявок в рамках </w:t>
        </w:r>
      </w:ins>
      <w:ins w:id="479" w:author="Savinskaya Yulia" w:date="2021-02-25T15:19:00Z">
        <w:r w:rsidR="009F680A">
          <w:rPr>
            <w:rFonts w:ascii="Arial" w:eastAsiaTheme="majorEastAsia" w:hAnsi="Arial" w:cs="Arial"/>
            <w:szCs w:val="24"/>
          </w:rPr>
          <w:t>разработки ММ117.01</w:t>
        </w:r>
      </w:ins>
      <w:ins w:id="480" w:author="Savinskaya Yulia" w:date="2021-02-25T15:18:00Z">
        <w:r w:rsidR="009F680A">
          <w:rPr>
            <w:rFonts w:ascii="Arial" w:hAnsi="Arial" w:cs="Arial"/>
          </w:rPr>
          <w:t>.</w:t>
        </w:r>
      </w:ins>
    </w:p>
    <w:p w14:paraId="2AE93318" w14:textId="77777777" w:rsidR="00471837" w:rsidRDefault="00471837" w:rsidP="00AE12DE">
      <w:pPr>
        <w:spacing w:after="240" w:line="276" w:lineRule="auto"/>
        <w:ind w:firstLine="708"/>
        <w:rPr>
          <w:ins w:id="481" w:author="Savinskaya Yulia" w:date="2021-02-25T15:22:00Z"/>
          <w:rFonts w:ascii="Arial" w:hAnsi="Arial" w:cs="Arial"/>
        </w:rPr>
      </w:pPr>
      <w:r>
        <w:rPr>
          <w:rFonts w:ascii="Arial" w:eastAsiaTheme="majorEastAsia" w:hAnsi="Arial" w:cs="Arial"/>
          <w:szCs w:val="24"/>
        </w:rPr>
        <w:t xml:space="preserve">Для реализации заявок на транспорт, </w:t>
      </w:r>
      <w:r w:rsidRPr="004E67CB">
        <w:rPr>
          <w:rFonts w:ascii="Arial" w:eastAsiaTheme="majorEastAsia" w:hAnsi="Arial" w:cs="Arial"/>
          <w:szCs w:val="24"/>
        </w:rPr>
        <w:t>а также для удобства получения развернутой информации по заявкам на работу</w:t>
      </w:r>
      <w:r>
        <w:rPr>
          <w:rFonts w:ascii="Arial" w:eastAsiaTheme="majorEastAsia" w:hAnsi="Arial" w:cs="Arial"/>
          <w:szCs w:val="24"/>
        </w:rPr>
        <w:t>,</w:t>
      </w:r>
      <w:r w:rsidRPr="004E67CB">
        <w:rPr>
          <w:rFonts w:ascii="Arial" w:eastAsiaTheme="majorEastAsia" w:hAnsi="Arial" w:cs="Arial"/>
          <w:szCs w:val="24"/>
        </w:rPr>
        <w:t xml:space="preserve"> стандартный документ Экспедиционный заказ будет расширен в рамках разработки ММ117</w:t>
      </w:r>
      <w:r>
        <w:rPr>
          <w:rFonts w:ascii="Arial" w:hAnsi="Arial" w:cs="Arial"/>
        </w:rPr>
        <w:t>.01.</w:t>
      </w:r>
    </w:p>
    <w:p w14:paraId="5F97F45D" w14:textId="2BD929BF" w:rsidR="009F680A" w:rsidRPr="009F680A" w:rsidRDefault="009F680A" w:rsidP="009F680A">
      <w:pPr>
        <w:spacing w:after="240" w:line="276" w:lineRule="auto"/>
        <w:ind w:firstLine="708"/>
        <w:rPr>
          <w:rFonts w:ascii="Arial" w:hAnsi="Arial" w:cs="Arial"/>
          <w:rPrChange w:id="482" w:author="Savinskaya Yulia" w:date="2021-02-25T15:22:00Z">
            <w:rPr>
              <w:rFonts w:cs="Arial"/>
            </w:rPr>
          </w:rPrChange>
        </w:rPr>
      </w:pPr>
      <w:ins w:id="483" w:author="Savinskaya Yulia" w:date="2021-02-25T15:22:00Z">
        <w:r>
          <w:rPr>
            <w:rFonts w:ascii="Arial" w:hAnsi="Arial" w:cs="Arial"/>
          </w:rPr>
          <w:t xml:space="preserve">Возможность внесения комментария в Экспедиционный заказ </w:t>
        </w:r>
        <w:del w:id="484" w:author="mikheevaa" w:date="2021-03-05T12:38:00Z">
          <w:r w:rsidDel="00A60975">
            <w:rPr>
              <w:rFonts w:ascii="Arial" w:hAnsi="Arial" w:cs="Arial"/>
            </w:rPr>
            <w:delText xml:space="preserve">будет </w:delText>
          </w:r>
        </w:del>
        <w:r>
          <w:rPr>
            <w:rFonts w:ascii="Arial" w:hAnsi="Arial" w:cs="Arial"/>
          </w:rPr>
          <w:t>реализована в рамках разработки ТМ301.</w:t>
        </w:r>
      </w:ins>
    </w:p>
    <w:p w14:paraId="4F59FA15" w14:textId="77777777" w:rsidR="00831F88" w:rsidRDefault="00831F88" w:rsidP="00831F88">
      <w:pPr>
        <w:pStyle w:val="a7"/>
        <w:jc w:val="right"/>
        <w:rPr>
          <w:rFonts w:ascii="Arial" w:hAnsi="Arial" w:cs="Arial"/>
          <w:b/>
          <w:sz w:val="22"/>
        </w:rPr>
      </w:pPr>
      <w:r w:rsidRPr="00916FAB">
        <w:rPr>
          <w:rFonts w:ascii="Arial" w:hAnsi="Arial" w:cs="Arial"/>
          <w:b/>
          <w:sz w:val="22"/>
        </w:rPr>
        <w:t xml:space="preserve">Таблица </w:t>
      </w:r>
      <w:r>
        <w:rPr>
          <w:rFonts w:ascii="Arial" w:hAnsi="Arial" w:cs="Arial"/>
          <w:b/>
          <w:sz w:val="22"/>
        </w:rPr>
        <w:t>14</w:t>
      </w:r>
      <w:r w:rsidRPr="00916FAB">
        <w:rPr>
          <w:rFonts w:ascii="Arial" w:hAnsi="Arial" w:cs="Arial"/>
          <w:b/>
          <w:sz w:val="22"/>
        </w:rPr>
        <w:t xml:space="preserve">. Описание </w:t>
      </w:r>
      <w:r>
        <w:rPr>
          <w:rFonts w:ascii="Arial" w:hAnsi="Arial" w:cs="Arial"/>
          <w:b/>
          <w:sz w:val="22"/>
        </w:rPr>
        <w:t>шага «</w:t>
      </w:r>
      <w:r w:rsidRPr="00AE12DE">
        <w:rPr>
          <w:rFonts w:ascii="Arial" w:hAnsi="Arial" w:cs="Arial"/>
          <w:b/>
          <w:sz w:val="22"/>
        </w:rPr>
        <w:t>Создание заявки на потребность в ТС по внешним транспортировкам</w:t>
      </w:r>
      <w:r>
        <w:rPr>
          <w:rFonts w:ascii="Arial" w:hAnsi="Arial" w:cs="Arial"/>
          <w:b/>
          <w:sz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831F88" w14:paraId="0FA48EB4" w14:textId="77777777" w:rsidTr="000B3EB7">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9DBD3B7" w14:textId="77777777" w:rsidR="00831F88" w:rsidRDefault="00831F88" w:rsidP="000B3EB7">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155F664" w14:textId="77777777" w:rsidR="00831F88" w:rsidRDefault="00831F88" w:rsidP="000B3EB7">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29DA04D0" w14:textId="77777777" w:rsidR="00831F88" w:rsidRPr="00FD169A" w:rsidRDefault="00831F88" w:rsidP="000B3EB7">
            <w:pPr>
              <w:pStyle w:val="h"/>
              <w:spacing w:before="45" w:after="45"/>
              <w:rPr>
                <w:noProof/>
                <w:szCs w:val="24"/>
                <w:lang w:val="en-US"/>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BF77907" w14:textId="77777777" w:rsidR="00831F88" w:rsidRDefault="00831F88" w:rsidP="000B3EB7">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FEAD6BC" w14:textId="77777777" w:rsidR="00831F88" w:rsidRDefault="00831F88" w:rsidP="000B3EB7">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7F3CD84A" w14:textId="77777777" w:rsidR="00831F88" w:rsidRDefault="00831F88" w:rsidP="000B3EB7">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C428199" w14:textId="77777777" w:rsidR="00831F88" w:rsidRDefault="00831F88" w:rsidP="000B3EB7">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E72A804" w14:textId="77777777" w:rsidR="00831F88" w:rsidRDefault="00831F88" w:rsidP="000B3EB7">
            <w:pPr>
              <w:pStyle w:val="h"/>
              <w:spacing w:before="45" w:after="45"/>
              <w:rPr>
                <w:noProof/>
                <w:szCs w:val="24"/>
              </w:rPr>
            </w:pPr>
            <w:r>
              <w:rPr>
                <w:noProof/>
                <w:szCs w:val="24"/>
              </w:rPr>
              <w:t>Выход</w:t>
            </w:r>
          </w:p>
        </w:tc>
      </w:tr>
      <w:tr w:rsidR="00831F88" w14:paraId="2A54B324" w14:textId="77777777" w:rsidTr="000B3EB7">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7033C93" w14:textId="77777777" w:rsidR="00831F88" w:rsidRPr="005B11CF" w:rsidRDefault="00831F88" w:rsidP="00820D0D">
            <w:pPr>
              <w:pStyle w:val="bbb"/>
              <w:spacing w:before="45" w:after="45"/>
              <w:rPr>
                <w:rFonts w:eastAsia="Times New Roman"/>
                <w:noProof/>
                <w:szCs w:val="24"/>
              </w:rPr>
            </w:pPr>
            <w:r w:rsidRPr="005B11CF">
              <w:rPr>
                <w:rFonts w:eastAsia="Times New Roman"/>
                <w:noProof/>
                <w:szCs w:val="24"/>
              </w:rPr>
              <w:t>10.06.02.0</w:t>
            </w:r>
            <w:r>
              <w:rPr>
                <w:rFonts w:eastAsia="Times New Roman"/>
                <w:noProof/>
                <w:szCs w:val="24"/>
              </w:rPr>
              <w:t>25</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2379B30" w14:textId="77777777" w:rsidR="00831F88" w:rsidRPr="005B11CF" w:rsidRDefault="00831F88" w:rsidP="000B3EB7">
            <w:pPr>
              <w:pStyle w:val="bbb"/>
              <w:spacing w:before="45" w:after="45"/>
              <w:rPr>
                <w:rFonts w:eastAsia="Times New Roman"/>
                <w:noProof/>
                <w:szCs w:val="24"/>
              </w:rPr>
            </w:pPr>
            <w:r w:rsidRPr="00AE12DE">
              <w:rPr>
                <w:rFonts w:eastAsia="Times New Roman"/>
                <w:noProof/>
                <w:szCs w:val="24"/>
              </w:rPr>
              <w:t>Создание заявки на потребность в ТС по внешним транспортировкам</w:t>
            </w:r>
          </w:p>
        </w:tc>
        <w:tc>
          <w:tcPr>
            <w:tcW w:w="557" w:type="pct"/>
            <w:tcBorders>
              <w:top w:val="single" w:sz="6" w:space="0" w:color="000000"/>
              <w:left w:val="single" w:sz="6" w:space="0" w:color="000000"/>
              <w:bottom w:val="single" w:sz="6" w:space="0" w:color="000000"/>
              <w:right w:val="single" w:sz="6" w:space="0" w:color="000000"/>
            </w:tcBorders>
          </w:tcPr>
          <w:p w14:paraId="7A49345C" w14:textId="77777777" w:rsidR="00831F88" w:rsidRPr="004E67CB" w:rsidRDefault="00831F88" w:rsidP="000B3EB7">
            <w:pPr>
              <w:pStyle w:val="bbb"/>
              <w:spacing w:before="45" w:after="45"/>
              <w:rPr>
                <w:rFonts w:eastAsia="Times New Roman"/>
                <w:noProof/>
                <w:szCs w:val="24"/>
              </w:rPr>
            </w:pPr>
            <w:r w:rsidRPr="005B11CF">
              <w:rPr>
                <w:rFonts w:eastAsia="Times New Roman"/>
                <w:noProof/>
                <w:szCs w:val="24"/>
              </w:rPr>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56AA8E7" w14:textId="77777777" w:rsidR="00831F88" w:rsidRPr="00DD6CAD" w:rsidRDefault="00831F88" w:rsidP="000B3EB7">
            <w:pPr>
              <w:spacing w:after="240" w:line="276" w:lineRule="auto"/>
              <w:rPr>
                <w:rFonts w:ascii="Arial" w:hAnsi="Arial" w:cs="Arial"/>
                <w:noProof/>
                <w:color w:val="000000"/>
                <w:sz w:val="18"/>
                <w:szCs w:val="24"/>
                <w:lang w:eastAsia="ru-RU"/>
              </w:rPr>
            </w:pPr>
            <w:r w:rsidRPr="00AE12DE">
              <w:rPr>
                <w:rFonts w:ascii="Arial" w:hAnsi="Arial" w:cs="Arial"/>
                <w:noProof/>
                <w:color w:val="000000"/>
                <w:sz w:val="18"/>
                <w:szCs w:val="24"/>
                <w:lang w:eastAsia="ru-RU"/>
              </w:rPr>
              <w:t>Заявитель потребности в ТС формирует в системе заявки на работу транспорта по внешним транспортировкам - Экспедиционные заказы.</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7DE8CF2" w14:textId="77777777" w:rsidR="00831F88" w:rsidRPr="00DD6CAD" w:rsidRDefault="00831F88" w:rsidP="000B3EB7">
            <w:pPr>
              <w:spacing w:before="45" w:after="45"/>
              <w:ind w:left="-57"/>
              <w:jc w:val="left"/>
              <w:rPr>
                <w:rFonts w:ascii="Arial" w:hAnsi="Arial" w:cs="Arial"/>
                <w:noProof/>
                <w:color w:val="000000"/>
                <w:sz w:val="18"/>
                <w:szCs w:val="24"/>
                <w:lang w:eastAsia="ru-RU"/>
              </w:rPr>
            </w:pPr>
            <w:r>
              <w:rPr>
                <w:rFonts w:ascii="Arial" w:hAnsi="Arial" w:cs="Arial"/>
                <w:noProof/>
                <w:color w:val="000000"/>
                <w:sz w:val="18"/>
                <w:szCs w:val="24"/>
                <w:lang w:eastAsia="ru-RU"/>
              </w:rPr>
              <w:t>Заявитель потребности в ТС</w:t>
            </w:r>
          </w:p>
          <w:p w14:paraId="3FD1F063" w14:textId="77777777" w:rsidR="00831F88" w:rsidRPr="00DD6CAD" w:rsidRDefault="00831F88" w:rsidP="000B3EB7">
            <w:pPr>
              <w:spacing w:before="45" w:after="45"/>
              <w:ind w:left="-57"/>
              <w:jc w:val="left"/>
              <w:rPr>
                <w:rFonts w:ascii="Arial" w:hAnsi="Arial" w:cs="Arial"/>
                <w:noProof/>
                <w:color w:val="000000"/>
                <w:sz w:val="18"/>
                <w:szCs w:val="24"/>
                <w:lang w:eastAsia="ru-RU"/>
              </w:rPr>
            </w:pPr>
          </w:p>
        </w:tc>
        <w:tc>
          <w:tcPr>
            <w:tcW w:w="626" w:type="pct"/>
            <w:tcBorders>
              <w:top w:val="single" w:sz="6" w:space="0" w:color="000000"/>
              <w:left w:val="single" w:sz="6" w:space="0" w:color="000000"/>
              <w:bottom w:val="single" w:sz="6" w:space="0" w:color="000000"/>
              <w:right w:val="single" w:sz="6" w:space="0" w:color="000000"/>
            </w:tcBorders>
          </w:tcPr>
          <w:p w14:paraId="73FFE2F3" w14:textId="77777777" w:rsidR="00831F88" w:rsidRPr="00DD6CAD" w:rsidRDefault="00831F88" w:rsidP="000B3EB7">
            <w:pPr>
              <w:spacing w:before="45" w:after="45"/>
              <w:ind w:left="-57"/>
              <w:jc w:val="left"/>
              <w:rPr>
                <w:rFonts w:ascii="Arial" w:hAnsi="Arial" w:cs="Arial"/>
                <w:noProof/>
                <w:color w:val="000000"/>
                <w:sz w:val="18"/>
                <w:szCs w:val="24"/>
                <w:lang w:eastAsia="ru-RU"/>
              </w:rPr>
            </w:pPr>
            <w:r w:rsidRPr="00831F88">
              <w:rPr>
                <w:rFonts w:ascii="Arial" w:hAnsi="Arial" w:cs="Arial"/>
                <w:noProof/>
                <w:color w:val="000000"/>
                <w:sz w:val="18"/>
                <w:szCs w:val="24"/>
                <w:lang w:eastAsia="ru-RU"/>
              </w:rPr>
              <w:t>Оперативный план внешних транспортировок сформирован</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AB26E14" w14:textId="77777777" w:rsidR="00831F88" w:rsidRPr="00DD6CAD" w:rsidRDefault="00831F88" w:rsidP="000B3EB7">
            <w:pPr>
              <w:spacing w:before="45" w:after="45"/>
              <w:ind w:left="-57"/>
              <w:jc w:val="left"/>
              <w:rPr>
                <w:rFonts w:ascii="Arial" w:hAnsi="Arial" w:cs="Arial"/>
                <w:noProof/>
                <w:color w:val="000000"/>
                <w:sz w:val="18"/>
                <w:szCs w:val="24"/>
                <w:lang w:eastAsia="ru-RU"/>
              </w:rPr>
            </w:pPr>
            <w:r w:rsidRPr="004E67CB">
              <w:rPr>
                <w:rFonts w:ascii="Arial" w:hAnsi="Arial" w:cs="Arial"/>
                <w:noProof/>
                <w:color w:val="000000"/>
                <w:sz w:val="18"/>
                <w:szCs w:val="24"/>
                <w:lang w:eastAsia="ru-RU"/>
              </w:rPr>
              <w:t>Оперативный план (Реестр ФЗ)</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A35BB06" w14:textId="77777777" w:rsidR="00831F88" w:rsidRPr="00DD6CAD" w:rsidRDefault="00831F88" w:rsidP="000B3EB7">
            <w:pPr>
              <w:spacing w:before="45" w:after="45"/>
              <w:ind w:left="-57"/>
              <w:jc w:val="left"/>
              <w:rPr>
                <w:rFonts w:ascii="Arial" w:hAnsi="Arial" w:cs="Arial"/>
                <w:noProof/>
                <w:color w:val="000000"/>
                <w:sz w:val="18"/>
                <w:szCs w:val="24"/>
                <w:lang w:eastAsia="ru-RU"/>
              </w:rPr>
            </w:pPr>
            <w:r w:rsidRPr="00831F88">
              <w:rPr>
                <w:rFonts w:ascii="Arial" w:hAnsi="Arial" w:cs="Arial"/>
                <w:noProof/>
                <w:color w:val="000000"/>
                <w:sz w:val="18"/>
                <w:szCs w:val="24"/>
                <w:lang w:eastAsia="ru-RU"/>
              </w:rPr>
              <w:t>Экспедиционный заказ</w:t>
            </w:r>
          </w:p>
        </w:tc>
      </w:tr>
    </w:tbl>
    <w:p w14:paraId="0E693D61" w14:textId="77777777" w:rsidR="00831F88" w:rsidRPr="00AE12DE" w:rsidRDefault="00831F88" w:rsidP="00AE12DE">
      <w:pPr>
        <w:spacing w:after="240" w:line="276" w:lineRule="auto"/>
        <w:rPr>
          <w:rFonts w:eastAsiaTheme="majorEastAsia" w:cs="Arial"/>
          <w:szCs w:val="24"/>
        </w:rPr>
      </w:pPr>
    </w:p>
    <w:p w14:paraId="766468C8" w14:textId="77777777" w:rsidR="00374B66" w:rsidRDefault="00374B66" w:rsidP="00AE12DE">
      <w:pPr>
        <w:pStyle w:val="4"/>
        <w:spacing w:after="120"/>
        <w:ind w:left="862" w:hanging="862"/>
        <w:rPr>
          <w:rFonts w:eastAsiaTheme="majorEastAsia" w:cstheme="majorBidi"/>
          <w:b/>
          <w:i w:val="0"/>
          <w:caps w:val="0"/>
          <w:sz w:val="24"/>
          <w:szCs w:val="24"/>
        </w:rPr>
      </w:pPr>
      <w:r w:rsidRPr="00AE12DE">
        <w:rPr>
          <w:rFonts w:eastAsiaTheme="majorEastAsia" w:cstheme="majorBidi"/>
          <w:b/>
          <w:i w:val="0"/>
          <w:caps w:val="0"/>
          <w:sz w:val="24"/>
          <w:szCs w:val="24"/>
        </w:rPr>
        <w:t>Шаг процесса 10.06.02.030 - Создание заявки на потребность в ТС по внутренним транспортировкам</w:t>
      </w:r>
    </w:p>
    <w:p w14:paraId="0514C9DB" w14:textId="56365026" w:rsidR="00E41F0F" w:rsidRPr="004E67CB" w:rsidRDefault="000E6478" w:rsidP="00E41F0F">
      <w:pPr>
        <w:spacing w:after="240" w:line="276" w:lineRule="auto"/>
        <w:ind w:firstLine="708"/>
        <w:rPr>
          <w:rFonts w:ascii="Arial" w:eastAsiaTheme="majorEastAsia" w:hAnsi="Arial" w:cs="Arial"/>
          <w:szCs w:val="24"/>
        </w:rPr>
      </w:pPr>
      <w:r>
        <w:rPr>
          <w:rFonts w:ascii="Arial" w:eastAsiaTheme="majorEastAsia" w:hAnsi="Arial" w:cs="Arial"/>
          <w:szCs w:val="24"/>
        </w:rPr>
        <w:t xml:space="preserve">На основании </w:t>
      </w:r>
      <w:r w:rsidR="00CA24ED">
        <w:rPr>
          <w:rFonts w:ascii="Arial" w:eastAsiaTheme="majorEastAsia" w:hAnsi="Arial" w:cs="Arial"/>
          <w:szCs w:val="24"/>
        </w:rPr>
        <w:t>потребности</w:t>
      </w:r>
      <w:r>
        <w:rPr>
          <w:rFonts w:ascii="Arial" w:eastAsiaTheme="majorEastAsia" w:hAnsi="Arial" w:cs="Arial"/>
          <w:szCs w:val="24"/>
        </w:rPr>
        <w:t xml:space="preserve"> З</w:t>
      </w:r>
      <w:r w:rsidR="00E41F0F" w:rsidRPr="004E67CB">
        <w:rPr>
          <w:rFonts w:ascii="Arial" w:eastAsiaTheme="majorEastAsia" w:hAnsi="Arial" w:cs="Arial"/>
          <w:szCs w:val="24"/>
        </w:rPr>
        <w:t xml:space="preserve">аявитель потребности </w:t>
      </w:r>
      <w:r w:rsidR="00E41F0F">
        <w:rPr>
          <w:rFonts w:ascii="Arial" w:eastAsiaTheme="majorEastAsia" w:hAnsi="Arial" w:cs="Arial"/>
          <w:szCs w:val="24"/>
        </w:rPr>
        <w:t xml:space="preserve">в ТС </w:t>
      </w:r>
      <w:r w:rsidR="00E41F0F" w:rsidRPr="004E67CB">
        <w:rPr>
          <w:rFonts w:ascii="Arial" w:eastAsiaTheme="majorEastAsia" w:hAnsi="Arial" w:cs="Arial"/>
          <w:szCs w:val="24"/>
        </w:rPr>
        <w:t>формирует в системе заявки на работу транспорта</w:t>
      </w:r>
      <w:r w:rsidR="00E41F0F">
        <w:rPr>
          <w:rFonts w:ascii="Arial" w:eastAsiaTheme="majorEastAsia" w:hAnsi="Arial" w:cs="Arial"/>
          <w:szCs w:val="24"/>
        </w:rPr>
        <w:t xml:space="preserve"> по внутренним транспортировкам</w:t>
      </w:r>
      <w:r w:rsidR="00E41F0F" w:rsidRPr="004E67CB">
        <w:rPr>
          <w:rFonts w:ascii="Arial" w:eastAsiaTheme="majorEastAsia" w:hAnsi="Arial" w:cs="Arial"/>
          <w:szCs w:val="24"/>
        </w:rPr>
        <w:t xml:space="preserve"> - Экспедиционные заказы.</w:t>
      </w:r>
      <w:r w:rsidR="00E41F0F">
        <w:rPr>
          <w:rFonts w:ascii="Arial" w:eastAsiaTheme="majorEastAsia" w:hAnsi="Arial" w:cs="Arial"/>
          <w:szCs w:val="24"/>
        </w:rPr>
        <w:t xml:space="preserve"> Экспедиционные заказы формируются в системе ежедневно или заранее на заданный период с исполь</w:t>
      </w:r>
      <w:r w:rsidR="00372EF3">
        <w:rPr>
          <w:rFonts w:ascii="Arial" w:eastAsiaTheme="majorEastAsia" w:hAnsi="Arial" w:cs="Arial"/>
          <w:szCs w:val="24"/>
        </w:rPr>
        <w:t>зованием функции тиражирования.</w:t>
      </w:r>
      <w:r w:rsidR="00372EF3" w:rsidRPr="00372EF3">
        <w:rPr>
          <w:rFonts w:ascii="Arial" w:eastAsiaTheme="majorEastAsia" w:hAnsi="Arial" w:cs="Arial"/>
          <w:szCs w:val="24"/>
        </w:rPr>
        <w:t xml:space="preserve"> </w:t>
      </w:r>
      <w:r w:rsidR="00372EF3">
        <w:rPr>
          <w:rFonts w:ascii="Arial" w:eastAsiaTheme="majorEastAsia" w:hAnsi="Arial" w:cs="Arial"/>
          <w:szCs w:val="24"/>
        </w:rPr>
        <w:t xml:space="preserve">От БЕ, вне контура </w:t>
      </w:r>
      <w:r w:rsidR="00372EF3">
        <w:rPr>
          <w:rFonts w:ascii="Arial" w:eastAsiaTheme="majorEastAsia" w:hAnsi="Arial" w:cs="Arial"/>
          <w:szCs w:val="24"/>
          <w:lang w:val="en-US"/>
        </w:rPr>
        <w:t>SAP</w:t>
      </w:r>
      <w:r w:rsidR="00372EF3">
        <w:rPr>
          <w:rFonts w:ascii="Arial" w:eastAsiaTheme="majorEastAsia" w:hAnsi="Arial" w:cs="Arial"/>
          <w:szCs w:val="24"/>
        </w:rPr>
        <w:t xml:space="preserve">, заявки подаются в формате </w:t>
      </w:r>
      <w:r w:rsidR="00372EF3">
        <w:rPr>
          <w:rFonts w:ascii="Arial" w:eastAsiaTheme="majorEastAsia" w:hAnsi="Arial" w:cs="Arial"/>
          <w:szCs w:val="24"/>
          <w:lang w:val="en-US"/>
        </w:rPr>
        <w:t>PDF</w:t>
      </w:r>
      <w:r w:rsidR="00372EF3" w:rsidRPr="00D30A2C">
        <w:rPr>
          <w:rFonts w:ascii="Arial" w:eastAsiaTheme="majorEastAsia" w:hAnsi="Arial" w:cs="Arial"/>
          <w:szCs w:val="24"/>
        </w:rPr>
        <w:t xml:space="preserve"> </w:t>
      </w:r>
      <w:r w:rsidR="00372EF3">
        <w:rPr>
          <w:rFonts w:ascii="Arial" w:eastAsiaTheme="majorEastAsia" w:hAnsi="Arial" w:cs="Arial"/>
          <w:szCs w:val="24"/>
        </w:rPr>
        <w:t xml:space="preserve">или </w:t>
      </w:r>
      <w:r w:rsidR="00372EF3">
        <w:rPr>
          <w:rFonts w:ascii="Arial" w:eastAsiaTheme="majorEastAsia" w:hAnsi="Arial" w:cs="Arial"/>
          <w:szCs w:val="24"/>
          <w:lang w:val="en-US"/>
        </w:rPr>
        <w:t>Excel</w:t>
      </w:r>
      <w:r w:rsidR="00372EF3" w:rsidRPr="00D30A2C">
        <w:rPr>
          <w:rFonts w:ascii="Arial" w:eastAsiaTheme="majorEastAsia" w:hAnsi="Arial" w:cs="Arial"/>
          <w:szCs w:val="24"/>
        </w:rPr>
        <w:t>,</w:t>
      </w:r>
      <w:r w:rsidR="00372EF3">
        <w:rPr>
          <w:rFonts w:ascii="Arial" w:eastAsiaTheme="majorEastAsia" w:hAnsi="Arial" w:cs="Arial"/>
          <w:szCs w:val="24"/>
        </w:rPr>
        <w:t xml:space="preserve"> и далее Экспедиционные заказы по таким заявкам формируются в системе Диспетчером.</w:t>
      </w:r>
    </w:p>
    <w:p w14:paraId="09907A27" w14:textId="77777777" w:rsidR="00E41F0F" w:rsidRDefault="00E41F0F" w:rsidP="00820D0D">
      <w:pPr>
        <w:spacing w:after="240" w:line="276" w:lineRule="auto"/>
        <w:ind w:firstLine="708"/>
        <w:rPr>
          <w:rFonts w:ascii="Arial" w:eastAsiaTheme="majorEastAsia" w:hAnsi="Arial" w:cs="Arial"/>
          <w:szCs w:val="24"/>
        </w:rPr>
      </w:pPr>
      <w:r>
        <w:rPr>
          <w:rFonts w:ascii="Arial" w:eastAsiaTheme="majorEastAsia" w:hAnsi="Arial" w:cs="Arial"/>
          <w:szCs w:val="24"/>
        </w:rPr>
        <w:t>Для формирования заявок на ТС по внутренним транспортировкам в системе используются Экспедиционные заказы видов:</w:t>
      </w:r>
    </w:p>
    <w:p w14:paraId="06AAE85D" w14:textId="77777777" w:rsidR="00E41F0F" w:rsidRDefault="00E41F0F" w:rsidP="00AE12DE">
      <w:pPr>
        <w:pStyle w:val="af9"/>
        <w:numPr>
          <w:ilvl w:val="0"/>
          <w:numId w:val="61"/>
        </w:numPr>
        <w:spacing w:after="240" w:line="276" w:lineRule="auto"/>
        <w:rPr>
          <w:rFonts w:ascii="Arial" w:eastAsiaTheme="majorEastAsia" w:hAnsi="Arial" w:cs="Arial"/>
          <w:szCs w:val="24"/>
        </w:rPr>
      </w:pPr>
      <w:r w:rsidRPr="00AE12DE">
        <w:rPr>
          <w:rFonts w:ascii="Arial" w:eastAsiaTheme="majorEastAsia" w:hAnsi="Arial" w:cs="Arial"/>
          <w:szCs w:val="24"/>
          <w:lang w:val="en-US"/>
        </w:rPr>
        <w:t>ZOR</w:t>
      </w:r>
      <w:r w:rsidRPr="00AE12DE">
        <w:rPr>
          <w:rFonts w:ascii="Arial" w:eastAsiaTheme="majorEastAsia" w:hAnsi="Arial" w:cs="Arial"/>
          <w:szCs w:val="24"/>
        </w:rPr>
        <w:t xml:space="preserve"> – «Перевозка груза по маршруту»</w:t>
      </w:r>
      <w:r w:rsidRPr="00820D0D">
        <w:rPr>
          <w:rFonts w:ascii="Arial" w:eastAsiaTheme="majorEastAsia" w:hAnsi="Arial" w:cs="Arial"/>
          <w:szCs w:val="24"/>
        </w:rPr>
        <w:t>;</w:t>
      </w:r>
    </w:p>
    <w:p w14:paraId="65A0E21E" w14:textId="77777777" w:rsidR="00E41F0F" w:rsidRDefault="00E41F0F" w:rsidP="00AE12DE">
      <w:pPr>
        <w:pStyle w:val="af9"/>
        <w:numPr>
          <w:ilvl w:val="0"/>
          <w:numId w:val="61"/>
        </w:numPr>
        <w:spacing w:after="240" w:line="276" w:lineRule="auto"/>
        <w:rPr>
          <w:rFonts w:ascii="Arial" w:eastAsiaTheme="majorEastAsia" w:hAnsi="Arial" w:cs="Arial"/>
          <w:szCs w:val="24"/>
        </w:rPr>
      </w:pPr>
      <w:r>
        <w:rPr>
          <w:rFonts w:ascii="Arial" w:eastAsiaTheme="majorEastAsia" w:hAnsi="Arial" w:cs="Arial"/>
          <w:szCs w:val="24"/>
          <w:lang w:val="en-US"/>
        </w:rPr>
        <w:t>ZOL</w:t>
      </w:r>
      <w:r w:rsidRPr="00AE12DE">
        <w:rPr>
          <w:rFonts w:ascii="Arial" w:eastAsiaTheme="majorEastAsia" w:hAnsi="Arial" w:cs="Arial"/>
          <w:szCs w:val="24"/>
        </w:rPr>
        <w:t xml:space="preserve"> – </w:t>
      </w:r>
      <w:r>
        <w:rPr>
          <w:rFonts w:ascii="Arial" w:eastAsiaTheme="majorEastAsia" w:hAnsi="Arial" w:cs="Arial"/>
          <w:szCs w:val="24"/>
        </w:rPr>
        <w:t>«Перевозка груза на местоположении»;</w:t>
      </w:r>
    </w:p>
    <w:p w14:paraId="680F8ACA" w14:textId="77777777" w:rsidR="00E41F0F" w:rsidRDefault="00E41F0F" w:rsidP="00AE12DE">
      <w:pPr>
        <w:pStyle w:val="af9"/>
        <w:numPr>
          <w:ilvl w:val="0"/>
          <w:numId w:val="61"/>
        </w:numPr>
        <w:spacing w:after="240" w:line="276" w:lineRule="auto"/>
        <w:rPr>
          <w:rFonts w:ascii="Arial" w:eastAsiaTheme="majorEastAsia" w:hAnsi="Arial" w:cs="Arial"/>
          <w:szCs w:val="24"/>
        </w:rPr>
      </w:pPr>
      <w:r>
        <w:rPr>
          <w:rFonts w:ascii="Arial" w:eastAsiaTheme="majorEastAsia" w:hAnsi="Arial" w:cs="Arial"/>
          <w:szCs w:val="24"/>
          <w:lang w:val="en-US"/>
        </w:rPr>
        <w:lastRenderedPageBreak/>
        <w:t xml:space="preserve">ZOM – </w:t>
      </w:r>
      <w:r>
        <w:rPr>
          <w:rFonts w:ascii="Arial" w:eastAsiaTheme="majorEastAsia" w:hAnsi="Arial" w:cs="Arial"/>
          <w:szCs w:val="24"/>
        </w:rPr>
        <w:t>«Заказ на машиночасы».</w:t>
      </w:r>
    </w:p>
    <w:p w14:paraId="374C44D2" w14:textId="77777777" w:rsidR="00196638" w:rsidRPr="00AE12DE" w:rsidRDefault="00196638">
      <w:pPr>
        <w:spacing w:after="240" w:line="276" w:lineRule="auto"/>
        <w:ind w:firstLine="708"/>
        <w:rPr>
          <w:rFonts w:ascii="Arial" w:eastAsiaTheme="majorEastAsia" w:hAnsi="Arial" w:cs="Arial"/>
          <w:szCs w:val="24"/>
        </w:rPr>
      </w:pPr>
      <w:r>
        <w:rPr>
          <w:rFonts w:ascii="Arial" w:eastAsiaTheme="majorEastAsia" w:hAnsi="Arial" w:cs="Arial"/>
          <w:szCs w:val="24"/>
        </w:rPr>
        <w:t xml:space="preserve">Реализация различных видов Экспедиционных заказов с необходимыми полями и экраном будет реализована в рамках разработки </w:t>
      </w:r>
      <w:r>
        <w:rPr>
          <w:rFonts w:ascii="Arial" w:eastAsiaTheme="majorEastAsia" w:hAnsi="Arial" w:cs="Arial"/>
          <w:szCs w:val="24"/>
          <w:lang w:val="en-US"/>
        </w:rPr>
        <w:t>MM</w:t>
      </w:r>
      <w:r w:rsidRPr="00D30A2C">
        <w:rPr>
          <w:rFonts w:ascii="Arial" w:eastAsiaTheme="majorEastAsia" w:hAnsi="Arial" w:cs="Arial"/>
          <w:szCs w:val="24"/>
        </w:rPr>
        <w:t>117.01.</w:t>
      </w:r>
    </w:p>
    <w:p w14:paraId="03F8F32D" w14:textId="77777777" w:rsidR="00E41F0F" w:rsidRDefault="00E41F0F" w:rsidP="00E41F0F">
      <w:pPr>
        <w:spacing w:after="240" w:line="276" w:lineRule="auto"/>
        <w:ind w:firstLine="708"/>
        <w:rPr>
          <w:rFonts w:ascii="Arial" w:eastAsiaTheme="majorEastAsia" w:hAnsi="Arial" w:cs="Arial"/>
          <w:szCs w:val="24"/>
        </w:rPr>
      </w:pPr>
      <w:r>
        <w:rPr>
          <w:rFonts w:ascii="Arial" w:eastAsiaTheme="majorEastAsia" w:hAnsi="Arial" w:cs="Arial"/>
          <w:szCs w:val="24"/>
        </w:rPr>
        <w:t xml:space="preserve">Экспедиционный заказ вида </w:t>
      </w:r>
      <w:r>
        <w:rPr>
          <w:rFonts w:ascii="Arial" w:eastAsiaTheme="majorEastAsia" w:hAnsi="Arial" w:cs="Arial"/>
          <w:szCs w:val="24"/>
          <w:lang w:val="en-US"/>
        </w:rPr>
        <w:t>ZOR</w:t>
      </w:r>
      <w:r w:rsidRPr="004E67CB">
        <w:rPr>
          <w:rFonts w:ascii="Arial" w:eastAsiaTheme="majorEastAsia" w:hAnsi="Arial" w:cs="Arial"/>
          <w:szCs w:val="24"/>
        </w:rPr>
        <w:t xml:space="preserve"> </w:t>
      </w:r>
      <w:r w:rsidR="001721F7" w:rsidRPr="004E67CB">
        <w:rPr>
          <w:rFonts w:ascii="Arial" w:eastAsiaTheme="majorEastAsia" w:hAnsi="Arial" w:cs="Arial"/>
          <w:szCs w:val="24"/>
        </w:rPr>
        <w:t>– «Перевозка груза по маршруту»</w:t>
      </w:r>
      <w:r w:rsidR="001721F7">
        <w:rPr>
          <w:rFonts w:ascii="Arial" w:eastAsiaTheme="majorEastAsia" w:hAnsi="Arial" w:cs="Arial"/>
          <w:szCs w:val="24"/>
        </w:rPr>
        <w:t xml:space="preserve"> </w:t>
      </w:r>
      <w:r>
        <w:rPr>
          <w:rFonts w:ascii="Arial" w:eastAsiaTheme="majorEastAsia" w:hAnsi="Arial" w:cs="Arial"/>
          <w:szCs w:val="24"/>
        </w:rPr>
        <w:t>содержит в себе следующую информацию:</w:t>
      </w:r>
    </w:p>
    <w:p w14:paraId="0095B262" w14:textId="77777777" w:rsidR="00E41F0F" w:rsidRDefault="00E41F0F" w:rsidP="00E41F0F">
      <w:pPr>
        <w:pStyle w:val="af9"/>
        <w:numPr>
          <w:ilvl w:val="0"/>
          <w:numId w:val="59"/>
        </w:numPr>
        <w:spacing w:after="240" w:line="276" w:lineRule="auto"/>
        <w:rPr>
          <w:rFonts w:ascii="Arial" w:eastAsiaTheme="majorEastAsia" w:hAnsi="Arial" w:cs="Arial"/>
          <w:szCs w:val="24"/>
        </w:rPr>
      </w:pPr>
      <w:r>
        <w:rPr>
          <w:rFonts w:ascii="Arial" w:eastAsiaTheme="majorEastAsia" w:hAnsi="Arial" w:cs="Arial"/>
          <w:szCs w:val="24"/>
        </w:rPr>
        <w:t>БЕ – Заказчик;</w:t>
      </w:r>
    </w:p>
    <w:p w14:paraId="09E91373" w14:textId="77777777" w:rsidR="00E41F0F" w:rsidRDefault="00E41F0F" w:rsidP="00E41F0F">
      <w:pPr>
        <w:pStyle w:val="af9"/>
        <w:numPr>
          <w:ilvl w:val="0"/>
          <w:numId w:val="59"/>
        </w:numPr>
        <w:spacing w:after="240" w:line="276" w:lineRule="auto"/>
        <w:rPr>
          <w:rFonts w:ascii="Arial" w:eastAsiaTheme="majorEastAsia" w:hAnsi="Arial" w:cs="Arial"/>
          <w:szCs w:val="24"/>
        </w:rPr>
      </w:pPr>
      <w:r>
        <w:rPr>
          <w:rFonts w:ascii="Arial" w:eastAsiaTheme="majorEastAsia" w:hAnsi="Arial" w:cs="Arial"/>
          <w:szCs w:val="24"/>
        </w:rPr>
        <w:t>Грузоотправитель;</w:t>
      </w:r>
    </w:p>
    <w:p w14:paraId="4D9BDEF2" w14:textId="77777777" w:rsidR="00E41F0F" w:rsidRDefault="00E41F0F" w:rsidP="00E41F0F">
      <w:pPr>
        <w:pStyle w:val="af9"/>
        <w:numPr>
          <w:ilvl w:val="0"/>
          <w:numId w:val="59"/>
        </w:numPr>
        <w:spacing w:after="240" w:line="276" w:lineRule="auto"/>
        <w:rPr>
          <w:rFonts w:ascii="Arial" w:eastAsiaTheme="majorEastAsia" w:hAnsi="Arial" w:cs="Arial"/>
          <w:szCs w:val="24"/>
        </w:rPr>
      </w:pPr>
      <w:r>
        <w:rPr>
          <w:rFonts w:ascii="Arial" w:eastAsiaTheme="majorEastAsia" w:hAnsi="Arial" w:cs="Arial"/>
          <w:szCs w:val="24"/>
        </w:rPr>
        <w:t>Грузополучатель;</w:t>
      </w:r>
    </w:p>
    <w:p w14:paraId="6FC4C9C8" w14:textId="77777777" w:rsidR="00E41F0F" w:rsidRDefault="00E41F0F" w:rsidP="00E41F0F">
      <w:pPr>
        <w:pStyle w:val="af9"/>
        <w:numPr>
          <w:ilvl w:val="0"/>
          <w:numId w:val="59"/>
        </w:numPr>
        <w:spacing w:after="240" w:line="276" w:lineRule="auto"/>
        <w:rPr>
          <w:rFonts w:ascii="Arial" w:eastAsiaTheme="majorEastAsia" w:hAnsi="Arial" w:cs="Arial"/>
          <w:szCs w:val="24"/>
        </w:rPr>
      </w:pPr>
      <w:r>
        <w:rPr>
          <w:rFonts w:ascii="Arial" w:eastAsiaTheme="majorEastAsia" w:hAnsi="Arial" w:cs="Arial"/>
          <w:szCs w:val="24"/>
        </w:rPr>
        <w:t>Исполнитель заявки;</w:t>
      </w:r>
    </w:p>
    <w:p w14:paraId="6B7DFA56" w14:textId="77777777" w:rsidR="00E41F0F" w:rsidRDefault="00E41F0F" w:rsidP="00E41F0F">
      <w:pPr>
        <w:pStyle w:val="af9"/>
        <w:numPr>
          <w:ilvl w:val="0"/>
          <w:numId w:val="59"/>
        </w:numPr>
        <w:spacing w:after="240" w:line="276" w:lineRule="auto"/>
        <w:rPr>
          <w:ins w:id="485" w:author="Savinskaya Yulia" w:date="2021-02-25T15:23:00Z"/>
          <w:rFonts w:ascii="Arial" w:eastAsiaTheme="majorEastAsia" w:hAnsi="Arial" w:cs="Arial"/>
          <w:szCs w:val="24"/>
        </w:rPr>
      </w:pPr>
      <w:r>
        <w:rPr>
          <w:rFonts w:ascii="Arial" w:eastAsiaTheme="majorEastAsia" w:hAnsi="Arial" w:cs="Arial"/>
          <w:szCs w:val="24"/>
        </w:rPr>
        <w:t xml:space="preserve">Тип ТС </w:t>
      </w:r>
      <w:r w:rsidRPr="001E71A4">
        <w:rPr>
          <w:rFonts w:ascii="Arial" w:eastAsiaTheme="majorEastAsia" w:hAnsi="Arial" w:cs="Arial"/>
          <w:szCs w:val="24"/>
        </w:rPr>
        <w:t>(Самосвал, Автоцистерна и прочее)</w:t>
      </w:r>
      <w:r>
        <w:rPr>
          <w:rFonts w:ascii="Arial" w:eastAsiaTheme="majorEastAsia" w:hAnsi="Arial" w:cs="Arial"/>
          <w:szCs w:val="24"/>
        </w:rPr>
        <w:t>;</w:t>
      </w:r>
    </w:p>
    <w:p w14:paraId="66E9B7F1" w14:textId="0488BF85" w:rsidR="007A4C85" w:rsidRPr="007A4C85" w:rsidRDefault="007A4C85" w:rsidP="007A4C85">
      <w:pPr>
        <w:pStyle w:val="af9"/>
        <w:numPr>
          <w:ilvl w:val="0"/>
          <w:numId w:val="59"/>
        </w:numPr>
        <w:spacing w:after="240" w:line="276" w:lineRule="auto"/>
        <w:rPr>
          <w:rFonts w:eastAsiaTheme="majorEastAsia" w:cs="Arial"/>
          <w:szCs w:val="24"/>
        </w:rPr>
      </w:pPr>
      <w:ins w:id="486" w:author="Savinskaya Yulia" w:date="2021-02-25T15:23:00Z">
        <w:r>
          <w:rPr>
            <w:rFonts w:ascii="Arial" w:eastAsiaTheme="majorEastAsia" w:hAnsi="Arial" w:cs="Arial"/>
            <w:szCs w:val="24"/>
          </w:rPr>
          <w:t>МВЗ (подразделение заказчика);</w:t>
        </w:r>
      </w:ins>
    </w:p>
    <w:p w14:paraId="5AF998AC" w14:textId="77777777" w:rsidR="00A742F9" w:rsidRDefault="00A742F9" w:rsidP="00A742F9">
      <w:pPr>
        <w:pStyle w:val="af9"/>
        <w:numPr>
          <w:ilvl w:val="0"/>
          <w:numId w:val="59"/>
        </w:numPr>
        <w:spacing w:after="240" w:line="276" w:lineRule="auto"/>
        <w:rPr>
          <w:rFonts w:ascii="Arial" w:eastAsiaTheme="majorEastAsia" w:hAnsi="Arial" w:cs="Arial"/>
          <w:szCs w:val="24"/>
        </w:rPr>
      </w:pPr>
      <w:r>
        <w:rPr>
          <w:rFonts w:ascii="Arial" w:eastAsiaTheme="majorEastAsia" w:hAnsi="Arial" w:cs="Arial"/>
          <w:szCs w:val="24"/>
        </w:rPr>
        <w:t>Наименование груза;</w:t>
      </w:r>
    </w:p>
    <w:p w14:paraId="3462D9D3" w14:textId="77777777" w:rsidR="00A742F9" w:rsidRDefault="00A742F9" w:rsidP="00A742F9">
      <w:pPr>
        <w:pStyle w:val="af9"/>
        <w:numPr>
          <w:ilvl w:val="0"/>
          <w:numId w:val="59"/>
        </w:numPr>
        <w:spacing w:after="240" w:line="276" w:lineRule="auto"/>
        <w:rPr>
          <w:rFonts w:ascii="Arial" w:eastAsiaTheme="majorEastAsia" w:hAnsi="Arial" w:cs="Arial"/>
          <w:szCs w:val="24"/>
        </w:rPr>
      </w:pPr>
      <w:r>
        <w:rPr>
          <w:rFonts w:ascii="Arial" w:eastAsiaTheme="majorEastAsia" w:hAnsi="Arial" w:cs="Arial"/>
          <w:szCs w:val="24"/>
        </w:rPr>
        <w:t>Вес груза, т;</w:t>
      </w:r>
    </w:p>
    <w:p w14:paraId="4F4B373D" w14:textId="77777777" w:rsidR="00A742F9" w:rsidRDefault="00A742F9" w:rsidP="00A742F9">
      <w:pPr>
        <w:pStyle w:val="af9"/>
        <w:numPr>
          <w:ilvl w:val="0"/>
          <w:numId w:val="59"/>
        </w:numPr>
        <w:spacing w:after="240" w:line="276" w:lineRule="auto"/>
        <w:rPr>
          <w:rFonts w:ascii="Arial" w:eastAsiaTheme="majorEastAsia" w:hAnsi="Arial" w:cs="Arial"/>
          <w:szCs w:val="24"/>
        </w:rPr>
      </w:pPr>
      <w:r>
        <w:rPr>
          <w:rFonts w:ascii="Arial" w:eastAsiaTheme="majorEastAsia" w:hAnsi="Arial" w:cs="Arial"/>
          <w:szCs w:val="24"/>
        </w:rPr>
        <w:t>Объем груза, м3;</w:t>
      </w:r>
    </w:p>
    <w:p w14:paraId="1392F2DC" w14:textId="2DB97E68" w:rsidR="00A742F9" w:rsidRPr="007722A9" w:rsidDel="009F680A" w:rsidRDefault="00A742F9" w:rsidP="00820D0D">
      <w:pPr>
        <w:pStyle w:val="af9"/>
        <w:numPr>
          <w:ilvl w:val="0"/>
          <w:numId w:val="59"/>
        </w:numPr>
        <w:spacing w:after="240" w:line="276" w:lineRule="auto"/>
        <w:rPr>
          <w:del w:id="487" w:author="Savinskaya Yulia" w:date="2021-02-25T15:21:00Z"/>
          <w:rFonts w:ascii="Arial" w:eastAsiaTheme="majorEastAsia" w:hAnsi="Arial" w:cs="Arial"/>
          <w:szCs w:val="24"/>
        </w:rPr>
      </w:pPr>
      <w:del w:id="488" w:author="Savinskaya Yulia" w:date="2021-02-25T15:21:00Z">
        <w:r w:rsidDel="009F680A">
          <w:rPr>
            <w:rFonts w:ascii="Arial" w:eastAsiaTheme="majorEastAsia" w:hAnsi="Arial" w:cs="Arial"/>
            <w:szCs w:val="24"/>
          </w:rPr>
          <w:delText>Количество, шт;</w:delText>
        </w:r>
      </w:del>
    </w:p>
    <w:p w14:paraId="077B9148" w14:textId="77777777" w:rsidR="00376189" w:rsidRDefault="00376189" w:rsidP="00376189">
      <w:pPr>
        <w:pStyle w:val="af9"/>
        <w:numPr>
          <w:ilvl w:val="0"/>
          <w:numId w:val="59"/>
        </w:numPr>
        <w:spacing w:after="240" w:line="276" w:lineRule="auto"/>
        <w:rPr>
          <w:rFonts w:ascii="Arial" w:eastAsiaTheme="majorEastAsia" w:hAnsi="Arial" w:cs="Arial"/>
          <w:szCs w:val="24"/>
        </w:rPr>
      </w:pPr>
      <w:r w:rsidRPr="00F972AD">
        <w:rPr>
          <w:rFonts w:ascii="Arial" w:eastAsiaTheme="majorEastAsia" w:hAnsi="Arial" w:cs="Arial"/>
          <w:szCs w:val="24"/>
        </w:rPr>
        <w:t>Исходное местоположение (локация) (код и наименование);</w:t>
      </w:r>
    </w:p>
    <w:p w14:paraId="2A8122D7" w14:textId="77777777" w:rsidR="00376189" w:rsidRDefault="00376189" w:rsidP="00376189">
      <w:pPr>
        <w:pStyle w:val="af9"/>
        <w:numPr>
          <w:ilvl w:val="0"/>
          <w:numId w:val="59"/>
        </w:numPr>
        <w:spacing w:after="240" w:line="276" w:lineRule="auto"/>
        <w:rPr>
          <w:rFonts w:ascii="Arial" w:eastAsiaTheme="majorEastAsia" w:hAnsi="Arial" w:cs="Arial"/>
          <w:szCs w:val="24"/>
        </w:rPr>
      </w:pPr>
      <w:r w:rsidRPr="00F972AD">
        <w:rPr>
          <w:rFonts w:ascii="Arial" w:eastAsiaTheme="majorEastAsia" w:hAnsi="Arial" w:cs="Arial"/>
          <w:szCs w:val="24"/>
        </w:rPr>
        <w:t>Целевое местоположение (локация) (код и наименование);</w:t>
      </w:r>
    </w:p>
    <w:p w14:paraId="372267F9" w14:textId="77777777" w:rsidR="00376189" w:rsidRDefault="00376189" w:rsidP="00376189">
      <w:pPr>
        <w:pStyle w:val="af9"/>
        <w:numPr>
          <w:ilvl w:val="0"/>
          <w:numId w:val="59"/>
        </w:numPr>
        <w:spacing w:after="240" w:line="276" w:lineRule="auto"/>
        <w:rPr>
          <w:rFonts w:ascii="Arial" w:eastAsiaTheme="majorEastAsia" w:hAnsi="Arial" w:cs="Arial"/>
          <w:szCs w:val="24"/>
        </w:rPr>
      </w:pPr>
      <w:r w:rsidRPr="00F972AD">
        <w:rPr>
          <w:rFonts w:ascii="Arial" w:eastAsiaTheme="majorEastAsia" w:hAnsi="Arial" w:cs="Arial"/>
          <w:szCs w:val="24"/>
        </w:rPr>
        <w:t>Планов</w:t>
      </w:r>
      <w:r>
        <w:rPr>
          <w:rFonts w:ascii="Arial" w:eastAsiaTheme="majorEastAsia" w:hAnsi="Arial" w:cs="Arial"/>
          <w:szCs w:val="24"/>
        </w:rPr>
        <w:t>ые</w:t>
      </w:r>
      <w:r w:rsidRPr="00F972AD">
        <w:rPr>
          <w:rFonts w:ascii="Arial" w:eastAsiaTheme="majorEastAsia" w:hAnsi="Arial" w:cs="Arial"/>
          <w:szCs w:val="24"/>
        </w:rPr>
        <w:t xml:space="preserve"> дат</w:t>
      </w:r>
      <w:r>
        <w:rPr>
          <w:rFonts w:ascii="Arial" w:eastAsiaTheme="majorEastAsia" w:hAnsi="Arial" w:cs="Arial"/>
          <w:szCs w:val="24"/>
        </w:rPr>
        <w:t>а</w:t>
      </w:r>
      <w:r w:rsidRPr="00F972AD">
        <w:rPr>
          <w:rFonts w:ascii="Arial" w:eastAsiaTheme="majorEastAsia" w:hAnsi="Arial" w:cs="Arial"/>
          <w:szCs w:val="24"/>
        </w:rPr>
        <w:t xml:space="preserve"> и время отправления;</w:t>
      </w:r>
    </w:p>
    <w:p w14:paraId="7D415351" w14:textId="77777777" w:rsidR="009F680A" w:rsidRDefault="00376189" w:rsidP="00376189">
      <w:pPr>
        <w:pStyle w:val="af9"/>
        <w:numPr>
          <w:ilvl w:val="0"/>
          <w:numId w:val="59"/>
        </w:numPr>
        <w:spacing w:after="240" w:line="276" w:lineRule="auto"/>
        <w:rPr>
          <w:ins w:id="489" w:author="Savinskaya Yulia" w:date="2021-02-25T15:21:00Z"/>
          <w:rFonts w:ascii="Arial" w:eastAsiaTheme="majorEastAsia" w:hAnsi="Arial" w:cs="Arial"/>
          <w:szCs w:val="24"/>
        </w:rPr>
      </w:pPr>
      <w:r w:rsidRPr="00F972AD">
        <w:rPr>
          <w:rFonts w:ascii="Arial" w:eastAsiaTheme="majorEastAsia" w:hAnsi="Arial" w:cs="Arial"/>
          <w:szCs w:val="24"/>
        </w:rPr>
        <w:t>Планов</w:t>
      </w:r>
      <w:r>
        <w:rPr>
          <w:rFonts w:ascii="Arial" w:eastAsiaTheme="majorEastAsia" w:hAnsi="Arial" w:cs="Arial"/>
          <w:szCs w:val="24"/>
        </w:rPr>
        <w:t>ые</w:t>
      </w:r>
      <w:r w:rsidRPr="00F972AD">
        <w:rPr>
          <w:rFonts w:ascii="Arial" w:eastAsiaTheme="majorEastAsia" w:hAnsi="Arial" w:cs="Arial"/>
          <w:szCs w:val="24"/>
        </w:rPr>
        <w:t xml:space="preserve"> дат</w:t>
      </w:r>
      <w:r>
        <w:rPr>
          <w:rFonts w:ascii="Arial" w:eastAsiaTheme="majorEastAsia" w:hAnsi="Arial" w:cs="Arial"/>
          <w:szCs w:val="24"/>
        </w:rPr>
        <w:t>а</w:t>
      </w:r>
      <w:r w:rsidRPr="00F972AD">
        <w:rPr>
          <w:rFonts w:ascii="Arial" w:eastAsiaTheme="majorEastAsia" w:hAnsi="Arial" w:cs="Arial"/>
          <w:szCs w:val="24"/>
        </w:rPr>
        <w:t xml:space="preserve"> и время прибытия</w:t>
      </w:r>
      <w:ins w:id="490" w:author="Savinskaya Yulia" w:date="2021-02-25T15:21:00Z">
        <w:r w:rsidR="009F680A">
          <w:rPr>
            <w:rFonts w:ascii="Arial" w:eastAsiaTheme="majorEastAsia" w:hAnsi="Arial" w:cs="Arial"/>
            <w:szCs w:val="24"/>
          </w:rPr>
          <w:t>;</w:t>
        </w:r>
      </w:ins>
    </w:p>
    <w:p w14:paraId="3DFB9B71" w14:textId="2D773AC2" w:rsidR="00376189" w:rsidRPr="00F972AD" w:rsidRDefault="009F680A" w:rsidP="00376189">
      <w:pPr>
        <w:pStyle w:val="af9"/>
        <w:numPr>
          <w:ilvl w:val="0"/>
          <w:numId w:val="59"/>
        </w:numPr>
        <w:spacing w:after="240" w:line="276" w:lineRule="auto"/>
        <w:rPr>
          <w:rFonts w:ascii="Arial" w:eastAsiaTheme="majorEastAsia" w:hAnsi="Arial" w:cs="Arial"/>
          <w:szCs w:val="24"/>
        </w:rPr>
      </w:pPr>
      <w:ins w:id="491" w:author="Savinskaya Yulia" w:date="2021-02-25T15:21:00Z">
        <w:r>
          <w:rPr>
            <w:rFonts w:ascii="Arial" w:eastAsiaTheme="majorEastAsia" w:hAnsi="Arial" w:cs="Arial"/>
            <w:szCs w:val="24"/>
          </w:rPr>
          <w:t>Комментарий.</w:t>
        </w:r>
      </w:ins>
      <w:del w:id="492" w:author="Savinskaya Yulia" w:date="2021-02-25T15:21:00Z">
        <w:r w:rsidR="00376189" w:rsidDel="009F680A">
          <w:rPr>
            <w:rFonts w:ascii="Arial" w:eastAsiaTheme="majorEastAsia" w:hAnsi="Arial" w:cs="Arial"/>
            <w:szCs w:val="24"/>
          </w:rPr>
          <w:delText>.</w:delText>
        </w:r>
      </w:del>
    </w:p>
    <w:p w14:paraId="78870BAC" w14:textId="77777777" w:rsidR="00AC7C68" w:rsidRPr="007722A9" w:rsidRDefault="00AC7C68" w:rsidP="007722A9">
      <w:pPr>
        <w:spacing w:after="240" w:line="276" w:lineRule="auto"/>
        <w:ind w:firstLine="708"/>
        <w:rPr>
          <w:rFonts w:ascii="Arial" w:eastAsiaTheme="majorEastAsia" w:hAnsi="Arial" w:cs="Arial"/>
          <w:szCs w:val="24"/>
        </w:rPr>
      </w:pPr>
      <w:r w:rsidRPr="007722A9">
        <w:rPr>
          <w:rFonts w:ascii="Arial" w:eastAsiaTheme="majorEastAsia" w:hAnsi="Arial" w:cs="Arial"/>
          <w:szCs w:val="24"/>
        </w:rPr>
        <w:t xml:space="preserve">Экспедиционный заказ вида </w:t>
      </w:r>
      <w:r w:rsidRPr="007722A9">
        <w:rPr>
          <w:rFonts w:ascii="Arial" w:eastAsiaTheme="majorEastAsia" w:hAnsi="Arial" w:cs="Arial"/>
          <w:szCs w:val="24"/>
          <w:lang w:val="en-US"/>
        </w:rPr>
        <w:t>ZO</w:t>
      </w:r>
      <w:r>
        <w:rPr>
          <w:rFonts w:ascii="Arial" w:eastAsiaTheme="majorEastAsia" w:hAnsi="Arial" w:cs="Arial"/>
          <w:szCs w:val="24"/>
          <w:lang w:val="en-US"/>
        </w:rPr>
        <w:t>L</w:t>
      </w:r>
      <w:r w:rsidR="001721F7">
        <w:rPr>
          <w:rFonts w:ascii="Arial" w:eastAsiaTheme="majorEastAsia" w:hAnsi="Arial" w:cs="Arial"/>
          <w:szCs w:val="24"/>
        </w:rPr>
        <w:t xml:space="preserve"> -</w:t>
      </w:r>
      <w:r w:rsidRPr="007722A9">
        <w:rPr>
          <w:rFonts w:ascii="Arial" w:eastAsiaTheme="majorEastAsia" w:hAnsi="Arial" w:cs="Arial"/>
          <w:szCs w:val="24"/>
        </w:rPr>
        <w:t xml:space="preserve"> </w:t>
      </w:r>
      <w:r w:rsidR="001721F7">
        <w:rPr>
          <w:rFonts w:ascii="Arial" w:eastAsiaTheme="majorEastAsia" w:hAnsi="Arial" w:cs="Arial"/>
          <w:szCs w:val="24"/>
        </w:rPr>
        <w:t xml:space="preserve">«Перевозка груза на местоположении» </w:t>
      </w:r>
      <w:r w:rsidRPr="007722A9">
        <w:rPr>
          <w:rFonts w:ascii="Arial" w:eastAsiaTheme="majorEastAsia" w:hAnsi="Arial" w:cs="Arial"/>
          <w:szCs w:val="24"/>
        </w:rPr>
        <w:t>содержит в себе следующую информацию:</w:t>
      </w:r>
    </w:p>
    <w:p w14:paraId="6FD7CC94" w14:textId="77777777" w:rsidR="00A742F9" w:rsidRDefault="00A742F9" w:rsidP="00A742F9">
      <w:pPr>
        <w:pStyle w:val="af9"/>
        <w:numPr>
          <w:ilvl w:val="0"/>
          <w:numId w:val="59"/>
        </w:numPr>
        <w:spacing w:after="240" w:line="276" w:lineRule="auto"/>
        <w:rPr>
          <w:rFonts w:ascii="Arial" w:eastAsiaTheme="majorEastAsia" w:hAnsi="Arial" w:cs="Arial"/>
          <w:szCs w:val="24"/>
        </w:rPr>
      </w:pPr>
      <w:r>
        <w:rPr>
          <w:rFonts w:ascii="Arial" w:eastAsiaTheme="majorEastAsia" w:hAnsi="Arial" w:cs="Arial"/>
          <w:szCs w:val="24"/>
        </w:rPr>
        <w:t>БЕ – Заказчик;</w:t>
      </w:r>
    </w:p>
    <w:p w14:paraId="44D036C9" w14:textId="77777777" w:rsidR="00A742F9" w:rsidRDefault="00A742F9" w:rsidP="00A742F9">
      <w:pPr>
        <w:pStyle w:val="af9"/>
        <w:numPr>
          <w:ilvl w:val="0"/>
          <w:numId w:val="59"/>
        </w:numPr>
        <w:spacing w:after="240" w:line="276" w:lineRule="auto"/>
        <w:rPr>
          <w:rFonts w:ascii="Arial" w:eastAsiaTheme="majorEastAsia" w:hAnsi="Arial" w:cs="Arial"/>
          <w:szCs w:val="24"/>
        </w:rPr>
      </w:pPr>
      <w:r>
        <w:rPr>
          <w:rFonts w:ascii="Arial" w:eastAsiaTheme="majorEastAsia" w:hAnsi="Arial" w:cs="Arial"/>
          <w:szCs w:val="24"/>
        </w:rPr>
        <w:t>Исполнитель заявки;</w:t>
      </w:r>
    </w:p>
    <w:p w14:paraId="02D2A1F4" w14:textId="77777777" w:rsidR="00A742F9" w:rsidRDefault="00A742F9" w:rsidP="00A742F9">
      <w:pPr>
        <w:pStyle w:val="af9"/>
        <w:numPr>
          <w:ilvl w:val="0"/>
          <w:numId w:val="59"/>
        </w:numPr>
        <w:spacing w:after="240" w:line="276" w:lineRule="auto"/>
        <w:rPr>
          <w:ins w:id="493" w:author="Savinskaya Yulia" w:date="2021-02-25T15:24:00Z"/>
          <w:rFonts w:ascii="Arial" w:eastAsiaTheme="majorEastAsia" w:hAnsi="Arial" w:cs="Arial"/>
          <w:szCs w:val="24"/>
        </w:rPr>
      </w:pPr>
      <w:r>
        <w:rPr>
          <w:rFonts w:ascii="Arial" w:eastAsiaTheme="majorEastAsia" w:hAnsi="Arial" w:cs="Arial"/>
          <w:szCs w:val="24"/>
        </w:rPr>
        <w:t xml:space="preserve">Тип ТС </w:t>
      </w:r>
      <w:r w:rsidRPr="001E71A4">
        <w:rPr>
          <w:rFonts w:ascii="Arial" w:eastAsiaTheme="majorEastAsia" w:hAnsi="Arial" w:cs="Arial"/>
          <w:szCs w:val="24"/>
        </w:rPr>
        <w:t>(Самосвал, Автоцистерна и прочее)</w:t>
      </w:r>
      <w:r>
        <w:rPr>
          <w:rFonts w:ascii="Arial" w:eastAsiaTheme="majorEastAsia" w:hAnsi="Arial" w:cs="Arial"/>
          <w:szCs w:val="24"/>
        </w:rPr>
        <w:t>;</w:t>
      </w:r>
    </w:p>
    <w:p w14:paraId="0D27FB34" w14:textId="2BC9F60F" w:rsidR="007A4C85" w:rsidRPr="007A4C85" w:rsidRDefault="007A4C85" w:rsidP="007A4C85">
      <w:pPr>
        <w:pStyle w:val="af9"/>
        <w:numPr>
          <w:ilvl w:val="0"/>
          <w:numId w:val="59"/>
        </w:numPr>
        <w:spacing w:after="240" w:line="276" w:lineRule="auto"/>
        <w:rPr>
          <w:rFonts w:eastAsiaTheme="majorEastAsia" w:cs="Arial"/>
          <w:szCs w:val="24"/>
        </w:rPr>
      </w:pPr>
      <w:ins w:id="494" w:author="Savinskaya Yulia" w:date="2021-02-25T15:24:00Z">
        <w:r>
          <w:rPr>
            <w:rFonts w:ascii="Arial" w:eastAsiaTheme="majorEastAsia" w:hAnsi="Arial" w:cs="Arial"/>
            <w:szCs w:val="24"/>
          </w:rPr>
          <w:t>МВЗ (подразделение заказчика);</w:t>
        </w:r>
      </w:ins>
    </w:p>
    <w:p w14:paraId="659BB474" w14:textId="77777777" w:rsidR="00A742F9" w:rsidRDefault="00A742F9" w:rsidP="00A742F9">
      <w:pPr>
        <w:pStyle w:val="af9"/>
        <w:numPr>
          <w:ilvl w:val="0"/>
          <w:numId w:val="59"/>
        </w:numPr>
        <w:spacing w:after="240" w:line="276" w:lineRule="auto"/>
        <w:rPr>
          <w:rFonts w:ascii="Arial" w:eastAsiaTheme="majorEastAsia" w:hAnsi="Arial" w:cs="Arial"/>
          <w:szCs w:val="24"/>
        </w:rPr>
      </w:pPr>
      <w:r>
        <w:rPr>
          <w:rFonts w:ascii="Arial" w:eastAsiaTheme="majorEastAsia" w:hAnsi="Arial" w:cs="Arial"/>
          <w:szCs w:val="24"/>
        </w:rPr>
        <w:lastRenderedPageBreak/>
        <w:t>Наименование груза;</w:t>
      </w:r>
    </w:p>
    <w:p w14:paraId="2166A36E" w14:textId="77777777" w:rsidR="00A742F9" w:rsidRDefault="00A742F9" w:rsidP="00A742F9">
      <w:pPr>
        <w:pStyle w:val="af9"/>
        <w:numPr>
          <w:ilvl w:val="0"/>
          <w:numId w:val="59"/>
        </w:numPr>
        <w:spacing w:after="240" w:line="276" w:lineRule="auto"/>
        <w:rPr>
          <w:rFonts w:ascii="Arial" w:eastAsiaTheme="majorEastAsia" w:hAnsi="Arial" w:cs="Arial"/>
          <w:szCs w:val="24"/>
        </w:rPr>
      </w:pPr>
      <w:r>
        <w:rPr>
          <w:rFonts w:ascii="Arial" w:eastAsiaTheme="majorEastAsia" w:hAnsi="Arial" w:cs="Arial"/>
          <w:szCs w:val="24"/>
        </w:rPr>
        <w:t>Вес груза, т;</w:t>
      </w:r>
    </w:p>
    <w:p w14:paraId="799882E8" w14:textId="77777777" w:rsidR="00A742F9" w:rsidRDefault="00A742F9" w:rsidP="00A742F9">
      <w:pPr>
        <w:pStyle w:val="af9"/>
        <w:numPr>
          <w:ilvl w:val="0"/>
          <w:numId w:val="59"/>
        </w:numPr>
        <w:spacing w:after="240" w:line="276" w:lineRule="auto"/>
        <w:rPr>
          <w:rFonts w:ascii="Arial" w:eastAsiaTheme="majorEastAsia" w:hAnsi="Arial" w:cs="Arial"/>
          <w:szCs w:val="24"/>
        </w:rPr>
      </w:pPr>
      <w:r>
        <w:rPr>
          <w:rFonts w:ascii="Arial" w:eastAsiaTheme="majorEastAsia" w:hAnsi="Arial" w:cs="Arial"/>
          <w:szCs w:val="24"/>
        </w:rPr>
        <w:t>Объем груза, м3;</w:t>
      </w:r>
    </w:p>
    <w:p w14:paraId="6AE2F737" w14:textId="40331B52" w:rsidR="00A742F9" w:rsidDel="009F680A" w:rsidRDefault="00A742F9" w:rsidP="00A742F9">
      <w:pPr>
        <w:pStyle w:val="af9"/>
        <w:numPr>
          <w:ilvl w:val="0"/>
          <w:numId w:val="59"/>
        </w:numPr>
        <w:spacing w:after="240" w:line="276" w:lineRule="auto"/>
        <w:rPr>
          <w:del w:id="495" w:author="Savinskaya Yulia" w:date="2021-02-25T15:21:00Z"/>
          <w:rFonts w:ascii="Arial" w:eastAsiaTheme="majorEastAsia" w:hAnsi="Arial" w:cs="Arial"/>
          <w:szCs w:val="24"/>
        </w:rPr>
      </w:pPr>
      <w:del w:id="496" w:author="Savinskaya Yulia" w:date="2021-02-25T15:21:00Z">
        <w:r w:rsidDel="009F680A">
          <w:rPr>
            <w:rFonts w:ascii="Arial" w:eastAsiaTheme="majorEastAsia" w:hAnsi="Arial" w:cs="Arial"/>
            <w:szCs w:val="24"/>
          </w:rPr>
          <w:delText>Количество, шт;</w:delText>
        </w:r>
      </w:del>
    </w:p>
    <w:p w14:paraId="2032D96A" w14:textId="77777777" w:rsidR="00A742F9" w:rsidRDefault="00A742F9" w:rsidP="00A742F9">
      <w:pPr>
        <w:pStyle w:val="af9"/>
        <w:numPr>
          <w:ilvl w:val="0"/>
          <w:numId w:val="59"/>
        </w:numPr>
        <w:spacing w:after="240" w:line="276" w:lineRule="auto"/>
        <w:rPr>
          <w:rFonts w:ascii="Arial" w:eastAsiaTheme="majorEastAsia" w:hAnsi="Arial" w:cs="Arial"/>
          <w:szCs w:val="24"/>
        </w:rPr>
      </w:pPr>
      <w:r>
        <w:rPr>
          <w:rFonts w:ascii="Arial" w:eastAsiaTheme="majorEastAsia" w:hAnsi="Arial" w:cs="Arial"/>
          <w:szCs w:val="24"/>
        </w:rPr>
        <w:t>Расстояние 1 ездки, км;</w:t>
      </w:r>
    </w:p>
    <w:p w14:paraId="59CB88A7" w14:textId="77777777" w:rsidR="00A742F9" w:rsidRPr="007722A9" w:rsidRDefault="00A742F9" w:rsidP="00820D0D">
      <w:pPr>
        <w:pStyle w:val="af9"/>
        <w:numPr>
          <w:ilvl w:val="0"/>
          <w:numId w:val="59"/>
        </w:numPr>
        <w:spacing w:after="240" w:line="276" w:lineRule="auto"/>
        <w:rPr>
          <w:rFonts w:ascii="Arial" w:eastAsiaTheme="majorEastAsia" w:hAnsi="Arial" w:cs="Arial"/>
          <w:szCs w:val="24"/>
        </w:rPr>
      </w:pPr>
      <w:r>
        <w:rPr>
          <w:rFonts w:ascii="Arial" w:eastAsiaTheme="majorEastAsia" w:hAnsi="Arial" w:cs="Arial"/>
          <w:szCs w:val="24"/>
        </w:rPr>
        <w:t>Количество ездок;</w:t>
      </w:r>
    </w:p>
    <w:p w14:paraId="70466401" w14:textId="77777777" w:rsidR="00376189" w:rsidRDefault="00376189" w:rsidP="00376189">
      <w:pPr>
        <w:pStyle w:val="af9"/>
        <w:numPr>
          <w:ilvl w:val="0"/>
          <w:numId w:val="59"/>
        </w:numPr>
        <w:spacing w:after="240" w:line="276" w:lineRule="auto"/>
        <w:rPr>
          <w:rFonts w:ascii="Arial" w:eastAsiaTheme="majorEastAsia" w:hAnsi="Arial" w:cs="Arial"/>
          <w:szCs w:val="24"/>
        </w:rPr>
      </w:pPr>
      <w:r w:rsidRPr="00F972AD">
        <w:rPr>
          <w:rFonts w:ascii="Arial" w:eastAsiaTheme="majorEastAsia" w:hAnsi="Arial" w:cs="Arial"/>
          <w:szCs w:val="24"/>
        </w:rPr>
        <w:t>Исходное местоположение (локация) (код и наименование);</w:t>
      </w:r>
    </w:p>
    <w:p w14:paraId="5777656F" w14:textId="77777777" w:rsidR="00376189" w:rsidRDefault="00376189" w:rsidP="00376189">
      <w:pPr>
        <w:pStyle w:val="af9"/>
        <w:numPr>
          <w:ilvl w:val="0"/>
          <w:numId w:val="59"/>
        </w:numPr>
        <w:spacing w:after="240" w:line="276" w:lineRule="auto"/>
        <w:rPr>
          <w:rFonts w:ascii="Arial" w:eastAsiaTheme="majorEastAsia" w:hAnsi="Arial" w:cs="Arial"/>
          <w:szCs w:val="24"/>
        </w:rPr>
      </w:pPr>
      <w:r w:rsidRPr="00F972AD">
        <w:rPr>
          <w:rFonts w:ascii="Arial" w:eastAsiaTheme="majorEastAsia" w:hAnsi="Arial" w:cs="Arial"/>
          <w:szCs w:val="24"/>
        </w:rPr>
        <w:t>Целевое местоположение (локация) (код и наименование);</w:t>
      </w:r>
    </w:p>
    <w:p w14:paraId="1A7B42E5" w14:textId="77777777" w:rsidR="00376189" w:rsidRDefault="00376189" w:rsidP="00376189">
      <w:pPr>
        <w:pStyle w:val="af9"/>
        <w:numPr>
          <w:ilvl w:val="0"/>
          <w:numId w:val="59"/>
        </w:numPr>
        <w:spacing w:after="240" w:line="276" w:lineRule="auto"/>
        <w:rPr>
          <w:rFonts w:ascii="Arial" w:eastAsiaTheme="majorEastAsia" w:hAnsi="Arial" w:cs="Arial"/>
          <w:szCs w:val="24"/>
        </w:rPr>
      </w:pPr>
      <w:r w:rsidRPr="00F972AD">
        <w:rPr>
          <w:rFonts w:ascii="Arial" w:eastAsiaTheme="majorEastAsia" w:hAnsi="Arial" w:cs="Arial"/>
          <w:szCs w:val="24"/>
        </w:rPr>
        <w:t>Планов</w:t>
      </w:r>
      <w:r>
        <w:rPr>
          <w:rFonts w:ascii="Arial" w:eastAsiaTheme="majorEastAsia" w:hAnsi="Arial" w:cs="Arial"/>
          <w:szCs w:val="24"/>
        </w:rPr>
        <w:t>ые</w:t>
      </w:r>
      <w:r w:rsidRPr="00F972AD">
        <w:rPr>
          <w:rFonts w:ascii="Arial" w:eastAsiaTheme="majorEastAsia" w:hAnsi="Arial" w:cs="Arial"/>
          <w:szCs w:val="24"/>
        </w:rPr>
        <w:t xml:space="preserve"> дат</w:t>
      </w:r>
      <w:r>
        <w:rPr>
          <w:rFonts w:ascii="Arial" w:eastAsiaTheme="majorEastAsia" w:hAnsi="Arial" w:cs="Arial"/>
          <w:szCs w:val="24"/>
        </w:rPr>
        <w:t>а</w:t>
      </w:r>
      <w:r w:rsidRPr="00F972AD">
        <w:rPr>
          <w:rFonts w:ascii="Arial" w:eastAsiaTheme="majorEastAsia" w:hAnsi="Arial" w:cs="Arial"/>
          <w:szCs w:val="24"/>
        </w:rPr>
        <w:t xml:space="preserve"> и время отправления;</w:t>
      </w:r>
    </w:p>
    <w:p w14:paraId="03ABF3D5" w14:textId="77777777" w:rsidR="009F680A" w:rsidRDefault="00376189" w:rsidP="00376189">
      <w:pPr>
        <w:pStyle w:val="af9"/>
        <w:numPr>
          <w:ilvl w:val="0"/>
          <w:numId w:val="59"/>
        </w:numPr>
        <w:spacing w:after="240" w:line="276" w:lineRule="auto"/>
        <w:rPr>
          <w:ins w:id="497" w:author="Savinskaya Yulia" w:date="2021-02-25T15:21:00Z"/>
          <w:rFonts w:ascii="Arial" w:eastAsiaTheme="majorEastAsia" w:hAnsi="Arial" w:cs="Arial"/>
          <w:szCs w:val="24"/>
        </w:rPr>
      </w:pPr>
      <w:r w:rsidRPr="00F972AD">
        <w:rPr>
          <w:rFonts w:ascii="Arial" w:eastAsiaTheme="majorEastAsia" w:hAnsi="Arial" w:cs="Arial"/>
          <w:szCs w:val="24"/>
        </w:rPr>
        <w:t>Планов</w:t>
      </w:r>
      <w:r>
        <w:rPr>
          <w:rFonts w:ascii="Arial" w:eastAsiaTheme="majorEastAsia" w:hAnsi="Arial" w:cs="Arial"/>
          <w:szCs w:val="24"/>
        </w:rPr>
        <w:t>ые</w:t>
      </w:r>
      <w:r w:rsidRPr="00F972AD">
        <w:rPr>
          <w:rFonts w:ascii="Arial" w:eastAsiaTheme="majorEastAsia" w:hAnsi="Arial" w:cs="Arial"/>
          <w:szCs w:val="24"/>
        </w:rPr>
        <w:t xml:space="preserve"> дат</w:t>
      </w:r>
      <w:r>
        <w:rPr>
          <w:rFonts w:ascii="Arial" w:eastAsiaTheme="majorEastAsia" w:hAnsi="Arial" w:cs="Arial"/>
          <w:szCs w:val="24"/>
        </w:rPr>
        <w:t>а</w:t>
      </w:r>
      <w:r w:rsidRPr="00F972AD">
        <w:rPr>
          <w:rFonts w:ascii="Arial" w:eastAsiaTheme="majorEastAsia" w:hAnsi="Arial" w:cs="Arial"/>
          <w:szCs w:val="24"/>
        </w:rPr>
        <w:t xml:space="preserve"> и время прибытия</w:t>
      </w:r>
      <w:ins w:id="498" w:author="Savinskaya Yulia" w:date="2021-02-25T15:21:00Z">
        <w:r w:rsidR="009F680A">
          <w:rPr>
            <w:rFonts w:ascii="Arial" w:eastAsiaTheme="majorEastAsia" w:hAnsi="Arial" w:cs="Arial"/>
            <w:szCs w:val="24"/>
          </w:rPr>
          <w:t>;</w:t>
        </w:r>
      </w:ins>
    </w:p>
    <w:p w14:paraId="05C2106E" w14:textId="397C8889" w:rsidR="00376189" w:rsidRPr="00F972AD" w:rsidRDefault="009F680A" w:rsidP="00376189">
      <w:pPr>
        <w:pStyle w:val="af9"/>
        <w:numPr>
          <w:ilvl w:val="0"/>
          <w:numId w:val="59"/>
        </w:numPr>
        <w:spacing w:after="240" w:line="276" w:lineRule="auto"/>
        <w:rPr>
          <w:rFonts w:ascii="Arial" w:eastAsiaTheme="majorEastAsia" w:hAnsi="Arial" w:cs="Arial"/>
          <w:szCs w:val="24"/>
        </w:rPr>
      </w:pPr>
      <w:ins w:id="499" w:author="Savinskaya Yulia" w:date="2021-02-25T15:21:00Z">
        <w:r>
          <w:rPr>
            <w:rFonts w:ascii="Arial" w:eastAsiaTheme="majorEastAsia" w:hAnsi="Arial" w:cs="Arial"/>
            <w:szCs w:val="24"/>
          </w:rPr>
          <w:t>Комментарий.</w:t>
        </w:r>
      </w:ins>
      <w:del w:id="500" w:author="Savinskaya Yulia" w:date="2021-02-25T15:21:00Z">
        <w:r w:rsidR="00376189" w:rsidDel="009F680A">
          <w:rPr>
            <w:rFonts w:ascii="Arial" w:eastAsiaTheme="majorEastAsia" w:hAnsi="Arial" w:cs="Arial"/>
            <w:szCs w:val="24"/>
          </w:rPr>
          <w:delText>.</w:delText>
        </w:r>
      </w:del>
    </w:p>
    <w:p w14:paraId="00FCF926" w14:textId="77777777" w:rsidR="00A742F9" w:rsidRPr="007722A9" w:rsidRDefault="00376189" w:rsidP="007722A9">
      <w:pPr>
        <w:spacing w:after="240" w:line="276" w:lineRule="auto"/>
        <w:ind w:firstLine="708"/>
        <w:rPr>
          <w:rFonts w:ascii="Arial" w:eastAsiaTheme="majorEastAsia" w:hAnsi="Arial" w:cs="Arial"/>
          <w:szCs w:val="24"/>
        </w:rPr>
      </w:pPr>
      <w:r>
        <w:rPr>
          <w:rFonts w:ascii="Arial" w:eastAsiaTheme="majorEastAsia" w:hAnsi="Arial" w:cs="Arial"/>
          <w:szCs w:val="24"/>
        </w:rPr>
        <w:t xml:space="preserve">Для работ технологического и пассажирского транспорта используется </w:t>
      </w:r>
      <w:r w:rsidR="00A742F9" w:rsidRPr="007722A9">
        <w:rPr>
          <w:rFonts w:ascii="Arial" w:eastAsiaTheme="majorEastAsia" w:hAnsi="Arial" w:cs="Arial"/>
          <w:szCs w:val="24"/>
        </w:rPr>
        <w:t xml:space="preserve">Экспедиционный заказ вида </w:t>
      </w:r>
      <w:r w:rsidR="00A742F9" w:rsidRPr="007722A9">
        <w:rPr>
          <w:rFonts w:ascii="Arial" w:eastAsiaTheme="majorEastAsia" w:hAnsi="Arial" w:cs="Arial"/>
          <w:szCs w:val="24"/>
          <w:lang w:val="en-US"/>
        </w:rPr>
        <w:t>ZOM</w:t>
      </w:r>
      <w:r w:rsidR="00A742F9" w:rsidRPr="007722A9">
        <w:rPr>
          <w:rFonts w:ascii="Arial" w:eastAsiaTheme="majorEastAsia" w:hAnsi="Arial" w:cs="Arial"/>
          <w:szCs w:val="24"/>
        </w:rPr>
        <w:t xml:space="preserve"> </w:t>
      </w:r>
      <w:r w:rsidR="001721F7" w:rsidRPr="007722A9">
        <w:rPr>
          <w:rFonts w:ascii="Arial" w:eastAsiaTheme="majorEastAsia" w:hAnsi="Arial" w:cs="Arial"/>
          <w:szCs w:val="24"/>
        </w:rPr>
        <w:t>- «Заказ на машиночасы»</w:t>
      </w:r>
      <w:r>
        <w:rPr>
          <w:rFonts w:ascii="Arial" w:eastAsiaTheme="majorEastAsia" w:hAnsi="Arial" w:cs="Arial"/>
          <w:szCs w:val="24"/>
        </w:rPr>
        <w:t>, который</w:t>
      </w:r>
      <w:r w:rsidR="001721F7" w:rsidRPr="007722A9">
        <w:rPr>
          <w:rFonts w:ascii="Arial" w:eastAsiaTheme="majorEastAsia" w:hAnsi="Arial" w:cs="Arial"/>
          <w:szCs w:val="24"/>
        </w:rPr>
        <w:t xml:space="preserve"> </w:t>
      </w:r>
      <w:r w:rsidR="00A742F9" w:rsidRPr="007722A9">
        <w:rPr>
          <w:rFonts w:ascii="Arial" w:eastAsiaTheme="majorEastAsia" w:hAnsi="Arial" w:cs="Arial"/>
          <w:szCs w:val="24"/>
        </w:rPr>
        <w:t>содержит в себе следующую информацию:</w:t>
      </w:r>
    </w:p>
    <w:p w14:paraId="03EEC83A" w14:textId="77777777" w:rsidR="00A742F9" w:rsidRDefault="00A742F9" w:rsidP="00A742F9">
      <w:pPr>
        <w:pStyle w:val="af9"/>
        <w:numPr>
          <w:ilvl w:val="0"/>
          <w:numId w:val="59"/>
        </w:numPr>
        <w:spacing w:after="240" w:line="276" w:lineRule="auto"/>
        <w:rPr>
          <w:rFonts w:ascii="Arial" w:eastAsiaTheme="majorEastAsia" w:hAnsi="Arial" w:cs="Arial"/>
          <w:szCs w:val="24"/>
        </w:rPr>
      </w:pPr>
      <w:r>
        <w:rPr>
          <w:rFonts w:ascii="Arial" w:eastAsiaTheme="majorEastAsia" w:hAnsi="Arial" w:cs="Arial"/>
          <w:szCs w:val="24"/>
        </w:rPr>
        <w:t>БЕ – Заказчик;</w:t>
      </w:r>
    </w:p>
    <w:p w14:paraId="7A840CFE" w14:textId="77777777" w:rsidR="00A742F9" w:rsidRDefault="00A742F9" w:rsidP="00A742F9">
      <w:pPr>
        <w:pStyle w:val="af9"/>
        <w:numPr>
          <w:ilvl w:val="0"/>
          <w:numId w:val="59"/>
        </w:numPr>
        <w:spacing w:after="240" w:line="276" w:lineRule="auto"/>
        <w:rPr>
          <w:rFonts w:ascii="Arial" w:eastAsiaTheme="majorEastAsia" w:hAnsi="Arial" w:cs="Arial"/>
          <w:szCs w:val="24"/>
        </w:rPr>
      </w:pPr>
      <w:r>
        <w:rPr>
          <w:rFonts w:ascii="Arial" w:eastAsiaTheme="majorEastAsia" w:hAnsi="Arial" w:cs="Arial"/>
          <w:szCs w:val="24"/>
        </w:rPr>
        <w:t>Исполнитель заявки;</w:t>
      </w:r>
    </w:p>
    <w:p w14:paraId="36F37341" w14:textId="77777777" w:rsidR="00A742F9" w:rsidRDefault="00A742F9" w:rsidP="00A742F9">
      <w:pPr>
        <w:pStyle w:val="af9"/>
        <w:numPr>
          <w:ilvl w:val="0"/>
          <w:numId w:val="59"/>
        </w:numPr>
        <w:spacing w:after="240" w:line="276" w:lineRule="auto"/>
        <w:rPr>
          <w:ins w:id="501" w:author="Savinskaya Yulia" w:date="2021-02-25T15:24:00Z"/>
          <w:rFonts w:ascii="Arial" w:eastAsiaTheme="majorEastAsia" w:hAnsi="Arial" w:cs="Arial"/>
          <w:szCs w:val="24"/>
        </w:rPr>
      </w:pPr>
      <w:r>
        <w:rPr>
          <w:rFonts w:ascii="Arial" w:eastAsiaTheme="majorEastAsia" w:hAnsi="Arial" w:cs="Arial"/>
          <w:szCs w:val="24"/>
        </w:rPr>
        <w:t xml:space="preserve">Тип ТС </w:t>
      </w:r>
      <w:r w:rsidRPr="001E71A4">
        <w:rPr>
          <w:rFonts w:ascii="Arial" w:eastAsiaTheme="majorEastAsia" w:hAnsi="Arial" w:cs="Arial"/>
          <w:szCs w:val="24"/>
        </w:rPr>
        <w:t>(Самосвал, Автоцистерна и прочее)</w:t>
      </w:r>
      <w:r>
        <w:rPr>
          <w:rFonts w:ascii="Arial" w:eastAsiaTheme="majorEastAsia" w:hAnsi="Arial" w:cs="Arial"/>
          <w:szCs w:val="24"/>
        </w:rPr>
        <w:t>;</w:t>
      </w:r>
    </w:p>
    <w:p w14:paraId="7DF15EB5" w14:textId="048CEFC9" w:rsidR="007A4C85" w:rsidRPr="007A4C85" w:rsidRDefault="007A4C85" w:rsidP="007A4C85">
      <w:pPr>
        <w:pStyle w:val="af9"/>
        <w:numPr>
          <w:ilvl w:val="0"/>
          <w:numId w:val="59"/>
        </w:numPr>
        <w:spacing w:after="240" w:line="276" w:lineRule="auto"/>
        <w:rPr>
          <w:rFonts w:eastAsiaTheme="majorEastAsia" w:cs="Arial"/>
          <w:szCs w:val="24"/>
        </w:rPr>
      </w:pPr>
      <w:ins w:id="502" w:author="Savinskaya Yulia" w:date="2021-02-25T15:24:00Z">
        <w:r>
          <w:rPr>
            <w:rFonts w:ascii="Arial" w:eastAsiaTheme="majorEastAsia" w:hAnsi="Arial" w:cs="Arial"/>
            <w:szCs w:val="24"/>
          </w:rPr>
          <w:t>МВЗ (подразделение заказчика);</w:t>
        </w:r>
      </w:ins>
    </w:p>
    <w:p w14:paraId="34994C52" w14:textId="77777777" w:rsidR="00A742F9" w:rsidRDefault="00376189" w:rsidP="00A742F9">
      <w:pPr>
        <w:pStyle w:val="af9"/>
        <w:numPr>
          <w:ilvl w:val="0"/>
          <w:numId w:val="59"/>
        </w:numPr>
        <w:spacing w:after="240" w:line="276" w:lineRule="auto"/>
        <w:rPr>
          <w:rFonts w:ascii="Arial" w:eastAsiaTheme="majorEastAsia" w:hAnsi="Arial" w:cs="Arial"/>
          <w:szCs w:val="24"/>
        </w:rPr>
      </w:pPr>
      <w:r>
        <w:rPr>
          <w:rFonts w:ascii="Arial" w:eastAsiaTheme="majorEastAsia" w:hAnsi="Arial" w:cs="Arial"/>
          <w:szCs w:val="24"/>
        </w:rPr>
        <w:t>Наименование выполняемых работ</w:t>
      </w:r>
      <w:r w:rsidR="00A742F9">
        <w:rPr>
          <w:rFonts w:ascii="Arial" w:eastAsiaTheme="majorEastAsia" w:hAnsi="Arial" w:cs="Arial"/>
          <w:szCs w:val="24"/>
        </w:rPr>
        <w:t>;</w:t>
      </w:r>
    </w:p>
    <w:p w14:paraId="7811B91B" w14:textId="77777777" w:rsidR="00A742F9" w:rsidRDefault="00A742F9" w:rsidP="00A742F9">
      <w:pPr>
        <w:pStyle w:val="af9"/>
        <w:numPr>
          <w:ilvl w:val="0"/>
          <w:numId w:val="59"/>
        </w:numPr>
        <w:spacing w:after="240" w:line="276" w:lineRule="auto"/>
        <w:rPr>
          <w:rFonts w:ascii="Arial" w:eastAsiaTheme="majorEastAsia" w:hAnsi="Arial" w:cs="Arial"/>
          <w:szCs w:val="24"/>
        </w:rPr>
      </w:pPr>
      <w:r>
        <w:rPr>
          <w:rFonts w:ascii="Arial" w:eastAsiaTheme="majorEastAsia" w:hAnsi="Arial" w:cs="Arial"/>
          <w:szCs w:val="24"/>
        </w:rPr>
        <w:t>Вес груза, т;</w:t>
      </w:r>
    </w:p>
    <w:p w14:paraId="5AF74069" w14:textId="77777777" w:rsidR="00A742F9" w:rsidRDefault="00A742F9" w:rsidP="00A742F9">
      <w:pPr>
        <w:pStyle w:val="af9"/>
        <w:numPr>
          <w:ilvl w:val="0"/>
          <w:numId w:val="59"/>
        </w:numPr>
        <w:spacing w:after="240" w:line="276" w:lineRule="auto"/>
        <w:rPr>
          <w:rFonts w:ascii="Arial" w:eastAsiaTheme="majorEastAsia" w:hAnsi="Arial" w:cs="Arial"/>
          <w:szCs w:val="24"/>
        </w:rPr>
      </w:pPr>
      <w:r>
        <w:rPr>
          <w:rFonts w:ascii="Arial" w:eastAsiaTheme="majorEastAsia" w:hAnsi="Arial" w:cs="Arial"/>
          <w:szCs w:val="24"/>
        </w:rPr>
        <w:t>Объем груза, м3;</w:t>
      </w:r>
    </w:p>
    <w:p w14:paraId="5A6EE2DF" w14:textId="798EC410" w:rsidR="00A742F9" w:rsidRDefault="00A742F9" w:rsidP="00A742F9">
      <w:pPr>
        <w:pStyle w:val="af9"/>
        <w:numPr>
          <w:ilvl w:val="0"/>
          <w:numId w:val="59"/>
        </w:numPr>
        <w:spacing w:after="240" w:line="276" w:lineRule="auto"/>
        <w:rPr>
          <w:rFonts w:ascii="Arial" w:eastAsiaTheme="majorEastAsia" w:hAnsi="Arial" w:cs="Arial"/>
          <w:szCs w:val="24"/>
        </w:rPr>
      </w:pPr>
      <w:del w:id="503" w:author="Savinskaya Yulia" w:date="2021-02-25T15:21:00Z">
        <w:r w:rsidDel="009F680A">
          <w:rPr>
            <w:rFonts w:ascii="Arial" w:eastAsiaTheme="majorEastAsia" w:hAnsi="Arial" w:cs="Arial"/>
            <w:szCs w:val="24"/>
          </w:rPr>
          <w:delText>Количество, шт;</w:delText>
        </w:r>
      </w:del>
    </w:p>
    <w:p w14:paraId="6B025FF9" w14:textId="77777777" w:rsidR="00A742F9" w:rsidRPr="004E67CB" w:rsidRDefault="00A742F9" w:rsidP="00A742F9">
      <w:pPr>
        <w:pStyle w:val="af9"/>
        <w:numPr>
          <w:ilvl w:val="0"/>
          <w:numId w:val="59"/>
        </w:numPr>
        <w:spacing w:after="240" w:line="276" w:lineRule="auto"/>
        <w:rPr>
          <w:rFonts w:ascii="Arial" w:eastAsiaTheme="majorEastAsia" w:hAnsi="Arial" w:cs="Arial"/>
          <w:szCs w:val="24"/>
        </w:rPr>
      </w:pPr>
      <w:r>
        <w:rPr>
          <w:rFonts w:ascii="Arial" w:eastAsiaTheme="majorEastAsia" w:hAnsi="Arial" w:cs="Arial"/>
          <w:szCs w:val="24"/>
        </w:rPr>
        <w:t>Время в работе (план);</w:t>
      </w:r>
    </w:p>
    <w:p w14:paraId="5528C0ED" w14:textId="77777777" w:rsidR="00376189" w:rsidRPr="00AE12DE" w:rsidRDefault="00376189" w:rsidP="000B4740">
      <w:pPr>
        <w:pStyle w:val="af9"/>
        <w:numPr>
          <w:ilvl w:val="0"/>
          <w:numId w:val="59"/>
        </w:numPr>
        <w:spacing w:after="240" w:line="276" w:lineRule="auto"/>
        <w:rPr>
          <w:rFonts w:ascii="Arial" w:eastAsiaTheme="majorEastAsia" w:hAnsi="Arial" w:cs="Arial"/>
          <w:szCs w:val="24"/>
        </w:rPr>
      </w:pPr>
      <w:r>
        <w:rPr>
          <w:rFonts w:ascii="Arial" w:eastAsiaTheme="majorEastAsia" w:hAnsi="Arial" w:cs="Arial"/>
          <w:szCs w:val="24"/>
        </w:rPr>
        <w:t>М</w:t>
      </w:r>
      <w:r w:rsidRPr="00F972AD">
        <w:rPr>
          <w:rFonts w:ascii="Arial" w:eastAsiaTheme="majorEastAsia" w:hAnsi="Arial" w:cs="Arial"/>
          <w:szCs w:val="24"/>
        </w:rPr>
        <w:t>естоположение</w:t>
      </w:r>
      <w:r>
        <w:rPr>
          <w:rFonts w:ascii="Arial" w:eastAsiaTheme="majorEastAsia" w:hAnsi="Arial" w:cs="Arial"/>
          <w:szCs w:val="24"/>
        </w:rPr>
        <w:t xml:space="preserve"> выполнения работ</w:t>
      </w:r>
      <w:r w:rsidRPr="00F972AD">
        <w:rPr>
          <w:rFonts w:ascii="Arial" w:eastAsiaTheme="majorEastAsia" w:hAnsi="Arial" w:cs="Arial"/>
          <w:szCs w:val="24"/>
        </w:rPr>
        <w:t xml:space="preserve"> (локация) (код и наименование);</w:t>
      </w:r>
    </w:p>
    <w:p w14:paraId="177E2C7A" w14:textId="77777777" w:rsidR="00376189" w:rsidRDefault="00376189" w:rsidP="00376189">
      <w:pPr>
        <w:pStyle w:val="af9"/>
        <w:numPr>
          <w:ilvl w:val="0"/>
          <w:numId w:val="59"/>
        </w:numPr>
        <w:spacing w:after="240" w:line="276" w:lineRule="auto"/>
        <w:rPr>
          <w:rFonts w:ascii="Arial" w:eastAsiaTheme="majorEastAsia" w:hAnsi="Arial" w:cs="Arial"/>
          <w:szCs w:val="24"/>
        </w:rPr>
      </w:pPr>
      <w:r w:rsidRPr="00F972AD">
        <w:rPr>
          <w:rFonts w:ascii="Arial" w:eastAsiaTheme="majorEastAsia" w:hAnsi="Arial" w:cs="Arial"/>
          <w:szCs w:val="24"/>
        </w:rPr>
        <w:t>Планов</w:t>
      </w:r>
      <w:r>
        <w:rPr>
          <w:rFonts w:ascii="Arial" w:eastAsiaTheme="majorEastAsia" w:hAnsi="Arial" w:cs="Arial"/>
          <w:szCs w:val="24"/>
        </w:rPr>
        <w:t>ые</w:t>
      </w:r>
      <w:r w:rsidRPr="00F972AD">
        <w:rPr>
          <w:rFonts w:ascii="Arial" w:eastAsiaTheme="majorEastAsia" w:hAnsi="Arial" w:cs="Arial"/>
          <w:szCs w:val="24"/>
        </w:rPr>
        <w:t xml:space="preserve"> дат</w:t>
      </w:r>
      <w:r>
        <w:rPr>
          <w:rFonts w:ascii="Arial" w:eastAsiaTheme="majorEastAsia" w:hAnsi="Arial" w:cs="Arial"/>
          <w:szCs w:val="24"/>
        </w:rPr>
        <w:t>а</w:t>
      </w:r>
      <w:r w:rsidRPr="00F972AD">
        <w:rPr>
          <w:rFonts w:ascii="Arial" w:eastAsiaTheme="majorEastAsia" w:hAnsi="Arial" w:cs="Arial"/>
          <w:szCs w:val="24"/>
        </w:rPr>
        <w:t xml:space="preserve"> и время отправления;</w:t>
      </w:r>
    </w:p>
    <w:p w14:paraId="750480E9" w14:textId="77777777" w:rsidR="009F680A" w:rsidRDefault="00376189" w:rsidP="00376189">
      <w:pPr>
        <w:pStyle w:val="af9"/>
        <w:numPr>
          <w:ilvl w:val="0"/>
          <w:numId w:val="59"/>
        </w:numPr>
        <w:spacing w:after="240" w:line="276" w:lineRule="auto"/>
        <w:rPr>
          <w:ins w:id="504" w:author="Savinskaya Yulia" w:date="2021-02-25T15:21:00Z"/>
          <w:rFonts w:ascii="Arial" w:eastAsiaTheme="majorEastAsia" w:hAnsi="Arial" w:cs="Arial"/>
          <w:szCs w:val="24"/>
        </w:rPr>
      </w:pPr>
      <w:r w:rsidRPr="00F972AD">
        <w:rPr>
          <w:rFonts w:ascii="Arial" w:eastAsiaTheme="majorEastAsia" w:hAnsi="Arial" w:cs="Arial"/>
          <w:szCs w:val="24"/>
        </w:rPr>
        <w:t>Планов</w:t>
      </w:r>
      <w:r>
        <w:rPr>
          <w:rFonts w:ascii="Arial" w:eastAsiaTheme="majorEastAsia" w:hAnsi="Arial" w:cs="Arial"/>
          <w:szCs w:val="24"/>
        </w:rPr>
        <w:t>ые</w:t>
      </w:r>
      <w:r w:rsidRPr="00F972AD">
        <w:rPr>
          <w:rFonts w:ascii="Arial" w:eastAsiaTheme="majorEastAsia" w:hAnsi="Arial" w:cs="Arial"/>
          <w:szCs w:val="24"/>
        </w:rPr>
        <w:t xml:space="preserve"> дат</w:t>
      </w:r>
      <w:r>
        <w:rPr>
          <w:rFonts w:ascii="Arial" w:eastAsiaTheme="majorEastAsia" w:hAnsi="Arial" w:cs="Arial"/>
          <w:szCs w:val="24"/>
        </w:rPr>
        <w:t>а</w:t>
      </w:r>
      <w:r w:rsidRPr="00F972AD">
        <w:rPr>
          <w:rFonts w:ascii="Arial" w:eastAsiaTheme="majorEastAsia" w:hAnsi="Arial" w:cs="Arial"/>
          <w:szCs w:val="24"/>
        </w:rPr>
        <w:t xml:space="preserve"> и время прибытия</w:t>
      </w:r>
      <w:ins w:id="505" w:author="Savinskaya Yulia" w:date="2021-02-25T15:21:00Z">
        <w:r w:rsidR="009F680A">
          <w:rPr>
            <w:rFonts w:ascii="Arial" w:eastAsiaTheme="majorEastAsia" w:hAnsi="Arial" w:cs="Arial"/>
            <w:szCs w:val="24"/>
          </w:rPr>
          <w:t>;</w:t>
        </w:r>
      </w:ins>
    </w:p>
    <w:p w14:paraId="5E7CF8C5" w14:textId="4AFDDCB8" w:rsidR="00376189" w:rsidRPr="00F972AD" w:rsidRDefault="009F680A" w:rsidP="00376189">
      <w:pPr>
        <w:pStyle w:val="af9"/>
        <w:numPr>
          <w:ilvl w:val="0"/>
          <w:numId w:val="59"/>
        </w:numPr>
        <w:spacing w:after="240" w:line="276" w:lineRule="auto"/>
        <w:rPr>
          <w:rFonts w:ascii="Arial" w:eastAsiaTheme="majorEastAsia" w:hAnsi="Arial" w:cs="Arial"/>
          <w:szCs w:val="24"/>
        </w:rPr>
      </w:pPr>
      <w:ins w:id="506" w:author="Savinskaya Yulia" w:date="2021-02-25T15:21:00Z">
        <w:r>
          <w:rPr>
            <w:rFonts w:ascii="Arial" w:eastAsiaTheme="majorEastAsia" w:hAnsi="Arial" w:cs="Arial"/>
            <w:szCs w:val="24"/>
          </w:rPr>
          <w:lastRenderedPageBreak/>
          <w:t>Комментарий.</w:t>
        </w:r>
      </w:ins>
      <w:del w:id="507" w:author="Savinskaya Yulia" w:date="2021-02-25T15:21:00Z">
        <w:r w:rsidR="00376189" w:rsidDel="009F680A">
          <w:rPr>
            <w:rFonts w:ascii="Arial" w:eastAsiaTheme="majorEastAsia" w:hAnsi="Arial" w:cs="Arial"/>
            <w:szCs w:val="24"/>
          </w:rPr>
          <w:delText>.</w:delText>
        </w:r>
      </w:del>
    </w:p>
    <w:p w14:paraId="7B607D19" w14:textId="77777777" w:rsidR="00E41F0F" w:rsidRDefault="00E41F0F" w:rsidP="00AE12DE">
      <w:pPr>
        <w:spacing w:after="240" w:line="276" w:lineRule="auto"/>
        <w:ind w:firstLine="708"/>
        <w:rPr>
          <w:ins w:id="508" w:author="Savinskaya Yulia" w:date="2021-02-25T15:19:00Z"/>
          <w:rFonts w:ascii="Arial" w:eastAsiaTheme="majorEastAsia" w:hAnsi="Arial" w:cs="Arial"/>
          <w:szCs w:val="24"/>
        </w:rPr>
      </w:pPr>
      <w:r>
        <w:rPr>
          <w:rFonts w:ascii="Arial" w:eastAsiaTheme="majorEastAsia" w:hAnsi="Arial" w:cs="Arial"/>
          <w:szCs w:val="24"/>
        </w:rPr>
        <w:t>Заявки на потребность в ТС также могут формироваться на основании настроенных шаблонов – образцов Экспедиционных заказов.</w:t>
      </w:r>
    </w:p>
    <w:p w14:paraId="06E7EE77" w14:textId="52A0CE31" w:rsidR="009F680A" w:rsidRPr="009F680A" w:rsidRDefault="009F680A" w:rsidP="009F680A">
      <w:pPr>
        <w:spacing w:after="240" w:line="276" w:lineRule="auto"/>
        <w:ind w:firstLine="708"/>
        <w:rPr>
          <w:rFonts w:eastAsiaTheme="majorEastAsia" w:cs="Arial"/>
          <w:szCs w:val="24"/>
          <w:rPrChange w:id="509" w:author="Savinskaya Yulia" w:date="2021-02-25T15:19:00Z">
            <w:rPr>
              <w:rFonts w:ascii="Arial" w:eastAsiaTheme="majorEastAsia" w:hAnsi="Arial" w:cs="Arial"/>
              <w:szCs w:val="24"/>
            </w:rPr>
          </w:rPrChange>
        </w:rPr>
      </w:pPr>
      <w:ins w:id="510" w:author="Savinskaya Yulia" w:date="2021-02-25T15:19:00Z">
        <w:r>
          <w:rPr>
            <w:rFonts w:ascii="Arial" w:eastAsiaTheme="majorEastAsia" w:hAnsi="Arial" w:cs="Arial"/>
            <w:szCs w:val="24"/>
          </w:rPr>
          <w:t xml:space="preserve">Для удобства формирования новых заявок на потребность в ТС </w:t>
        </w:r>
        <w:del w:id="511" w:author="mikheevaa" w:date="2021-03-05T12:38:00Z">
          <w:r w:rsidDel="00A60975">
            <w:rPr>
              <w:rFonts w:ascii="Arial" w:eastAsiaTheme="majorEastAsia" w:hAnsi="Arial" w:cs="Arial"/>
              <w:szCs w:val="24"/>
            </w:rPr>
            <w:delText xml:space="preserve">будет </w:delText>
          </w:r>
        </w:del>
        <w:r>
          <w:rPr>
            <w:rFonts w:ascii="Arial" w:eastAsiaTheme="majorEastAsia" w:hAnsi="Arial" w:cs="Arial"/>
            <w:szCs w:val="24"/>
          </w:rPr>
          <w:t>разработан инструмент тиражирования заявок в рамках разработки ММ117.01</w:t>
        </w:r>
        <w:r>
          <w:rPr>
            <w:rFonts w:ascii="Arial" w:hAnsi="Arial" w:cs="Arial"/>
          </w:rPr>
          <w:t>.</w:t>
        </w:r>
      </w:ins>
    </w:p>
    <w:p w14:paraId="3FAC18A0" w14:textId="77777777" w:rsidR="00AC7C68" w:rsidRDefault="00B86E13" w:rsidP="00AE12DE">
      <w:pPr>
        <w:spacing w:after="240" w:line="276" w:lineRule="auto"/>
        <w:ind w:firstLine="708"/>
        <w:rPr>
          <w:ins w:id="512" w:author="Savinskaya Yulia" w:date="2021-02-25T15:22:00Z"/>
          <w:rFonts w:ascii="Arial" w:hAnsi="Arial" w:cs="Arial"/>
        </w:rPr>
      </w:pPr>
      <w:r>
        <w:rPr>
          <w:rFonts w:ascii="Arial" w:eastAsiaTheme="majorEastAsia" w:hAnsi="Arial" w:cs="Arial"/>
          <w:szCs w:val="24"/>
        </w:rPr>
        <w:t xml:space="preserve">Для реализации заявок на транспорт, </w:t>
      </w:r>
      <w:r w:rsidRPr="00AE12DE">
        <w:rPr>
          <w:rFonts w:ascii="Arial" w:eastAsiaTheme="majorEastAsia" w:hAnsi="Arial" w:cs="Arial"/>
          <w:szCs w:val="24"/>
        </w:rPr>
        <w:t>а также для удобства получения развернутой информации по заявкам на работу</w:t>
      </w:r>
      <w:r w:rsidR="00750A77">
        <w:rPr>
          <w:rFonts w:ascii="Arial" w:eastAsiaTheme="majorEastAsia" w:hAnsi="Arial" w:cs="Arial"/>
          <w:szCs w:val="24"/>
        </w:rPr>
        <w:t>,</w:t>
      </w:r>
      <w:r w:rsidRPr="00AE12DE">
        <w:rPr>
          <w:rFonts w:ascii="Arial" w:eastAsiaTheme="majorEastAsia" w:hAnsi="Arial" w:cs="Arial"/>
          <w:szCs w:val="24"/>
        </w:rPr>
        <w:t xml:space="preserve"> стандартный документ Экспедиционный заказ будет расширен в рамках разработки ММ117</w:t>
      </w:r>
      <w:r>
        <w:rPr>
          <w:rFonts w:ascii="Arial" w:hAnsi="Arial" w:cs="Arial"/>
        </w:rPr>
        <w:t>.01.</w:t>
      </w:r>
    </w:p>
    <w:p w14:paraId="2018A75C" w14:textId="211C90C5" w:rsidR="009F680A" w:rsidRDefault="009F680A" w:rsidP="00AE12DE">
      <w:pPr>
        <w:spacing w:after="240" w:line="276" w:lineRule="auto"/>
        <w:ind w:firstLine="708"/>
        <w:rPr>
          <w:rFonts w:ascii="Arial" w:hAnsi="Arial" w:cs="Arial"/>
        </w:rPr>
      </w:pPr>
      <w:ins w:id="513" w:author="Savinskaya Yulia" w:date="2021-02-25T15:22:00Z">
        <w:r>
          <w:rPr>
            <w:rFonts w:ascii="Arial" w:hAnsi="Arial" w:cs="Arial"/>
          </w:rPr>
          <w:t xml:space="preserve">Возможность внесения комментария в Экспедиционный заказ </w:t>
        </w:r>
        <w:del w:id="514" w:author="mikheevaa" w:date="2021-03-05T12:37:00Z">
          <w:r w:rsidDel="00A60975">
            <w:rPr>
              <w:rFonts w:ascii="Arial" w:hAnsi="Arial" w:cs="Arial"/>
            </w:rPr>
            <w:delText xml:space="preserve">будет </w:delText>
          </w:r>
        </w:del>
        <w:r>
          <w:rPr>
            <w:rFonts w:ascii="Arial" w:hAnsi="Arial" w:cs="Arial"/>
          </w:rPr>
          <w:t>реализована в рамках разработки ТМ301.</w:t>
        </w:r>
      </w:ins>
    </w:p>
    <w:p w14:paraId="4839855F" w14:textId="77777777" w:rsidR="00C92273" w:rsidRDefault="00C92273" w:rsidP="00C92273">
      <w:pPr>
        <w:pStyle w:val="a7"/>
        <w:jc w:val="right"/>
        <w:rPr>
          <w:rFonts w:ascii="Arial" w:hAnsi="Arial" w:cs="Arial"/>
          <w:b/>
          <w:sz w:val="22"/>
        </w:rPr>
      </w:pPr>
      <w:r w:rsidRPr="00916FAB">
        <w:rPr>
          <w:rFonts w:ascii="Arial" w:hAnsi="Arial" w:cs="Arial"/>
          <w:b/>
          <w:sz w:val="22"/>
        </w:rPr>
        <w:t xml:space="preserve">Таблица </w:t>
      </w:r>
      <w:r>
        <w:rPr>
          <w:rFonts w:ascii="Arial" w:hAnsi="Arial" w:cs="Arial"/>
          <w:b/>
          <w:sz w:val="22"/>
        </w:rPr>
        <w:t>15</w:t>
      </w:r>
      <w:r w:rsidRPr="00916FAB">
        <w:rPr>
          <w:rFonts w:ascii="Arial" w:hAnsi="Arial" w:cs="Arial"/>
          <w:b/>
          <w:sz w:val="22"/>
        </w:rPr>
        <w:t xml:space="preserve">. Описание </w:t>
      </w:r>
      <w:r>
        <w:rPr>
          <w:rFonts w:ascii="Arial" w:hAnsi="Arial" w:cs="Arial"/>
          <w:b/>
          <w:sz w:val="22"/>
        </w:rPr>
        <w:t>шага «</w:t>
      </w:r>
      <w:r w:rsidRPr="00AE12DE">
        <w:rPr>
          <w:rFonts w:ascii="Arial" w:hAnsi="Arial" w:cs="Arial"/>
          <w:b/>
          <w:sz w:val="22"/>
        </w:rPr>
        <w:t>Создание заявки на потребность в ТС по вн</w:t>
      </w:r>
      <w:r>
        <w:rPr>
          <w:rFonts w:ascii="Arial" w:hAnsi="Arial" w:cs="Arial"/>
          <w:b/>
          <w:sz w:val="22"/>
        </w:rPr>
        <w:t xml:space="preserve">утренним </w:t>
      </w:r>
      <w:r w:rsidRPr="00AE12DE">
        <w:rPr>
          <w:rFonts w:ascii="Arial" w:hAnsi="Arial" w:cs="Arial"/>
          <w:b/>
          <w:sz w:val="22"/>
        </w:rPr>
        <w:t>транспортировкам</w:t>
      </w:r>
      <w:r>
        <w:rPr>
          <w:rFonts w:ascii="Arial" w:hAnsi="Arial" w:cs="Arial"/>
          <w:b/>
          <w:sz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C92273" w14:paraId="3A2538B2" w14:textId="77777777" w:rsidTr="00DB553E">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1BE5FC8" w14:textId="77777777" w:rsidR="00C92273" w:rsidRDefault="00C92273" w:rsidP="00DB553E">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F6D666D" w14:textId="77777777" w:rsidR="00C92273" w:rsidRDefault="00C92273" w:rsidP="00DB553E">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02FF5D96" w14:textId="77777777" w:rsidR="00C92273" w:rsidRPr="00FD169A" w:rsidRDefault="00C92273" w:rsidP="00DB553E">
            <w:pPr>
              <w:pStyle w:val="h"/>
              <w:spacing w:before="45" w:after="45"/>
              <w:rPr>
                <w:noProof/>
                <w:szCs w:val="24"/>
                <w:lang w:val="en-US"/>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9B5EBE2" w14:textId="77777777" w:rsidR="00C92273" w:rsidRDefault="00C92273" w:rsidP="00DB553E">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326ECE8" w14:textId="77777777" w:rsidR="00C92273" w:rsidRDefault="00C92273" w:rsidP="00DB553E">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375B6CC7" w14:textId="77777777" w:rsidR="00C92273" w:rsidRDefault="00C92273" w:rsidP="00DB553E">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968E8BB" w14:textId="77777777" w:rsidR="00C92273" w:rsidRDefault="00C92273" w:rsidP="00DB553E">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8B530FD" w14:textId="77777777" w:rsidR="00C92273" w:rsidRDefault="00C92273" w:rsidP="00DB553E">
            <w:pPr>
              <w:pStyle w:val="h"/>
              <w:spacing w:before="45" w:after="45"/>
              <w:rPr>
                <w:noProof/>
                <w:szCs w:val="24"/>
              </w:rPr>
            </w:pPr>
            <w:r>
              <w:rPr>
                <w:noProof/>
                <w:szCs w:val="24"/>
              </w:rPr>
              <w:t>Выход</w:t>
            </w:r>
          </w:p>
        </w:tc>
      </w:tr>
      <w:tr w:rsidR="00C92273" w14:paraId="1B41B6FF" w14:textId="77777777" w:rsidTr="00DB553E">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0FCD5E3" w14:textId="77777777" w:rsidR="00C92273" w:rsidRPr="005B11CF" w:rsidRDefault="00C92273" w:rsidP="00C92273">
            <w:pPr>
              <w:pStyle w:val="bbb"/>
              <w:spacing w:before="45" w:after="45"/>
              <w:rPr>
                <w:rFonts w:eastAsia="Times New Roman"/>
                <w:noProof/>
                <w:szCs w:val="24"/>
              </w:rPr>
            </w:pPr>
            <w:r w:rsidRPr="005B11CF">
              <w:rPr>
                <w:rFonts w:eastAsia="Times New Roman"/>
                <w:noProof/>
                <w:szCs w:val="24"/>
              </w:rPr>
              <w:t>10.06.02.0</w:t>
            </w:r>
            <w:r>
              <w:rPr>
                <w:rFonts w:eastAsia="Times New Roman"/>
                <w:noProof/>
                <w:szCs w:val="24"/>
              </w:rPr>
              <w:t>30</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EA63B68" w14:textId="77777777" w:rsidR="00C92273" w:rsidRPr="005B11CF" w:rsidRDefault="00C92273" w:rsidP="00C92273">
            <w:pPr>
              <w:pStyle w:val="bbb"/>
              <w:spacing w:before="45" w:after="45"/>
              <w:rPr>
                <w:rFonts w:eastAsia="Times New Roman"/>
                <w:noProof/>
                <w:szCs w:val="24"/>
              </w:rPr>
            </w:pPr>
            <w:r w:rsidRPr="00AE12DE">
              <w:rPr>
                <w:rFonts w:eastAsia="Times New Roman"/>
                <w:noProof/>
                <w:szCs w:val="24"/>
              </w:rPr>
              <w:t>Создание заявки на потребность в ТС по вн</w:t>
            </w:r>
            <w:r>
              <w:rPr>
                <w:rFonts w:eastAsia="Times New Roman"/>
                <w:noProof/>
                <w:szCs w:val="24"/>
              </w:rPr>
              <w:t xml:space="preserve">утренним </w:t>
            </w:r>
            <w:r w:rsidRPr="00AE12DE">
              <w:rPr>
                <w:rFonts w:eastAsia="Times New Roman"/>
                <w:noProof/>
                <w:szCs w:val="24"/>
              </w:rPr>
              <w:t>транспортировкам</w:t>
            </w:r>
          </w:p>
        </w:tc>
        <w:tc>
          <w:tcPr>
            <w:tcW w:w="557" w:type="pct"/>
            <w:tcBorders>
              <w:top w:val="single" w:sz="6" w:space="0" w:color="000000"/>
              <w:left w:val="single" w:sz="6" w:space="0" w:color="000000"/>
              <w:bottom w:val="single" w:sz="6" w:space="0" w:color="000000"/>
              <w:right w:val="single" w:sz="6" w:space="0" w:color="000000"/>
            </w:tcBorders>
          </w:tcPr>
          <w:p w14:paraId="0A41EBBC" w14:textId="77777777" w:rsidR="00C92273" w:rsidRPr="004E67CB" w:rsidRDefault="00C92273" w:rsidP="00DB553E">
            <w:pPr>
              <w:pStyle w:val="bbb"/>
              <w:spacing w:before="45" w:after="45"/>
              <w:rPr>
                <w:rFonts w:eastAsia="Times New Roman"/>
                <w:noProof/>
                <w:szCs w:val="24"/>
              </w:rPr>
            </w:pPr>
            <w:r w:rsidRPr="005B11CF">
              <w:rPr>
                <w:rFonts w:eastAsia="Times New Roman"/>
                <w:noProof/>
                <w:szCs w:val="24"/>
              </w:rPr>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DFD54CE" w14:textId="77777777" w:rsidR="00C92273" w:rsidRPr="00DD6CAD" w:rsidRDefault="00C92273" w:rsidP="00C92273">
            <w:pPr>
              <w:spacing w:after="240" w:line="276" w:lineRule="auto"/>
              <w:rPr>
                <w:rFonts w:ascii="Arial" w:hAnsi="Arial" w:cs="Arial"/>
                <w:noProof/>
                <w:color w:val="000000"/>
                <w:sz w:val="18"/>
                <w:szCs w:val="24"/>
                <w:lang w:eastAsia="ru-RU"/>
              </w:rPr>
            </w:pPr>
            <w:r w:rsidRPr="00AE12DE">
              <w:rPr>
                <w:rFonts w:ascii="Arial" w:hAnsi="Arial" w:cs="Arial"/>
                <w:noProof/>
                <w:color w:val="000000"/>
                <w:sz w:val="18"/>
                <w:szCs w:val="24"/>
                <w:lang w:eastAsia="ru-RU"/>
              </w:rPr>
              <w:t>Заявитель потребности в ТС формирует в системе заявки на работу транспорта по вн</w:t>
            </w:r>
            <w:r>
              <w:rPr>
                <w:rFonts w:ascii="Arial" w:hAnsi="Arial" w:cs="Arial"/>
                <w:noProof/>
                <w:color w:val="000000"/>
                <w:sz w:val="18"/>
                <w:szCs w:val="24"/>
                <w:lang w:eastAsia="ru-RU"/>
              </w:rPr>
              <w:t>утренним</w:t>
            </w:r>
            <w:r w:rsidRPr="00AE12DE">
              <w:rPr>
                <w:rFonts w:ascii="Arial" w:hAnsi="Arial" w:cs="Arial"/>
                <w:noProof/>
                <w:color w:val="000000"/>
                <w:sz w:val="18"/>
                <w:szCs w:val="24"/>
                <w:lang w:eastAsia="ru-RU"/>
              </w:rPr>
              <w:t xml:space="preserve"> транспортировкам - Экспедиционные заказы.</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AAB1D95" w14:textId="77777777" w:rsidR="00C92273" w:rsidRPr="00DD6CAD" w:rsidRDefault="00C92273" w:rsidP="00DB553E">
            <w:pPr>
              <w:spacing w:before="45" w:after="45"/>
              <w:ind w:left="-57"/>
              <w:jc w:val="left"/>
              <w:rPr>
                <w:rFonts w:ascii="Arial" w:hAnsi="Arial" w:cs="Arial"/>
                <w:noProof/>
                <w:color w:val="000000"/>
                <w:sz w:val="18"/>
                <w:szCs w:val="24"/>
                <w:lang w:eastAsia="ru-RU"/>
              </w:rPr>
            </w:pPr>
            <w:r>
              <w:rPr>
                <w:rFonts w:ascii="Arial" w:hAnsi="Arial" w:cs="Arial"/>
                <w:noProof/>
                <w:color w:val="000000"/>
                <w:sz w:val="18"/>
                <w:szCs w:val="24"/>
                <w:lang w:eastAsia="ru-RU"/>
              </w:rPr>
              <w:t>Заявитель потребности в ТС</w:t>
            </w:r>
          </w:p>
          <w:p w14:paraId="319AA031" w14:textId="77777777" w:rsidR="00C92273" w:rsidRPr="00DD6CAD" w:rsidRDefault="00C92273" w:rsidP="00DB553E">
            <w:pPr>
              <w:spacing w:before="45" w:after="45"/>
              <w:ind w:left="-57"/>
              <w:jc w:val="left"/>
              <w:rPr>
                <w:rFonts w:ascii="Arial" w:hAnsi="Arial" w:cs="Arial"/>
                <w:noProof/>
                <w:color w:val="000000"/>
                <w:sz w:val="18"/>
                <w:szCs w:val="24"/>
                <w:lang w:eastAsia="ru-RU"/>
              </w:rPr>
            </w:pPr>
          </w:p>
        </w:tc>
        <w:tc>
          <w:tcPr>
            <w:tcW w:w="626" w:type="pct"/>
            <w:tcBorders>
              <w:top w:val="single" w:sz="6" w:space="0" w:color="000000"/>
              <w:left w:val="single" w:sz="6" w:space="0" w:color="000000"/>
              <w:bottom w:val="single" w:sz="6" w:space="0" w:color="000000"/>
              <w:right w:val="single" w:sz="6" w:space="0" w:color="000000"/>
            </w:tcBorders>
          </w:tcPr>
          <w:p w14:paraId="14004115" w14:textId="77777777" w:rsidR="00C92273" w:rsidRPr="00DD6CAD" w:rsidRDefault="00C92273" w:rsidP="00D00956">
            <w:pPr>
              <w:spacing w:before="45" w:after="45"/>
              <w:ind w:left="-57"/>
              <w:jc w:val="left"/>
              <w:rPr>
                <w:rFonts w:ascii="Arial" w:hAnsi="Arial" w:cs="Arial"/>
                <w:noProof/>
                <w:color w:val="000000"/>
                <w:sz w:val="18"/>
                <w:szCs w:val="24"/>
                <w:lang w:eastAsia="ru-RU"/>
              </w:rPr>
            </w:pPr>
            <w:r w:rsidRPr="00831F88">
              <w:rPr>
                <w:rFonts w:ascii="Arial" w:hAnsi="Arial" w:cs="Arial"/>
                <w:noProof/>
                <w:color w:val="000000"/>
                <w:sz w:val="18"/>
                <w:szCs w:val="24"/>
                <w:lang w:eastAsia="ru-RU"/>
              </w:rPr>
              <w:t>Оперативный план вн</w:t>
            </w:r>
            <w:r w:rsidR="00D00956">
              <w:rPr>
                <w:rFonts w:ascii="Arial" w:hAnsi="Arial" w:cs="Arial"/>
                <w:noProof/>
                <w:color w:val="000000"/>
                <w:sz w:val="18"/>
                <w:szCs w:val="24"/>
                <w:lang w:eastAsia="ru-RU"/>
              </w:rPr>
              <w:t xml:space="preserve">утренних </w:t>
            </w:r>
            <w:r w:rsidRPr="00831F88">
              <w:rPr>
                <w:rFonts w:ascii="Arial" w:hAnsi="Arial" w:cs="Arial"/>
                <w:noProof/>
                <w:color w:val="000000"/>
                <w:sz w:val="18"/>
                <w:szCs w:val="24"/>
                <w:lang w:eastAsia="ru-RU"/>
              </w:rPr>
              <w:t>транспортировок сформирован</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8CD8ED4" w14:textId="77777777" w:rsidR="00C92273" w:rsidRPr="00DD6CAD" w:rsidRDefault="00C92273" w:rsidP="00DB553E">
            <w:pPr>
              <w:spacing w:before="45" w:after="45"/>
              <w:ind w:left="-57"/>
              <w:jc w:val="left"/>
              <w:rPr>
                <w:rFonts w:ascii="Arial" w:hAnsi="Arial" w:cs="Arial"/>
                <w:noProof/>
                <w:color w:val="000000"/>
                <w:sz w:val="18"/>
                <w:szCs w:val="24"/>
                <w:lang w:eastAsia="ru-RU"/>
              </w:rPr>
            </w:pPr>
            <w:r w:rsidRPr="004E67CB">
              <w:rPr>
                <w:rFonts w:ascii="Arial" w:hAnsi="Arial" w:cs="Arial"/>
                <w:noProof/>
                <w:color w:val="000000"/>
                <w:sz w:val="18"/>
                <w:szCs w:val="24"/>
                <w:lang w:eastAsia="ru-RU"/>
              </w:rPr>
              <w:t>Оперативный план (Реестр ФЗ)</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0ED50CE" w14:textId="77777777" w:rsidR="00C92273" w:rsidRPr="00DD6CAD" w:rsidRDefault="00C92273" w:rsidP="00DB553E">
            <w:pPr>
              <w:spacing w:before="45" w:after="45"/>
              <w:ind w:left="-57"/>
              <w:jc w:val="left"/>
              <w:rPr>
                <w:rFonts w:ascii="Arial" w:hAnsi="Arial" w:cs="Arial"/>
                <w:noProof/>
                <w:color w:val="000000"/>
                <w:sz w:val="18"/>
                <w:szCs w:val="24"/>
                <w:lang w:eastAsia="ru-RU"/>
              </w:rPr>
            </w:pPr>
            <w:r w:rsidRPr="00831F88">
              <w:rPr>
                <w:rFonts w:ascii="Arial" w:hAnsi="Arial" w:cs="Arial"/>
                <w:noProof/>
                <w:color w:val="000000"/>
                <w:sz w:val="18"/>
                <w:szCs w:val="24"/>
                <w:lang w:eastAsia="ru-RU"/>
              </w:rPr>
              <w:t>Экспедиционный заказ</w:t>
            </w:r>
          </w:p>
        </w:tc>
      </w:tr>
    </w:tbl>
    <w:p w14:paraId="4316050A" w14:textId="77777777" w:rsidR="00C92273" w:rsidRPr="00AE12DE" w:rsidRDefault="00C92273" w:rsidP="00C92273">
      <w:pPr>
        <w:spacing w:after="240" w:line="276" w:lineRule="auto"/>
        <w:rPr>
          <w:rFonts w:ascii="Arial" w:eastAsiaTheme="majorEastAsia" w:hAnsi="Arial" w:cs="Arial"/>
          <w:szCs w:val="24"/>
        </w:rPr>
      </w:pPr>
    </w:p>
    <w:p w14:paraId="280DA22E" w14:textId="5D99DA22" w:rsidR="00C25DAD" w:rsidRDefault="00C25DAD" w:rsidP="00142072">
      <w:pPr>
        <w:pStyle w:val="4"/>
        <w:spacing w:after="120"/>
        <w:ind w:left="862" w:hanging="862"/>
        <w:rPr>
          <w:ins w:id="515" w:author="Savinskaya Yulia" w:date="2021-02-24T13:56:00Z"/>
          <w:rFonts w:eastAsiaTheme="majorEastAsia" w:cstheme="majorBidi"/>
          <w:b/>
          <w:i w:val="0"/>
          <w:caps w:val="0"/>
          <w:sz w:val="24"/>
          <w:szCs w:val="24"/>
        </w:rPr>
      </w:pPr>
      <w:ins w:id="516" w:author="Savinskaya Yulia" w:date="2021-02-24T13:42:00Z">
        <w:r>
          <w:rPr>
            <w:rFonts w:eastAsiaTheme="majorEastAsia" w:cstheme="majorBidi"/>
            <w:b/>
            <w:i w:val="0"/>
            <w:caps w:val="0"/>
            <w:sz w:val="24"/>
            <w:szCs w:val="24"/>
          </w:rPr>
          <w:t xml:space="preserve">Шаг процесса 10.06.02.035 – Утверждение заявки на потребность в ТС </w:t>
        </w:r>
      </w:ins>
      <w:ins w:id="517" w:author="Savinskaya Yulia" w:date="2021-02-24T13:43:00Z">
        <w:r>
          <w:rPr>
            <w:rFonts w:eastAsiaTheme="majorEastAsia" w:cstheme="majorBidi"/>
            <w:b/>
            <w:i w:val="0"/>
            <w:caps w:val="0"/>
            <w:sz w:val="24"/>
            <w:szCs w:val="24"/>
          </w:rPr>
          <w:t>по внешним транспортировкам</w:t>
        </w:r>
      </w:ins>
    </w:p>
    <w:p w14:paraId="14A86663" w14:textId="01E83E3C" w:rsidR="00142072" w:rsidRDefault="00142072" w:rsidP="00142072">
      <w:pPr>
        <w:spacing w:after="240" w:line="276" w:lineRule="auto"/>
        <w:ind w:firstLine="567"/>
        <w:rPr>
          <w:ins w:id="518" w:author="Savinskaya Yulia" w:date="2021-02-24T13:59:00Z"/>
          <w:rFonts w:ascii="Arial" w:eastAsiaTheme="majorEastAsia" w:hAnsi="Arial" w:cs="Arial"/>
          <w:szCs w:val="24"/>
        </w:rPr>
      </w:pPr>
      <w:ins w:id="519" w:author="Savinskaya Yulia" w:date="2021-02-24T13:56:00Z">
        <w:r w:rsidRPr="00142072">
          <w:rPr>
            <w:rFonts w:ascii="Arial" w:eastAsiaTheme="majorEastAsia" w:hAnsi="Arial" w:cs="Arial"/>
          </w:rPr>
          <w:t xml:space="preserve">В случае, если заявка на потребность в ТС </w:t>
        </w:r>
      </w:ins>
      <w:ins w:id="520" w:author="Savinskaya Yulia" w:date="2021-02-24T14:00:00Z">
        <w:r w:rsidR="00DA10FF">
          <w:rPr>
            <w:rFonts w:ascii="Arial" w:eastAsiaTheme="majorEastAsia" w:hAnsi="Arial" w:cs="Arial"/>
          </w:rPr>
          <w:t xml:space="preserve">по внешним транспортировкам </w:t>
        </w:r>
      </w:ins>
      <w:ins w:id="521" w:author="Savinskaya Yulia" w:date="2021-02-24T13:56:00Z">
        <w:r w:rsidRPr="00142072">
          <w:rPr>
            <w:rFonts w:ascii="Arial" w:eastAsiaTheme="majorEastAsia" w:hAnsi="Arial" w:cs="Arial"/>
          </w:rPr>
          <w:t>будет выполняться не собствен</w:t>
        </w:r>
      </w:ins>
      <w:ins w:id="522" w:author="Savinskaya Yulia" w:date="2021-02-24T13:57:00Z">
        <w:r w:rsidRPr="00142072">
          <w:rPr>
            <w:rFonts w:ascii="Arial" w:eastAsiaTheme="majorEastAsia" w:hAnsi="Arial" w:cs="Arial"/>
          </w:rPr>
          <w:t xml:space="preserve">ным транспортом, а транспортом подрядчика, </w:t>
        </w:r>
      </w:ins>
      <w:ins w:id="523" w:author="Savinskaya Yulia" w:date="2021-02-24T14:00:00Z">
        <w:r w:rsidR="00DA10FF">
          <w:rPr>
            <w:rFonts w:ascii="Arial" w:eastAsiaTheme="majorEastAsia" w:hAnsi="Arial" w:cs="Arial"/>
          </w:rPr>
          <w:t xml:space="preserve">то </w:t>
        </w:r>
      </w:ins>
      <w:ins w:id="524" w:author="Savinskaya Yulia" w:date="2021-02-24T13:57:00Z">
        <w:r w:rsidRPr="00142072">
          <w:rPr>
            <w:rFonts w:ascii="Arial" w:eastAsiaTheme="majorEastAsia" w:hAnsi="Arial" w:cs="Arial"/>
          </w:rPr>
          <w:t xml:space="preserve">необходимо </w:t>
        </w:r>
      </w:ins>
      <w:ins w:id="525" w:author="Savinskaya Yulia" w:date="2021-02-24T13:58:00Z">
        <w:r>
          <w:rPr>
            <w:rFonts w:ascii="Arial" w:eastAsiaTheme="majorEastAsia" w:hAnsi="Arial" w:cs="Arial"/>
          </w:rPr>
          <w:t xml:space="preserve">такую заявку </w:t>
        </w:r>
      </w:ins>
      <w:ins w:id="526" w:author="Savinskaya Yulia" w:date="2021-02-24T13:57:00Z">
        <w:r w:rsidRPr="00142072">
          <w:rPr>
            <w:rFonts w:ascii="Arial" w:eastAsiaTheme="majorEastAsia" w:hAnsi="Arial" w:cs="Arial"/>
          </w:rPr>
          <w:t xml:space="preserve">утвердить. </w:t>
        </w:r>
      </w:ins>
      <w:ins w:id="527" w:author="Savinskaya Yulia" w:date="2021-02-24T13:58:00Z">
        <w:r>
          <w:rPr>
            <w:rFonts w:ascii="Arial" w:eastAsiaTheme="majorEastAsia" w:hAnsi="Arial" w:cs="Arial"/>
            <w:szCs w:val="24"/>
          </w:rPr>
          <w:t xml:space="preserve">Для утверждения заявки на потребность в ТС </w:t>
        </w:r>
      </w:ins>
      <w:ins w:id="528" w:author="Savinskaya Yulia" w:date="2021-02-24T14:00:00Z">
        <w:r w:rsidR="00DA10FF">
          <w:rPr>
            <w:rFonts w:ascii="Arial" w:eastAsiaTheme="majorEastAsia" w:hAnsi="Arial" w:cs="Arial"/>
          </w:rPr>
          <w:t xml:space="preserve">по внешним транспортировкам </w:t>
        </w:r>
      </w:ins>
      <w:ins w:id="529" w:author="Savinskaya Yulia" w:date="2021-02-24T13:58:00Z">
        <w:r>
          <w:rPr>
            <w:rFonts w:ascii="Arial" w:eastAsiaTheme="majorEastAsia" w:hAnsi="Arial" w:cs="Arial"/>
            <w:szCs w:val="24"/>
          </w:rPr>
          <w:t>пользователь с ролью Диспетчер ТДО использует стандартный расширенный</w:t>
        </w:r>
        <w:r w:rsidRPr="00D8469B">
          <w:rPr>
            <w:rFonts w:ascii="Arial" w:eastAsiaTheme="majorEastAsia" w:hAnsi="Arial" w:cs="Arial"/>
            <w:szCs w:val="24"/>
          </w:rPr>
          <w:t xml:space="preserve"> POWL</w:t>
        </w:r>
        <w:r w:rsidRPr="00600750">
          <w:rPr>
            <w:rFonts w:ascii="Arial" w:eastAsiaTheme="majorEastAsia" w:hAnsi="Arial" w:cs="Arial"/>
            <w:szCs w:val="24"/>
          </w:rPr>
          <w:t xml:space="preserve"> </w:t>
        </w:r>
        <w:r>
          <w:rPr>
            <w:rFonts w:ascii="Arial" w:eastAsiaTheme="majorEastAsia" w:hAnsi="Arial" w:cs="Arial"/>
            <w:szCs w:val="24"/>
          </w:rPr>
          <w:t xml:space="preserve">отчет «Обзор Экспедиционного заказа» или отчет «Заявки на транспорт к утверждению». </w:t>
        </w:r>
      </w:ins>
      <w:ins w:id="530" w:author="Savinskaya Yulia" w:date="2021-02-24T13:59:00Z">
        <w:r>
          <w:rPr>
            <w:rFonts w:ascii="Arial" w:eastAsiaTheme="majorEastAsia" w:hAnsi="Arial" w:cs="Arial"/>
            <w:szCs w:val="24"/>
          </w:rPr>
          <w:t xml:space="preserve">В отчете </w:t>
        </w:r>
      </w:ins>
      <w:ins w:id="531" w:author="Savinskaya Yulia" w:date="2021-02-24T13:58:00Z">
        <w:r>
          <w:rPr>
            <w:rFonts w:ascii="Arial" w:eastAsiaTheme="majorEastAsia" w:hAnsi="Arial" w:cs="Arial"/>
            <w:szCs w:val="24"/>
          </w:rPr>
          <w:t xml:space="preserve">Диспетчер ТДО выделяет </w:t>
        </w:r>
      </w:ins>
      <w:ins w:id="532" w:author="Savinskaya Yulia" w:date="2021-02-24T14:05:00Z">
        <w:r w:rsidR="00DA10FF">
          <w:rPr>
            <w:rFonts w:ascii="Arial" w:eastAsiaTheme="majorEastAsia" w:hAnsi="Arial" w:cs="Arial"/>
            <w:szCs w:val="24"/>
          </w:rPr>
          <w:t>Экспедиционный заказ</w:t>
        </w:r>
      </w:ins>
      <w:ins w:id="533" w:author="Savinskaya Yulia" w:date="2021-02-24T13:58:00Z">
        <w:r>
          <w:rPr>
            <w:rFonts w:ascii="Arial" w:eastAsiaTheme="majorEastAsia" w:hAnsi="Arial" w:cs="Arial"/>
            <w:szCs w:val="24"/>
          </w:rPr>
          <w:t xml:space="preserve"> или несколько </w:t>
        </w:r>
      </w:ins>
      <w:ins w:id="534" w:author="Savinskaya Yulia" w:date="2021-02-24T14:05:00Z">
        <w:r w:rsidR="00DA10FF">
          <w:rPr>
            <w:rFonts w:ascii="Arial" w:eastAsiaTheme="majorEastAsia" w:hAnsi="Arial" w:cs="Arial"/>
            <w:szCs w:val="24"/>
          </w:rPr>
          <w:t>заказов</w:t>
        </w:r>
      </w:ins>
      <w:ins w:id="535" w:author="Savinskaya Yulia" w:date="2021-02-24T13:58:00Z">
        <w:r>
          <w:rPr>
            <w:rFonts w:ascii="Arial" w:eastAsiaTheme="majorEastAsia" w:hAnsi="Arial" w:cs="Arial"/>
            <w:szCs w:val="24"/>
          </w:rPr>
          <w:t xml:space="preserve"> и нажимает «Утвердить заявку». </w:t>
        </w:r>
        <w:r w:rsidRPr="003A4E9F">
          <w:rPr>
            <w:rFonts w:ascii="Arial" w:eastAsiaTheme="majorEastAsia" w:hAnsi="Arial" w:cs="Arial"/>
            <w:szCs w:val="24"/>
          </w:rPr>
          <w:t xml:space="preserve">После утверждения статус заявки </w:t>
        </w:r>
        <w:r>
          <w:rPr>
            <w:rFonts w:ascii="Arial" w:eastAsiaTheme="majorEastAsia" w:hAnsi="Arial" w:cs="Arial"/>
            <w:szCs w:val="24"/>
          </w:rPr>
          <w:t>меняется</w:t>
        </w:r>
        <w:r w:rsidRPr="003A4E9F">
          <w:rPr>
            <w:rFonts w:ascii="Arial" w:eastAsiaTheme="majorEastAsia" w:hAnsi="Arial" w:cs="Arial"/>
            <w:szCs w:val="24"/>
          </w:rPr>
          <w:t xml:space="preserve">, </w:t>
        </w:r>
        <w:r>
          <w:rPr>
            <w:rFonts w:ascii="Arial" w:eastAsiaTheme="majorEastAsia" w:hAnsi="Arial" w:cs="Arial"/>
            <w:szCs w:val="24"/>
          </w:rPr>
          <w:t xml:space="preserve">и </w:t>
        </w:r>
        <w:r w:rsidRPr="003A4E9F">
          <w:rPr>
            <w:rFonts w:ascii="Arial" w:eastAsiaTheme="majorEastAsia" w:hAnsi="Arial" w:cs="Arial"/>
            <w:szCs w:val="24"/>
          </w:rPr>
          <w:t xml:space="preserve">это означает, что </w:t>
        </w:r>
        <w:r w:rsidRPr="00D8469B">
          <w:rPr>
            <w:rFonts w:ascii="Arial" w:eastAsiaTheme="majorEastAsia" w:hAnsi="Arial" w:cs="Arial"/>
            <w:szCs w:val="24"/>
          </w:rPr>
          <w:t xml:space="preserve">заявка на утверждении у </w:t>
        </w:r>
        <w:r>
          <w:rPr>
            <w:rFonts w:ascii="Arial" w:eastAsiaTheme="majorEastAsia" w:hAnsi="Arial" w:cs="Arial"/>
            <w:szCs w:val="24"/>
          </w:rPr>
          <w:t>Диспетчера логистического оператора.</w:t>
        </w:r>
      </w:ins>
    </w:p>
    <w:p w14:paraId="725241C9" w14:textId="3091A3ED" w:rsidR="00142072" w:rsidRDefault="00DA10FF" w:rsidP="00DA10FF">
      <w:pPr>
        <w:spacing w:after="240" w:line="276" w:lineRule="auto"/>
        <w:ind w:firstLine="567"/>
        <w:rPr>
          <w:ins w:id="536" w:author="Savinskaya Yulia" w:date="2021-02-24T14:05:00Z"/>
          <w:rFonts w:ascii="Arial" w:eastAsiaTheme="majorEastAsia" w:hAnsi="Arial" w:cs="Arial"/>
          <w:szCs w:val="24"/>
        </w:rPr>
      </w:pPr>
      <w:ins w:id="537" w:author="Savinskaya Yulia" w:date="2021-02-24T13:59:00Z">
        <w:r w:rsidRPr="003A4E9F">
          <w:rPr>
            <w:rFonts w:ascii="Arial" w:eastAsiaTheme="majorEastAsia" w:hAnsi="Arial" w:cs="Arial"/>
            <w:szCs w:val="24"/>
          </w:rPr>
          <w:t>До момента утверждения Диспетчером ТДО такая заявка недоступна для планирования и не отображается у Диспетчера</w:t>
        </w:r>
        <w:r>
          <w:rPr>
            <w:rFonts w:ascii="Arial" w:eastAsiaTheme="majorEastAsia" w:hAnsi="Arial" w:cs="Arial"/>
            <w:szCs w:val="24"/>
          </w:rPr>
          <w:t xml:space="preserve"> логистического оператора.</w:t>
        </w:r>
      </w:ins>
      <w:ins w:id="538" w:author="Savinskaya Yulia" w:date="2021-02-24T14:00:00Z">
        <w:r>
          <w:rPr>
            <w:rFonts w:ascii="Arial" w:eastAsiaTheme="majorEastAsia" w:hAnsi="Arial" w:cs="Arial"/>
            <w:szCs w:val="24"/>
          </w:rPr>
          <w:t xml:space="preserve"> Сроки утверждения заявок </w:t>
        </w:r>
        <w:r>
          <w:rPr>
            <w:rFonts w:ascii="Arial" w:eastAsiaTheme="majorEastAsia" w:hAnsi="Arial" w:cs="Arial"/>
            <w:szCs w:val="24"/>
          </w:rPr>
          <w:lastRenderedPageBreak/>
          <w:t xml:space="preserve">на потребность в ТС </w:t>
        </w:r>
      </w:ins>
      <w:ins w:id="539" w:author="Savinskaya Yulia" w:date="2021-02-24T14:27:00Z">
        <w:r w:rsidR="0022655A">
          <w:rPr>
            <w:rFonts w:ascii="Arial" w:eastAsiaTheme="majorEastAsia" w:hAnsi="Arial" w:cs="Arial"/>
            <w:szCs w:val="24"/>
          </w:rPr>
          <w:t xml:space="preserve">по внешним транспортировкам </w:t>
        </w:r>
      </w:ins>
      <w:ins w:id="540" w:author="Savinskaya Yulia" w:date="2021-02-24T14:00:00Z">
        <w:r w:rsidRPr="00D8469B">
          <w:rPr>
            <w:rFonts w:ascii="Arial" w:eastAsiaTheme="majorEastAsia" w:hAnsi="Arial" w:cs="Arial"/>
            <w:szCs w:val="24"/>
          </w:rPr>
          <w:t>регламентируются локальными нормативными документами, например, Регламентами.</w:t>
        </w:r>
      </w:ins>
    </w:p>
    <w:p w14:paraId="757DD0A5" w14:textId="53AD3EB2" w:rsidR="00DA10FF" w:rsidRDefault="00DA10FF" w:rsidP="00DA10FF">
      <w:pPr>
        <w:spacing w:after="240" w:line="276" w:lineRule="auto"/>
        <w:ind w:firstLine="567"/>
        <w:rPr>
          <w:ins w:id="541" w:author="Savinskaya Yulia" w:date="2021-02-24T14:06:00Z"/>
          <w:rFonts w:ascii="Arial" w:eastAsiaTheme="majorEastAsia" w:hAnsi="Arial" w:cs="Arial"/>
          <w:szCs w:val="24"/>
        </w:rPr>
      </w:pPr>
      <w:ins w:id="542" w:author="Savinskaya Yulia" w:date="2021-02-24T14:05:00Z">
        <w:r>
          <w:rPr>
            <w:rFonts w:ascii="Arial" w:eastAsiaTheme="majorEastAsia" w:hAnsi="Arial" w:cs="Arial"/>
            <w:szCs w:val="24"/>
          </w:rPr>
          <w:t xml:space="preserve">Возможность утверждения Экспедиционного заказа реализована с помощью разработки </w:t>
        </w:r>
      </w:ins>
      <w:ins w:id="543" w:author="Savinskaya Yulia" w:date="2021-02-24T14:06:00Z">
        <w:r>
          <w:rPr>
            <w:rFonts w:ascii="Arial" w:eastAsiaTheme="majorEastAsia" w:hAnsi="Arial" w:cs="Arial"/>
            <w:szCs w:val="24"/>
          </w:rPr>
          <w:t>ТМ300.01.</w:t>
        </w:r>
      </w:ins>
    </w:p>
    <w:p w14:paraId="7F4C3BF0" w14:textId="1ECBF9AC" w:rsidR="00DA10FF" w:rsidRDefault="00DA10FF" w:rsidP="00DA10FF">
      <w:pPr>
        <w:pStyle w:val="a7"/>
        <w:jc w:val="right"/>
        <w:rPr>
          <w:ins w:id="544" w:author="Savinskaya Yulia" w:date="2021-02-24T14:06:00Z"/>
          <w:rFonts w:ascii="Arial" w:hAnsi="Arial" w:cs="Arial"/>
          <w:b/>
          <w:sz w:val="22"/>
        </w:rPr>
      </w:pPr>
      <w:ins w:id="545" w:author="Savinskaya Yulia" w:date="2021-02-24T14:06:00Z">
        <w:r w:rsidRPr="00916FAB">
          <w:rPr>
            <w:rFonts w:ascii="Arial" w:hAnsi="Arial" w:cs="Arial"/>
            <w:b/>
            <w:sz w:val="22"/>
          </w:rPr>
          <w:t xml:space="preserve">Таблица </w:t>
        </w:r>
        <w:r>
          <w:rPr>
            <w:rFonts w:ascii="Arial" w:hAnsi="Arial" w:cs="Arial"/>
            <w:b/>
            <w:sz w:val="22"/>
          </w:rPr>
          <w:t>1</w:t>
        </w:r>
      </w:ins>
      <w:ins w:id="546" w:author="Savinskaya Yulia" w:date="2021-02-24T14:07:00Z">
        <w:r>
          <w:rPr>
            <w:rFonts w:ascii="Arial" w:hAnsi="Arial" w:cs="Arial"/>
            <w:b/>
            <w:sz w:val="22"/>
          </w:rPr>
          <w:t>6</w:t>
        </w:r>
      </w:ins>
      <w:ins w:id="547" w:author="Savinskaya Yulia" w:date="2021-02-24T14:06:00Z">
        <w:r w:rsidRPr="00916FAB">
          <w:rPr>
            <w:rFonts w:ascii="Arial" w:hAnsi="Arial" w:cs="Arial"/>
            <w:b/>
            <w:sz w:val="22"/>
          </w:rPr>
          <w:t xml:space="preserve">. Описание </w:t>
        </w:r>
        <w:r>
          <w:rPr>
            <w:rFonts w:ascii="Arial" w:hAnsi="Arial" w:cs="Arial"/>
            <w:b/>
            <w:sz w:val="22"/>
          </w:rPr>
          <w:t>шага «</w:t>
        </w:r>
      </w:ins>
      <w:ins w:id="548" w:author="Savinskaya Yulia" w:date="2021-02-24T14:07:00Z">
        <w:r>
          <w:rPr>
            <w:rFonts w:ascii="Arial" w:hAnsi="Arial" w:cs="Arial"/>
            <w:b/>
            <w:sz w:val="22"/>
          </w:rPr>
          <w:t>Утверждение заявки на потребность в ТС по внешним транспортировкам</w:t>
        </w:r>
      </w:ins>
      <w:ins w:id="549" w:author="Savinskaya Yulia" w:date="2021-02-24T14:06:00Z">
        <w:r>
          <w:rPr>
            <w:rFonts w:ascii="Arial" w:hAnsi="Arial" w:cs="Arial"/>
            <w:b/>
            <w:sz w:val="22"/>
          </w:rPr>
          <w:t>»</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DA10FF" w14:paraId="44E62DAD" w14:textId="77777777" w:rsidTr="00ED4F88">
        <w:trPr>
          <w:ins w:id="550" w:author="Savinskaya Yulia" w:date="2021-02-24T14:06:00Z"/>
        </w:trPr>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AA456CE" w14:textId="77777777" w:rsidR="00DA10FF" w:rsidRDefault="00DA10FF" w:rsidP="00ED4F88">
            <w:pPr>
              <w:pStyle w:val="h"/>
              <w:spacing w:before="45" w:after="45"/>
              <w:rPr>
                <w:ins w:id="551" w:author="Savinskaya Yulia" w:date="2021-02-24T14:06:00Z"/>
                <w:noProof/>
                <w:szCs w:val="24"/>
              </w:rPr>
            </w:pPr>
            <w:ins w:id="552" w:author="Savinskaya Yulia" w:date="2021-02-24T14:06:00Z">
              <w:r>
                <w:rPr>
                  <w:noProof/>
                  <w:szCs w:val="24"/>
                </w:rPr>
                <w:t>№</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DA2F6F9" w14:textId="77777777" w:rsidR="00DA10FF" w:rsidRDefault="00DA10FF" w:rsidP="00ED4F88">
            <w:pPr>
              <w:pStyle w:val="h"/>
              <w:spacing w:before="45" w:after="45"/>
              <w:rPr>
                <w:ins w:id="553" w:author="Savinskaya Yulia" w:date="2021-02-24T14:06:00Z"/>
                <w:noProof/>
                <w:szCs w:val="24"/>
              </w:rPr>
            </w:pPr>
            <w:ins w:id="554" w:author="Savinskaya Yulia" w:date="2021-02-24T14:06:00Z">
              <w:r>
                <w:rPr>
                  <w:noProof/>
                  <w:szCs w:val="24"/>
                </w:rPr>
                <w:t>Операция</w:t>
              </w:r>
            </w:ins>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6FE99C00" w14:textId="77777777" w:rsidR="00DA10FF" w:rsidRPr="00FD169A" w:rsidRDefault="00DA10FF" w:rsidP="00ED4F88">
            <w:pPr>
              <w:pStyle w:val="h"/>
              <w:spacing w:before="45" w:after="45"/>
              <w:rPr>
                <w:ins w:id="555" w:author="Savinskaya Yulia" w:date="2021-02-24T14:06:00Z"/>
                <w:noProof/>
                <w:szCs w:val="24"/>
                <w:lang w:val="en-US"/>
              </w:rPr>
            </w:pPr>
            <w:ins w:id="556" w:author="Savinskaya Yulia" w:date="2021-02-24T14:06:00Z">
              <w:r>
                <w:rPr>
                  <w:noProof/>
                  <w:szCs w:val="24"/>
                </w:rPr>
                <w:t>Транзакция</w:t>
              </w:r>
            </w:ins>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0129B6A" w14:textId="77777777" w:rsidR="00DA10FF" w:rsidRDefault="00DA10FF" w:rsidP="00ED4F88">
            <w:pPr>
              <w:pStyle w:val="h"/>
              <w:spacing w:before="45" w:after="45"/>
              <w:rPr>
                <w:ins w:id="557" w:author="Savinskaya Yulia" w:date="2021-02-24T14:06:00Z"/>
                <w:noProof/>
                <w:szCs w:val="24"/>
              </w:rPr>
            </w:pPr>
            <w:ins w:id="558" w:author="Savinskaya Yulia" w:date="2021-02-24T14:06:00Z">
              <w:r>
                <w:rPr>
                  <w:noProof/>
                  <w:szCs w:val="24"/>
                </w:rPr>
                <w:t>Описание</w:t>
              </w:r>
            </w:ins>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4E1359C" w14:textId="77777777" w:rsidR="00DA10FF" w:rsidRDefault="00DA10FF" w:rsidP="00ED4F88">
            <w:pPr>
              <w:pStyle w:val="h"/>
              <w:spacing w:before="45" w:after="45"/>
              <w:rPr>
                <w:ins w:id="559" w:author="Savinskaya Yulia" w:date="2021-02-24T14:06:00Z"/>
                <w:noProof/>
                <w:szCs w:val="24"/>
              </w:rPr>
            </w:pPr>
            <w:ins w:id="560" w:author="Savinskaya Yulia" w:date="2021-02-24T14:06:00Z">
              <w:r>
                <w:rPr>
                  <w:noProof/>
                  <w:szCs w:val="24"/>
                </w:rPr>
                <w:t>Бизнес-роль</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1ED25E24" w14:textId="77777777" w:rsidR="00DA10FF" w:rsidRDefault="00DA10FF" w:rsidP="00ED4F88">
            <w:pPr>
              <w:pStyle w:val="h"/>
              <w:spacing w:before="45" w:after="45"/>
              <w:rPr>
                <w:ins w:id="561" w:author="Savinskaya Yulia" w:date="2021-02-24T14:06:00Z"/>
                <w:noProof/>
                <w:szCs w:val="24"/>
              </w:rPr>
            </w:pPr>
            <w:ins w:id="562" w:author="Savinskaya Yulia" w:date="2021-02-24T14:06:00Z">
              <w:r>
                <w:rPr>
                  <w:noProof/>
                  <w:szCs w:val="24"/>
                </w:rPr>
                <w:t>Предпосылки</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77254F6" w14:textId="77777777" w:rsidR="00DA10FF" w:rsidRDefault="00DA10FF" w:rsidP="00ED4F88">
            <w:pPr>
              <w:pStyle w:val="h"/>
              <w:spacing w:before="45" w:after="45"/>
              <w:rPr>
                <w:ins w:id="563" w:author="Savinskaya Yulia" w:date="2021-02-24T14:06:00Z"/>
                <w:noProof/>
                <w:szCs w:val="24"/>
              </w:rPr>
            </w:pPr>
            <w:ins w:id="564" w:author="Savinskaya Yulia" w:date="2021-02-24T14:06:00Z">
              <w:r>
                <w:rPr>
                  <w:noProof/>
                  <w:szCs w:val="24"/>
                </w:rPr>
                <w:t>Вход</w:t>
              </w:r>
            </w:ins>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8321897" w14:textId="77777777" w:rsidR="00DA10FF" w:rsidRDefault="00DA10FF" w:rsidP="00ED4F88">
            <w:pPr>
              <w:pStyle w:val="h"/>
              <w:spacing w:before="45" w:after="45"/>
              <w:rPr>
                <w:ins w:id="565" w:author="Savinskaya Yulia" w:date="2021-02-24T14:06:00Z"/>
                <w:noProof/>
                <w:szCs w:val="24"/>
              </w:rPr>
            </w:pPr>
            <w:ins w:id="566" w:author="Savinskaya Yulia" w:date="2021-02-24T14:06:00Z">
              <w:r>
                <w:rPr>
                  <w:noProof/>
                  <w:szCs w:val="24"/>
                </w:rPr>
                <w:t>Выход</w:t>
              </w:r>
            </w:ins>
          </w:p>
        </w:tc>
      </w:tr>
      <w:tr w:rsidR="00DA10FF" w14:paraId="366CC06F" w14:textId="77777777" w:rsidTr="00ED4F88">
        <w:trPr>
          <w:ins w:id="567" w:author="Savinskaya Yulia" w:date="2021-02-24T14:06:00Z"/>
        </w:trPr>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D731100" w14:textId="1D12E990" w:rsidR="00DA10FF" w:rsidRPr="005B11CF" w:rsidRDefault="00DA10FF" w:rsidP="00DA10FF">
            <w:pPr>
              <w:pStyle w:val="bbb"/>
              <w:spacing w:before="45" w:after="45"/>
              <w:rPr>
                <w:ins w:id="568" w:author="Savinskaya Yulia" w:date="2021-02-24T14:06:00Z"/>
                <w:rFonts w:eastAsia="Times New Roman"/>
                <w:noProof/>
                <w:szCs w:val="24"/>
              </w:rPr>
            </w:pPr>
            <w:ins w:id="569" w:author="Savinskaya Yulia" w:date="2021-02-24T14:06:00Z">
              <w:r w:rsidRPr="005B11CF">
                <w:rPr>
                  <w:rFonts w:eastAsia="Times New Roman"/>
                  <w:noProof/>
                  <w:szCs w:val="24"/>
                </w:rPr>
                <w:t>10.06.02.0</w:t>
              </w:r>
              <w:r>
                <w:rPr>
                  <w:rFonts w:eastAsia="Times New Roman"/>
                  <w:noProof/>
                  <w:szCs w:val="24"/>
                </w:rPr>
                <w:t>3</w:t>
              </w:r>
            </w:ins>
            <w:ins w:id="570" w:author="Savinskaya Yulia" w:date="2021-02-24T14:08:00Z">
              <w:r>
                <w:rPr>
                  <w:rFonts w:eastAsia="Times New Roman"/>
                  <w:noProof/>
                  <w:szCs w:val="24"/>
                </w:rPr>
                <w:t>5</w:t>
              </w:r>
            </w:ins>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2600DF5" w14:textId="6905242F" w:rsidR="00DA10FF" w:rsidRPr="005B11CF" w:rsidRDefault="00DA10FF" w:rsidP="00ED4F88">
            <w:pPr>
              <w:pStyle w:val="bbb"/>
              <w:spacing w:before="45" w:after="45"/>
              <w:rPr>
                <w:ins w:id="571" w:author="Savinskaya Yulia" w:date="2021-02-24T14:06:00Z"/>
                <w:rFonts w:eastAsia="Times New Roman"/>
                <w:noProof/>
                <w:szCs w:val="24"/>
              </w:rPr>
            </w:pPr>
            <w:ins w:id="572" w:author="Savinskaya Yulia" w:date="2021-02-24T14:08:00Z">
              <w:r w:rsidRPr="00DA10FF">
                <w:rPr>
                  <w:rFonts w:eastAsia="Times New Roman"/>
                  <w:noProof/>
                  <w:szCs w:val="24"/>
                </w:rPr>
                <w:t>Утверждение заявки на потребность в ТС по внешним транспортировкам</w:t>
              </w:r>
            </w:ins>
          </w:p>
        </w:tc>
        <w:tc>
          <w:tcPr>
            <w:tcW w:w="557" w:type="pct"/>
            <w:tcBorders>
              <w:top w:val="single" w:sz="6" w:space="0" w:color="000000"/>
              <w:left w:val="single" w:sz="6" w:space="0" w:color="000000"/>
              <w:bottom w:val="single" w:sz="6" w:space="0" w:color="000000"/>
              <w:right w:val="single" w:sz="6" w:space="0" w:color="000000"/>
            </w:tcBorders>
          </w:tcPr>
          <w:p w14:paraId="4A044B7E" w14:textId="77777777" w:rsidR="00DA10FF" w:rsidRPr="004E67CB" w:rsidRDefault="00DA10FF" w:rsidP="00ED4F88">
            <w:pPr>
              <w:pStyle w:val="bbb"/>
              <w:spacing w:before="45" w:after="45"/>
              <w:rPr>
                <w:ins w:id="573" w:author="Savinskaya Yulia" w:date="2021-02-24T14:06:00Z"/>
                <w:rFonts w:eastAsia="Times New Roman"/>
                <w:noProof/>
                <w:szCs w:val="24"/>
              </w:rPr>
            </w:pPr>
            <w:ins w:id="574" w:author="Savinskaya Yulia" w:date="2021-02-24T14:06:00Z">
              <w:r w:rsidRPr="005B11CF">
                <w:rPr>
                  <w:rFonts w:eastAsia="Times New Roman"/>
                  <w:noProof/>
                  <w:szCs w:val="24"/>
                </w:rPr>
                <w:t>NWBC</w:t>
              </w:r>
            </w:ins>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1D0F24C" w14:textId="0D80D14E" w:rsidR="00DA10FF" w:rsidRPr="00DD6CAD" w:rsidRDefault="00DA10FF" w:rsidP="00ED4F88">
            <w:pPr>
              <w:spacing w:after="240" w:line="276" w:lineRule="auto"/>
              <w:rPr>
                <w:ins w:id="575" w:author="Savinskaya Yulia" w:date="2021-02-24T14:06:00Z"/>
                <w:rFonts w:ascii="Arial" w:hAnsi="Arial" w:cs="Arial"/>
                <w:noProof/>
                <w:color w:val="000000"/>
                <w:sz w:val="18"/>
                <w:szCs w:val="24"/>
                <w:lang w:eastAsia="ru-RU"/>
              </w:rPr>
            </w:pPr>
            <w:ins w:id="576" w:author="Savinskaya Yulia" w:date="2021-02-24T14:08:00Z">
              <w:r>
                <w:rPr>
                  <w:rFonts w:ascii="Arial" w:hAnsi="Arial" w:cs="Arial"/>
                  <w:noProof/>
                  <w:color w:val="000000"/>
                  <w:sz w:val="18"/>
                  <w:szCs w:val="24"/>
                  <w:lang w:eastAsia="ru-RU"/>
                </w:rPr>
                <w:t>Диспетчер ТДО утверждает заявки на потребность в ТС по внешним транспортировкам</w:t>
              </w:r>
            </w:ins>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7EC190F" w14:textId="39A3BD86" w:rsidR="00DA10FF" w:rsidRPr="00DD6CAD" w:rsidRDefault="00DA10FF" w:rsidP="00ED4F88">
            <w:pPr>
              <w:spacing w:before="45" w:after="45"/>
              <w:ind w:left="-57"/>
              <w:jc w:val="left"/>
              <w:rPr>
                <w:ins w:id="577" w:author="Savinskaya Yulia" w:date="2021-02-24T14:06:00Z"/>
                <w:rFonts w:ascii="Arial" w:hAnsi="Arial" w:cs="Arial"/>
                <w:noProof/>
                <w:color w:val="000000"/>
                <w:sz w:val="18"/>
                <w:szCs w:val="24"/>
                <w:lang w:eastAsia="ru-RU"/>
              </w:rPr>
            </w:pPr>
            <w:ins w:id="578" w:author="Savinskaya Yulia" w:date="2021-02-24T14:09:00Z">
              <w:r>
                <w:rPr>
                  <w:rFonts w:ascii="Arial" w:hAnsi="Arial" w:cs="Arial"/>
                  <w:noProof/>
                  <w:color w:val="000000"/>
                  <w:sz w:val="18"/>
                  <w:szCs w:val="24"/>
                  <w:lang w:eastAsia="ru-RU"/>
                </w:rPr>
                <w:t>Диспетчер ТДО</w:t>
              </w:r>
            </w:ins>
          </w:p>
          <w:p w14:paraId="678A5147" w14:textId="77777777" w:rsidR="00DA10FF" w:rsidRPr="00DD6CAD" w:rsidRDefault="00DA10FF" w:rsidP="00ED4F88">
            <w:pPr>
              <w:spacing w:before="45" w:after="45"/>
              <w:ind w:left="-57"/>
              <w:jc w:val="left"/>
              <w:rPr>
                <w:ins w:id="579" w:author="Savinskaya Yulia" w:date="2021-02-24T14:06:00Z"/>
                <w:rFonts w:ascii="Arial" w:hAnsi="Arial" w:cs="Arial"/>
                <w:noProof/>
                <w:color w:val="000000"/>
                <w:sz w:val="18"/>
                <w:szCs w:val="24"/>
                <w:lang w:eastAsia="ru-RU"/>
              </w:rPr>
            </w:pPr>
          </w:p>
        </w:tc>
        <w:tc>
          <w:tcPr>
            <w:tcW w:w="626" w:type="pct"/>
            <w:tcBorders>
              <w:top w:val="single" w:sz="6" w:space="0" w:color="000000"/>
              <w:left w:val="single" w:sz="6" w:space="0" w:color="000000"/>
              <w:bottom w:val="single" w:sz="6" w:space="0" w:color="000000"/>
              <w:right w:val="single" w:sz="6" w:space="0" w:color="000000"/>
            </w:tcBorders>
          </w:tcPr>
          <w:p w14:paraId="405D0229" w14:textId="41829A6D" w:rsidR="00DA10FF" w:rsidRPr="00DD6CAD" w:rsidRDefault="00DA10FF" w:rsidP="00ED4F88">
            <w:pPr>
              <w:spacing w:before="45" w:after="45"/>
              <w:ind w:left="-57"/>
              <w:jc w:val="left"/>
              <w:rPr>
                <w:ins w:id="580" w:author="Savinskaya Yulia" w:date="2021-02-24T14:06:00Z"/>
                <w:rFonts w:ascii="Arial" w:hAnsi="Arial" w:cs="Arial"/>
                <w:noProof/>
                <w:color w:val="000000"/>
                <w:sz w:val="18"/>
                <w:szCs w:val="24"/>
                <w:lang w:eastAsia="ru-RU"/>
              </w:rPr>
            </w:pPr>
            <w:ins w:id="581" w:author="Savinskaya Yulia" w:date="2021-02-24T14:10:00Z">
              <w:r w:rsidRPr="00DA10FF">
                <w:rPr>
                  <w:rFonts w:ascii="Arial" w:hAnsi="Arial" w:cs="Arial"/>
                  <w:noProof/>
                  <w:color w:val="000000"/>
                  <w:sz w:val="18"/>
                  <w:szCs w:val="24"/>
                  <w:lang w:eastAsia="ru-RU"/>
                </w:rPr>
                <w:t>Создана заявка на ТС подрядчика</w:t>
              </w:r>
            </w:ins>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B28B1EA" w14:textId="147E1DB1" w:rsidR="00DA10FF" w:rsidRPr="00DD6CAD" w:rsidRDefault="00DA10FF" w:rsidP="00ED4F88">
            <w:pPr>
              <w:spacing w:before="45" w:after="45"/>
              <w:ind w:left="-57"/>
              <w:jc w:val="left"/>
              <w:rPr>
                <w:ins w:id="582" w:author="Savinskaya Yulia" w:date="2021-02-24T14:06:00Z"/>
                <w:rFonts w:ascii="Arial" w:hAnsi="Arial" w:cs="Arial"/>
                <w:noProof/>
                <w:color w:val="000000"/>
                <w:sz w:val="18"/>
                <w:szCs w:val="24"/>
                <w:lang w:eastAsia="ru-RU"/>
              </w:rPr>
            </w:pPr>
            <w:ins w:id="583" w:author="Savinskaya Yulia" w:date="2021-02-24T14:10:00Z">
              <w:r>
                <w:rPr>
                  <w:rFonts w:ascii="Arial" w:hAnsi="Arial" w:cs="Arial"/>
                  <w:noProof/>
                  <w:color w:val="000000"/>
                  <w:sz w:val="18"/>
                  <w:szCs w:val="24"/>
                  <w:lang w:eastAsia="ru-RU"/>
                </w:rPr>
                <w:t>Экспедиционный заказ (Создан)</w:t>
              </w:r>
            </w:ins>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33E41BC" w14:textId="4D1DD295" w:rsidR="00DA10FF" w:rsidRPr="00DD6CAD" w:rsidRDefault="00DA10FF" w:rsidP="00DA10FF">
            <w:pPr>
              <w:spacing w:before="45" w:after="45"/>
              <w:ind w:left="-57"/>
              <w:jc w:val="left"/>
              <w:rPr>
                <w:ins w:id="584" w:author="Savinskaya Yulia" w:date="2021-02-24T14:06:00Z"/>
                <w:rFonts w:ascii="Arial" w:hAnsi="Arial" w:cs="Arial"/>
                <w:noProof/>
                <w:color w:val="000000"/>
                <w:sz w:val="18"/>
                <w:szCs w:val="24"/>
                <w:lang w:eastAsia="ru-RU"/>
              </w:rPr>
            </w:pPr>
            <w:ins w:id="585" w:author="Savinskaya Yulia" w:date="2021-02-24T14:10:00Z">
              <w:r>
                <w:rPr>
                  <w:rFonts w:ascii="Arial" w:hAnsi="Arial" w:cs="Arial"/>
                  <w:noProof/>
                  <w:color w:val="000000"/>
                  <w:sz w:val="18"/>
                  <w:szCs w:val="24"/>
                  <w:lang w:eastAsia="ru-RU"/>
                </w:rPr>
                <w:t>Экспедиционный заказ (Утвержден)</w:t>
              </w:r>
            </w:ins>
          </w:p>
        </w:tc>
      </w:tr>
    </w:tbl>
    <w:p w14:paraId="6FA74699" w14:textId="77777777" w:rsidR="00DA10FF" w:rsidRPr="00DA10FF" w:rsidRDefault="00DA10FF">
      <w:pPr>
        <w:spacing w:after="240" w:line="276" w:lineRule="auto"/>
        <w:rPr>
          <w:ins w:id="586" w:author="Savinskaya Yulia" w:date="2021-02-24T13:42:00Z"/>
          <w:rFonts w:ascii="Arial" w:eastAsiaTheme="majorEastAsia" w:hAnsi="Arial" w:cs="Arial"/>
          <w:szCs w:val="24"/>
        </w:rPr>
        <w:pPrChange w:id="587" w:author="Savinskaya Yulia" w:date="2021-02-24T14:06:00Z">
          <w:pPr>
            <w:spacing w:after="240" w:line="276" w:lineRule="auto"/>
            <w:ind w:firstLine="567"/>
          </w:pPr>
        </w:pPrChange>
      </w:pPr>
    </w:p>
    <w:p w14:paraId="253BE5EE" w14:textId="2B63DB9A" w:rsidR="00103810" w:rsidRDefault="00C25DAD" w:rsidP="00103810">
      <w:pPr>
        <w:pStyle w:val="4"/>
        <w:spacing w:after="120"/>
        <w:ind w:left="862" w:hanging="862"/>
        <w:rPr>
          <w:ins w:id="588" w:author="Savinskaya Yulia" w:date="2021-02-24T14:11:00Z"/>
          <w:rFonts w:eastAsiaTheme="majorEastAsia" w:cstheme="majorBidi"/>
          <w:b/>
          <w:i w:val="0"/>
          <w:caps w:val="0"/>
          <w:sz w:val="24"/>
          <w:szCs w:val="24"/>
        </w:rPr>
      </w:pPr>
      <w:ins w:id="589" w:author="Savinskaya Yulia" w:date="2021-02-24T13:43:00Z">
        <w:r>
          <w:rPr>
            <w:rFonts w:eastAsiaTheme="majorEastAsia" w:cstheme="majorBidi"/>
            <w:b/>
            <w:i w:val="0"/>
            <w:caps w:val="0"/>
            <w:sz w:val="24"/>
            <w:szCs w:val="24"/>
          </w:rPr>
          <w:t>Шаг процесса 10.06.02.040 – Утверждение заявки на потребность в ТС по внутренним транспортировкам</w:t>
        </w:r>
      </w:ins>
    </w:p>
    <w:p w14:paraId="764ED84F" w14:textId="59E6B23E" w:rsidR="00103810" w:rsidRDefault="00103810" w:rsidP="00103810">
      <w:pPr>
        <w:spacing w:after="240" w:line="276" w:lineRule="auto"/>
        <w:ind w:firstLine="567"/>
        <w:rPr>
          <w:ins w:id="590" w:author="Savinskaya Yulia" w:date="2021-02-24T14:11:00Z"/>
          <w:rFonts w:ascii="Arial" w:eastAsiaTheme="majorEastAsia" w:hAnsi="Arial" w:cs="Arial"/>
          <w:szCs w:val="24"/>
        </w:rPr>
      </w:pPr>
      <w:ins w:id="591" w:author="Savinskaya Yulia" w:date="2021-02-24T14:11:00Z">
        <w:r w:rsidRPr="00142072">
          <w:rPr>
            <w:rFonts w:ascii="Arial" w:eastAsiaTheme="majorEastAsia" w:hAnsi="Arial" w:cs="Arial"/>
          </w:rPr>
          <w:t xml:space="preserve">В случае, если заявка на потребность в ТС </w:t>
        </w:r>
        <w:r>
          <w:rPr>
            <w:rFonts w:ascii="Arial" w:eastAsiaTheme="majorEastAsia" w:hAnsi="Arial" w:cs="Arial"/>
          </w:rPr>
          <w:t xml:space="preserve">по внутренним транспортировкам </w:t>
        </w:r>
        <w:r w:rsidRPr="00142072">
          <w:rPr>
            <w:rFonts w:ascii="Arial" w:eastAsiaTheme="majorEastAsia" w:hAnsi="Arial" w:cs="Arial"/>
          </w:rPr>
          <w:t xml:space="preserve">будет выполняться не собственным транспортом, а транспортом подрядчика, </w:t>
        </w:r>
        <w:r>
          <w:rPr>
            <w:rFonts w:ascii="Arial" w:eastAsiaTheme="majorEastAsia" w:hAnsi="Arial" w:cs="Arial"/>
          </w:rPr>
          <w:t xml:space="preserve">то </w:t>
        </w:r>
        <w:r w:rsidRPr="00142072">
          <w:rPr>
            <w:rFonts w:ascii="Arial" w:eastAsiaTheme="majorEastAsia" w:hAnsi="Arial" w:cs="Arial"/>
          </w:rPr>
          <w:t xml:space="preserve">необходимо </w:t>
        </w:r>
        <w:r>
          <w:rPr>
            <w:rFonts w:ascii="Arial" w:eastAsiaTheme="majorEastAsia" w:hAnsi="Arial" w:cs="Arial"/>
          </w:rPr>
          <w:t xml:space="preserve">такую заявку </w:t>
        </w:r>
        <w:r w:rsidRPr="00142072">
          <w:rPr>
            <w:rFonts w:ascii="Arial" w:eastAsiaTheme="majorEastAsia" w:hAnsi="Arial" w:cs="Arial"/>
          </w:rPr>
          <w:t xml:space="preserve">утвердить. </w:t>
        </w:r>
        <w:r>
          <w:rPr>
            <w:rFonts w:ascii="Arial" w:eastAsiaTheme="majorEastAsia" w:hAnsi="Arial" w:cs="Arial"/>
            <w:szCs w:val="24"/>
          </w:rPr>
          <w:t xml:space="preserve">Для утверждения заявки на потребность в ТС </w:t>
        </w:r>
        <w:r>
          <w:rPr>
            <w:rFonts w:ascii="Arial" w:eastAsiaTheme="majorEastAsia" w:hAnsi="Arial" w:cs="Arial"/>
          </w:rPr>
          <w:t xml:space="preserve">по внутренним транспортировкам </w:t>
        </w:r>
        <w:r>
          <w:rPr>
            <w:rFonts w:ascii="Arial" w:eastAsiaTheme="majorEastAsia" w:hAnsi="Arial" w:cs="Arial"/>
            <w:szCs w:val="24"/>
          </w:rPr>
          <w:t>пользователь с ролью Диспетчер ТДО использует стандартный расширенный</w:t>
        </w:r>
        <w:r w:rsidRPr="00D8469B">
          <w:rPr>
            <w:rFonts w:ascii="Arial" w:eastAsiaTheme="majorEastAsia" w:hAnsi="Arial" w:cs="Arial"/>
            <w:szCs w:val="24"/>
          </w:rPr>
          <w:t xml:space="preserve"> POWL</w:t>
        </w:r>
        <w:r w:rsidRPr="00600750">
          <w:rPr>
            <w:rFonts w:ascii="Arial" w:eastAsiaTheme="majorEastAsia" w:hAnsi="Arial" w:cs="Arial"/>
            <w:szCs w:val="24"/>
          </w:rPr>
          <w:t xml:space="preserve"> </w:t>
        </w:r>
        <w:r>
          <w:rPr>
            <w:rFonts w:ascii="Arial" w:eastAsiaTheme="majorEastAsia" w:hAnsi="Arial" w:cs="Arial"/>
            <w:szCs w:val="24"/>
          </w:rPr>
          <w:t xml:space="preserve">отчет «Обзор Экспедиционного заказа» или отчет «Заявки на транспорт к утверждению». В отчете Диспетчер ТДО выделяет Экспедиционный заказ или несколько заказов и нажимает «Утвердить заявку». </w:t>
        </w:r>
        <w:r w:rsidRPr="003A4E9F">
          <w:rPr>
            <w:rFonts w:ascii="Arial" w:eastAsiaTheme="majorEastAsia" w:hAnsi="Arial" w:cs="Arial"/>
            <w:szCs w:val="24"/>
          </w:rPr>
          <w:t xml:space="preserve">После утверждения статус заявки </w:t>
        </w:r>
        <w:r>
          <w:rPr>
            <w:rFonts w:ascii="Arial" w:eastAsiaTheme="majorEastAsia" w:hAnsi="Arial" w:cs="Arial"/>
            <w:szCs w:val="24"/>
          </w:rPr>
          <w:t>меняется</w:t>
        </w:r>
        <w:r w:rsidRPr="003A4E9F">
          <w:rPr>
            <w:rFonts w:ascii="Arial" w:eastAsiaTheme="majorEastAsia" w:hAnsi="Arial" w:cs="Arial"/>
            <w:szCs w:val="24"/>
          </w:rPr>
          <w:t xml:space="preserve">, </w:t>
        </w:r>
        <w:r>
          <w:rPr>
            <w:rFonts w:ascii="Arial" w:eastAsiaTheme="majorEastAsia" w:hAnsi="Arial" w:cs="Arial"/>
            <w:szCs w:val="24"/>
          </w:rPr>
          <w:t xml:space="preserve">и </w:t>
        </w:r>
        <w:r w:rsidRPr="003A4E9F">
          <w:rPr>
            <w:rFonts w:ascii="Arial" w:eastAsiaTheme="majorEastAsia" w:hAnsi="Arial" w:cs="Arial"/>
            <w:szCs w:val="24"/>
          </w:rPr>
          <w:t xml:space="preserve">это означает, что </w:t>
        </w:r>
        <w:r w:rsidRPr="00D8469B">
          <w:rPr>
            <w:rFonts w:ascii="Arial" w:eastAsiaTheme="majorEastAsia" w:hAnsi="Arial" w:cs="Arial"/>
            <w:szCs w:val="24"/>
          </w:rPr>
          <w:t xml:space="preserve">заявка на утверждении у </w:t>
        </w:r>
        <w:r>
          <w:rPr>
            <w:rFonts w:ascii="Arial" w:eastAsiaTheme="majorEastAsia" w:hAnsi="Arial" w:cs="Arial"/>
            <w:szCs w:val="24"/>
          </w:rPr>
          <w:t>Диспетчера логистического оператора.</w:t>
        </w:r>
      </w:ins>
    </w:p>
    <w:p w14:paraId="49CD3C18" w14:textId="0D1AEED6" w:rsidR="00103810" w:rsidRDefault="00103810" w:rsidP="00103810">
      <w:pPr>
        <w:spacing w:after="240" w:line="276" w:lineRule="auto"/>
        <w:ind w:firstLine="567"/>
        <w:rPr>
          <w:ins w:id="592" w:author="Savinskaya Yulia" w:date="2021-02-24T14:11:00Z"/>
          <w:rFonts w:ascii="Arial" w:eastAsiaTheme="majorEastAsia" w:hAnsi="Arial" w:cs="Arial"/>
          <w:szCs w:val="24"/>
        </w:rPr>
      </w:pPr>
      <w:ins w:id="593" w:author="Savinskaya Yulia" w:date="2021-02-24T14:11:00Z">
        <w:r w:rsidRPr="003A4E9F">
          <w:rPr>
            <w:rFonts w:ascii="Arial" w:eastAsiaTheme="majorEastAsia" w:hAnsi="Arial" w:cs="Arial"/>
            <w:szCs w:val="24"/>
          </w:rPr>
          <w:t>До момента утверждения Диспетчером ТДО такая заявка недоступна для планирования и не отображается у Диспетчера</w:t>
        </w:r>
        <w:r>
          <w:rPr>
            <w:rFonts w:ascii="Arial" w:eastAsiaTheme="majorEastAsia" w:hAnsi="Arial" w:cs="Arial"/>
            <w:szCs w:val="24"/>
          </w:rPr>
          <w:t xml:space="preserve"> логистического оператора. Сроки утверждения заявок на потребность в ТС </w:t>
        </w:r>
      </w:ins>
      <w:ins w:id="594" w:author="Savinskaya Yulia" w:date="2021-02-24T14:27:00Z">
        <w:r w:rsidR="0022655A">
          <w:rPr>
            <w:rFonts w:ascii="Arial" w:eastAsiaTheme="majorEastAsia" w:hAnsi="Arial" w:cs="Arial"/>
            <w:szCs w:val="24"/>
          </w:rPr>
          <w:t xml:space="preserve">по внутренним транспортировкам </w:t>
        </w:r>
      </w:ins>
      <w:ins w:id="595" w:author="Savinskaya Yulia" w:date="2021-02-24T14:11:00Z">
        <w:r w:rsidRPr="00D8469B">
          <w:rPr>
            <w:rFonts w:ascii="Arial" w:eastAsiaTheme="majorEastAsia" w:hAnsi="Arial" w:cs="Arial"/>
            <w:szCs w:val="24"/>
          </w:rPr>
          <w:t>регламентируются локальными нормативными документами, например, Регламентами.</w:t>
        </w:r>
      </w:ins>
    </w:p>
    <w:p w14:paraId="6187460D" w14:textId="77777777" w:rsidR="00103810" w:rsidRDefault="00103810" w:rsidP="00103810">
      <w:pPr>
        <w:spacing w:after="240" w:line="276" w:lineRule="auto"/>
        <w:ind w:firstLine="567"/>
        <w:rPr>
          <w:ins w:id="596" w:author="Savinskaya Yulia" w:date="2021-02-24T14:11:00Z"/>
          <w:rFonts w:ascii="Arial" w:eastAsiaTheme="majorEastAsia" w:hAnsi="Arial" w:cs="Arial"/>
          <w:szCs w:val="24"/>
        </w:rPr>
      </w:pPr>
      <w:ins w:id="597" w:author="Savinskaya Yulia" w:date="2021-02-24T14:11:00Z">
        <w:r>
          <w:rPr>
            <w:rFonts w:ascii="Arial" w:eastAsiaTheme="majorEastAsia" w:hAnsi="Arial" w:cs="Arial"/>
            <w:szCs w:val="24"/>
          </w:rPr>
          <w:t>Возможность утверждения Экспедиционного заказа реализована с помощью разработки ТМ300.01.</w:t>
        </w:r>
      </w:ins>
    </w:p>
    <w:p w14:paraId="1D9738B1" w14:textId="3249C198" w:rsidR="00103810" w:rsidRDefault="00103810" w:rsidP="00103810">
      <w:pPr>
        <w:pStyle w:val="a7"/>
        <w:jc w:val="right"/>
        <w:rPr>
          <w:ins w:id="598" w:author="Savinskaya Yulia" w:date="2021-02-24T14:11:00Z"/>
          <w:rFonts w:ascii="Arial" w:hAnsi="Arial" w:cs="Arial"/>
          <w:b/>
          <w:sz w:val="22"/>
        </w:rPr>
      </w:pPr>
      <w:ins w:id="599" w:author="Savinskaya Yulia" w:date="2021-02-24T14:11:00Z">
        <w:r w:rsidRPr="00916FAB">
          <w:rPr>
            <w:rFonts w:ascii="Arial" w:hAnsi="Arial" w:cs="Arial"/>
            <w:b/>
            <w:sz w:val="22"/>
          </w:rPr>
          <w:t xml:space="preserve">Таблица </w:t>
        </w:r>
        <w:r>
          <w:rPr>
            <w:rFonts w:ascii="Arial" w:hAnsi="Arial" w:cs="Arial"/>
            <w:b/>
            <w:sz w:val="22"/>
          </w:rPr>
          <w:t>17</w:t>
        </w:r>
        <w:r w:rsidRPr="00916FAB">
          <w:rPr>
            <w:rFonts w:ascii="Arial" w:hAnsi="Arial" w:cs="Arial"/>
            <w:b/>
            <w:sz w:val="22"/>
          </w:rPr>
          <w:t xml:space="preserve">. Описание </w:t>
        </w:r>
        <w:r>
          <w:rPr>
            <w:rFonts w:ascii="Arial" w:hAnsi="Arial" w:cs="Arial"/>
            <w:b/>
            <w:sz w:val="22"/>
          </w:rPr>
          <w:t>шага «Утверждение заявки на потребность в ТС по внутренним транспортировкам»</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103810" w14:paraId="33DAB816" w14:textId="77777777" w:rsidTr="00ED4F88">
        <w:trPr>
          <w:ins w:id="600" w:author="Savinskaya Yulia" w:date="2021-02-24T14:11:00Z"/>
        </w:trPr>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D669B38" w14:textId="77777777" w:rsidR="00103810" w:rsidRDefault="00103810" w:rsidP="00ED4F88">
            <w:pPr>
              <w:pStyle w:val="h"/>
              <w:spacing w:before="45" w:after="45"/>
              <w:rPr>
                <w:ins w:id="601" w:author="Savinskaya Yulia" w:date="2021-02-24T14:11:00Z"/>
                <w:noProof/>
                <w:szCs w:val="24"/>
              </w:rPr>
            </w:pPr>
            <w:ins w:id="602" w:author="Savinskaya Yulia" w:date="2021-02-24T14:11:00Z">
              <w:r>
                <w:rPr>
                  <w:noProof/>
                  <w:szCs w:val="24"/>
                </w:rPr>
                <w:t>№</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45D80AB" w14:textId="77777777" w:rsidR="00103810" w:rsidRDefault="00103810" w:rsidP="00ED4F88">
            <w:pPr>
              <w:pStyle w:val="h"/>
              <w:spacing w:before="45" w:after="45"/>
              <w:rPr>
                <w:ins w:id="603" w:author="Savinskaya Yulia" w:date="2021-02-24T14:11:00Z"/>
                <w:noProof/>
                <w:szCs w:val="24"/>
              </w:rPr>
            </w:pPr>
            <w:ins w:id="604" w:author="Savinskaya Yulia" w:date="2021-02-24T14:11:00Z">
              <w:r>
                <w:rPr>
                  <w:noProof/>
                  <w:szCs w:val="24"/>
                </w:rPr>
                <w:t>Операция</w:t>
              </w:r>
            </w:ins>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421E0B58" w14:textId="77777777" w:rsidR="00103810" w:rsidRPr="00FD169A" w:rsidRDefault="00103810" w:rsidP="00ED4F88">
            <w:pPr>
              <w:pStyle w:val="h"/>
              <w:spacing w:before="45" w:after="45"/>
              <w:rPr>
                <w:ins w:id="605" w:author="Savinskaya Yulia" w:date="2021-02-24T14:11:00Z"/>
                <w:noProof/>
                <w:szCs w:val="24"/>
                <w:lang w:val="en-US"/>
              </w:rPr>
            </w:pPr>
            <w:ins w:id="606" w:author="Savinskaya Yulia" w:date="2021-02-24T14:11:00Z">
              <w:r>
                <w:rPr>
                  <w:noProof/>
                  <w:szCs w:val="24"/>
                </w:rPr>
                <w:t>Транзакция</w:t>
              </w:r>
            </w:ins>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5A6061D" w14:textId="77777777" w:rsidR="00103810" w:rsidRDefault="00103810" w:rsidP="00ED4F88">
            <w:pPr>
              <w:pStyle w:val="h"/>
              <w:spacing w:before="45" w:after="45"/>
              <w:rPr>
                <w:ins w:id="607" w:author="Savinskaya Yulia" w:date="2021-02-24T14:11:00Z"/>
                <w:noProof/>
                <w:szCs w:val="24"/>
              </w:rPr>
            </w:pPr>
            <w:ins w:id="608" w:author="Savinskaya Yulia" w:date="2021-02-24T14:11:00Z">
              <w:r>
                <w:rPr>
                  <w:noProof/>
                  <w:szCs w:val="24"/>
                </w:rPr>
                <w:t>Описание</w:t>
              </w:r>
            </w:ins>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D454387" w14:textId="77777777" w:rsidR="00103810" w:rsidRDefault="00103810" w:rsidP="00ED4F88">
            <w:pPr>
              <w:pStyle w:val="h"/>
              <w:spacing w:before="45" w:after="45"/>
              <w:rPr>
                <w:ins w:id="609" w:author="Savinskaya Yulia" w:date="2021-02-24T14:11:00Z"/>
                <w:noProof/>
                <w:szCs w:val="24"/>
              </w:rPr>
            </w:pPr>
            <w:ins w:id="610" w:author="Savinskaya Yulia" w:date="2021-02-24T14:11:00Z">
              <w:r>
                <w:rPr>
                  <w:noProof/>
                  <w:szCs w:val="24"/>
                </w:rPr>
                <w:t>Бизнес-роль</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053C6657" w14:textId="77777777" w:rsidR="00103810" w:rsidRDefault="00103810" w:rsidP="00ED4F88">
            <w:pPr>
              <w:pStyle w:val="h"/>
              <w:spacing w:before="45" w:after="45"/>
              <w:rPr>
                <w:ins w:id="611" w:author="Savinskaya Yulia" w:date="2021-02-24T14:11:00Z"/>
                <w:noProof/>
                <w:szCs w:val="24"/>
              </w:rPr>
            </w:pPr>
            <w:ins w:id="612" w:author="Savinskaya Yulia" w:date="2021-02-24T14:11:00Z">
              <w:r>
                <w:rPr>
                  <w:noProof/>
                  <w:szCs w:val="24"/>
                </w:rPr>
                <w:t>Предпосылки</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92ED857" w14:textId="77777777" w:rsidR="00103810" w:rsidRDefault="00103810" w:rsidP="00ED4F88">
            <w:pPr>
              <w:pStyle w:val="h"/>
              <w:spacing w:before="45" w:after="45"/>
              <w:rPr>
                <w:ins w:id="613" w:author="Savinskaya Yulia" w:date="2021-02-24T14:11:00Z"/>
                <w:noProof/>
                <w:szCs w:val="24"/>
              </w:rPr>
            </w:pPr>
            <w:ins w:id="614" w:author="Savinskaya Yulia" w:date="2021-02-24T14:11:00Z">
              <w:r>
                <w:rPr>
                  <w:noProof/>
                  <w:szCs w:val="24"/>
                </w:rPr>
                <w:t>Вход</w:t>
              </w:r>
            </w:ins>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52E7F6A" w14:textId="77777777" w:rsidR="00103810" w:rsidRDefault="00103810" w:rsidP="00ED4F88">
            <w:pPr>
              <w:pStyle w:val="h"/>
              <w:spacing w:before="45" w:after="45"/>
              <w:rPr>
                <w:ins w:id="615" w:author="Savinskaya Yulia" w:date="2021-02-24T14:11:00Z"/>
                <w:noProof/>
                <w:szCs w:val="24"/>
              </w:rPr>
            </w:pPr>
            <w:ins w:id="616" w:author="Savinskaya Yulia" w:date="2021-02-24T14:11:00Z">
              <w:r>
                <w:rPr>
                  <w:noProof/>
                  <w:szCs w:val="24"/>
                </w:rPr>
                <w:t>Выход</w:t>
              </w:r>
            </w:ins>
          </w:p>
        </w:tc>
      </w:tr>
      <w:tr w:rsidR="00103810" w14:paraId="622B11FE" w14:textId="77777777" w:rsidTr="00ED4F88">
        <w:trPr>
          <w:ins w:id="617" w:author="Savinskaya Yulia" w:date="2021-02-24T14:11:00Z"/>
        </w:trPr>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8D4EEC5" w14:textId="5280D73D" w:rsidR="00103810" w:rsidRPr="005B11CF" w:rsidRDefault="00103810" w:rsidP="00103810">
            <w:pPr>
              <w:pStyle w:val="bbb"/>
              <w:spacing w:before="45" w:after="45"/>
              <w:rPr>
                <w:ins w:id="618" w:author="Savinskaya Yulia" w:date="2021-02-24T14:11:00Z"/>
                <w:rFonts w:eastAsia="Times New Roman"/>
                <w:noProof/>
                <w:szCs w:val="24"/>
              </w:rPr>
            </w:pPr>
            <w:ins w:id="619" w:author="Savinskaya Yulia" w:date="2021-02-24T14:11:00Z">
              <w:r w:rsidRPr="005B11CF">
                <w:rPr>
                  <w:rFonts w:eastAsia="Times New Roman"/>
                  <w:noProof/>
                  <w:szCs w:val="24"/>
                </w:rPr>
                <w:lastRenderedPageBreak/>
                <w:t>10.06.02.0</w:t>
              </w:r>
              <w:r>
                <w:rPr>
                  <w:rFonts w:eastAsia="Times New Roman"/>
                  <w:noProof/>
                  <w:szCs w:val="24"/>
                </w:rPr>
                <w:t>40</w:t>
              </w:r>
            </w:ins>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BD8E00B" w14:textId="0D1BB981" w:rsidR="00103810" w:rsidRPr="005B11CF" w:rsidRDefault="00103810" w:rsidP="00103810">
            <w:pPr>
              <w:pStyle w:val="bbb"/>
              <w:spacing w:before="45" w:after="45"/>
              <w:rPr>
                <w:ins w:id="620" w:author="Savinskaya Yulia" w:date="2021-02-24T14:11:00Z"/>
                <w:rFonts w:eastAsia="Times New Roman"/>
                <w:noProof/>
                <w:szCs w:val="24"/>
              </w:rPr>
            </w:pPr>
            <w:ins w:id="621" w:author="Savinskaya Yulia" w:date="2021-02-24T14:11:00Z">
              <w:r w:rsidRPr="00DA10FF">
                <w:rPr>
                  <w:rFonts w:eastAsia="Times New Roman"/>
                  <w:noProof/>
                  <w:szCs w:val="24"/>
                </w:rPr>
                <w:t>Утверждение заявки на потребность в ТС по вн</w:t>
              </w:r>
              <w:r>
                <w:rPr>
                  <w:rFonts w:eastAsia="Times New Roman"/>
                  <w:noProof/>
                  <w:szCs w:val="24"/>
                </w:rPr>
                <w:t xml:space="preserve">утренним </w:t>
              </w:r>
              <w:r w:rsidRPr="00DA10FF">
                <w:rPr>
                  <w:rFonts w:eastAsia="Times New Roman"/>
                  <w:noProof/>
                  <w:szCs w:val="24"/>
                </w:rPr>
                <w:t>транспортировкам</w:t>
              </w:r>
            </w:ins>
          </w:p>
        </w:tc>
        <w:tc>
          <w:tcPr>
            <w:tcW w:w="557" w:type="pct"/>
            <w:tcBorders>
              <w:top w:val="single" w:sz="6" w:space="0" w:color="000000"/>
              <w:left w:val="single" w:sz="6" w:space="0" w:color="000000"/>
              <w:bottom w:val="single" w:sz="6" w:space="0" w:color="000000"/>
              <w:right w:val="single" w:sz="6" w:space="0" w:color="000000"/>
            </w:tcBorders>
          </w:tcPr>
          <w:p w14:paraId="5A17F616" w14:textId="77777777" w:rsidR="00103810" w:rsidRPr="004E67CB" w:rsidRDefault="00103810" w:rsidP="00ED4F88">
            <w:pPr>
              <w:pStyle w:val="bbb"/>
              <w:spacing w:before="45" w:after="45"/>
              <w:rPr>
                <w:ins w:id="622" w:author="Savinskaya Yulia" w:date="2021-02-24T14:11:00Z"/>
                <w:rFonts w:eastAsia="Times New Roman"/>
                <w:noProof/>
                <w:szCs w:val="24"/>
              </w:rPr>
            </w:pPr>
            <w:ins w:id="623" w:author="Savinskaya Yulia" w:date="2021-02-24T14:11:00Z">
              <w:r w:rsidRPr="005B11CF">
                <w:rPr>
                  <w:rFonts w:eastAsia="Times New Roman"/>
                  <w:noProof/>
                  <w:szCs w:val="24"/>
                </w:rPr>
                <w:t>NWBC</w:t>
              </w:r>
            </w:ins>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448A001" w14:textId="7B7F8E55" w:rsidR="00103810" w:rsidRPr="00DD6CAD" w:rsidRDefault="00103810" w:rsidP="00103810">
            <w:pPr>
              <w:spacing w:after="240" w:line="276" w:lineRule="auto"/>
              <w:rPr>
                <w:ins w:id="624" w:author="Savinskaya Yulia" w:date="2021-02-24T14:11:00Z"/>
                <w:rFonts w:ascii="Arial" w:hAnsi="Arial" w:cs="Arial"/>
                <w:noProof/>
                <w:color w:val="000000"/>
                <w:sz w:val="18"/>
                <w:szCs w:val="24"/>
                <w:lang w:eastAsia="ru-RU"/>
              </w:rPr>
            </w:pPr>
            <w:ins w:id="625" w:author="Savinskaya Yulia" w:date="2021-02-24T14:11:00Z">
              <w:r>
                <w:rPr>
                  <w:rFonts w:ascii="Arial" w:hAnsi="Arial" w:cs="Arial"/>
                  <w:noProof/>
                  <w:color w:val="000000"/>
                  <w:sz w:val="18"/>
                  <w:szCs w:val="24"/>
                  <w:lang w:eastAsia="ru-RU"/>
                </w:rPr>
                <w:t>Диспетчер ТДО утверждает заявки на потребность в ТС по внутренним транспортировкам</w:t>
              </w:r>
            </w:ins>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12F236C" w14:textId="77777777" w:rsidR="00103810" w:rsidRPr="00DD6CAD" w:rsidRDefault="00103810" w:rsidP="00ED4F88">
            <w:pPr>
              <w:spacing w:before="45" w:after="45"/>
              <w:ind w:left="-57"/>
              <w:jc w:val="left"/>
              <w:rPr>
                <w:ins w:id="626" w:author="Savinskaya Yulia" w:date="2021-02-24T14:11:00Z"/>
                <w:rFonts w:ascii="Arial" w:hAnsi="Arial" w:cs="Arial"/>
                <w:noProof/>
                <w:color w:val="000000"/>
                <w:sz w:val="18"/>
                <w:szCs w:val="24"/>
                <w:lang w:eastAsia="ru-RU"/>
              </w:rPr>
            </w:pPr>
            <w:ins w:id="627" w:author="Savinskaya Yulia" w:date="2021-02-24T14:11:00Z">
              <w:r>
                <w:rPr>
                  <w:rFonts w:ascii="Arial" w:hAnsi="Arial" w:cs="Arial"/>
                  <w:noProof/>
                  <w:color w:val="000000"/>
                  <w:sz w:val="18"/>
                  <w:szCs w:val="24"/>
                  <w:lang w:eastAsia="ru-RU"/>
                </w:rPr>
                <w:t>Диспетчер ТДО</w:t>
              </w:r>
            </w:ins>
          </w:p>
          <w:p w14:paraId="186ED701" w14:textId="77777777" w:rsidR="00103810" w:rsidRPr="00DD6CAD" w:rsidRDefault="00103810" w:rsidP="00ED4F88">
            <w:pPr>
              <w:spacing w:before="45" w:after="45"/>
              <w:ind w:left="-57"/>
              <w:jc w:val="left"/>
              <w:rPr>
                <w:ins w:id="628" w:author="Savinskaya Yulia" w:date="2021-02-24T14:11:00Z"/>
                <w:rFonts w:ascii="Arial" w:hAnsi="Arial" w:cs="Arial"/>
                <w:noProof/>
                <w:color w:val="000000"/>
                <w:sz w:val="18"/>
                <w:szCs w:val="24"/>
                <w:lang w:eastAsia="ru-RU"/>
              </w:rPr>
            </w:pPr>
          </w:p>
        </w:tc>
        <w:tc>
          <w:tcPr>
            <w:tcW w:w="626" w:type="pct"/>
            <w:tcBorders>
              <w:top w:val="single" w:sz="6" w:space="0" w:color="000000"/>
              <w:left w:val="single" w:sz="6" w:space="0" w:color="000000"/>
              <w:bottom w:val="single" w:sz="6" w:space="0" w:color="000000"/>
              <w:right w:val="single" w:sz="6" w:space="0" w:color="000000"/>
            </w:tcBorders>
          </w:tcPr>
          <w:p w14:paraId="6F3B02FF" w14:textId="77777777" w:rsidR="00103810" w:rsidRPr="00DD6CAD" w:rsidRDefault="00103810" w:rsidP="00ED4F88">
            <w:pPr>
              <w:spacing w:before="45" w:after="45"/>
              <w:ind w:left="-57"/>
              <w:jc w:val="left"/>
              <w:rPr>
                <w:ins w:id="629" w:author="Savinskaya Yulia" w:date="2021-02-24T14:11:00Z"/>
                <w:rFonts w:ascii="Arial" w:hAnsi="Arial" w:cs="Arial"/>
                <w:noProof/>
                <w:color w:val="000000"/>
                <w:sz w:val="18"/>
                <w:szCs w:val="24"/>
                <w:lang w:eastAsia="ru-RU"/>
              </w:rPr>
            </w:pPr>
            <w:ins w:id="630" w:author="Savinskaya Yulia" w:date="2021-02-24T14:11:00Z">
              <w:r w:rsidRPr="00DA10FF">
                <w:rPr>
                  <w:rFonts w:ascii="Arial" w:hAnsi="Arial" w:cs="Arial"/>
                  <w:noProof/>
                  <w:color w:val="000000"/>
                  <w:sz w:val="18"/>
                  <w:szCs w:val="24"/>
                  <w:lang w:eastAsia="ru-RU"/>
                </w:rPr>
                <w:t>Создана заявка на ТС подрядчика</w:t>
              </w:r>
            </w:ins>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5EEF556" w14:textId="77777777" w:rsidR="00103810" w:rsidRPr="00DD6CAD" w:rsidRDefault="00103810" w:rsidP="00ED4F88">
            <w:pPr>
              <w:spacing w:before="45" w:after="45"/>
              <w:ind w:left="-57"/>
              <w:jc w:val="left"/>
              <w:rPr>
                <w:ins w:id="631" w:author="Savinskaya Yulia" w:date="2021-02-24T14:11:00Z"/>
                <w:rFonts w:ascii="Arial" w:hAnsi="Arial" w:cs="Arial"/>
                <w:noProof/>
                <w:color w:val="000000"/>
                <w:sz w:val="18"/>
                <w:szCs w:val="24"/>
                <w:lang w:eastAsia="ru-RU"/>
              </w:rPr>
            </w:pPr>
            <w:ins w:id="632" w:author="Savinskaya Yulia" w:date="2021-02-24T14:11:00Z">
              <w:r>
                <w:rPr>
                  <w:rFonts w:ascii="Arial" w:hAnsi="Arial" w:cs="Arial"/>
                  <w:noProof/>
                  <w:color w:val="000000"/>
                  <w:sz w:val="18"/>
                  <w:szCs w:val="24"/>
                  <w:lang w:eastAsia="ru-RU"/>
                </w:rPr>
                <w:t>Экспедиционный заказ (Создан)</w:t>
              </w:r>
            </w:ins>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B46B217" w14:textId="77777777" w:rsidR="00103810" w:rsidRPr="00DD6CAD" w:rsidRDefault="00103810" w:rsidP="00ED4F88">
            <w:pPr>
              <w:spacing w:before="45" w:after="45"/>
              <w:ind w:left="-57"/>
              <w:jc w:val="left"/>
              <w:rPr>
                <w:ins w:id="633" w:author="Savinskaya Yulia" w:date="2021-02-24T14:11:00Z"/>
                <w:rFonts w:ascii="Arial" w:hAnsi="Arial" w:cs="Arial"/>
                <w:noProof/>
                <w:color w:val="000000"/>
                <w:sz w:val="18"/>
                <w:szCs w:val="24"/>
                <w:lang w:eastAsia="ru-RU"/>
              </w:rPr>
            </w:pPr>
            <w:ins w:id="634" w:author="Savinskaya Yulia" w:date="2021-02-24T14:11:00Z">
              <w:r>
                <w:rPr>
                  <w:rFonts w:ascii="Arial" w:hAnsi="Arial" w:cs="Arial"/>
                  <w:noProof/>
                  <w:color w:val="000000"/>
                  <w:sz w:val="18"/>
                  <w:szCs w:val="24"/>
                  <w:lang w:eastAsia="ru-RU"/>
                </w:rPr>
                <w:t>Экспедиционный заказ (Утвержден)</w:t>
              </w:r>
            </w:ins>
          </w:p>
        </w:tc>
      </w:tr>
    </w:tbl>
    <w:p w14:paraId="30EC5A3E" w14:textId="77777777" w:rsidR="00103810" w:rsidRPr="00103810" w:rsidRDefault="00103810" w:rsidP="00103810">
      <w:pPr>
        <w:rPr>
          <w:ins w:id="635" w:author="Savinskaya Yulia" w:date="2021-02-24T13:43:00Z"/>
          <w:rFonts w:eastAsiaTheme="majorEastAsia"/>
        </w:rPr>
      </w:pPr>
    </w:p>
    <w:p w14:paraId="6C612AC3" w14:textId="044FB26E" w:rsidR="00C25DAD" w:rsidRDefault="00C25DAD" w:rsidP="007722A9">
      <w:pPr>
        <w:pStyle w:val="4"/>
        <w:spacing w:after="120"/>
        <w:ind w:left="862" w:hanging="862"/>
        <w:rPr>
          <w:ins w:id="636" w:author="Savinskaya Yulia" w:date="2021-02-24T14:22:00Z"/>
          <w:rFonts w:eastAsiaTheme="majorEastAsia" w:cstheme="majorBidi"/>
          <w:b/>
          <w:i w:val="0"/>
          <w:caps w:val="0"/>
          <w:sz w:val="24"/>
          <w:szCs w:val="24"/>
        </w:rPr>
      </w:pPr>
      <w:ins w:id="637" w:author="Savinskaya Yulia" w:date="2021-02-24T13:43:00Z">
        <w:r>
          <w:rPr>
            <w:rFonts w:eastAsiaTheme="majorEastAsia" w:cstheme="majorBidi"/>
            <w:b/>
            <w:i w:val="0"/>
            <w:caps w:val="0"/>
            <w:sz w:val="24"/>
            <w:szCs w:val="24"/>
          </w:rPr>
          <w:t xml:space="preserve">Шаг процесса 10.06.02.045 – </w:t>
        </w:r>
      </w:ins>
      <w:ins w:id="638" w:author="Savinskaya Yulia" w:date="2021-02-24T13:44:00Z">
        <w:r>
          <w:rPr>
            <w:rFonts w:eastAsiaTheme="majorEastAsia" w:cstheme="majorBidi"/>
            <w:b/>
            <w:i w:val="0"/>
            <w:caps w:val="0"/>
            <w:sz w:val="24"/>
            <w:szCs w:val="24"/>
          </w:rPr>
          <w:t>Принятие</w:t>
        </w:r>
      </w:ins>
      <w:ins w:id="639" w:author="Savinskaya Yulia" w:date="2021-02-24T13:43:00Z">
        <w:r>
          <w:rPr>
            <w:rFonts w:eastAsiaTheme="majorEastAsia" w:cstheme="majorBidi"/>
            <w:b/>
            <w:i w:val="0"/>
            <w:caps w:val="0"/>
            <w:sz w:val="24"/>
            <w:szCs w:val="24"/>
          </w:rPr>
          <w:t xml:space="preserve"> </w:t>
        </w:r>
      </w:ins>
      <w:ins w:id="640" w:author="Savinskaya Yulia" w:date="2021-02-24T13:45:00Z">
        <w:r>
          <w:rPr>
            <w:rFonts w:eastAsiaTheme="majorEastAsia" w:cstheme="majorBidi"/>
            <w:b/>
            <w:i w:val="0"/>
            <w:caps w:val="0"/>
            <w:sz w:val="24"/>
            <w:szCs w:val="24"/>
          </w:rPr>
          <w:t xml:space="preserve">в работу </w:t>
        </w:r>
      </w:ins>
      <w:ins w:id="641" w:author="Savinskaya Yulia" w:date="2021-02-24T13:43:00Z">
        <w:r>
          <w:rPr>
            <w:rFonts w:eastAsiaTheme="majorEastAsia" w:cstheme="majorBidi"/>
            <w:b/>
            <w:i w:val="0"/>
            <w:caps w:val="0"/>
            <w:sz w:val="24"/>
            <w:szCs w:val="24"/>
          </w:rPr>
          <w:t>заявки на потребность в ТС по внешним транспортировкам</w:t>
        </w:r>
      </w:ins>
    </w:p>
    <w:p w14:paraId="14C28EB7" w14:textId="5D493D17" w:rsidR="0022655A" w:rsidRDefault="0022655A" w:rsidP="0022655A">
      <w:pPr>
        <w:spacing w:after="240" w:line="276" w:lineRule="auto"/>
        <w:ind w:firstLine="567"/>
        <w:rPr>
          <w:ins w:id="642" w:author="Savinskaya Yulia" w:date="2021-02-24T14:26:00Z"/>
          <w:rFonts w:ascii="Arial" w:eastAsiaTheme="majorEastAsia" w:hAnsi="Arial" w:cs="Arial"/>
          <w:szCs w:val="24"/>
        </w:rPr>
      </w:pPr>
      <w:ins w:id="643" w:author="Savinskaya Yulia" w:date="2021-02-24T14:22:00Z">
        <w:r w:rsidRPr="0022655A">
          <w:rPr>
            <w:rFonts w:ascii="Arial" w:eastAsiaTheme="majorEastAsia" w:hAnsi="Arial" w:cs="Arial"/>
            <w:szCs w:val="24"/>
          </w:rPr>
          <w:t xml:space="preserve">Утвержденные </w:t>
        </w:r>
      </w:ins>
      <w:ins w:id="644" w:author="Savinskaya Yulia" w:date="2021-02-24T14:23:00Z">
        <w:r w:rsidRPr="0022655A">
          <w:rPr>
            <w:rFonts w:ascii="Arial" w:eastAsiaTheme="majorEastAsia" w:hAnsi="Arial" w:cs="Arial"/>
            <w:szCs w:val="24"/>
          </w:rPr>
          <w:t xml:space="preserve">Диспетчером ТДО </w:t>
        </w:r>
      </w:ins>
      <w:ins w:id="645" w:author="Savinskaya Yulia" w:date="2021-02-24T14:22:00Z">
        <w:r w:rsidRPr="0022655A">
          <w:rPr>
            <w:rFonts w:ascii="Arial" w:eastAsiaTheme="majorEastAsia" w:hAnsi="Arial" w:cs="Arial"/>
            <w:szCs w:val="24"/>
          </w:rPr>
          <w:t>заявки на</w:t>
        </w:r>
      </w:ins>
      <w:ins w:id="646" w:author="Savinskaya Yulia" w:date="2021-02-24T14:23:00Z">
        <w:r w:rsidRPr="0022655A">
          <w:rPr>
            <w:rFonts w:ascii="Arial" w:eastAsiaTheme="majorEastAsia" w:hAnsi="Arial" w:cs="Arial"/>
            <w:szCs w:val="24"/>
          </w:rPr>
          <w:t xml:space="preserve"> потребность в ТС по внешним транспортировкам должны быть приняты в работу логистическим оператором. </w:t>
        </w:r>
      </w:ins>
      <w:ins w:id="647" w:author="Savinskaya Yulia" w:date="2021-02-24T14:24:00Z">
        <w:r w:rsidRPr="0022655A">
          <w:rPr>
            <w:rFonts w:ascii="Arial" w:eastAsiaTheme="majorEastAsia" w:hAnsi="Arial" w:cs="Arial"/>
            <w:szCs w:val="24"/>
          </w:rPr>
          <w:t xml:space="preserve">Для принятия в работу заявки на потребность в ТС по внешним транспортировкам пользователь с ролью Оператор диспетчерской службы </w:t>
        </w:r>
        <w:r>
          <w:rPr>
            <w:rFonts w:ascii="Arial" w:eastAsiaTheme="majorEastAsia" w:hAnsi="Arial" w:cs="Arial"/>
            <w:szCs w:val="24"/>
          </w:rPr>
          <w:t>использует стандартный расширенный</w:t>
        </w:r>
        <w:r w:rsidRPr="00D8469B">
          <w:rPr>
            <w:rFonts w:ascii="Arial" w:eastAsiaTheme="majorEastAsia" w:hAnsi="Arial" w:cs="Arial"/>
            <w:szCs w:val="24"/>
          </w:rPr>
          <w:t xml:space="preserve"> POWL</w:t>
        </w:r>
        <w:r w:rsidRPr="00600750">
          <w:rPr>
            <w:rFonts w:ascii="Arial" w:eastAsiaTheme="majorEastAsia" w:hAnsi="Arial" w:cs="Arial"/>
            <w:szCs w:val="24"/>
          </w:rPr>
          <w:t xml:space="preserve"> </w:t>
        </w:r>
        <w:r>
          <w:rPr>
            <w:rFonts w:ascii="Arial" w:eastAsiaTheme="majorEastAsia" w:hAnsi="Arial" w:cs="Arial"/>
            <w:szCs w:val="24"/>
          </w:rPr>
          <w:t xml:space="preserve">отчет «Обзор Экспедиционного заказа» или отчет «Заявки на транспорт </w:t>
        </w:r>
      </w:ins>
      <w:ins w:id="648" w:author="Savinskaya Yulia" w:date="2021-02-24T14:25:00Z">
        <w:r>
          <w:rPr>
            <w:rFonts w:ascii="Arial" w:eastAsiaTheme="majorEastAsia" w:hAnsi="Arial" w:cs="Arial"/>
            <w:szCs w:val="24"/>
          </w:rPr>
          <w:t>на</w:t>
        </w:r>
      </w:ins>
      <w:ins w:id="649" w:author="Savinskaya Yulia" w:date="2021-02-24T14:24:00Z">
        <w:r>
          <w:rPr>
            <w:rFonts w:ascii="Arial" w:eastAsiaTheme="majorEastAsia" w:hAnsi="Arial" w:cs="Arial"/>
            <w:szCs w:val="24"/>
          </w:rPr>
          <w:t xml:space="preserve"> утверждени</w:t>
        </w:r>
      </w:ins>
      <w:ins w:id="650" w:author="Savinskaya Yulia" w:date="2021-02-24T14:25:00Z">
        <w:r>
          <w:rPr>
            <w:rFonts w:ascii="Arial" w:eastAsiaTheme="majorEastAsia" w:hAnsi="Arial" w:cs="Arial"/>
            <w:szCs w:val="24"/>
          </w:rPr>
          <w:t>и</w:t>
        </w:r>
      </w:ins>
      <w:ins w:id="651" w:author="Savinskaya Yulia" w:date="2021-02-24T14:24:00Z">
        <w:r>
          <w:rPr>
            <w:rFonts w:ascii="Arial" w:eastAsiaTheme="majorEastAsia" w:hAnsi="Arial" w:cs="Arial"/>
            <w:szCs w:val="24"/>
          </w:rPr>
          <w:t xml:space="preserve">». В отчете </w:t>
        </w:r>
      </w:ins>
      <w:ins w:id="652" w:author="Savinskaya Yulia" w:date="2021-02-24T14:25:00Z">
        <w:r w:rsidRPr="0022655A">
          <w:rPr>
            <w:rFonts w:ascii="Arial" w:eastAsiaTheme="majorEastAsia" w:hAnsi="Arial" w:cs="Arial"/>
            <w:szCs w:val="24"/>
          </w:rPr>
          <w:t>Оператор диспетчерской служ</w:t>
        </w:r>
        <w:r>
          <w:rPr>
            <w:rFonts w:ascii="Arial" w:eastAsiaTheme="majorEastAsia" w:hAnsi="Arial" w:cs="Arial"/>
            <w:szCs w:val="24"/>
          </w:rPr>
          <w:t xml:space="preserve">бы </w:t>
        </w:r>
      </w:ins>
      <w:ins w:id="653" w:author="Savinskaya Yulia" w:date="2021-02-24T14:24:00Z">
        <w:r>
          <w:rPr>
            <w:rFonts w:ascii="Arial" w:eastAsiaTheme="majorEastAsia" w:hAnsi="Arial" w:cs="Arial"/>
            <w:szCs w:val="24"/>
          </w:rPr>
          <w:t>выделяет Экспедиционный заказ или несколько заказов и нажимает «</w:t>
        </w:r>
      </w:ins>
      <w:ins w:id="654" w:author="Savinskaya Yulia" w:date="2021-02-24T14:25:00Z">
        <w:r>
          <w:rPr>
            <w:rFonts w:ascii="Arial" w:eastAsiaTheme="majorEastAsia" w:hAnsi="Arial" w:cs="Arial"/>
            <w:szCs w:val="24"/>
          </w:rPr>
          <w:t xml:space="preserve">Принять </w:t>
        </w:r>
      </w:ins>
      <w:ins w:id="655" w:author="Savinskaya Yulia" w:date="2021-02-24T14:28:00Z">
        <w:r>
          <w:rPr>
            <w:rFonts w:ascii="Arial" w:eastAsiaTheme="majorEastAsia" w:hAnsi="Arial" w:cs="Arial"/>
            <w:szCs w:val="24"/>
          </w:rPr>
          <w:t xml:space="preserve">заявку </w:t>
        </w:r>
      </w:ins>
      <w:ins w:id="656" w:author="Savinskaya Yulia" w:date="2021-02-24T14:25:00Z">
        <w:r>
          <w:rPr>
            <w:rFonts w:ascii="Arial" w:eastAsiaTheme="majorEastAsia" w:hAnsi="Arial" w:cs="Arial"/>
            <w:szCs w:val="24"/>
          </w:rPr>
          <w:t>в работу</w:t>
        </w:r>
      </w:ins>
      <w:ins w:id="657" w:author="Savinskaya Yulia" w:date="2021-02-24T14:24:00Z">
        <w:r>
          <w:rPr>
            <w:rFonts w:ascii="Arial" w:eastAsiaTheme="majorEastAsia" w:hAnsi="Arial" w:cs="Arial"/>
            <w:szCs w:val="24"/>
          </w:rPr>
          <w:t xml:space="preserve">». </w:t>
        </w:r>
        <w:r w:rsidRPr="003A4E9F">
          <w:rPr>
            <w:rFonts w:ascii="Arial" w:eastAsiaTheme="majorEastAsia" w:hAnsi="Arial" w:cs="Arial"/>
            <w:szCs w:val="24"/>
          </w:rPr>
          <w:t xml:space="preserve">После утверждения статус заявки </w:t>
        </w:r>
        <w:r>
          <w:rPr>
            <w:rFonts w:ascii="Arial" w:eastAsiaTheme="majorEastAsia" w:hAnsi="Arial" w:cs="Arial"/>
            <w:szCs w:val="24"/>
          </w:rPr>
          <w:t>меняется</w:t>
        </w:r>
        <w:r w:rsidRPr="003A4E9F">
          <w:rPr>
            <w:rFonts w:ascii="Arial" w:eastAsiaTheme="majorEastAsia" w:hAnsi="Arial" w:cs="Arial"/>
            <w:szCs w:val="24"/>
          </w:rPr>
          <w:t xml:space="preserve">, </w:t>
        </w:r>
      </w:ins>
      <w:ins w:id="658" w:author="Savinskaya Yulia" w:date="2021-02-24T14:26:00Z">
        <w:r>
          <w:rPr>
            <w:rFonts w:ascii="Arial" w:eastAsiaTheme="majorEastAsia" w:hAnsi="Arial" w:cs="Arial"/>
            <w:szCs w:val="24"/>
          </w:rPr>
          <w:t>и заявка становится доступной для планирования.</w:t>
        </w:r>
      </w:ins>
    </w:p>
    <w:p w14:paraId="09441904" w14:textId="02C03415" w:rsidR="0022655A" w:rsidRDefault="0022655A" w:rsidP="0022655A">
      <w:pPr>
        <w:spacing w:after="240" w:line="276" w:lineRule="auto"/>
        <w:ind w:firstLine="567"/>
        <w:rPr>
          <w:ins w:id="659" w:author="Savinskaya Yulia" w:date="2021-02-24T14:27:00Z"/>
          <w:rFonts w:ascii="Arial" w:eastAsiaTheme="majorEastAsia" w:hAnsi="Arial" w:cs="Arial"/>
          <w:szCs w:val="24"/>
        </w:rPr>
      </w:pPr>
      <w:ins w:id="660" w:author="Savinskaya Yulia" w:date="2021-02-24T14:26:00Z">
        <w:r>
          <w:rPr>
            <w:rFonts w:ascii="Arial" w:eastAsiaTheme="majorEastAsia" w:hAnsi="Arial" w:cs="Arial"/>
            <w:szCs w:val="24"/>
          </w:rPr>
          <w:t xml:space="preserve">В случае необходимости отклонения заявки, </w:t>
        </w:r>
        <w:r w:rsidRPr="0022655A">
          <w:rPr>
            <w:rFonts w:ascii="Arial" w:eastAsiaTheme="majorEastAsia" w:hAnsi="Arial" w:cs="Arial"/>
            <w:szCs w:val="24"/>
          </w:rPr>
          <w:t>Оператор диспетчерской служ</w:t>
        </w:r>
        <w:r>
          <w:rPr>
            <w:rFonts w:ascii="Arial" w:eastAsiaTheme="majorEastAsia" w:hAnsi="Arial" w:cs="Arial"/>
            <w:szCs w:val="24"/>
          </w:rPr>
          <w:t>бы</w:t>
        </w:r>
        <w:r w:rsidRPr="0022655A">
          <w:rPr>
            <w:rFonts w:ascii="Arial" w:eastAsiaTheme="majorEastAsia" w:hAnsi="Arial" w:cs="Arial"/>
            <w:szCs w:val="24"/>
          </w:rPr>
          <w:t xml:space="preserve"> </w:t>
        </w:r>
        <w:r>
          <w:rPr>
            <w:rFonts w:ascii="Arial" w:eastAsiaTheme="majorEastAsia" w:hAnsi="Arial" w:cs="Arial"/>
            <w:szCs w:val="24"/>
          </w:rPr>
          <w:t xml:space="preserve">выделяет Экспедиционный заказ или несколько заказов, нажимает «Сторнировать документ» и выбирает </w:t>
        </w:r>
      </w:ins>
      <w:ins w:id="661" w:author="Savinskaya Yulia" w:date="2021-02-24T14:28:00Z">
        <w:r>
          <w:rPr>
            <w:rFonts w:ascii="Arial" w:eastAsiaTheme="majorEastAsia" w:hAnsi="Arial" w:cs="Arial"/>
            <w:szCs w:val="24"/>
          </w:rPr>
          <w:t xml:space="preserve">из справочника доступную </w:t>
        </w:r>
      </w:ins>
      <w:ins w:id="662" w:author="Savinskaya Yulia" w:date="2021-02-24T14:26:00Z">
        <w:r>
          <w:rPr>
            <w:rFonts w:ascii="Arial" w:eastAsiaTheme="majorEastAsia" w:hAnsi="Arial" w:cs="Arial"/>
            <w:szCs w:val="24"/>
          </w:rPr>
          <w:t>причину отклонения заявки.</w:t>
        </w:r>
      </w:ins>
    </w:p>
    <w:p w14:paraId="011A34CB" w14:textId="7F00188C" w:rsidR="0022655A" w:rsidRDefault="0022655A" w:rsidP="0022655A">
      <w:pPr>
        <w:spacing w:after="240" w:line="276" w:lineRule="auto"/>
        <w:ind w:firstLine="567"/>
        <w:rPr>
          <w:ins w:id="663" w:author="Savinskaya Yulia" w:date="2021-02-24T14:27:00Z"/>
          <w:rFonts w:ascii="Arial" w:eastAsiaTheme="majorEastAsia" w:hAnsi="Arial" w:cs="Arial"/>
          <w:szCs w:val="24"/>
        </w:rPr>
      </w:pPr>
      <w:ins w:id="664" w:author="Savinskaya Yulia" w:date="2021-02-24T14:27:00Z">
        <w:r>
          <w:rPr>
            <w:rFonts w:ascii="Arial" w:eastAsiaTheme="majorEastAsia" w:hAnsi="Arial" w:cs="Arial"/>
            <w:szCs w:val="24"/>
          </w:rPr>
          <w:t xml:space="preserve">Сроки принятия в работу заявок на потребность в ТС по внешним транспортировкам </w:t>
        </w:r>
        <w:r w:rsidRPr="00D8469B">
          <w:rPr>
            <w:rFonts w:ascii="Arial" w:eastAsiaTheme="majorEastAsia" w:hAnsi="Arial" w:cs="Arial"/>
            <w:szCs w:val="24"/>
          </w:rPr>
          <w:t>регламентируются локальными нормативными документами, например, Регламентами.</w:t>
        </w:r>
      </w:ins>
    </w:p>
    <w:p w14:paraId="542DEE42" w14:textId="229AB397" w:rsidR="0022655A" w:rsidRDefault="0022655A" w:rsidP="0022655A">
      <w:pPr>
        <w:spacing w:after="240" w:line="276" w:lineRule="auto"/>
        <w:ind w:firstLine="567"/>
        <w:rPr>
          <w:ins w:id="665" w:author="Savinskaya Yulia" w:date="2021-02-24T14:30:00Z"/>
          <w:rFonts w:ascii="Arial" w:eastAsiaTheme="majorEastAsia" w:hAnsi="Arial" w:cs="Arial"/>
          <w:szCs w:val="24"/>
        </w:rPr>
      </w:pPr>
      <w:ins w:id="666" w:author="Savinskaya Yulia" w:date="2021-02-24T14:27:00Z">
        <w:r>
          <w:rPr>
            <w:rFonts w:ascii="Arial" w:eastAsiaTheme="majorEastAsia" w:hAnsi="Arial" w:cs="Arial"/>
            <w:szCs w:val="24"/>
          </w:rPr>
          <w:t>Возможность принятия в работу Экспедиционного заказа реализована с помощью разработки ТМ300.01.</w:t>
        </w:r>
      </w:ins>
    </w:p>
    <w:p w14:paraId="02C84AEB" w14:textId="0E3F47CE" w:rsidR="00B05492" w:rsidRDefault="00B05492" w:rsidP="00B05492">
      <w:pPr>
        <w:pStyle w:val="a7"/>
        <w:jc w:val="right"/>
        <w:rPr>
          <w:ins w:id="667" w:author="Savinskaya Yulia" w:date="2021-02-24T14:30:00Z"/>
          <w:rFonts w:ascii="Arial" w:hAnsi="Arial" w:cs="Arial"/>
          <w:b/>
          <w:sz w:val="22"/>
        </w:rPr>
      </w:pPr>
      <w:ins w:id="668" w:author="Savinskaya Yulia" w:date="2021-02-24T14:30:00Z">
        <w:r w:rsidRPr="00916FAB">
          <w:rPr>
            <w:rFonts w:ascii="Arial" w:hAnsi="Arial" w:cs="Arial"/>
            <w:b/>
            <w:sz w:val="22"/>
          </w:rPr>
          <w:t xml:space="preserve">Таблица </w:t>
        </w:r>
        <w:r>
          <w:rPr>
            <w:rFonts w:ascii="Arial" w:hAnsi="Arial" w:cs="Arial"/>
            <w:b/>
            <w:sz w:val="22"/>
          </w:rPr>
          <w:t>18</w:t>
        </w:r>
        <w:r w:rsidRPr="00916FAB">
          <w:rPr>
            <w:rFonts w:ascii="Arial" w:hAnsi="Arial" w:cs="Arial"/>
            <w:b/>
            <w:sz w:val="22"/>
          </w:rPr>
          <w:t xml:space="preserve">. Описание </w:t>
        </w:r>
        <w:r>
          <w:rPr>
            <w:rFonts w:ascii="Arial" w:hAnsi="Arial" w:cs="Arial"/>
            <w:b/>
            <w:sz w:val="22"/>
          </w:rPr>
          <w:t>шага «Принятие в работу заявки на потребность в ТС по внешним транспортировкам»</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B05492" w14:paraId="4BAAC0FD" w14:textId="77777777" w:rsidTr="00ED4F88">
        <w:trPr>
          <w:ins w:id="669" w:author="Savinskaya Yulia" w:date="2021-02-24T14:30:00Z"/>
        </w:trPr>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8EEC607" w14:textId="77777777" w:rsidR="00B05492" w:rsidRDefault="00B05492" w:rsidP="00ED4F88">
            <w:pPr>
              <w:pStyle w:val="h"/>
              <w:spacing w:before="45" w:after="45"/>
              <w:rPr>
                <w:ins w:id="670" w:author="Savinskaya Yulia" w:date="2021-02-24T14:30:00Z"/>
                <w:noProof/>
                <w:szCs w:val="24"/>
              </w:rPr>
            </w:pPr>
            <w:ins w:id="671" w:author="Savinskaya Yulia" w:date="2021-02-24T14:30:00Z">
              <w:r>
                <w:rPr>
                  <w:noProof/>
                  <w:szCs w:val="24"/>
                </w:rPr>
                <w:t>№</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B2FDE46" w14:textId="77777777" w:rsidR="00B05492" w:rsidRDefault="00B05492" w:rsidP="00ED4F88">
            <w:pPr>
              <w:pStyle w:val="h"/>
              <w:spacing w:before="45" w:after="45"/>
              <w:rPr>
                <w:ins w:id="672" w:author="Savinskaya Yulia" w:date="2021-02-24T14:30:00Z"/>
                <w:noProof/>
                <w:szCs w:val="24"/>
              </w:rPr>
            </w:pPr>
            <w:ins w:id="673" w:author="Savinskaya Yulia" w:date="2021-02-24T14:30:00Z">
              <w:r>
                <w:rPr>
                  <w:noProof/>
                  <w:szCs w:val="24"/>
                </w:rPr>
                <w:t>Операция</w:t>
              </w:r>
            </w:ins>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566F0B34" w14:textId="77777777" w:rsidR="00B05492" w:rsidRPr="00FD169A" w:rsidRDefault="00B05492" w:rsidP="00ED4F88">
            <w:pPr>
              <w:pStyle w:val="h"/>
              <w:spacing w:before="45" w:after="45"/>
              <w:rPr>
                <w:ins w:id="674" w:author="Savinskaya Yulia" w:date="2021-02-24T14:30:00Z"/>
                <w:noProof/>
                <w:szCs w:val="24"/>
                <w:lang w:val="en-US"/>
              </w:rPr>
            </w:pPr>
            <w:ins w:id="675" w:author="Savinskaya Yulia" w:date="2021-02-24T14:30:00Z">
              <w:r>
                <w:rPr>
                  <w:noProof/>
                  <w:szCs w:val="24"/>
                </w:rPr>
                <w:t>Транзакция</w:t>
              </w:r>
            </w:ins>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D0DB9AE" w14:textId="77777777" w:rsidR="00B05492" w:rsidRDefault="00B05492" w:rsidP="00ED4F88">
            <w:pPr>
              <w:pStyle w:val="h"/>
              <w:spacing w:before="45" w:after="45"/>
              <w:rPr>
                <w:ins w:id="676" w:author="Savinskaya Yulia" w:date="2021-02-24T14:30:00Z"/>
                <w:noProof/>
                <w:szCs w:val="24"/>
              </w:rPr>
            </w:pPr>
            <w:ins w:id="677" w:author="Savinskaya Yulia" w:date="2021-02-24T14:30:00Z">
              <w:r>
                <w:rPr>
                  <w:noProof/>
                  <w:szCs w:val="24"/>
                </w:rPr>
                <w:t>Описание</w:t>
              </w:r>
            </w:ins>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29948B7" w14:textId="77777777" w:rsidR="00B05492" w:rsidRDefault="00B05492" w:rsidP="00ED4F88">
            <w:pPr>
              <w:pStyle w:val="h"/>
              <w:spacing w:before="45" w:after="45"/>
              <w:rPr>
                <w:ins w:id="678" w:author="Savinskaya Yulia" w:date="2021-02-24T14:30:00Z"/>
                <w:noProof/>
                <w:szCs w:val="24"/>
              </w:rPr>
            </w:pPr>
            <w:ins w:id="679" w:author="Savinskaya Yulia" w:date="2021-02-24T14:30:00Z">
              <w:r>
                <w:rPr>
                  <w:noProof/>
                  <w:szCs w:val="24"/>
                </w:rPr>
                <w:t>Бизнес-роль</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1D875BBD" w14:textId="77777777" w:rsidR="00B05492" w:rsidRDefault="00B05492" w:rsidP="00ED4F88">
            <w:pPr>
              <w:pStyle w:val="h"/>
              <w:spacing w:before="45" w:after="45"/>
              <w:rPr>
                <w:ins w:id="680" w:author="Savinskaya Yulia" w:date="2021-02-24T14:30:00Z"/>
                <w:noProof/>
                <w:szCs w:val="24"/>
              </w:rPr>
            </w:pPr>
            <w:ins w:id="681" w:author="Savinskaya Yulia" w:date="2021-02-24T14:30:00Z">
              <w:r>
                <w:rPr>
                  <w:noProof/>
                  <w:szCs w:val="24"/>
                </w:rPr>
                <w:t>Предпосылки</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CD73188" w14:textId="77777777" w:rsidR="00B05492" w:rsidRDefault="00B05492" w:rsidP="00ED4F88">
            <w:pPr>
              <w:pStyle w:val="h"/>
              <w:spacing w:before="45" w:after="45"/>
              <w:rPr>
                <w:ins w:id="682" w:author="Savinskaya Yulia" w:date="2021-02-24T14:30:00Z"/>
                <w:noProof/>
                <w:szCs w:val="24"/>
              </w:rPr>
            </w:pPr>
            <w:ins w:id="683" w:author="Savinskaya Yulia" w:date="2021-02-24T14:30:00Z">
              <w:r>
                <w:rPr>
                  <w:noProof/>
                  <w:szCs w:val="24"/>
                </w:rPr>
                <w:t>Вход</w:t>
              </w:r>
            </w:ins>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6942060" w14:textId="77777777" w:rsidR="00B05492" w:rsidRDefault="00B05492" w:rsidP="00ED4F88">
            <w:pPr>
              <w:pStyle w:val="h"/>
              <w:spacing w:before="45" w:after="45"/>
              <w:rPr>
                <w:ins w:id="684" w:author="Savinskaya Yulia" w:date="2021-02-24T14:30:00Z"/>
                <w:noProof/>
                <w:szCs w:val="24"/>
              </w:rPr>
            </w:pPr>
            <w:ins w:id="685" w:author="Savinskaya Yulia" w:date="2021-02-24T14:30:00Z">
              <w:r>
                <w:rPr>
                  <w:noProof/>
                  <w:szCs w:val="24"/>
                </w:rPr>
                <w:t>Выход</w:t>
              </w:r>
            </w:ins>
          </w:p>
        </w:tc>
      </w:tr>
      <w:tr w:rsidR="00B05492" w14:paraId="17753BA2" w14:textId="77777777" w:rsidTr="00ED4F88">
        <w:trPr>
          <w:ins w:id="686" w:author="Savinskaya Yulia" w:date="2021-02-24T14:30:00Z"/>
        </w:trPr>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0BA9A00" w14:textId="54087CD5" w:rsidR="00B05492" w:rsidRPr="005B11CF" w:rsidRDefault="00B05492" w:rsidP="00B05492">
            <w:pPr>
              <w:pStyle w:val="bbb"/>
              <w:spacing w:before="45" w:after="45"/>
              <w:rPr>
                <w:ins w:id="687" w:author="Savinskaya Yulia" w:date="2021-02-24T14:30:00Z"/>
                <w:rFonts w:eastAsia="Times New Roman"/>
                <w:noProof/>
                <w:szCs w:val="24"/>
              </w:rPr>
            </w:pPr>
            <w:ins w:id="688" w:author="Savinskaya Yulia" w:date="2021-02-24T14:30:00Z">
              <w:r w:rsidRPr="005B11CF">
                <w:rPr>
                  <w:rFonts w:eastAsia="Times New Roman"/>
                  <w:noProof/>
                  <w:szCs w:val="24"/>
                </w:rPr>
                <w:t>10.06.02.0</w:t>
              </w:r>
              <w:r>
                <w:rPr>
                  <w:rFonts w:eastAsia="Times New Roman"/>
                  <w:noProof/>
                  <w:szCs w:val="24"/>
                </w:rPr>
                <w:t>45</w:t>
              </w:r>
            </w:ins>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B11D7D0" w14:textId="77777777" w:rsidR="00B05492" w:rsidRPr="00B05492" w:rsidRDefault="00B05492" w:rsidP="00B05492">
            <w:pPr>
              <w:pStyle w:val="bbb"/>
              <w:spacing w:before="45" w:after="45"/>
              <w:rPr>
                <w:ins w:id="689" w:author="Savinskaya Yulia" w:date="2021-02-24T14:31:00Z"/>
                <w:rFonts w:eastAsia="Times New Roman"/>
                <w:noProof/>
                <w:szCs w:val="24"/>
              </w:rPr>
            </w:pPr>
            <w:ins w:id="690" w:author="Savinskaya Yulia" w:date="2021-02-24T14:31:00Z">
              <w:r w:rsidRPr="00B05492">
                <w:rPr>
                  <w:rFonts w:eastAsia="Times New Roman"/>
                  <w:noProof/>
                  <w:szCs w:val="24"/>
                </w:rPr>
                <w:t>Принятие </w:t>
              </w:r>
            </w:ins>
          </w:p>
          <w:p w14:paraId="41B2E803" w14:textId="76912FE9" w:rsidR="00B05492" w:rsidRPr="005B11CF" w:rsidRDefault="00B05492" w:rsidP="00B05492">
            <w:pPr>
              <w:pStyle w:val="bbb"/>
              <w:spacing w:before="45" w:after="45"/>
              <w:rPr>
                <w:ins w:id="691" w:author="Savinskaya Yulia" w:date="2021-02-24T14:30:00Z"/>
                <w:rFonts w:eastAsia="Times New Roman"/>
                <w:noProof/>
                <w:szCs w:val="24"/>
              </w:rPr>
            </w:pPr>
            <w:ins w:id="692" w:author="Savinskaya Yulia" w:date="2021-02-24T14:31:00Z">
              <w:r w:rsidRPr="00B05492">
                <w:rPr>
                  <w:rFonts w:eastAsia="Times New Roman"/>
                  <w:noProof/>
                  <w:szCs w:val="24"/>
                </w:rPr>
                <w:t>в работу заявки на потребность в ТС по внешним транспортировкам</w:t>
              </w:r>
            </w:ins>
          </w:p>
        </w:tc>
        <w:tc>
          <w:tcPr>
            <w:tcW w:w="557" w:type="pct"/>
            <w:tcBorders>
              <w:top w:val="single" w:sz="6" w:space="0" w:color="000000"/>
              <w:left w:val="single" w:sz="6" w:space="0" w:color="000000"/>
              <w:bottom w:val="single" w:sz="6" w:space="0" w:color="000000"/>
              <w:right w:val="single" w:sz="6" w:space="0" w:color="000000"/>
            </w:tcBorders>
          </w:tcPr>
          <w:p w14:paraId="077B983B" w14:textId="77777777" w:rsidR="00B05492" w:rsidRPr="004E67CB" w:rsidRDefault="00B05492" w:rsidP="00ED4F88">
            <w:pPr>
              <w:pStyle w:val="bbb"/>
              <w:spacing w:before="45" w:after="45"/>
              <w:rPr>
                <w:ins w:id="693" w:author="Savinskaya Yulia" w:date="2021-02-24T14:30:00Z"/>
                <w:rFonts w:eastAsia="Times New Roman"/>
                <w:noProof/>
                <w:szCs w:val="24"/>
              </w:rPr>
            </w:pPr>
            <w:ins w:id="694" w:author="Savinskaya Yulia" w:date="2021-02-24T14:30:00Z">
              <w:r w:rsidRPr="005B11CF">
                <w:rPr>
                  <w:rFonts w:eastAsia="Times New Roman"/>
                  <w:noProof/>
                  <w:szCs w:val="24"/>
                </w:rPr>
                <w:t>NWBC</w:t>
              </w:r>
            </w:ins>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B8BBA72" w14:textId="010C85F7" w:rsidR="00B05492" w:rsidRPr="00DD6CAD" w:rsidRDefault="00B05492" w:rsidP="00B05492">
            <w:pPr>
              <w:spacing w:after="240" w:line="276" w:lineRule="auto"/>
              <w:rPr>
                <w:ins w:id="695" w:author="Savinskaya Yulia" w:date="2021-02-24T14:30:00Z"/>
                <w:rFonts w:ascii="Arial" w:hAnsi="Arial" w:cs="Arial"/>
                <w:noProof/>
                <w:color w:val="000000"/>
                <w:sz w:val="18"/>
                <w:szCs w:val="24"/>
                <w:lang w:eastAsia="ru-RU"/>
              </w:rPr>
            </w:pPr>
            <w:ins w:id="696" w:author="Savinskaya Yulia" w:date="2021-02-24T14:31:00Z">
              <w:r>
                <w:rPr>
                  <w:rFonts w:ascii="Arial" w:hAnsi="Arial" w:cs="Arial"/>
                  <w:noProof/>
                  <w:color w:val="000000"/>
                  <w:sz w:val="18"/>
                  <w:szCs w:val="24"/>
                  <w:lang w:eastAsia="ru-RU"/>
                </w:rPr>
                <w:t>Оператор диспетчерской службы принимает в работу</w:t>
              </w:r>
            </w:ins>
            <w:ins w:id="697" w:author="Savinskaya Yulia" w:date="2021-02-24T14:30:00Z">
              <w:r>
                <w:rPr>
                  <w:rFonts w:ascii="Arial" w:hAnsi="Arial" w:cs="Arial"/>
                  <w:noProof/>
                  <w:color w:val="000000"/>
                  <w:sz w:val="18"/>
                  <w:szCs w:val="24"/>
                  <w:lang w:eastAsia="ru-RU"/>
                </w:rPr>
                <w:t xml:space="preserve"> заявки на потребность в ТС по вн</w:t>
              </w:r>
            </w:ins>
            <w:ins w:id="698" w:author="Savinskaya Yulia" w:date="2021-02-24T14:31:00Z">
              <w:r>
                <w:rPr>
                  <w:rFonts w:ascii="Arial" w:hAnsi="Arial" w:cs="Arial"/>
                  <w:noProof/>
                  <w:color w:val="000000"/>
                  <w:sz w:val="18"/>
                  <w:szCs w:val="24"/>
                  <w:lang w:eastAsia="ru-RU"/>
                </w:rPr>
                <w:t>ешним</w:t>
              </w:r>
            </w:ins>
            <w:ins w:id="699" w:author="Savinskaya Yulia" w:date="2021-02-24T14:30:00Z">
              <w:r>
                <w:rPr>
                  <w:rFonts w:ascii="Arial" w:hAnsi="Arial" w:cs="Arial"/>
                  <w:noProof/>
                  <w:color w:val="000000"/>
                  <w:sz w:val="18"/>
                  <w:szCs w:val="24"/>
                  <w:lang w:eastAsia="ru-RU"/>
                </w:rPr>
                <w:t xml:space="preserve"> транспортировкам</w:t>
              </w:r>
            </w:ins>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138DD2D" w14:textId="235630CF" w:rsidR="00B05492" w:rsidRPr="00DD6CAD" w:rsidRDefault="00B05492" w:rsidP="00ED4F88">
            <w:pPr>
              <w:spacing w:before="45" w:after="45"/>
              <w:ind w:left="-57"/>
              <w:jc w:val="left"/>
              <w:rPr>
                <w:ins w:id="700" w:author="Savinskaya Yulia" w:date="2021-02-24T14:30:00Z"/>
                <w:rFonts w:ascii="Arial" w:hAnsi="Arial" w:cs="Arial"/>
                <w:noProof/>
                <w:color w:val="000000"/>
                <w:sz w:val="18"/>
                <w:szCs w:val="24"/>
                <w:lang w:eastAsia="ru-RU"/>
              </w:rPr>
            </w:pPr>
            <w:ins w:id="701" w:author="Savinskaya Yulia" w:date="2021-02-24T14:31:00Z">
              <w:r>
                <w:rPr>
                  <w:rFonts w:ascii="Arial" w:hAnsi="Arial" w:cs="Arial"/>
                  <w:noProof/>
                  <w:color w:val="000000"/>
                  <w:sz w:val="18"/>
                  <w:szCs w:val="24"/>
                  <w:lang w:eastAsia="ru-RU"/>
                </w:rPr>
                <w:t xml:space="preserve">Оператор диспетчерской службы </w:t>
              </w:r>
            </w:ins>
          </w:p>
        </w:tc>
        <w:tc>
          <w:tcPr>
            <w:tcW w:w="626" w:type="pct"/>
            <w:tcBorders>
              <w:top w:val="single" w:sz="6" w:space="0" w:color="000000"/>
              <w:left w:val="single" w:sz="6" w:space="0" w:color="000000"/>
              <w:bottom w:val="single" w:sz="6" w:space="0" w:color="000000"/>
              <w:right w:val="single" w:sz="6" w:space="0" w:color="000000"/>
            </w:tcBorders>
          </w:tcPr>
          <w:p w14:paraId="7D89AB3C" w14:textId="3AD7696C" w:rsidR="00B05492" w:rsidRPr="00DD6CAD" w:rsidRDefault="00B05492" w:rsidP="00ED4F88">
            <w:pPr>
              <w:spacing w:before="45" w:after="45"/>
              <w:ind w:left="-57"/>
              <w:jc w:val="left"/>
              <w:rPr>
                <w:ins w:id="702" w:author="Savinskaya Yulia" w:date="2021-02-24T14:30:00Z"/>
                <w:rFonts w:ascii="Arial" w:hAnsi="Arial" w:cs="Arial"/>
                <w:noProof/>
                <w:color w:val="000000"/>
                <w:sz w:val="18"/>
                <w:szCs w:val="24"/>
                <w:lang w:eastAsia="ru-RU"/>
              </w:rPr>
            </w:pPr>
            <w:ins w:id="703" w:author="Savinskaya Yulia" w:date="2021-02-24T14:31:00Z">
              <w:r w:rsidRPr="00B05492">
                <w:rPr>
                  <w:rFonts w:ascii="Arial" w:hAnsi="Arial" w:cs="Arial"/>
                  <w:noProof/>
                  <w:color w:val="000000"/>
                  <w:sz w:val="18"/>
                  <w:szCs w:val="24"/>
                  <w:lang w:eastAsia="ru-RU"/>
                </w:rPr>
                <w:t>Заявка на ТС подрядчика утверждена</w:t>
              </w:r>
            </w:ins>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57B1D3A" w14:textId="5EC88E03" w:rsidR="00B05492" w:rsidRPr="00DD6CAD" w:rsidRDefault="00B05492" w:rsidP="00ED4F88">
            <w:pPr>
              <w:spacing w:before="45" w:after="45"/>
              <w:ind w:left="-57"/>
              <w:jc w:val="left"/>
              <w:rPr>
                <w:ins w:id="704" w:author="Savinskaya Yulia" w:date="2021-02-24T14:30:00Z"/>
                <w:rFonts w:ascii="Arial" w:hAnsi="Arial" w:cs="Arial"/>
                <w:noProof/>
                <w:color w:val="000000"/>
                <w:sz w:val="18"/>
                <w:szCs w:val="24"/>
                <w:lang w:eastAsia="ru-RU"/>
              </w:rPr>
            </w:pPr>
            <w:ins w:id="705" w:author="Savinskaya Yulia" w:date="2021-02-24T14:31:00Z">
              <w:r>
                <w:rPr>
                  <w:rFonts w:ascii="Arial" w:hAnsi="Arial" w:cs="Arial"/>
                  <w:noProof/>
                  <w:color w:val="000000"/>
                  <w:sz w:val="18"/>
                  <w:szCs w:val="24"/>
                  <w:lang w:eastAsia="ru-RU"/>
                </w:rPr>
                <w:t>Экспедиционный заказ (Утвержден)</w:t>
              </w:r>
            </w:ins>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F1D05D2" w14:textId="1FD9A192" w:rsidR="00B05492" w:rsidRPr="00DD6CAD" w:rsidRDefault="00B05492" w:rsidP="00B05492">
            <w:pPr>
              <w:spacing w:before="45" w:after="45"/>
              <w:ind w:left="-57"/>
              <w:jc w:val="left"/>
              <w:rPr>
                <w:ins w:id="706" w:author="Savinskaya Yulia" w:date="2021-02-24T14:30:00Z"/>
                <w:rFonts w:ascii="Arial" w:hAnsi="Arial" w:cs="Arial"/>
                <w:noProof/>
                <w:color w:val="000000"/>
                <w:sz w:val="18"/>
                <w:szCs w:val="24"/>
                <w:lang w:eastAsia="ru-RU"/>
              </w:rPr>
            </w:pPr>
            <w:ins w:id="707" w:author="Savinskaya Yulia" w:date="2021-02-24T14:30:00Z">
              <w:r>
                <w:rPr>
                  <w:rFonts w:ascii="Arial" w:hAnsi="Arial" w:cs="Arial"/>
                  <w:noProof/>
                  <w:color w:val="000000"/>
                  <w:sz w:val="18"/>
                  <w:szCs w:val="24"/>
                  <w:lang w:eastAsia="ru-RU"/>
                </w:rPr>
                <w:t>Экспедиционный заказ (</w:t>
              </w:r>
            </w:ins>
            <w:ins w:id="708" w:author="Savinskaya Yulia" w:date="2021-02-24T14:31:00Z">
              <w:r>
                <w:rPr>
                  <w:rFonts w:ascii="Arial" w:hAnsi="Arial" w:cs="Arial"/>
                  <w:noProof/>
                  <w:color w:val="000000"/>
                  <w:sz w:val="18"/>
                  <w:szCs w:val="24"/>
                  <w:lang w:eastAsia="ru-RU"/>
                </w:rPr>
                <w:t>Принят в работу</w:t>
              </w:r>
            </w:ins>
            <w:ins w:id="709" w:author="Savinskaya Yulia" w:date="2021-02-24T14:30:00Z">
              <w:r>
                <w:rPr>
                  <w:rFonts w:ascii="Arial" w:hAnsi="Arial" w:cs="Arial"/>
                  <w:noProof/>
                  <w:color w:val="000000"/>
                  <w:sz w:val="18"/>
                  <w:szCs w:val="24"/>
                  <w:lang w:eastAsia="ru-RU"/>
                </w:rPr>
                <w:t>)</w:t>
              </w:r>
            </w:ins>
          </w:p>
        </w:tc>
      </w:tr>
    </w:tbl>
    <w:p w14:paraId="1AA68EFD" w14:textId="77777777" w:rsidR="00B05492" w:rsidRDefault="00B05492" w:rsidP="00B05492">
      <w:pPr>
        <w:spacing w:after="240" w:line="276" w:lineRule="auto"/>
        <w:rPr>
          <w:ins w:id="710" w:author="Savinskaya Yulia" w:date="2021-02-24T14:24:00Z"/>
          <w:rFonts w:ascii="Arial" w:eastAsiaTheme="majorEastAsia" w:hAnsi="Arial" w:cs="Arial"/>
          <w:szCs w:val="24"/>
        </w:rPr>
      </w:pPr>
    </w:p>
    <w:p w14:paraId="3E17D66E" w14:textId="6E2F9411" w:rsidR="00D63E1D" w:rsidRDefault="00C25DAD" w:rsidP="00D63E1D">
      <w:pPr>
        <w:pStyle w:val="4"/>
        <w:spacing w:after="120"/>
        <w:ind w:left="862" w:hanging="862"/>
        <w:rPr>
          <w:ins w:id="711" w:author="Savinskaya Yulia" w:date="2021-02-24T14:32:00Z"/>
          <w:rFonts w:eastAsiaTheme="majorEastAsia" w:cstheme="majorBidi"/>
          <w:b/>
          <w:i w:val="0"/>
          <w:caps w:val="0"/>
          <w:sz w:val="24"/>
          <w:szCs w:val="24"/>
        </w:rPr>
      </w:pPr>
      <w:ins w:id="712" w:author="Savinskaya Yulia" w:date="2021-02-24T13:45:00Z">
        <w:r>
          <w:rPr>
            <w:rFonts w:eastAsiaTheme="majorEastAsia" w:cstheme="majorBidi"/>
            <w:b/>
            <w:i w:val="0"/>
            <w:caps w:val="0"/>
            <w:sz w:val="24"/>
            <w:szCs w:val="24"/>
          </w:rPr>
          <w:lastRenderedPageBreak/>
          <w:t>Шаг процесса 10.06.02.0</w:t>
        </w:r>
      </w:ins>
      <w:ins w:id="713" w:author="Savinskaya Yulia" w:date="2021-02-24T14:33:00Z">
        <w:r w:rsidR="00D63E1D">
          <w:rPr>
            <w:rFonts w:eastAsiaTheme="majorEastAsia" w:cstheme="majorBidi"/>
            <w:b/>
            <w:i w:val="0"/>
            <w:caps w:val="0"/>
            <w:sz w:val="24"/>
            <w:szCs w:val="24"/>
          </w:rPr>
          <w:t>50</w:t>
        </w:r>
      </w:ins>
      <w:ins w:id="714" w:author="Savinskaya Yulia" w:date="2021-02-24T13:45:00Z">
        <w:r>
          <w:rPr>
            <w:rFonts w:eastAsiaTheme="majorEastAsia" w:cstheme="majorBidi"/>
            <w:b/>
            <w:i w:val="0"/>
            <w:caps w:val="0"/>
            <w:sz w:val="24"/>
            <w:szCs w:val="24"/>
          </w:rPr>
          <w:t xml:space="preserve"> – Принятие в работу заявки на потребность в ТС по внутренним транспортировкам</w:t>
        </w:r>
      </w:ins>
    </w:p>
    <w:p w14:paraId="4B9019B1" w14:textId="0594B4AC" w:rsidR="00D63E1D" w:rsidRDefault="00D63E1D" w:rsidP="00D63E1D">
      <w:pPr>
        <w:spacing w:after="240" w:line="276" w:lineRule="auto"/>
        <w:ind w:firstLine="567"/>
        <w:rPr>
          <w:ins w:id="715" w:author="Savinskaya Yulia" w:date="2021-02-24T14:32:00Z"/>
          <w:rFonts w:ascii="Arial" w:eastAsiaTheme="majorEastAsia" w:hAnsi="Arial" w:cs="Arial"/>
          <w:szCs w:val="24"/>
        </w:rPr>
      </w:pPr>
      <w:ins w:id="716" w:author="Savinskaya Yulia" w:date="2021-02-24T14:32:00Z">
        <w:r w:rsidRPr="0022655A">
          <w:rPr>
            <w:rFonts w:ascii="Arial" w:eastAsiaTheme="majorEastAsia" w:hAnsi="Arial" w:cs="Arial"/>
            <w:szCs w:val="24"/>
          </w:rPr>
          <w:t>Утвержденные Диспетчером ТДО заявки на потребность в ТС по вн</w:t>
        </w:r>
        <w:r>
          <w:rPr>
            <w:rFonts w:ascii="Arial" w:eastAsiaTheme="majorEastAsia" w:hAnsi="Arial" w:cs="Arial"/>
            <w:szCs w:val="24"/>
          </w:rPr>
          <w:t>утренним</w:t>
        </w:r>
        <w:r w:rsidRPr="0022655A">
          <w:rPr>
            <w:rFonts w:ascii="Arial" w:eastAsiaTheme="majorEastAsia" w:hAnsi="Arial" w:cs="Arial"/>
            <w:szCs w:val="24"/>
          </w:rPr>
          <w:t xml:space="preserve"> транспортировкам должны быть приняты в работу логистическим оператором. Для принятия в работу заявки на потребность в ТС по вн</w:t>
        </w:r>
        <w:r>
          <w:rPr>
            <w:rFonts w:ascii="Arial" w:eastAsiaTheme="majorEastAsia" w:hAnsi="Arial" w:cs="Arial"/>
            <w:szCs w:val="24"/>
          </w:rPr>
          <w:t>утренним</w:t>
        </w:r>
        <w:r w:rsidRPr="0022655A">
          <w:rPr>
            <w:rFonts w:ascii="Arial" w:eastAsiaTheme="majorEastAsia" w:hAnsi="Arial" w:cs="Arial"/>
            <w:szCs w:val="24"/>
          </w:rPr>
          <w:t xml:space="preserve"> транспортировкам пользователь с ролью Оператор диспетчерской службы </w:t>
        </w:r>
        <w:r>
          <w:rPr>
            <w:rFonts w:ascii="Arial" w:eastAsiaTheme="majorEastAsia" w:hAnsi="Arial" w:cs="Arial"/>
            <w:szCs w:val="24"/>
          </w:rPr>
          <w:t>использует стандартный расширенный</w:t>
        </w:r>
        <w:r w:rsidRPr="00D8469B">
          <w:rPr>
            <w:rFonts w:ascii="Arial" w:eastAsiaTheme="majorEastAsia" w:hAnsi="Arial" w:cs="Arial"/>
            <w:szCs w:val="24"/>
          </w:rPr>
          <w:t xml:space="preserve"> POWL</w:t>
        </w:r>
        <w:r w:rsidRPr="00600750">
          <w:rPr>
            <w:rFonts w:ascii="Arial" w:eastAsiaTheme="majorEastAsia" w:hAnsi="Arial" w:cs="Arial"/>
            <w:szCs w:val="24"/>
          </w:rPr>
          <w:t xml:space="preserve"> </w:t>
        </w:r>
        <w:r>
          <w:rPr>
            <w:rFonts w:ascii="Arial" w:eastAsiaTheme="majorEastAsia" w:hAnsi="Arial" w:cs="Arial"/>
            <w:szCs w:val="24"/>
          </w:rPr>
          <w:t xml:space="preserve">отчет «Обзор Экспедиционного заказа» или отчет «Заявки на транспорт на утверждении». В отчете </w:t>
        </w:r>
        <w:r w:rsidRPr="0022655A">
          <w:rPr>
            <w:rFonts w:ascii="Arial" w:eastAsiaTheme="majorEastAsia" w:hAnsi="Arial" w:cs="Arial"/>
            <w:szCs w:val="24"/>
          </w:rPr>
          <w:t>Оператор диспетчерской служ</w:t>
        </w:r>
        <w:r>
          <w:rPr>
            <w:rFonts w:ascii="Arial" w:eastAsiaTheme="majorEastAsia" w:hAnsi="Arial" w:cs="Arial"/>
            <w:szCs w:val="24"/>
          </w:rPr>
          <w:t xml:space="preserve">бы выделяет Экспедиционный заказ или несколько заказов и нажимает «Принять заявку в работу». </w:t>
        </w:r>
        <w:r w:rsidRPr="003A4E9F">
          <w:rPr>
            <w:rFonts w:ascii="Arial" w:eastAsiaTheme="majorEastAsia" w:hAnsi="Arial" w:cs="Arial"/>
            <w:szCs w:val="24"/>
          </w:rPr>
          <w:t xml:space="preserve">После утверждения статус заявки </w:t>
        </w:r>
        <w:r>
          <w:rPr>
            <w:rFonts w:ascii="Arial" w:eastAsiaTheme="majorEastAsia" w:hAnsi="Arial" w:cs="Arial"/>
            <w:szCs w:val="24"/>
          </w:rPr>
          <w:t>меняется</w:t>
        </w:r>
        <w:r w:rsidRPr="003A4E9F">
          <w:rPr>
            <w:rFonts w:ascii="Arial" w:eastAsiaTheme="majorEastAsia" w:hAnsi="Arial" w:cs="Arial"/>
            <w:szCs w:val="24"/>
          </w:rPr>
          <w:t xml:space="preserve">, </w:t>
        </w:r>
        <w:r>
          <w:rPr>
            <w:rFonts w:ascii="Arial" w:eastAsiaTheme="majorEastAsia" w:hAnsi="Arial" w:cs="Arial"/>
            <w:szCs w:val="24"/>
          </w:rPr>
          <w:t>и заявка становится доступной для планирования.</w:t>
        </w:r>
      </w:ins>
    </w:p>
    <w:p w14:paraId="723685B2" w14:textId="77777777" w:rsidR="00D63E1D" w:rsidRDefault="00D63E1D" w:rsidP="00D63E1D">
      <w:pPr>
        <w:spacing w:after="240" w:line="276" w:lineRule="auto"/>
        <w:ind w:firstLine="567"/>
        <w:rPr>
          <w:ins w:id="717" w:author="Savinskaya Yulia" w:date="2021-02-24T14:32:00Z"/>
          <w:rFonts w:ascii="Arial" w:eastAsiaTheme="majorEastAsia" w:hAnsi="Arial" w:cs="Arial"/>
          <w:szCs w:val="24"/>
        </w:rPr>
      </w:pPr>
      <w:ins w:id="718" w:author="Savinskaya Yulia" w:date="2021-02-24T14:32:00Z">
        <w:r>
          <w:rPr>
            <w:rFonts w:ascii="Arial" w:eastAsiaTheme="majorEastAsia" w:hAnsi="Arial" w:cs="Arial"/>
            <w:szCs w:val="24"/>
          </w:rPr>
          <w:t xml:space="preserve">В случае необходимости отклонения заявки, </w:t>
        </w:r>
        <w:r w:rsidRPr="0022655A">
          <w:rPr>
            <w:rFonts w:ascii="Arial" w:eastAsiaTheme="majorEastAsia" w:hAnsi="Arial" w:cs="Arial"/>
            <w:szCs w:val="24"/>
          </w:rPr>
          <w:t>Оператор диспетчерской служ</w:t>
        </w:r>
        <w:r>
          <w:rPr>
            <w:rFonts w:ascii="Arial" w:eastAsiaTheme="majorEastAsia" w:hAnsi="Arial" w:cs="Arial"/>
            <w:szCs w:val="24"/>
          </w:rPr>
          <w:t>бы</w:t>
        </w:r>
        <w:r w:rsidRPr="0022655A">
          <w:rPr>
            <w:rFonts w:ascii="Arial" w:eastAsiaTheme="majorEastAsia" w:hAnsi="Arial" w:cs="Arial"/>
            <w:szCs w:val="24"/>
          </w:rPr>
          <w:t xml:space="preserve"> </w:t>
        </w:r>
        <w:r>
          <w:rPr>
            <w:rFonts w:ascii="Arial" w:eastAsiaTheme="majorEastAsia" w:hAnsi="Arial" w:cs="Arial"/>
            <w:szCs w:val="24"/>
          </w:rPr>
          <w:t>выделяет Экспедиционный заказ или несколько заказов, нажимает «Сторнировать документ» и выбирает из справочника доступную причину отклонения заявки.</w:t>
        </w:r>
      </w:ins>
    </w:p>
    <w:p w14:paraId="30B3FB2C" w14:textId="7E5EAA10" w:rsidR="00D63E1D" w:rsidRDefault="00D63E1D" w:rsidP="00D63E1D">
      <w:pPr>
        <w:spacing w:after="240" w:line="276" w:lineRule="auto"/>
        <w:ind w:firstLine="567"/>
        <w:rPr>
          <w:ins w:id="719" w:author="Savinskaya Yulia" w:date="2021-02-24T14:32:00Z"/>
          <w:rFonts w:ascii="Arial" w:eastAsiaTheme="majorEastAsia" w:hAnsi="Arial" w:cs="Arial"/>
          <w:szCs w:val="24"/>
        </w:rPr>
      </w:pPr>
      <w:ins w:id="720" w:author="Savinskaya Yulia" w:date="2021-02-24T14:32:00Z">
        <w:r>
          <w:rPr>
            <w:rFonts w:ascii="Arial" w:eastAsiaTheme="majorEastAsia" w:hAnsi="Arial" w:cs="Arial"/>
            <w:szCs w:val="24"/>
          </w:rPr>
          <w:t xml:space="preserve">Сроки принятия в работу заявок на потребность в ТС по внутренним транспортировкам </w:t>
        </w:r>
        <w:r w:rsidRPr="00D8469B">
          <w:rPr>
            <w:rFonts w:ascii="Arial" w:eastAsiaTheme="majorEastAsia" w:hAnsi="Arial" w:cs="Arial"/>
            <w:szCs w:val="24"/>
          </w:rPr>
          <w:t>регламентируются локальными нормативными документами, например, Регламентами.</w:t>
        </w:r>
      </w:ins>
    </w:p>
    <w:p w14:paraId="03B7840E" w14:textId="77777777" w:rsidR="00D63E1D" w:rsidRDefault="00D63E1D" w:rsidP="00D63E1D">
      <w:pPr>
        <w:spacing w:after="240" w:line="276" w:lineRule="auto"/>
        <w:ind w:firstLine="567"/>
        <w:rPr>
          <w:ins w:id="721" w:author="Savinskaya Yulia" w:date="2021-02-24T14:32:00Z"/>
          <w:rFonts w:ascii="Arial" w:eastAsiaTheme="majorEastAsia" w:hAnsi="Arial" w:cs="Arial"/>
          <w:szCs w:val="24"/>
        </w:rPr>
      </w:pPr>
      <w:ins w:id="722" w:author="Savinskaya Yulia" w:date="2021-02-24T14:32:00Z">
        <w:r>
          <w:rPr>
            <w:rFonts w:ascii="Arial" w:eastAsiaTheme="majorEastAsia" w:hAnsi="Arial" w:cs="Arial"/>
            <w:szCs w:val="24"/>
          </w:rPr>
          <w:t>Возможность принятия в работу Экспедиционного заказа реализована с помощью разработки ТМ300.01.</w:t>
        </w:r>
      </w:ins>
    </w:p>
    <w:p w14:paraId="3251C1FD" w14:textId="04F8C97A" w:rsidR="00D63E1D" w:rsidRDefault="00D63E1D" w:rsidP="00D63E1D">
      <w:pPr>
        <w:pStyle w:val="a7"/>
        <w:jc w:val="right"/>
        <w:rPr>
          <w:ins w:id="723" w:author="Savinskaya Yulia" w:date="2021-02-24T14:32:00Z"/>
          <w:rFonts w:ascii="Arial" w:hAnsi="Arial" w:cs="Arial"/>
          <w:b/>
          <w:sz w:val="22"/>
        </w:rPr>
      </w:pPr>
      <w:ins w:id="724" w:author="Savinskaya Yulia" w:date="2021-02-24T14:32:00Z">
        <w:r w:rsidRPr="00916FAB">
          <w:rPr>
            <w:rFonts w:ascii="Arial" w:hAnsi="Arial" w:cs="Arial"/>
            <w:b/>
            <w:sz w:val="22"/>
          </w:rPr>
          <w:t xml:space="preserve">Таблица </w:t>
        </w:r>
        <w:r>
          <w:rPr>
            <w:rFonts w:ascii="Arial" w:hAnsi="Arial" w:cs="Arial"/>
            <w:b/>
            <w:sz w:val="22"/>
          </w:rPr>
          <w:t>1</w:t>
        </w:r>
      </w:ins>
      <w:ins w:id="725" w:author="Savinskaya Yulia" w:date="2021-02-24T14:33:00Z">
        <w:r>
          <w:rPr>
            <w:rFonts w:ascii="Arial" w:hAnsi="Arial" w:cs="Arial"/>
            <w:b/>
            <w:sz w:val="22"/>
          </w:rPr>
          <w:t>9</w:t>
        </w:r>
      </w:ins>
      <w:ins w:id="726" w:author="Savinskaya Yulia" w:date="2021-02-24T14:32:00Z">
        <w:r w:rsidRPr="00916FAB">
          <w:rPr>
            <w:rFonts w:ascii="Arial" w:hAnsi="Arial" w:cs="Arial"/>
            <w:b/>
            <w:sz w:val="22"/>
          </w:rPr>
          <w:t xml:space="preserve">. Описание </w:t>
        </w:r>
        <w:r>
          <w:rPr>
            <w:rFonts w:ascii="Arial" w:hAnsi="Arial" w:cs="Arial"/>
            <w:b/>
            <w:sz w:val="22"/>
          </w:rPr>
          <w:t>шага «Принятие в работу заявки на потребность в ТС по вн</w:t>
        </w:r>
      </w:ins>
      <w:ins w:id="727" w:author="Savinskaya Yulia" w:date="2021-02-24T14:33:00Z">
        <w:r>
          <w:rPr>
            <w:rFonts w:ascii="Arial" w:hAnsi="Arial" w:cs="Arial"/>
            <w:b/>
            <w:sz w:val="22"/>
          </w:rPr>
          <w:t>утренним</w:t>
        </w:r>
      </w:ins>
      <w:ins w:id="728" w:author="Savinskaya Yulia" w:date="2021-02-24T14:32:00Z">
        <w:r>
          <w:rPr>
            <w:rFonts w:ascii="Arial" w:hAnsi="Arial" w:cs="Arial"/>
            <w:b/>
            <w:sz w:val="22"/>
          </w:rPr>
          <w:t xml:space="preserve"> транспортировкам»</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D63E1D" w14:paraId="392B583A" w14:textId="77777777" w:rsidTr="00ED4F88">
        <w:trPr>
          <w:ins w:id="729" w:author="Savinskaya Yulia" w:date="2021-02-24T14:32:00Z"/>
        </w:trPr>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58BC388" w14:textId="77777777" w:rsidR="00D63E1D" w:rsidRDefault="00D63E1D" w:rsidP="00ED4F88">
            <w:pPr>
              <w:pStyle w:val="h"/>
              <w:spacing w:before="45" w:after="45"/>
              <w:rPr>
                <w:ins w:id="730" w:author="Savinskaya Yulia" w:date="2021-02-24T14:32:00Z"/>
                <w:noProof/>
                <w:szCs w:val="24"/>
              </w:rPr>
            </w:pPr>
            <w:ins w:id="731" w:author="Savinskaya Yulia" w:date="2021-02-24T14:32:00Z">
              <w:r>
                <w:rPr>
                  <w:noProof/>
                  <w:szCs w:val="24"/>
                </w:rPr>
                <w:t>№</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DD8E9DC" w14:textId="77777777" w:rsidR="00D63E1D" w:rsidRDefault="00D63E1D" w:rsidP="00ED4F88">
            <w:pPr>
              <w:pStyle w:val="h"/>
              <w:spacing w:before="45" w:after="45"/>
              <w:rPr>
                <w:ins w:id="732" w:author="Savinskaya Yulia" w:date="2021-02-24T14:32:00Z"/>
                <w:noProof/>
                <w:szCs w:val="24"/>
              </w:rPr>
            </w:pPr>
            <w:ins w:id="733" w:author="Savinskaya Yulia" w:date="2021-02-24T14:32:00Z">
              <w:r>
                <w:rPr>
                  <w:noProof/>
                  <w:szCs w:val="24"/>
                </w:rPr>
                <w:t>Операция</w:t>
              </w:r>
            </w:ins>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65907243" w14:textId="77777777" w:rsidR="00D63E1D" w:rsidRPr="00FD169A" w:rsidRDefault="00D63E1D" w:rsidP="00ED4F88">
            <w:pPr>
              <w:pStyle w:val="h"/>
              <w:spacing w:before="45" w:after="45"/>
              <w:rPr>
                <w:ins w:id="734" w:author="Savinskaya Yulia" w:date="2021-02-24T14:32:00Z"/>
                <w:noProof/>
                <w:szCs w:val="24"/>
                <w:lang w:val="en-US"/>
              </w:rPr>
            </w:pPr>
            <w:ins w:id="735" w:author="Savinskaya Yulia" w:date="2021-02-24T14:32:00Z">
              <w:r>
                <w:rPr>
                  <w:noProof/>
                  <w:szCs w:val="24"/>
                </w:rPr>
                <w:t>Транзакция</w:t>
              </w:r>
            </w:ins>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17C7045" w14:textId="77777777" w:rsidR="00D63E1D" w:rsidRDefault="00D63E1D" w:rsidP="00ED4F88">
            <w:pPr>
              <w:pStyle w:val="h"/>
              <w:spacing w:before="45" w:after="45"/>
              <w:rPr>
                <w:ins w:id="736" w:author="Savinskaya Yulia" w:date="2021-02-24T14:32:00Z"/>
                <w:noProof/>
                <w:szCs w:val="24"/>
              </w:rPr>
            </w:pPr>
            <w:ins w:id="737" w:author="Savinskaya Yulia" w:date="2021-02-24T14:32:00Z">
              <w:r>
                <w:rPr>
                  <w:noProof/>
                  <w:szCs w:val="24"/>
                </w:rPr>
                <w:t>Описание</w:t>
              </w:r>
            </w:ins>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DEBF18A" w14:textId="77777777" w:rsidR="00D63E1D" w:rsidRDefault="00D63E1D" w:rsidP="00ED4F88">
            <w:pPr>
              <w:pStyle w:val="h"/>
              <w:spacing w:before="45" w:after="45"/>
              <w:rPr>
                <w:ins w:id="738" w:author="Savinskaya Yulia" w:date="2021-02-24T14:32:00Z"/>
                <w:noProof/>
                <w:szCs w:val="24"/>
              </w:rPr>
            </w:pPr>
            <w:ins w:id="739" w:author="Savinskaya Yulia" w:date="2021-02-24T14:32:00Z">
              <w:r>
                <w:rPr>
                  <w:noProof/>
                  <w:szCs w:val="24"/>
                </w:rPr>
                <w:t>Бизнес-роль</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6F9E1951" w14:textId="77777777" w:rsidR="00D63E1D" w:rsidRDefault="00D63E1D" w:rsidP="00ED4F88">
            <w:pPr>
              <w:pStyle w:val="h"/>
              <w:spacing w:before="45" w:after="45"/>
              <w:rPr>
                <w:ins w:id="740" w:author="Savinskaya Yulia" w:date="2021-02-24T14:32:00Z"/>
                <w:noProof/>
                <w:szCs w:val="24"/>
              </w:rPr>
            </w:pPr>
            <w:ins w:id="741" w:author="Savinskaya Yulia" w:date="2021-02-24T14:32:00Z">
              <w:r>
                <w:rPr>
                  <w:noProof/>
                  <w:szCs w:val="24"/>
                </w:rPr>
                <w:t>Предпосылки</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F3E1EA1" w14:textId="77777777" w:rsidR="00D63E1D" w:rsidRDefault="00D63E1D" w:rsidP="00ED4F88">
            <w:pPr>
              <w:pStyle w:val="h"/>
              <w:spacing w:before="45" w:after="45"/>
              <w:rPr>
                <w:ins w:id="742" w:author="Savinskaya Yulia" w:date="2021-02-24T14:32:00Z"/>
                <w:noProof/>
                <w:szCs w:val="24"/>
              </w:rPr>
            </w:pPr>
            <w:ins w:id="743" w:author="Savinskaya Yulia" w:date="2021-02-24T14:32:00Z">
              <w:r>
                <w:rPr>
                  <w:noProof/>
                  <w:szCs w:val="24"/>
                </w:rPr>
                <w:t>Вход</w:t>
              </w:r>
            </w:ins>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D29D70A" w14:textId="77777777" w:rsidR="00D63E1D" w:rsidRDefault="00D63E1D" w:rsidP="00ED4F88">
            <w:pPr>
              <w:pStyle w:val="h"/>
              <w:spacing w:before="45" w:after="45"/>
              <w:rPr>
                <w:ins w:id="744" w:author="Savinskaya Yulia" w:date="2021-02-24T14:32:00Z"/>
                <w:noProof/>
                <w:szCs w:val="24"/>
              </w:rPr>
            </w:pPr>
            <w:ins w:id="745" w:author="Savinskaya Yulia" w:date="2021-02-24T14:32:00Z">
              <w:r>
                <w:rPr>
                  <w:noProof/>
                  <w:szCs w:val="24"/>
                </w:rPr>
                <w:t>Выход</w:t>
              </w:r>
            </w:ins>
          </w:p>
        </w:tc>
      </w:tr>
      <w:tr w:rsidR="00D63E1D" w14:paraId="7B3ED826" w14:textId="77777777" w:rsidTr="00ED4F88">
        <w:trPr>
          <w:ins w:id="746" w:author="Savinskaya Yulia" w:date="2021-02-24T14:32:00Z"/>
        </w:trPr>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EE46862" w14:textId="2336AAE8" w:rsidR="00D63E1D" w:rsidRPr="005B11CF" w:rsidRDefault="00D63E1D" w:rsidP="00D63E1D">
            <w:pPr>
              <w:pStyle w:val="bbb"/>
              <w:spacing w:before="45" w:after="45"/>
              <w:rPr>
                <w:ins w:id="747" w:author="Savinskaya Yulia" w:date="2021-02-24T14:32:00Z"/>
                <w:rFonts w:eastAsia="Times New Roman"/>
                <w:noProof/>
                <w:szCs w:val="24"/>
              </w:rPr>
            </w:pPr>
            <w:ins w:id="748" w:author="Savinskaya Yulia" w:date="2021-02-24T14:32:00Z">
              <w:r w:rsidRPr="005B11CF">
                <w:rPr>
                  <w:rFonts w:eastAsia="Times New Roman"/>
                  <w:noProof/>
                  <w:szCs w:val="24"/>
                </w:rPr>
                <w:t>10.06.02.0</w:t>
              </w:r>
            </w:ins>
            <w:ins w:id="749" w:author="Savinskaya Yulia" w:date="2021-02-24T14:33:00Z">
              <w:r>
                <w:rPr>
                  <w:rFonts w:eastAsia="Times New Roman"/>
                  <w:noProof/>
                  <w:szCs w:val="24"/>
                </w:rPr>
                <w:t>50</w:t>
              </w:r>
            </w:ins>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B856419" w14:textId="77777777" w:rsidR="00D63E1D" w:rsidRPr="00B05492" w:rsidRDefault="00D63E1D" w:rsidP="00ED4F88">
            <w:pPr>
              <w:pStyle w:val="bbb"/>
              <w:spacing w:before="45" w:after="45"/>
              <w:rPr>
                <w:ins w:id="750" w:author="Savinskaya Yulia" w:date="2021-02-24T14:32:00Z"/>
                <w:rFonts w:eastAsia="Times New Roman"/>
                <w:noProof/>
                <w:szCs w:val="24"/>
              </w:rPr>
            </w:pPr>
            <w:ins w:id="751" w:author="Savinskaya Yulia" w:date="2021-02-24T14:32:00Z">
              <w:r w:rsidRPr="00B05492">
                <w:rPr>
                  <w:rFonts w:eastAsia="Times New Roman"/>
                  <w:noProof/>
                  <w:szCs w:val="24"/>
                </w:rPr>
                <w:t>Принятие </w:t>
              </w:r>
            </w:ins>
          </w:p>
          <w:p w14:paraId="375DED85" w14:textId="03964C6B" w:rsidR="00D63E1D" w:rsidRPr="005B11CF" w:rsidRDefault="00D63E1D" w:rsidP="00D63E1D">
            <w:pPr>
              <w:pStyle w:val="bbb"/>
              <w:spacing w:before="45" w:after="45"/>
              <w:rPr>
                <w:ins w:id="752" w:author="Savinskaya Yulia" w:date="2021-02-24T14:32:00Z"/>
                <w:rFonts w:eastAsia="Times New Roman"/>
                <w:noProof/>
                <w:szCs w:val="24"/>
              </w:rPr>
            </w:pPr>
            <w:ins w:id="753" w:author="Savinskaya Yulia" w:date="2021-02-24T14:32:00Z">
              <w:r w:rsidRPr="00B05492">
                <w:rPr>
                  <w:rFonts w:eastAsia="Times New Roman"/>
                  <w:noProof/>
                  <w:szCs w:val="24"/>
                </w:rPr>
                <w:t>в работу заявки на потребность в ТС по вн</w:t>
              </w:r>
            </w:ins>
            <w:ins w:id="754" w:author="Savinskaya Yulia" w:date="2021-02-24T14:33:00Z">
              <w:r>
                <w:rPr>
                  <w:rFonts w:eastAsia="Times New Roman"/>
                  <w:noProof/>
                  <w:szCs w:val="24"/>
                </w:rPr>
                <w:t>утренним</w:t>
              </w:r>
            </w:ins>
            <w:ins w:id="755" w:author="Savinskaya Yulia" w:date="2021-02-24T14:32:00Z">
              <w:r w:rsidRPr="00B05492">
                <w:rPr>
                  <w:rFonts w:eastAsia="Times New Roman"/>
                  <w:noProof/>
                  <w:szCs w:val="24"/>
                </w:rPr>
                <w:t xml:space="preserve"> транспортировкам</w:t>
              </w:r>
            </w:ins>
          </w:p>
        </w:tc>
        <w:tc>
          <w:tcPr>
            <w:tcW w:w="557" w:type="pct"/>
            <w:tcBorders>
              <w:top w:val="single" w:sz="6" w:space="0" w:color="000000"/>
              <w:left w:val="single" w:sz="6" w:space="0" w:color="000000"/>
              <w:bottom w:val="single" w:sz="6" w:space="0" w:color="000000"/>
              <w:right w:val="single" w:sz="6" w:space="0" w:color="000000"/>
            </w:tcBorders>
          </w:tcPr>
          <w:p w14:paraId="296DEA60" w14:textId="77777777" w:rsidR="00D63E1D" w:rsidRPr="004E67CB" w:rsidRDefault="00D63E1D" w:rsidP="00ED4F88">
            <w:pPr>
              <w:pStyle w:val="bbb"/>
              <w:spacing w:before="45" w:after="45"/>
              <w:rPr>
                <w:ins w:id="756" w:author="Savinskaya Yulia" w:date="2021-02-24T14:32:00Z"/>
                <w:rFonts w:eastAsia="Times New Roman"/>
                <w:noProof/>
                <w:szCs w:val="24"/>
              </w:rPr>
            </w:pPr>
            <w:ins w:id="757" w:author="Savinskaya Yulia" w:date="2021-02-24T14:32:00Z">
              <w:r w:rsidRPr="005B11CF">
                <w:rPr>
                  <w:rFonts w:eastAsia="Times New Roman"/>
                  <w:noProof/>
                  <w:szCs w:val="24"/>
                </w:rPr>
                <w:t>NWBC</w:t>
              </w:r>
            </w:ins>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8C51D4B" w14:textId="74D9FA21" w:rsidR="00D63E1D" w:rsidRPr="00DD6CAD" w:rsidRDefault="00D63E1D" w:rsidP="00D63E1D">
            <w:pPr>
              <w:spacing w:after="240" w:line="276" w:lineRule="auto"/>
              <w:rPr>
                <w:ins w:id="758" w:author="Savinskaya Yulia" w:date="2021-02-24T14:32:00Z"/>
                <w:rFonts w:ascii="Arial" w:hAnsi="Arial" w:cs="Arial"/>
                <w:noProof/>
                <w:color w:val="000000"/>
                <w:sz w:val="18"/>
                <w:szCs w:val="24"/>
                <w:lang w:eastAsia="ru-RU"/>
              </w:rPr>
            </w:pPr>
            <w:ins w:id="759" w:author="Savinskaya Yulia" w:date="2021-02-24T14:32:00Z">
              <w:r>
                <w:rPr>
                  <w:rFonts w:ascii="Arial" w:hAnsi="Arial" w:cs="Arial"/>
                  <w:noProof/>
                  <w:color w:val="000000"/>
                  <w:sz w:val="18"/>
                  <w:szCs w:val="24"/>
                  <w:lang w:eastAsia="ru-RU"/>
                </w:rPr>
                <w:t>Оператор диспетчерской службы принимает в работу заявки на потребность в ТС по вн</w:t>
              </w:r>
            </w:ins>
            <w:ins w:id="760" w:author="Savinskaya Yulia" w:date="2021-02-24T14:33:00Z">
              <w:r>
                <w:rPr>
                  <w:rFonts w:ascii="Arial" w:hAnsi="Arial" w:cs="Arial"/>
                  <w:noProof/>
                  <w:color w:val="000000"/>
                  <w:sz w:val="18"/>
                  <w:szCs w:val="24"/>
                  <w:lang w:eastAsia="ru-RU"/>
                </w:rPr>
                <w:t>утренним</w:t>
              </w:r>
            </w:ins>
            <w:ins w:id="761" w:author="Savinskaya Yulia" w:date="2021-02-24T14:32:00Z">
              <w:r>
                <w:rPr>
                  <w:rFonts w:ascii="Arial" w:hAnsi="Arial" w:cs="Arial"/>
                  <w:noProof/>
                  <w:color w:val="000000"/>
                  <w:sz w:val="18"/>
                  <w:szCs w:val="24"/>
                  <w:lang w:eastAsia="ru-RU"/>
                </w:rPr>
                <w:t xml:space="preserve"> транспортировкам</w:t>
              </w:r>
            </w:ins>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D01BDD5" w14:textId="77777777" w:rsidR="00D63E1D" w:rsidRPr="00DD6CAD" w:rsidRDefault="00D63E1D" w:rsidP="00ED4F88">
            <w:pPr>
              <w:spacing w:before="45" w:after="45"/>
              <w:ind w:left="-57"/>
              <w:jc w:val="left"/>
              <w:rPr>
                <w:ins w:id="762" w:author="Savinskaya Yulia" w:date="2021-02-24T14:32:00Z"/>
                <w:rFonts w:ascii="Arial" w:hAnsi="Arial" w:cs="Arial"/>
                <w:noProof/>
                <w:color w:val="000000"/>
                <w:sz w:val="18"/>
                <w:szCs w:val="24"/>
                <w:lang w:eastAsia="ru-RU"/>
              </w:rPr>
            </w:pPr>
            <w:ins w:id="763" w:author="Savinskaya Yulia" w:date="2021-02-24T14:32:00Z">
              <w:r>
                <w:rPr>
                  <w:rFonts w:ascii="Arial" w:hAnsi="Arial" w:cs="Arial"/>
                  <w:noProof/>
                  <w:color w:val="000000"/>
                  <w:sz w:val="18"/>
                  <w:szCs w:val="24"/>
                  <w:lang w:eastAsia="ru-RU"/>
                </w:rPr>
                <w:t xml:space="preserve">Оператор диспетчерской службы </w:t>
              </w:r>
            </w:ins>
          </w:p>
        </w:tc>
        <w:tc>
          <w:tcPr>
            <w:tcW w:w="626" w:type="pct"/>
            <w:tcBorders>
              <w:top w:val="single" w:sz="6" w:space="0" w:color="000000"/>
              <w:left w:val="single" w:sz="6" w:space="0" w:color="000000"/>
              <w:bottom w:val="single" w:sz="6" w:space="0" w:color="000000"/>
              <w:right w:val="single" w:sz="6" w:space="0" w:color="000000"/>
            </w:tcBorders>
          </w:tcPr>
          <w:p w14:paraId="06DC6A53" w14:textId="77777777" w:rsidR="00D63E1D" w:rsidRPr="00DD6CAD" w:rsidRDefault="00D63E1D" w:rsidP="00ED4F88">
            <w:pPr>
              <w:spacing w:before="45" w:after="45"/>
              <w:ind w:left="-57"/>
              <w:jc w:val="left"/>
              <w:rPr>
                <w:ins w:id="764" w:author="Savinskaya Yulia" w:date="2021-02-24T14:32:00Z"/>
                <w:rFonts w:ascii="Arial" w:hAnsi="Arial" w:cs="Arial"/>
                <w:noProof/>
                <w:color w:val="000000"/>
                <w:sz w:val="18"/>
                <w:szCs w:val="24"/>
                <w:lang w:eastAsia="ru-RU"/>
              </w:rPr>
            </w:pPr>
            <w:ins w:id="765" w:author="Savinskaya Yulia" w:date="2021-02-24T14:32:00Z">
              <w:r w:rsidRPr="00B05492">
                <w:rPr>
                  <w:rFonts w:ascii="Arial" w:hAnsi="Arial" w:cs="Arial"/>
                  <w:noProof/>
                  <w:color w:val="000000"/>
                  <w:sz w:val="18"/>
                  <w:szCs w:val="24"/>
                  <w:lang w:eastAsia="ru-RU"/>
                </w:rPr>
                <w:t>Заявка на ТС подрядчика утверждена</w:t>
              </w:r>
            </w:ins>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0E7B2BD" w14:textId="77777777" w:rsidR="00D63E1D" w:rsidRPr="00DD6CAD" w:rsidRDefault="00D63E1D" w:rsidP="00ED4F88">
            <w:pPr>
              <w:spacing w:before="45" w:after="45"/>
              <w:ind w:left="-57"/>
              <w:jc w:val="left"/>
              <w:rPr>
                <w:ins w:id="766" w:author="Savinskaya Yulia" w:date="2021-02-24T14:32:00Z"/>
                <w:rFonts w:ascii="Arial" w:hAnsi="Arial" w:cs="Arial"/>
                <w:noProof/>
                <w:color w:val="000000"/>
                <w:sz w:val="18"/>
                <w:szCs w:val="24"/>
                <w:lang w:eastAsia="ru-RU"/>
              </w:rPr>
            </w:pPr>
            <w:ins w:id="767" w:author="Savinskaya Yulia" w:date="2021-02-24T14:32:00Z">
              <w:r>
                <w:rPr>
                  <w:rFonts w:ascii="Arial" w:hAnsi="Arial" w:cs="Arial"/>
                  <w:noProof/>
                  <w:color w:val="000000"/>
                  <w:sz w:val="18"/>
                  <w:szCs w:val="24"/>
                  <w:lang w:eastAsia="ru-RU"/>
                </w:rPr>
                <w:t>Экспедиционный заказ (Утвержден)</w:t>
              </w:r>
            </w:ins>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3C0EC87" w14:textId="77777777" w:rsidR="00D63E1D" w:rsidRPr="00DD6CAD" w:rsidRDefault="00D63E1D" w:rsidP="00ED4F88">
            <w:pPr>
              <w:spacing w:before="45" w:after="45"/>
              <w:ind w:left="-57"/>
              <w:jc w:val="left"/>
              <w:rPr>
                <w:ins w:id="768" w:author="Savinskaya Yulia" w:date="2021-02-24T14:32:00Z"/>
                <w:rFonts w:ascii="Arial" w:hAnsi="Arial" w:cs="Arial"/>
                <w:noProof/>
                <w:color w:val="000000"/>
                <w:sz w:val="18"/>
                <w:szCs w:val="24"/>
                <w:lang w:eastAsia="ru-RU"/>
              </w:rPr>
            </w:pPr>
            <w:ins w:id="769" w:author="Savinskaya Yulia" w:date="2021-02-24T14:32:00Z">
              <w:r>
                <w:rPr>
                  <w:rFonts w:ascii="Arial" w:hAnsi="Arial" w:cs="Arial"/>
                  <w:noProof/>
                  <w:color w:val="000000"/>
                  <w:sz w:val="18"/>
                  <w:szCs w:val="24"/>
                  <w:lang w:eastAsia="ru-RU"/>
                </w:rPr>
                <w:t>Экспедиционный заказ (Принят в работу)</w:t>
              </w:r>
            </w:ins>
          </w:p>
        </w:tc>
      </w:tr>
    </w:tbl>
    <w:p w14:paraId="5C65E1B1" w14:textId="77777777" w:rsidR="00D63E1D" w:rsidRPr="00D63E1D" w:rsidRDefault="00D63E1D">
      <w:pPr>
        <w:rPr>
          <w:ins w:id="770" w:author="Savinskaya Yulia" w:date="2021-02-24T13:45:00Z"/>
          <w:rFonts w:eastAsiaTheme="majorEastAsia"/>
          <w:i/>
          <w:caps/>
          <w:rPrChange w:id="771" w:author="Savinskaya Yulia" w:date="2021-02-24T14:32:00Z">
            <w:rPr>
              <w:ins w:id="772" w:author="Savinskaya Yulia" w:date="2021-02-24T13:45:00Z"/>
              <w:rFonts w:eastAsiaTheme="majorEastAsia" w:cstheme="majorBidi"/>
              <w:b/>
              <w:i w:val="0"/>
              <w:caps w:val="0"/>
              <w:sz w:val="24"/>
              <w:szCs w:val="24"/>
            </w:rPr>
          </w:rPrChange>
        </w:rPr>
        <w:pPrChange w:id="773" w:author="Savinskaya Yulia" w:date="2021-02-24T14:32:00Z">
          <w:pPr>
            <w:pStyle w:val="4"/>
            <w:spacing w:after="120"/>
            <w:ind w:left="862" w:hanging="862"/>
          </w:pPr>
        </w:pPrChange>
      </w:pPr>
    </w:p>
    <w:p w14:paraId="3ECC3782" w14:textId="02371D82" w:rsidR="007722A9" w:rsidRPr="007722A9" w:rsidRDefault="007722A9" w:rsidP="007722A9">
      <w:pPr>
        <w:pStyle w:val="4"/>
        <w:spacing w:after="120"/>
        <w:ind w:left="862" w:hanging="862"/>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10.06.02.</w:t>
      </w:r>
      <w:del w:id="774" w:author="Savinskaya Yulia" w:date="2021-02-24T13:46:00Z">
        <w:r w:rsidDel="00C25DAD">
          <w:rPr>
            <w:rFonts w:eastAsiaTheme="majorEastAsia" w:cstheme="majorBidi"/>
            <w:b/>
            <w:i w:val="0"/>
            <w:caps w:val="0"/>
            <w:sz w:val="24"/>
            <w:szCs w:val="24"/>
          </w:rPr>
          <w:delText>035</w:delText>
        </w:r>
        <w:r w:rsidRPr="0012135C" w:rsidDel="00C25DAD">
          <w:rPr>
            <w:rFonts w:eastAsiaTheme="majorEastAsia" w:cstheme="majorBidi"/>
            <w:b/>
            <w:i w:val="0"/>
            <w:caps w:val="0"/>
            <w:sz w:val="24"/>
            <w:szCs w:val="24"/>
          </w:rPr>
          <w:delText xml:space="preserve"> </w:delText>
        </w:r>
      </w:del>
      <w:ins w:id="775" w:author="Savinskaya Yulia" w:date="2021-02-24T13:46:00Z">
        <w:r w:rsidR="00C25DAD">
          <w:rPr>
            <w:rFonts w:eastAsiaTheme="majorEastAsia" w:cstheme="majorBidi"/>
            <w:b/>
            <w:i w:val="0"/>
            <w:caps w:val="0"/>
            <w:sz w:val="24"/>
            <w:szCs w:val="24"/>
          </w:rPr>
          <w:t>055</w:t>
        </w:r>
        <w:r w:rsidR="00C25DAD" w:rsidRPr="0012135C">
          <w:rPr>
            <w:rFonts w:eastAsiaTheme="majorEastAsia" w:cstheme="majorBidi"/>
            <w:b/>
            <w:i w:val="0"/>
            <w:caps w:val="0"/>
            <w:sz w:val="24"/>
            <w:szCs w:val="24"/>
          </w:rPr>
          <w:t xml:space="preserve"> </w:t>
        </w:r>
      </w:ins>
      <w:r w:rsidRPr="0012135C">
        <w:rPr>
          <w:rFonts w:eastAsiaTheme="majorEastAsia" w:cstheme="majorBidi"/>
          <w:b/>
          <w:i w:val="0"/>
          <w:caps w:val="0"/>
          <w:sz w:val="24"/>
          <w:szCs w:val="24"/>
        </w:rPr>
        <w:t xml:space="preserve">– </w:t>
      </w:r>
      <w:r>
        <w:rPr>
          <w:rFonts w:eastAsiaTheme="majorEastAsia" w:cstheme="majorBidi"/>
          <w:b/>
          <w:i w:val="0"/>
          <w:caps w:val="0"/>
          <w:sz w:val="24"/>
          <w:szCs w:val="24"/>
        </w:rPr>
        <w:t>Создание и корректировка внешних транспортировок</w:t>
      </w:r>
    </w:p>
    <w:p w14:paraId="3B7A5F20" w14:textId="66B307DB" w:rsidR="007722A9" w:rsidRDefault="007722A9" w:rsidP="00D00956">
      <w:pPr>
        <w:spacing w:after="240" w:line="276" w:lineRule="auto"/>
        <w:ind w:firstLine="567"/>
        <w:rPr>
          <w:rFonts w:ascii="Arial" w:eastAsiaTheme="majorEastAsia" w:hAnsi="Arial" w:cs="Arial"/>
          <w:szCs w:val="24"/>
        </w:rPr>
      </w:pPr>
      <w:r w:rsidRPr="00173BF1">
        <w:rPr>
          <w:rFonts w:ascii="Arial" w:eastAsiaTheme="majorEastAsia" w:hAnsi="Arial" w:cs="Arial"/>
          <w:szCs w:val="24"/>
        </w:rPr>
        <w:t xml:space="preserve">На основании </w:t>
      </w:r>
      <w:r w:rsidR="00CA24ED">
        <w:rPr>
          <w:rFonts w:ascii="Arial" w:eastAsiaTheme="majorEastAsia" w:hAnsi="Arial" w:cs="Arial"/>
          <w:szCs w:val="24"/>
        </w:rPr>
        <w:t>созданных Экспедиционных заказов (потребности в ТС)</w:t>
      </w:r>
      <w:r w:rsidR="000E6478">
        <w:rPr>
          <w:rFonts w:ascii="Arial" w:eastAsiaTheme="majorEastAsia" w:hAnsi="Arial" w:cs="Arial"/>
          <w:szCs w:val="24"/>
        </w:rPr>
        <w:t xml:space="preserve"> </w:t>
      </w:r>
      <w:r w:rsidR="00150FFA">
        <w:rPr>
          <w:rFonts w:ascii="Arial" w:eastAsiaTheme="majorEastAsia" w:hAnsi="Arial" w:cs="Arial"/>
          <w:szCs w:val="24"/>
        </w:rPr>
        <w:t>Диспетчер</w:t>
      </w:r>
      <w:r w:rsidRPr="00173BF1">
        <w:rPr>
          <w:rFonts w:ascii="Arial" w:eastAsiaTheme="majorEastAsia" w:hAnsi="Arial" w:cs="Arial"/>
          <w:szCs w:val="24"/>
        </w:rPr>
        <w:t xml:space="preserve"> создает необходимое количество Фрахто</w:t>
      </w:r>
      <w:r>
        <w:rPr>
          <w:rFonts w:ascii="Arial" w:eastAsiaTheme="majorEastAsia" w:hAnsi="Arial" w:cs="Arial"/>
          <w:szCs w:val="24"/>
        </w:rPr>
        <w:t xml:space="preserve">вых заказов на </w:t>
      </w:r>
      <w:del w:id="776" w:author="Savinskaya Yulia" w:date="2021-02-25T15:20:00Z">
        <w:r w:rsidDel="009F680A">
          <w:rPr>
            <w:rFonts w:ascii="Arial" w:eastAsiaTheme="majorEastAsia" w:hAnsi="Arial" w:cs="Arial"/>
            <w:szCs w:val="24"/>
          </w:rPr>
          <w:delText xml:space="preserve">Грузовую </w:delText>
        </w:r>
      </w:del>
      <w:ins w:id="777" w:author="Savinskaya Yulia" w:date="2021-02-25T15:20:00Z">
        <w:r w:rsidR="009F680A">
          <w:rPr>
            <w:rFonts w:ascii="Arial" w:eastAsiaTheme="majorEastAsia" w:hAnsi="Arial" w:cs="Arial"/>
            <w:szCs w:val="24"/>
          </w:rPr>
          <w:t xml:space="preserve">грузовую </w:t>
        </w:r>
      </w:ins>
      <w:r>
        <w:rPr>
          <w:rFonts w:ascii="Arial" w:eastAsiaTheme="majorEastAsia" w:hAnsi="Arial" w:cs="Arial"/>
          <w:szCs w:val="24"/>
        </w:rPr>
        <w:t>технику</w:t>
      </w:r>
      <w:r w:rsidRPr="00173BF1">
        <w:rPr>
          <w:rFonts w:ascii="Arial" w:eastAsiaTheme="majorEastAsia" w:hAnsi="Arial" w:cs="Arial"/>
          <w:szCs w:val="24"/>
        </w:rPr>
        <w:t xml:space="preserve"> </w:t>
      </w:r>
      <w:r>
        <w:rPr>
          <w:rFonts w:ascii="Arial" w:eastAsiaTheme="majorEastAsia" w:hAnsi="Arial" w:cs="Arial"/>
          <w:szCs w:val="24"/>
        </w:rPr>
        <w:t xml:space="preserve">для внешних транспортировок (перевозок, </w:t>
      </w:r>
      <w:r w:rsidRPr="00173BF1">
        <w:rPr>
          <w:rFonts w:ascii="Arial" w:eastAsiaTheme="majorEastAsia" w:hAnsi="Arial" w:cs="Arial"/>
          <w:szCs w:val="24"/>
        </w:rPr>
        <w:t>выходящих за пределы одной Бизнес-единицы).</w:t>
      </w:r>
      <w:r w:rsidR="000E6478">
        <w:rPr>
          <w:rFonts w:ascii="Arial" w:eastAsiaTheme="majorEastAsia" w:hAnsi="Arial" w:cs="Arial"/>
          <w:szCs w:val="24"/>
        </w:rPr>
        <w:t xml:space="preserve"> Системный документ Фрахтовый заказ представляет собой Путевой лист или Путевой лист подрядчика.</w:t>
      </w:r>
    </w:p>
    <w:p w14:paraId="60A033DA" w14:textId="0A1C529B" w:rsidR="004C4B0F" w:rsidRDefault="000E6478" w:rsidP="00D00956">
      <w:pPr>
        <w:spacing w:after="240" w:line="276" w:lineRule="auto"/>
        <w:ind w:firstLine="567"/>
        <w:rPr>
          <w:rFonts w:ascii="Arial" w:eastAsiaTheme="majorEastAsia" w:hAnsi="Arial" w:cs="Arial"/>
          <w:szCs w:val="24"/>
        </w:rPr>
      </w:pPr>
      <w:r>
        <w:rPr>
          <w:rFonts w:ascii="Arial" w:eastAsiaTheme="majorEastAsia" w:hAnsi="Arial" w:cs="Arial"/>
          <w:szCs w:val="24"/>
        </w:rPr>
        <w:lastRenderedPageBreak/>
        <w:t>Для формирования</w:t>
      </w:r>
      <w:r w:rsidR="007722A9">
        <w:rPr>
          <w:rFonts w:ascii="Arial" w:eastAsiaTheme="majorEastAsia" w:hAnsi="Arial" w:cs="Arial"/>
          <w:szCs w:val="24"/>
        </w:rPr>
        <w:t xml:space="preserve"> Ф</w:t>
      </w:r>
      <w:r w:rsidR="007722A9" w:rsidRPr="007927FB">
        <w:rPr>
          <w:rFonts w:ascii="Arial" w:eastAsiaTheme="majorEastAsia" w:hAnsi="Arial" w:cs="Arial"/>
          <w:szCs w:val="24"/>
        </w:rPr>
        <w:t xml:space="preserve">рахтового заказа </w:t>
      </w:r>
      <w:r w:rsidR="00150FFA">
        <w:rPr>
          <w:rFonts w:ascii="Arial" w:eastAsiaTheme="majorEastAsia" w:hAnsi="Arial" w:cs="Arial"/>
          <w:szCs w:val="24"/>
        </w:rPr>
        <w:t>Диспетчер</w:t>
      </w:r>
      <w:r w:rsidR="007722A9" w:rsidRPr="00CF4FC1">
        <w:rPr>
          <w:rFonts w:ascii="Arial" w:eastAsiaTheme="majorEastAsia" w:hAnsi="Arial" w:cs="Arial"/>
          <w:szCs w:val="24"/>
        </w:rPr>
        <w:t xml:space="preserve"> </w:t>
      </w:r>
      <w:r>
        <w:rPr>
          <w:rFonts w:ascii="Arial" w:eastAsiaTheme="majorEastAsia" w:hAnsi="Arial" w:cs="Arial"/>
          <w:szCs w:val="24"/>
        </w:rPr>
        <w:t xml:space="preserve">использует инструмент – пульт управления транспортировками. В пульте управления транспортировками выбираются необходимые </w:t>
      </w:r>
      <w:r w:rsidR="00150FFA">
        <w:rPr>
          <w:rFonts w:ascii="Arial" w:eastAsiaTheme="majorEastAsia" w:hAnsi="Arial" w:cs="Arial"/>
          <w:szCs w:val="24"/>
        </w:rPr>
        <w:t>Единицы фрахта, сформированные на основании Экспедиционных заказов (</w:t>
      </w:r>
      <w:r>
        <w:rPr>
          <w:rFonts w:ascii="Arial" w:eastAsiaTheme="majorEastAsia" w:hAnsi="Arial" w:cs="Arial"/>
          <w:szCs w:val="24"/>
        </w:rPr>
        <w:t>заяв</w:t>
      </w:r>
      <w:r w:rsidR="00150FFA">
        <w:rPr>
          <w:rFonts w:ascii="Arial" w:eastAsiaTheme="majorEastAsia" w:hAnsi="Arial" w:cs="Arial"/>
          <w:szCs w:val="24"/>
        </w:rPr>
        <w:t xml:space="preserve">ок на перевозку от Заявителей потребности в ТС или Экспедиционных заказов, созданных Диспетчером на основании заявок из </w:t>
      </w:r>
      <w:r w:rsidR="00150FFA">
        <w:rPr>
          <w:rFonts w:ascii="Arial" w:eastAsiaTheme="majorEastAsia" w:hAnsi="Arial" w:cs="Arial"/>
          <w:szCs w:val="24"/>
          <w:lang w:val="en-US"/>
        </w:rPr>
        <w:t>Excel</w:t>
      </w:r>
      <w:r w:rsidR="00150FFA" w:rsidRPr="00AE12DE">
        <w:rPr>
          <w:rFonts w:ascii="Arial" w:eastAsiaTheme="majorEastAsia" w:hAnsi="Arial" w:cs="Arial"/>
          <w:szCs w:val="24"/>
        </w:rPr>
        <w:t xml:space="preserve"> </w:t>
      </w:r>
      <w:r w:rsidR="00150FFA">
        <w:rPr>
          <w:rFonts w:ascii="Arial" w:eastAsiaTheme="majorEastAsia" w:hAnsi="Arial" w:cs="Arial"/>
          <w:szCs w:val="24"/>
        </w:rPr>
        <w:t xml:space="preserve">и </w:t>
      </w:r>
      <w:r w:rsidR="00150FFA">
        <w:rPr>
          <w:rFonts w:ascii="Arial" w:eastAsiaTheme="majorEastAsia" w:hAnsi="Arial" w:cs="Arial"/>
          <w:szCs w:val="24"/>
          <w:lang w:val="en-US"/>
        </w:rPr>
        <w:t>PDF</w:t>
      </w:r>
      <w:r w:rsidR="00150FFA" w:rsidRPr="00AE12DE">
        <w:rPr>
          <w:rFonts w:ascii="Arial" w:eastAsiaTheme="majorEastAsia" w:hAnsi="Arial" w:cs="Arial"/>
          <w:szCs w:val="24"/>
        </w:rPr>
        <w:t xml:space="preserve"> </w:t>
      </w:r>
      <w:r w:rsidR="00150FFA">
        <w:rPr>
          <w:rFonts w:ascii="Arial" w:eastAsiaTheme="majorEastAsia" w:hAnsi="Arial" w:cs="Arial"/>
          <w:szCs w:val="24"/>
        </w:rPr>
        <w:t xml:space="preserve">от БЕ вне контура </w:t>
      </w:r>
      <w:r w:rsidR="00150FFA">
        <w:rPr>
          <w:rFonts w:ascii="Arial" w:eastAsiaTheme="majorEastAsia" w:hAnsi="Arial" w:cs="Arial"/>
          <w:szCs w:val="24"/>
          <w:lang w:val="en-US"/>
        </w:rPr>
        <w:t>SAP</w:t>
      </w:r>
      <w:r w:rsidR="00150FFA" w:rsidRPr="00AE12DE">
        <w:rPr>
          <w:rFonts w:ascii="Arial" w:eastAsiaTheme="majorEastAsia" w:hAnsi="Arial" w:cs="Arial"/>
          <w:szCs w:val="24"/>
        </w:rPr>
        <w:t>)</w:t>
      </w:r>
      <w:r w:rsidR="00F57FDE">
        <w:rPr>
          <w:rFonts w:ascii="Arial" w:eastAsiaTheme="majorEastAsia" w:hAnsi="Arial" w:cs="Arial"/>
          <w:szCs w:val="24"/>
        </w:rPr>
        <w:t>.</w:t>
      </w:r>
    </w:p>
    <w:p w14:paraId="3C4F9CD2" w14:textId="1945B6E5" w:rsidR="007722A9" w:rsidRPr="001B7362" w:rsidRDefault="004C4B0F">
      <w:pPr>
        <w:spacing w:after="240" w:line="276" w:lineRule="auto"/>
        <w:ind w:firstLine="567"/>
        <w:rPr>
          <w:rFonts w:ascii="Arial" w:eastAsiaTheme="majorEastAsia" w:hAnsi="Arial" w:cs="Arial"/>
          <w:szCs w:val="24"/>
        </w:rPr>
      </w:pPr>
      <w:r>
        <w:rPr>
          <w:rFonts w:ascii="Arial" w:eastAsiaTheme="majorEastAsia" w:hAnsi="Arial" w:cs="Arial"/>
          <w:szCs w:val="24"/>
        </w:rPr>
        <w:t>В одном Фрахтовом заказе (путевом листе) будет реализована возможность группировки несколько заданий (Экспедиционных заказов).</w:t>
      </w:r>
      <w:r w:rsidR="00F57FDE">
        <w:rPr>
          <w:rFonts w:ascii="Arial" w:eastAsiaTheme="majorEastAsia" w:hAnsi="Arial" w:cs="Arial"/>
          <w:szCs w:val="24"/>
        </w:rPr>
        <w:t xml:space="preserve"> </w:t>
      </w:r>
      <w:r w:rsidR="007722A9" w:rsidRPr="00A22DB0">
        <w:rPr>
          <w:rFonts w:ascii="Arial" w:eastAsiaTheme="majorEastAsia" w:hAnsi="Arial" w:cs="Arial"/>
          <w:szCs w:val="24"/>
        </w:rPr>
        <w:t xml:space="preserve">По результатам формирования </w:t>
      </w:r>
      <w:r w:rsidR="007B285B">
        <w:rPr>
          <w:rFonts w:ascii="Arial" w:eastAsiaTheme="majorEastAsia" w:hAnsi="Arial" w:cs="Arial"/>
          <w:szCs w:val="24"/>
        </w:rPr>
        <w:t>Экспедиционных заказов</w:t>
      </w:r>
      <w:r w:rsidR="002D6F09" w:rsidRPr="002D6F09">
        <w:rPr>
          <w:rFonts w:ascii="Arial" w:eastAsiaTheme="majorEastAsia" w:hAnsi="Arial" w:cs="Arial"/>
          <w:szCs w:val="24"/>
        </w:rPr>
        <w:t xml:space="preserve"> </w:t>
      </w:r>
      <w:r w:rsidR="002D6F09">
        <w:rPr>
          <w:rFonts w:ascii="Arial" w:eastAsiaTheme="majorEastAsia" w:hAnsi="Arial" w:cs="Arial"/>
          <w:szCs w:val="24"/>
        </w:rPr>
        <w:t xml:space="preserve">вида </w:t>
      </w:r>
      <w:r w:rsidR="002D6F09">
        <w:rPr>
          <w:rFonts w:ascii="Arial" w:eastAsiaTheme="majorEastAsia" w:hAnsi="Arial" w:cs="Arial"/>
          <w:szCs w:val="24"/>
          <w:lang w:val="en-US"/>
        </w:rPr>
        <w:t>ZOR</w:t>
      </w:r>
      <w:r w:rsidR="002D6F09">
        <w:rPr>
          <w:rFonts w:ascii="Arial" w:eastAsiaTheme="majorEastAsia" w:hAnsi="Arial" w:cs="Arial"/>
          <w:szCs w:val="24"/>
        </w:rPr>
        <w:t xml:space="preserve"> (Перевозка груза по маршруту)</w:t>
      </w:r>
      <w:r w:rsidR="007B285B">
        <w:rPr>
          <w:rFonts w:ascii="Arial" w:eastAsiaTheme="majorEastAsia" w:hAnsi="Arial" w:cs="Arial"/>
          <w:szCs w:val="24"/>
        </w:rPr>
        <w:t xml:space="preserve"> </w:t>
      </w:r>
      <w:r w:rsidR="007722A9" w:rsidRPr="001B7362">
        <w:rPr>
          <w:rFonts w:ascii="Arial" w:eastAsiaTheme="majorEastAsia" w:hAnsi="Arial" w:cs="Arial"/>
          <w:szCs w:val="24"/>
        </w:rPr>
        <w:t xml:space="preserve">автоматически формируется </w:t>
      </w:r>
      <w:r w:rsidR="007B285B">
        <w:rPr>
          <w:rFonts w:ascii="Arial" w:eastAsiaTheme="majorEastAsia" w:hAnsi="Arial" w:cs="Arial"/>
          <w:szCs w:val="24"/>
        </w:rPr>
        <w:t>Е</w:t>
      </w:r>
      <w:r w:rsidR="007722A9" w:rsidRPr="001B7362">
        <w:rPr>
          <w:rFonts w:ascii="Arial" w:eastAsiaTheme="majorEastAsia" w:hAnsi="Arial" w:cs="Arial"/>
          <w:szCs w:val="24"/>
        </w:rPr>
        <w:t>диница фрахта, которая содержит следующие данные:</w:t>
      </w:r>
    </w:p>
    <w:p w14:paraId="553FF8E2" w14:textId="138A36A5" w:rsidR="007722A9" w:rsidRPr="00AE12DE" w:rsidRDefault="002D6F09" w:rsidP="00AE12DE">
      <w:pPr>
        <w:pStyle w:val="af9"/>
        <w:numPr>
          <w:ilvl w:val="0"/>
          <w:numId w:val="77"/>
        </w:numPr>
        <w:spacing w:after="240" w:line="276" w:lineRule="auto"/>
        <w:rPr>
          <w:rFonts w:ascii="Arial" w:eastAsiaTheme="majorEastAsia" w:hAnsi="Arial" w:cs="Arial"/>
          <w:szCs w:val="24"/>
        </w:rPr>
      </w:pPr>
      <w:r w:rsidRPr="00AE12DE">
        <w:rPr>
          <w:rFonts w:ascii="Arial" w:eastAsiaTheme="majorEastAsia" w:hAnsi="Arial" w:cs="Arial"/>
          <w:szCs w:val="24"/>
        </w:rPr>
        <w:t>Тип ТС (Самосвал, Автоцистерна и прочее);</w:t>
      </w:r>
    </w:p>
    <w:p w14:paraId="123BD2B7" w14:textId="77777777" w:rsidR="007722A9" w:rsidRPr="007927FB" w:rsidRDefault="007722A9" w:rsidP="00AE12DE">
      <w:pPr>
        <w:pStyle w:val="af9"/>
        <w:numPr>
          <w:ilvl w:val="0"/>
          <w:numId w:val="77"/>
        </w:numPr>
        <w:spacing w:after="240" w:line="276" w:lineRule="auto"/>
        <w:rPr>
          <w:rFonts w:ascii="Arial" w:eastAsiaTheme="majorEastAsia" w:hAnsi="Arial" w:cs="Arial"/>
          <w:szCs w:val="24"/>
        </w:rPr>
      </w:pPr>
      <w:r>
        <w:rPr>
          <w:rFonts w:ascii="Arial" w:eastAsiaTheme="majorEastAsia" w:hAnsi="Arial" w:cs="Arial"/>
          <w:szCs w:val="24"/>
        </w:rPr>
        <w:t>Перевозимые позиции МТР</w:t>
      </w:r>
      <w:r w:rsidRPr="001A2F18">
        <w:rPr>
          <w:rFonts w:ascii="Arial" w:eastAsiaTheme="majorEastAsia" w:hAnsi="Arial" w:cs="Arial"/>
          <w:szCs w:val="24"/>
        </w:rPr>
        <w:t xml:space="preserve"> (</w:t>
      </w:r>
      <w:r>
        <w:rPr>
          <w:rFonts w:ascii="Arial" w:eastAsiaTheme="majorEastAsia" w:hAnsi="Arial" w:cs="Arial"/>
          <w:szCs w:val="24"/>
        </w:rPr>
        <w:t>код и наименование);</w:t>
      </w:r>
    </w:p>
    <w:p w14:paraId="1C0F7D71" w14:textId="411D474E" w:rsidR="007722A9" w:rsidRPr="007927FB" w:rsidRDefault="007722A9" w:rsidP="00AE12DE">
      <w:pPr>
        <w:pStyle w:val="af9"/>
        <w:numPr>
          <w:ilvl w:val="0"/>
          <w:numId w:val="77"/>
        </w:numPr>
        <w:spacing w:after="240" w:line="276" w:lineRule="auto"/>
        <w:rPr>
          <w:rFonts w:ascii="Arial" w:eastAsiaTheme="majorEastAsia" w:hAnsi="Arial" w:cs="Arial"/>
          <w:szCs w:val="24"/>
        </w:rPr>
      </w:pPr>
      <w:r w:rsidRPr="007927FB">
        <w:rPr>
          <w:rFonts w:ascii="Arial" w:eastAsiaTheme="majorEastAsia" w:hAnsi="Arial" w:cs="Arial"/>
          <w:szCs w:val="24"/>
        </w:rPr>
        <w:t>Вес груза</w:t>
      </w:r>
      <w:ins w:id="778" w:author="Savinskaya Yulia" w:date="2021-02-25T15:24:00Z">
        <w:r w:rsidR="00E378E2">
          <w:rPr>
            <w:rFonts w:ascii="Arial" w:eastAsiaTheme="majorEastAsia" w:hAnsi="Arial" w:cs="Arial"/>
            <w:szCs w:val="24"/>
          </w:rPr>
          <w:t xml:space="preserve"> (план)</w:t>
        </w:r>
      </w:ins>
      <w:r w:rsidRPr="007927FB">
        <w:rPr>
          <w:rFonts w:ascii="Arial" w:eastAsiaTheme="majorEastAsia" w:hAnsi="Arial" w:cs="Arial"/>
          <w:szCs w:val="24"/>
        </w:rPr>
        <w:t>;</w:t>
      </w:r>
    </w:p>
    <w:p w14:paraId="194C0C0E" w14:textId="1B455CAC" w:rsidR="007722A9" w:rsidRDefault="007722A9" w:rsidP="00AE12DE">
      <w:pPr>
        <w:pStyle w:val="af9"/>
        <w:numPr>
          <w:ilvl w:val="0"/>
          <w:numId w:val="77"/>
        </w:numPr>
        <w:spacing w:after="240" w:line="276" w:lineRule="auto"/>
        <w:rPr>
          <w:rFonts w:ascii="Arial" w:eastAsiaTheme="majorEastAsia" w:hAnsi="Arial" w:cs="Arial"/>
          <w:szCs w:val="24"/>
        </w:rPr>
      </w:pPr>
      <w:r w:rsidRPr="007927FB">
        <w:rPr>
          <w:rFonts w:ascii="Arial" w:eastAsiaTheme="majorEastAsia" w:hAnsi="Arial" w:cs="Arial"/>
          <w:szCs w:val="24"/>
        </w:rPr>
        <w:t>Объем груза</w:t>
      </w:r>
      <w:ins w:id="779" w:author="Savinskaya Yulia" w:date="2021-02-25T15:24:00Z">
        <w:r w:rsidR="00E378E2">
          <w:rPr>
            <w:rFonts w:ascii="Arial" w:eastAsiaTheme="majorEastAsia" w:hAnsi="Arial" w:cs="Arial"/>
            <w:szCs w:val="24"/>
          </w:rPr>
          <w:t xml:space="preserve"> (план)</w:t>
        </w:r>
      </w:ins>
      <w:r w:rsidRPr="007927FB">
        <w:rPr>
          <w:rFonts w:ascii="Arial" w:eastAsiaTheme="majorEastAsia" w:hAnsi="Arial" w:cs="Arial"/>
          <w:szCs w:val="24"/>
        </w:rPr>
        <w:t>;</w:t>
      </w:r>
    </w:p>
    <w:p w14:paraId="17B22A1B" w14:textId="77777777" w:rsidR="007722A9" w:rsidRPr="007927FB" w:rsidRDefault="007722A9" w:rsidP="00AE12DE">
      <w:pPr>
        <w:pStyle w:val="af9"/>
        <w:numPr>
          <w:ilvl w:val="0"/>
          <w:numId w:val="77"/>
        </w:numPr>
        <w:spacing w:after="240" w:line="276" w:lineRule="auto"/>
        <w:rPr>
          <w:rFonts w:ascii="Arial" w:eastAsiaTheme="majorEastAsia" w:hAnsi="Arial" w:cs="Arial"/>
          <w:szCs w:val="24"/>
        </w:rPr>
      </w:pPr>
      <w:r w:rsidRPr="007927FB">
        <w:rPr>
          <w:rFonts w:ascii="Arial" w:eastAsiaTheme="majorEastAsia" w:hAnsi="Arial" w:cs="Arial"/>
          <w:szCs w:val="24"/>
        </w:rPr>
        <w:t>Исходное местоположение</w:t>
      </w:r>
      <w:r>
        <w:rPr>
          <w:rFonts w:ascii="Arial" w:eastAsiaTheme="majorEastAsia" w:hAnsi="Arial" w:cs="Arial"/>
          <w:szCs w:val="24"/>
        </w:rPr>
        <w:t xml:space="preserve"> (локация) (код и наименование)</w:t>
      </w:r>
      <w:r w:rsidRPr="007927FB">
        <w:rPr>
          <w:rFonts w:ascii="Arial" w:eastAsiaTheme="majorEastAsia" w:hAnsi="Arial" w:cs="Arial"/>
          <w:szCs w:val="24"/>
        </w:rPr>
        <w:t>;</w:t>
      </w:r>
    </w:p>
    <w:p w14:paraId="29061EA8" w14:textId="30574447" w:rsidR="007722A9" w:rsidRPr="007927FB" w:rsidRDefault="007722A9" w:rsidP="00AE12DE">
      <w:pPr>
        <w:pStyle w:val="af9"/>
        <w:numPr>
          <w:ilvl w:val="0"/>
          <w:numId w:val="77"/>
        </w:numPr>
        <w:spacing w:after="240" w:line="276" w:lineRule="auto"/>
        <w:rPr>
          <w:rFonts w:ascii="Arial" w:eastAsiaTheme="majorEastAsia" w:hAnsi="Arial" w:cs="Arial"/>
          <w:szCs w:val="24"/>
        </w:rPr>
      </w:pPr>
      <w:r w:rsidRPr="007927FB">
        <w:rPr>
          <w:rFonts w:ascii="Arial" w:eastAsiaTheme="majorEastAsia" w:hAnsi="Arial" w:cs="Arial"/>
          <w:szCs w:val="24"/>
        </w:rPr>
        <w:t>Целевое местоположение</w:t>
      </w:r>
      <w:r>
        <w:rPr>
          <w:rFonts w:ascii="Arial" w:eastAsiaTheme="majorEastAsia" w:hAnsi="Arial" w:cs="Arial"/>
          <w:szCs w:val="24"/>
        </w:rPr>
        <w:t xml:space="preserve"> (локация) (код и наименование)</w:t>
      </w:r>
      <w:r w:rsidRPr="007927FB">
        <w:rPr>
          <w:rFonts w:ascii="Arial" w:eastAsiaTheme="majorEastAsia" w:hAnsi="Arial" w:cs="Arial"/>
          <w:szCs w:val="24"/>
        </w:rPr>
        <w:t>;</w:t>
      </w:r>
    </w:p>
    <w:p w14:paraId="6AD2EC7E" w14:textId="77777777" w:rsidR="007722A9" w:rsidRPr="007927FB" w:rsidRDefault="007722A9" w:rsidP="00AE12DE">
      <w:pPr>
        <w:pStyle w:val="af9"/>
        <w:numPr>
          <w:ilvl w:val="0"/>
          <w:numId w:val="77"/>
        </w:numPr>
        <w:spacing w:after="240" w:line="276" w:lineRule="auto"/>
        <w:rPr>
          <w:rFonts w:ascii="Arial" w:eastAsiaTheme="majorEastAsia" w:hAnsi="Arial" w:cs="Arial"/>
          <w:szCs w:val="24"/>
        </w:rPr>
      </w:pPr>
      <w:r w:rsidRPr="007927FB">
        <w:rPr>
          <w:rFonts w:ascii="Arial" w:eastAsiaTheme="majorEastAsia" w:hAnsi="Arial" w:cs="Arial"/>
          <w:szCs w:val="24"/>
        </w:rPr>
        <w:t>Плановую дату и время отправления;</w:t>
      </w:r>
    </w:p>
    <w:p w14:paraId="38C79955" w14:textId="77777777" w:rsidR="007722A9" w:rsidRDefault="007722A9" w:rsidP="00AE12DE">
      <w:pPr>
        <w:pStyle w:val="af9"/>
        <w:numPr>
          <w:ilvl w:val="0"/>
          <w:numId w:val="77"/>
        </w:numPr>
        <w:spacing w:after="240" w:line="276" w:lineRule="auto"/>
        <w:rPr>
          <w:rFonts w:ascii="Arial" w:eastAsiaTheme="majorEastAsia" w:hAnsi="Arial" w:cs="Arial"/>
          <w:szCs w:val="24"/>
        </w:rPr>
      </w:pPr>
      <w:r w:rsidRPr="007927FB">
        <w:rPr>
          <w:rFonts w:ascii="Arial" w:eastAsiaTheme="majorEastAsia" w:hAnsi="Arial" w:cs="Arial"/>
          <w:szCs w:val="24"/>
        </w:rPr>
        <w:t>Плановую дату и время прибытия</w:t>
      </w:r>
      <w:r>
        <w:rPr>
          <w:rFonts w:ascii="Arial" w:eastAsiaTheme="majorEastAsia" w:hAnsi="Arial" w:cs="Arial"/>
          <w:szCs w:val="24"/>
        </w:rPr>
        <w:t>;</w:t>
      </w:r>
    </w:p>
    <w:p w14:paraId="4F00E416" w14:textId="77777777" w:rsidR="00E378E2" w:rsidRDefault="007722A9" w:rsidP="00AE12DE">
      <w:pPr>
        <w:pStyle w:val="af9"/>
        <w:numPr>
          <w:ilvl w:val="0"/>
          <w:numId w:val="77"/>
        </w:numPr>
        <w:spacing w:after="240" w:line="276" w:lineRule="auto"/>
        <w:rPr>
          <w:ins w:id="780" w:author="Savinskaya Yulia" w:date="2021-02-25T15:24:00Z"/>
          <w:rFonts w:ascii="Arial" w:eastAsiaTheme="majorEastAsia" w:hAnsi="Arial" w:cs="Arial"/>
          <w:szCs w:val="24"/>
        </w:rPr>
      </w:pPr>
      <w:r>
        <w:rPr>
          <w:rFonts w:ascii="Arial" w:eastAsiaTheme="majorEastAsia" w:hAnsi="Arial" w:cs="Arial"/>
          <w:szCs w:val="24"/>
        </w:rPr>
        <w:t>Длительность транспортировки. Длительность транспортировки имеет периодический характер и может отличаться в зависимости от сезона</w:t>
      </w:r>
      <w:ins w:id="781" w:author="Savinskaya Yulia" w:date="2021-02-25T15:24:00Z">
        <w:r w:rsidR="00E378E2">
          <w:rPr>
            <w:rFonts w:ascii="Arial" w:eastAsiaTheme="majorEastAsia" w:hAnsi="Arial" w:cs="Arial"/>
            <w:szCs w:val="24"/>
          </w:rPr>
          <w:t>;</w:t>
        </w:r>
      </w:ins>
    </w:p>
    <w:p w14:paraId="0FBFCE3A" w14:textId="77777777" w:rsidR="00E378E2" w:rsidRPr="00E378E2" w:rsidRDefault="00E378E2" w:rsidP="00E378E2">
      <w:pPr>
        <w:pStyle w:val="af9"/>
        <w:numPr>
          <w:ilvl w:val="0"/>
          <w:numId w:val="77"/>
        </w:numPr>
        <w:spacing w:after="240" w:line="276" w:lineRule="auto"/>
        <w:rPr>
          <w:ins w:id="782" w:author="Savinskaya Yulia" w:date="2021-02-25T15:25:00Z"/>
          <w:rFonts w:eastAsiaTheme="majorEastAsia" w:cs="Arial"/>
          <w:szCs w:val="24"/>
          <w:rPrChange w:id="783" w:author="Savinskaya Yulia" w:date="2021-02-25T15:25:00Z">
            <w:rPr>
              <w:ins w:id="784" w:author="Savinskaya Yulia" w:date="2021-02-25T15:25:00Z"/>
              <w:rFonts w:ascii="Arial" w:eastAsiaTheme="majorEastAsia" w:hAnsi="Arial" w:cs="Arial"/>
              <w:szCs w:val="24"/>
            </w:rPr>
          </w:rPrChange>
        </w:rPr>
      </w:pPr>
      <w:ins w:id="785" w:author="Savinskaya Yulia" w:date="2021-02-25T15:25:00Z">
        <w:r>
          <w:rPr>
            <w:rFonts w:ascii="Arial" w:eastAsiaTheme="majorEastAsia" w:hAnsi="Arial" w:cs="Arial"/>
            <w:szCs w:val="24"/>
          </w:rPr>
          <w:t>МВЗ (подразделение заказчика);</w:t>
        </w:r>
      </w:ins>
    </w:p>
    <w:p w14:paraId="236EFDE7" w14:textId="77777777" w:rsidR="00E378E2" w:rsidRPr="00E378E2" w:rsidRDefault="00E378E2" w:rsidP="00E378E2">
      <w:pPr>
        <w:pStyle w:val="af9"/>
        <w:numPr>
          <w:ilvl w:val="0"/>
          <w:numId w:val="77"/>
        </w:numPr>
        <w:spacing w:after="240" w:line="276" w:lineRule="auto"/>
        <w:rPr>
          <w:ins w:id="786" w:author="Savinskaya Yulia" w:date="2021-02-25T15:25:00Z"/>
          <w:rFonts w:eastAsiaTheme="majorEastAsia" w:cs="Arial"/>
          <w:szCs w:val="24"/>
          <w:rPrChange w:id="787" w:author="Savinskaya Yulia" w:date="2021-02-25T15:25:00Z">
            <w:rPr>
              <w:ins w:id="788" w:author="Savinskaya Yulia" w:date="2021-02-25T15:25:00Z"/>
              <w:rFonts w:ascii="Arial" w:eastAsiaTheme="majorEastAsia" w:hAnsi="Arial" w:cs="Arial"/>
              <w:szCs w:val="24"/>
            </w:rPr>
          </w:rPrChange>
        </w:rPr>
      </w:pPr>
      <w:ins w:id="789" w:author="Savinskaya Yulia" w:date="2021-02-25T15:25:00Z">
        <w:r>
          <w:rPr>
            <w:rFonts w:ascii="Arial" w:eastAsiaTheme="majorEastAsia" w:hAnsi="Arial" w:cs="Arial"/>
            <w:szCs w:val="24"/>
          </w:rPr>
          <w:t>Потребность создал ФИО;</w:t>
        </w:r>
      </w:ins>
    </w:p>
    <w:p w14:paraId="5C521995" w14:textId="0B78D5BE" w:rsidR="007722A9" w:rsidRPr="00E378E2" w:rsidRDefault="00E378E2" w:rsidP="00E378E2">
      <w:pPr>
        <w:pStyle w:val="af9"/>
        <w:numPr>
          <w:ilvl w:val="0"/>
          <w:numId w:val="77"/>
        </w:numPr>
        <w:spacing w:after="240" w:line="276" w:lineRule="auto"/>
        <w:rPr>
          <w:rFonts w:eastAsiaTheme="majorEastAsia" w:cs="Arial"/>
          <w:szCs w:val="24"/>
        </w:rPr>
      </w:pPr>
      <w:ins w:id="790" w:author="Savinskaya Yulia" w:date="2021-02-25T15:25:00Z">
        <w:r>
          <w:rPr>
            <w:rFonts w:ascii="Arial" w:eastAsiaTheme="majorEastAsia" w:hAnsi="Arial" w:cs="Arial"/>
            <w:szCs w:val="24"/>
          </w:rPr>
          <w:t>Комментарий.</w:t>
        </w:r>
      </w:ins>
      <w:del w:id="791" w:author="Savinskaya Yulia" w:date="2021-02-25T15:24:00Z">
        <w:r w:rsidR="007722A9" w:rsidRPr="00E378E2" w:rsidDel="00E378E2">
          <w:rPr>
            <w:rFonts w:ascii="Arial" w:eastAsiaTheme="majorEastAsia" w:hAnsi="Arial" w:cs="Arial"/>
            <w:szCs w:val="24"/>
            <w:rPrChange w:id="792" w:author="Savinskaya Yulia" w:date="2021-02-25T15:25:00Z">
              <w:rPr>
                <w:rFonts w:eastAsiaTheme="majorEastAsia"/>
              </w:rPr>
            </w:rPrChange>
          </w:rPr>
          <w:delText>.</w:delText>
        </w:r>
      </w:del>
    </w:p>
    <w:p w14:paraId="54AC62D0" w14:textId="38E99D7C" w:rsidR="007722A9" w:rsidRPr="00CE0A39" w:rsidRDefault="007722A9" w:rsidP="00150FFA">
      <w:pPr>
        <w:spacing w:after="240" w:line="276" w:lineRule="auto"/>
        <w:ind w:firstLine="567"/>
        <w:rPr>
          <w:rFonts w:ascii="Arial" w:eastAsiaTheme="majorEastAsia" w:hAnsi="Arial" w:cs="Arial"/>
          <w:szCs w:val="24"/>
        </w:rPr>
      </w:pPr>
      <w:r w:rsidRPr="00A22DB0">
        <w:rPr>
          <w:rFonts w:ascii="Arial" w:eastAsiaTheme="majorEastAsia" w:hAnsi="Arial" w:cs="Arial"/>
          <w:szCs w:val="24"/>
        </w:rPr>
        <w:t>Далее</w:t>
      </w:r>
      <w:r w:rsidRPr="00B966C7">
        <w:rPr>
          <w:rFonts w:ascii="Arial" w:eastAsiaTheme="majorEastAsia" w:hAnsi="Arial" w:cs="Arial"/>
          <w:szCs w:val="24"/>
        </w:rPr>
        <w:t xml:space="preserve"> </w:t>
      </w:r>
      <w:r w:rsidR="00150FFA">
        <w:rPr>
          <w:rFonts w:ascii="Arial" w:eastAsiaTheme="majorEastAsia" w:hAnsi="Arial" w:cs="Arial"/>
          <w:szCs w:val="24"/>
        </w:rPr>
        <w:t xml:space="preserve">Диспетчер </w:t>
      </w:r>
      <w:r>
        <w:rPr>
          <w:rFonts w:ascii="Arial" w:eastAsiaTheme="majorEastAsia" w:hAnsi="Arial" w:cs="Arial"/>
          <w:szCs w:val="24"/>
        </w:rPr>
        <w:t>выбирает</w:t>
      </w:r>
      <w:r w:rsidRPr="00246C20">
        <w:rPr>
          <w:rFonts w:ascii="Arial" w:eastAsiaTheme="majorEastAsia" w:hAnsi="Arial" w:cs="Arial"/>
          <w:szCs w:val="24"/>
        </w:rPr>
        <w:t xml:space="preserve"> </w:t>
      </w:r>
      <w:r w:rsidRPr="00A22DB0">
        <w:rPr>
          <w:rFonts w:ascii="Arial" w:eastAsiaTheme="majorEastAsia" w:hAnsi="Arial" w:cs="Arial"/>
          <w:szCs w:val="24"/>
        </w:rPr>
        <w:t xml:space="preserve">необходимые </w:t>
      </w:r>
      <w:r w:rsidR="007B285B">
        <w:rPr>
          <w:rFonts w:ascii="Arial" w:eastAsiaTheme="majorEastAsia" w:hAnsi="Arial" w:cs="Arial"/>
          <w:szCs w:val="24"/>
        </w:rPr>
        <w:t>Е</w:t>
      </w:r>
      <w:r w:rsidRPr="00A22DB0">
        <w:rPr>
          <w:rFonts w:ascii="Arial" w:eastAsiaTheme="majorEastAsia" w:hAnsi="Arial" w:cs="Arial"/>
          <w:szCs w:val="24"/>
        </w:rPr>
        <w:t>диницы</w:t>
      </w:r>
      <w:r w:rsidRPr="00246C20">
        <w:rPr>
          <w:rFonts w:ascii="Arial" w:eastAsiaTheme="majorEastAsia" w:hAnsi="Arial" w:cs="Arial"/>
          <w:szCs w:val="24"/>
        </w:rPr>
        <w:t xml:space="preserve"> фрахта</w:t>
      </w:r>
      <w:r w:rsidRPr="00A22DB0">
        <w:rPr>
          <w:rFonts w:ascii="Arial" w:eastAsiaTheme="majorEastAsia" w:hAnsi="Arial" w:cs="Arial"/>
          <w:szCs w:val="24"/>
        </w:rPr>
        <w:t xml:space="preserve"> (</w:t>
      </w:r>
      <w:r w:rsidR="007B285B">
        <w:rPr>
          <w:rFonts w:ascii="Arial" w:eastAsiaTheme="majorEastAsia" w:hAnsi="Arial" w:cs="Arial"/>
          <w:szCs w:val="24"/>
        </w:rPr>
        <w:t>Экспедиционные заказы</w:t>
      </w:r>
      <w:r w:rsidRPr="00A22DB0">
        <w:rPr>
          <w:rFonts w:ascii="Arial" w:eastAsiaTheme="majorEastAsia" w:hAnsi="Arial" w:cs="Arial"/>
          <w:szCs w:val="24"/>
        </w:rPr>
        <w:t>)</w:t>
      </w:r>
      <w:r w:rsidR="007B285B">
        <w:rPr>
          <w:rFonts w:ascii="Arial" w:eastAsiaTheme="majorEastAsia" w:hAnsi="Arial" w:cs="Arial"/>
          <w:szCs w:val="24"/>
        </w:rPr>
        <w:t>, ресурс ТС</w:t>
      </w:r>
      <w:r w:rsidRPr="00A22DB0">
        <w:rPr>
          <w:rFonts w:ascii="Arial" w:eastAsiaTheme="majorEastAsia" w:hAnsi="Arial" w:cs="Arial"/>
          <w:szCs w:val="24"/>
        </w:rPr>
        <w:t xml:space="preserve"> и </w:t>
      </w:r>
      <w:r w:rsidR="007B285B">
        <w:rPr>
          <w:rFonts w:ascii="Arial" w:eastAsiaTheme="majorEastAsia" w:hAnsi="Arial" w:cs="Arial"/>
          <w:szCs w:val="24"/>
        </w:rPr>
        <w:t>формирует</w:t>
      </w:r>
      <w:r w:rsidR="00150FFA">
        <w:rPr>
          <w:rFonts w:ascii="Arial" w:eastAsiaTheme="majorEastAsia" w:hAnsi="Arial" w:cs="Arial"/>
          <w:szCs w:val="24"/>
        </w:rPr>
        <w:t xml:space="preserve"> Ф</w:t>
      </w:r>
      <w:r w:rsidRPr="00246C20">
        <w:rPr>
          <w:rFonts w:ascii="Arial" w:eastAsiaTheme="majorEastAsia" w:hAnsi="Arial" w:cs="Arial"/>
          <w:szCs w:val="24"/>
        </w:rPr>
        <w:t>рахтов</w:t>
      </w:r>
      <w:r w:rsidRPr="00A22DB0">
        <w:rPr>
          <w:rFonts w:ascii="Arial" w:eastAsiaTheme="majorEastAsia" w:hAnsi="Arial" w:cs="Arial"/>
          <w:szCs w:val="24"/>
        </w:rPr>
        <w:t>ый заказ</w:t>
      </w:r>
      <w:r w:rsidR="00150FFA">
        <w:rPr>
          <w:rFonts w:ascii="Arial" w:eastAsiaTheme="majorEastAsia" w:hAnsi="Arial" w:cs="Arial"/>
          <w:szCs w:val="24"/>
        </w:rPr>
        <w:t xml:space="preserve">. </w:t>
      </w:r>
      <w:r>
        <w:rPr>
          <w:rFonts w:ascii="Arial" w:eastAsiaTheme="majorEastAsia" w:hAnsi="Arial" w:cs="Arial"/>
          <w:szCs w:val="24"/>
        </w:rPr>
        <w:t xml:space="preserve">Для реализации удобного списка для выбора Фрахтовых единиц предусмотрена разработка </w:t>
      </w:r>
      <w:r>
        <w:rPr>
          <w:rFonts w:ascii="Arial" w:eastAsiaTheme="majorEastAsia" w:hAnsi="Arial" w:cs="Arial"/>
          <w:szCs w:val="24"/>
          <w:lang w:val="en-US"/>
        </w:rPr>
        <w:t>MM</w:t>
      </w:r>
      <w:r w:rsidRPr="00CE0A39">
        <w:rPr>
          <w:rFonts w:ascii="Arial" w:eastAsiaTheme="majorEastAsia" w:hAnsi="Arial" w:cs="Arial"/>
          <w:szCs w:val="24"/>
        </w:rPr>
        <w:t>69</w:t>
      </w:r>
      <w:r w:rsidRPr="00B03B72">
        <w:rPr>
          <w:rFonts w:ascii="Arial" w:eastAsiaTheme="majorEastAsia" w:hAnsi="Arial" w:cs="Arial"/>
          <w:szCs w:val="24"/>
        </w:rPr>
        <w:t>.</w:t>
      </w:r>
      <w:r w:rsidR="00D500D3">
        <w:rPr>
          <w:rFonts w:ascii="Arial" w:eastAsiaTheme="majorEastAsia" w:hAnsi="Arial" w:cs="Arial"/>
          <w:szCs w:val="24"/>
        </w:rPr>
        <w:t xml:space="preserve"> После присвоения Единицы фрахта ресурсу ТС формируется Фрахтовый заказ – Путевой лист или Путевой лист подрядчика, в случае, если выбран ресурс ТС подрядчика.</w:t>
      </w:r>
    </w:p>
    <w:p w14:paraId="74579ECD" w14:textId="2B0935F7" w:rsidR="002D6F09" w:rsidRDefault="00150FFA" w:rsidP="002D6F09">
      <w:pPr>
        <w:spacing w:after="240" w:line="276" w:lineRule="auto"/>
        <w:ind w:firstLine="567"/>
        <w:rPr>
          <w:rFonts w:ascii="Arial" w:eastAsiaTheme="majorEastAsia" w:hAnsi="Arial" w:cs="Arial"/>
          <w:szCs w:val="24"/>
        </w:rPr>
      </w:pPr>
      <w:commentRangeStart w:id="793"/>
      <w:r>
        <w:rPr>
          <w:rFonts w:ascii="Arial" w:eastAsiaTheme="majorEastAsia" w:hAnsi="Arial" w:cs="Arial"/>
          <w:szCs w:val="24"/>
        </w:rPr>
        <w:t>Диспетчер</w:t>
      </w:r>
      <w:r w:rsidR="007722A9" w:rsidRPr="000021BF">
        <w:rPr>
          <w:rFonts w:ascii="Arial" w:eastAsiaTheme="majorEastAsia" w:hAnsi="Arial" w:cs="Arial"/>
          <w:szCs w:val="24"/>
        </w:rPr>
        <w:t xml:space="preserve"> проверяет и при необходимости</w:t>
      </w:r>
      <w:r w:rsidR="00D500D3">
        <w:rPr>
          <w:rFonts w:ascii="Arial" w:eastAsiaTheme="majorEastAsia" w:hAnsi="Arial" w:cs="Arial"/>
          <w:szCs w:val="24"/>
        </w:rPr>
        <w:t xml:space="preserve"> может</w:t>
      </w:r>
      <w:r w:rsidR="007722A9" w:rsidRPr="000021BF">
        <w:rPr>
          <w:rFonts w:ascii="Arial" w:eastAsiaTheme="majorEastAsia" w:hAnsi="Arial" w:cs="Arial"/>
          <w:szCs w:val="24"/>
        </w:rPr>
        <w:t xml:space="preserve"> корректир</w:t>
      </w:r>
      <w:r w:rsidR="00D500D3">
        <w:rPr>
          <w:rFonts w:ascii="Arial" w:eastAsiaTheme="majorEastAsia" w:hAnsi="Arial" w:cs="Arial"/>
          <w:szCs w:val="24"/>
        </w:rPr>
        <w:t>овать</w:t>
      </w:r>
      <w:r w:rsidR="007722A9" w:rsidRPr="000021BF">
        <w:rPr>
          <w:rFonts w:ascii="Arial" w:eastAsiaTheme="majorEastAsia" w:hAnsi="Arial" w:cs="Arial"/>
          <w:szCs w:val="24"/>
        </w:rPr>
        <w:t xml:space="preserve"> </w:t>
      </w:r>
      <w:r w:rsidR="00D500D3">
        <w:rPr>
          <w:rFonts w:ascii="Arial" w:eastAsiaTheme="majorEastAsia" w:hAnsi="Arial" w:cs="Arial"/>
          <w:szCs w:val="24"/>
        </w:rPr>
        <w:t>Экспедиционные заказы</w:t>
      </w:r>
      <w:commentRangeEnd w:id="793"/>
      <w:r w:rsidR="00253855">
        <w:rPr>
          <w:rStyle w:val="aff4"/>
        </w:rPr>
        <w:commentReference w:id="793"/>
      </w:r>
      <w:r w:rsidR="00D500D3">
        <w:rPr>
          <w:rFonts w:ascii="Arial" w:eastAsiaTheme="majorEastAsia" w:hAnsi="Arial" w:cs="Arial"/>
          <w:szCs w:val="24"/>
        </w:rPr>
        <w:t xml:space="preserve">, </w:t>
      </w:r>
      <w:r w:rsidR="00D500D3" w:rsidRPr="00D500D3">
        <w:rPr>
          <w:rFonts w:ascii="Arial" w:eastAsiaTheme="majorEastAsia" w:hAnsi="Arial" w:cs="Arial"/>
          <w:szCs w:val="24"/>
        </w:rPr>
        <w:t>которые уже присвоены к Путевому листу:</w:t>
      </w:r>
    </w:p>
    <w:p w14:paraId="6074051F" w14:textId="77777777" w:rsidR="002D6F09" w:rsidRDefault="00D500D3" w:rsidP="002D6F09">
      <w:pPr>
        <w:pStyle w:val="af9"/>
        <w:numPr>
          <w:ilvl w:val="0"/>
          <w:numId w:val="71"/>
        </w:numPr>
        <w:spacing w:after="240" w:line="276" w:lineRule="auto"/>
        <w:rPr>
          <w:rFonts w:ascii="Arial" w:eastAsiaTheme="majorEastAsia" w:hAnsi="Arial" w:cs="Arial"/>
          <w:szCs w:val="24"/>
        </w:rPr>
      </w:pPr>
      <w:r w:rsidRPr="002D6F09">
        <w:rPr>
          <w:rFonts w:ascii="Arial" w:eastAsiaTheme="majorEastAsia" w:hAnsi="Arial" w:cs="Arial"/>
          <w:szCs w:val="24"/>
        </w:rPr>
        <w:lastRenderedPageBreak/>
        <w:t>меняются плановые дата и время прибытия и отправления, если ТС недоступно;</w:t>
      </w:r>
    </w:p>
    <w:p w14:paraId="5DF570C5" w14:textId="77777777" w:rsidR="00AB0DD5" w:rsidRPr="002D6F09" w:rsidRDefault="00D500D3" w:rsidP="002D6F09">
      <w:pPr>
        <w:pStyle w:val="af9"/>
        <w:numPr>
          <w:ilvl w:val="0"/>
          <w:numId w:val="71"/>
        </w:numPr>
        <w:spacing w:after="240" w:line="276" w:lineRule="auto"/>
        <w:rPr>
          <w:rFonts w:ascii="Arial" w:eastAsiaTheme="majorEastAsia" w:hAnsi="Arial" w:cs="Arial"/>
          <w:szCs w:val="24"/>
        </w:rPr>
      </w:pPr>
      <w:r w:rsidRPr="002D6F09">
        <w:rPr>
          <w:rFonts w:ascii="Arial" w:eastAsiaTheme="majorEastAsia" w:hAnsi="Arial" w:cs="Arial"/>
          <w:szCs w:val="24"/>
        </w:rPr>
        <w:t>меняются плановые дата и время прибытия и отправления</w:t>
      </w:r>
      <w:r w:rsidR="00AB0DD5" w:rsidRPr="002D6F09">
        <w:rPr>
          <w:rFonts w:ascii="Arial" w:eastAsiaTheme="majorEastAsia" w:hAnsi="Arial" w:cs="Arial"/>
          <w:szCs w:val="24"/>
        </w:rPr>
        <w:t>, если ТС не выпущено на линию.</w:t>
      </w:r>
    </w:p>
    <w:p w14:paraId="2BF40EBC" w14:textId="71C925AA" w:rsidR="007B285B" w:rsidRDefault="007B285B" w:rsidP="002D6F09">
      <w:pPr>
        <w:spacing w:after="240" w:line="276" w:lineRule="auto"/>
        <w:ind w:firstLine="567"/>
        <w:rPr>
          <w:rFonts w:ascii="Arial" w:eastAsiaTheme="majorEastAsia" w:hAnsi="Arial" w:cs="Arial"/>
          <w:szCs w:val="24"/>
        </w:rPr>
      </w:pPr>
      <w:r>
        <w:rPr>
          <w:rFonts w:ascii="Arial" w:eastAsiaTheme="majorEastAsia" w:hAnsi="Arial" w:cs="Arial"/>
          <w:szCs w:val="24"/>
        </w:rPr>
        <w:t>После завершения отгрузки</w:t>
      </w:r>
      <w:r w:rsidRPr="007B285B">
        <w:rPr>
          <w:rFonts w:ascii="Arial" w:eastAsiaTheme="majorEastAsia" w:hAnsi="Arial" w:cs="Arial"/>
          <w:szCs w:val="24"/>
        </w:rPr>
        <w:t xml:space="preserve"> </w:t>
      </w:r>
      <w:r>
        <w:rPr>
          <w:rFonts w:ascii="Arial" w:eastAsiaTheme="majorEastAsia" w:hAnsi="Arial" w:cs="Arial"/>
          <w:szCs w:val="24"/>
        </w:rPr>
        <w:t xml:space="preserve">и </w:t>
      </w:r>
      <w:r w:rsidRPr="007B285B">
        <w:rPr>
          <w:rFonts w:ascii="Arial" w:eastAsiaTheme="majorEastAsia" w:hAnsi="Arial" w:cs="Arial"/>
          <w:szCs w:val="24"/>
        </w:rPr>
        <w:t>отпуск</w:t>
      </w:r>
      <w:r>
        <w:rPr>
          <w:rFonts w:ascii="Arial" w:eastAsiaTheme="majorEastAsia" w:hAnsi="Arial" w:cs="Arial"/>
          <w:szCs w:val="24"/>
        </w:rPr>
        <w:t>а материалов</w:t>
      </w:r>
      <w:r w:rsidR="00D500D3">
        <w:rPr>
          <w:rFonts w:ascii="Arial" w:eastAsiaTheme="majorEastAsia" w:hAnsi="Arial" w:cs="Arial"/>
          <w:szCs w:val="24"/>
        </w:rPr>
        <w:t xml:space="preserve"> со склада</w:t>
      </w:r>
      <w:r>
        <w:rPr>
          <w:rFonts w:ascii="Arial" w:eastAsiaTheme="majorEastAsia" w:hAnsi="Arial" w:cs="Arial"/>
          <w:szCs w:val="24"/>
        </w:rPr>
        <w:t xml:space="preserve"> (см. процесс ПП-10.07.04.04 – «Комплектование и выдача МТР со склада» в КД </w:t>
      </w:r>
      <w:r w:rsidR="00EF595F">
        <w:rPr>
          <w:rFonts w:ascii="Arial" w:eastAsiaTheme="majorEastAsia" w:hAnsi="Arial" w:cs="Arial"/>
          <w:szCs w:val="24"/>
        </w:rPr>
        <w:t>ERP.</w:t>
      </w:r>
      <w:del w:id="794" w:author="SintsovaMA" w:date="2021-02-25T12:33:00Z">
        <w:r w:rsidR="00EF595F" w:rsidDel="009F737E">
          <w:rPr>
            <w:rFonts w:ascii="Arial" w:eastAsiaTheme="majorEastAsia" w:hAnsi="Arial" w:cs="Arial"/>
            <w:szCs w:val="24"/>
          </w:rPr>
          <w:delText>9</w:delText>
        </w:r>
      </w:del>
      <w:ins w:id="795" w:author="SintsovaMA" w:date="2021-02-25T12:33:00Z">
        <w:r w:rsidR="009F737E" w:rsidRPr="009F737E">
          <w:rPr>
            <w:rFonts w:ascii="Arial" w:eastAsiaTheme="majorEastAsia" w:hAnsi="Arial" w:cs="Arial"/>
            <w:szCs w:val="24"/>
            <w:rPrChange w:id="796" w:author="SintsovaMA" w:date="2021-02-25T12:33:00Z">
              <w:rPr>
                <w:rFonts w:ascii="Arial" w:eastAsiaTheme="majorEastAsia" w:hAnsi="Arial" w:cs="Arial"/>
                <w:szCs w:val="24"/>
                <w:lang w:val="en-US"/>
              </w:rPr>
            </w:rPrChange>
          </w:rPr>
          <w:t>13.9</w:t>
        </w:r>
      </w:ins>
      <w:del w:id="797" w:author="SintsovaMA" w:date="2021-02-25T12:33:00Z">
        <w:r w:rsidR="00EF595F" w:rsidDel="009F737E">
          <w:rPr>
            <w:rFonts w:ascii="Arial" w:eastAsiaTheme="majorEastAsia" w:hAnsi="Arial" w:cs="Arial"/>
            <w:szCs w:val="24"/>
          </w:rPr>
          <w:delText>.1</w:delText>
        </w:r>
      </w:del>
      <w:ins w:id="798" w:author="SintsovaMA" w:date="2021-02-25T12:33:00Z">
        <w:r w:rsidR="009F737E" w:rsidRPr="009F737E">
          <w:rPr>
            <w:rFonts w:ascii="Arial" w:eastAsiaTheme="majorEastAsia" w:hAnsi="Arial" w:cs="Arial"/>
            <w:szCs w:val="24"/>
            <w:rPrChange w:id="799" w:author="SintsovaMA" w:date="2021-02-25T12:34:00Z">
              <w:rPr>
                <w:rFonts w:ascii="Arial" w:eastAsiaTheme="majorEastAsia" w:hAnsi="Arial" w:cs="Arial"/>
                <w:szCs w:val="24"/>
                <w:lang w:val="en-US"/>
              </w:rPr>
            </w:rPrChange>
          </w:rPr>
          <w:t>_2_</w:t>
        </w:r>
      </w:ins>
      <w:del w:id="800" w:author="SintsovaMA" w:date="2021-02-25T12:34:00Z">
        <w:r w:rsidRPr="007B285B" w:rsidDel="009F737E">
          <w:rPr>
            <w:rFonts w:ascii="Arial" w:eastAsiaTheme="majorEastAsia" w:hAnsi="Arial" w:cs="Arial"/>
            <w:szCs w:val="24"/>
          </w:rPr>
          <w:delText>.</w:delText>
        </w:r>
      </w:del>
      <w:r w:rsidRPr="007B285B">
        <w:rPr>
          <w:rFonts w:ascii="Arial" w:eastAsiaTheme="majorEastAsia" w:hAnsi="Arial" w:cs="Arial"/>
          <w:szCs w:val="24"/>
        </w:rPr>
        <w:t>62_ММ_Складская логистика</w:t>
      </w:r>
      <w:r>
        <w:rPr>
          <w:rFonts w:ascii="Arial" w:eastAsiaTheme="majorEastAsia" w:hAnsi="Arial" w:cs="Arial"/>
          <w:szCs w:val="24"/>
        </w:rPr>
        <w:t xml:space="preserve">) в случае необходимости, Кладовщик </w:t>
      </w:r>
      <w:r w:rsidR="00D929B9">
        <w:rPr>
          <w:rFonts w:ascii="Arial" w:eastAsiaTheme="majorEastAsia" w:hAnsi="Arial" w:cs="Arial"/>
          <w:szCs w:val="24"/>
        </w:rPr>
        <w:t xml:space="preserve">с ролью «Диспетчер» </w:t>
      </w:r>
      <w:r w:rsidR="00D500D3" w:rsidRPr="00D500D3">
        <w:rPr>
          <w:rFonts w:ascii="Arial" w:eastAsiaTheme="majorEastAsia" w:hAnsi="Arial" w:cs="Arial"/>
          <w:szCs w:val="24"/>
        </w:rPr>
        <w:t>актуализирует информацию о погруженном грузе во Фрахтовом заказе путем добавления/удаления Фрахтовых единиц на основании Экспедиционных заказов.</w:t>
      </w:r>
    </w:p>
    <w:p w14:paraId="4CE5FB9E" w14:textId="77777777" w:rsidR="007722A9" w:rsidRPr="00C92273" w:rsidRDefault="007722A9" w:rsidP="00C92273">
      <w:pPr>
        <w:spacing w:after="240" w:line="276" w:lineRule="auto"/>
        <w:ind w:firstLine="567"/>
        <w:rPr>
          <w:rFonts w:ascii="Arial" w:eastAsiaTheme="majorEastAsia" w:hAnsi="Arial" w:cs="Arial"/>
          <w:szCs w:val="24"/>
        </w:rPr>
      </w:pPr>
      <w:r>
        <w:rPr>
          <w:rFonts w:ascii="Arial" w:eastAsiaTheme="majorEastAsia" w:hAnsi="Arial" w:cs="Arial"/>
          <w:szCs w:val="24"/>
        </w:rPr>
        <w:t xml:space="preserve">В </w:t>
      </w:r>
      <w:r w:rsidRPr="001951C4">
        <w:rPr>
          <w:rFonts w:ascii="Arial" w:eastAsiaTheme="majorEastAsia" w:hAnsi="Arial" w:cs="Arial"/>
          <w:szCs w:val="24"/>
        </w:rPr>
        <w:t xml:space="preserve">случае, если выполнение Фрахтового заказа предусматривается силами стороннего </w:t>
      </w:r>
      <w:r>
        <w:rPr>
          <w:rFonts w:ascii="Arial" w:eastAsiaTheme="majorEastAsia" w:hAnsi="Arial" w:cs="Arial"/>
          <w:szCs w:val="24"/>
        </w:rPr>
        <w:t>П</w:t>
      </w:r>
      <w:r w:rsidRPr="001951C4">
        <w:rPr>
          <w:rFonts w:ascii="Arial" w:eastAsiaTheme="majorEastAsia" w:hAnsi="Arial" w:cs="Arial"/>
          <w:szCs w:val="24"/>
        </w:rPr>
        <w:t>одрядчика</w:t>
      </w:r>
      <w:r>
        <w:rPr>
          <w:rFonts w:ascii="Arial" w:eastAsiaTheme="majorEastAsia" w:hAnsi="Arial" w:cs="Arial"/>
          <w:szCs w:val="24"/>
        </w:rPr>
        <w:t>,</w:t>
      </w:r>
      <w:r w:rsidRPr="001951C4">
        <w:rPr>
          <w:rFonts w:ascii="Arial" w:eastAsiaTheme="majorEastAsia" w:hAnsi="Arial" w:cs="Arial"/>
          <w:szCs w:val="24"/>
        </w:rPr>
        <w:t xml:space="preserve"> </w:t>
      </w:r>
      <w:r>
        <w:rPr>
          <w:rFonts w:ascii="Arial" w:eastAsiaTheme="majorEastAsia" w:hAnsi="Arial" w:cs="Arial"/>
          <w:szCs w:val="24"/>
        </w:rPr>
        <w:t xml:space="preserve">то </w:t>
      </w:r>
      <w:r w:rsidR="00AB0DD5">
        <w:rPr>
          <w:rFonts w:ascii="Arial" w:eastAsiaTheme="majorEastAsia" w:hAnsi="Arial" w:cs="Arial"/>
          <w:szCs w:val="24"/>
        </w:rPr>
        <w:t>Диспетчер</w:t>
      </w:r>
      <w:r>
        <w:rPr>
          <w:rFonts w:ascii="Arial" w:eastAsiaTheme="majorEastAsia" w:hAnsi="Arial" w:cs="Arial"/>
          <w:szCs w:val="24"/>
        </w:rPr>
        <w:t xml:space="preserve"> во Фрахтовом заказе </w:t>
      </w:r>
      <w:r w:rsidR="00AB0DD5">
        <w:rPr>
          <w:rFonts w:ascii="Arial" w:eastAsiaTheme="majorEastAsia" w:hAnsi="Arial" w:cs="Arial"/>
          <w:szCs w:val="24"/>
        </w:rPr>
        <w:t xml:space="preserve">меняет собственное транспортное средство на ТС подрядчика. </w:t>
      </w:r>
    </w:p>
    <w:p w14:paraId="2DF2B484" w14:textId="46C0DC79" w:rsidR="007722A9" w:rsidRDefault="007722A9" w:rsidP="007722A9">
      <w:pPr>
        <w:pStyle w:val="a7"/>
        <w:jc w:val="right"/>
        <w:rPr>
          <w:rFonts w:ascii="Arial" w:hAnsi="Arial" w:cs="Arial"/>
          <w:b/>
          <w:sz w:val="22"/>
        </w:rPr>
      </w:pPr>
      <w:r w:rsidRPr="00916FAB">
        <w:rPr>
          <w:rFonts w:ascii="Arial" w:hAnsi="Arial" w:cs="Arial"/>
          <w:b/>
          <w:sz w:val="22"/>
        </w:rPr>
        <w:t xml:space="preserve">Таблица </w:t>
      </w:r>
      <w:del w:id="801" w:author="Savinskaya Yulia" w:date="2021-02-24T14:55:00Z">
        <w:r w:rsidRPr="00916FAB" w:rsidDel="00E07D2E">
          <w:rPr>
            <w:rFonts w:ascii="Arial" w:hAnsi="Arial" w:cs="Arial"/>
            <w:b/>
            <w:sz w:val="22"/>
          </w:rPr>
          <w:fldChar w:fldCharType="begin"/>
        </w:r>
        <w:r w:rsidRPr="00916FAB" w:rsidDel="00E07D2E">
          <w:rPr>
            <w:rFonts w:ascii="Arial" w:hAnsi="Arial" w:cs="Arial"/>
            <w:b/>
            <w:sz w:val="22"/>
          </w:rPr>
          <w:delInstrText xml:space="preserve"> SEQ Таблица \* ARABIC </w:delInstrText>
        </w:r>
        <w:r w:rsidRPr="00916FAB" w:rsidDel="00E07D2E">
          <w:rPr>
            <w:rFonts w:ascii="Arial" w:hAnsi="Arial" w:cs="Arial"/>
            <w:b/>
            <w:sz w:val="22"/>
          </w:rPr>
          <w:fldChar w:fldCharType="separate"/>
        </w:r>
        <w:r w:rsidDel="00E07D2E">
          <w:rPr>
            <w:rFonts w:ascii="Arial" w:hAnsi="Arial" w:cs="Arial"/>
            <w:b/>
            <w:noProof/>
            <w:sz w:val="22"/>
          </w:rPr>
          <w:delText>1</w:delText>
        </w:r>
        <w:r w:rsidR="00D00956" w:rsidDel="00E07D2E">
          <w:rPr>
            <w:rFonts w:ascii="Arial" w:hAnsi="Arial" w:cs="Arial"/>
            <w:b/>
            <w:noProof/>
            <w:sz w:val="22"/>
          </w:rPr>
          <w:delText>6</w:delText>
        </w:r>
        <w:r w:rsidRPr="00916FAB" w:rsidDel="00E07D2E">
          <w:rPr>
            <w:rFonts w:ascii="Arial" w:hAnsi="Arial" w:cs="Arial"/>
            <w:b/>
            <w:sz w:val="22"/>
          </w:rPr>
          <w:fldChar w:fldCharType="end"/>
        </w:r>
      </w:del>
      <w:ins w:id="802" w:author="Savinskaya Yulia" w:date="2021-02-24T14:55:00Z">
        <w:r w:rsidR="00E07D2E">
          <w:rPr>
            <w:rFonts w:ascii="Arial" w:hAnsi="Arial" w:cs="Arial"/>
            <w:b/>
            <w:sz w:val="22"/>
          </w:rPr>
          <w:t>20</w:t>
        </w:r>
      </w:ins>
      <w:r w:rsidRPr="00916FAB">
        <w:rPr>
          <w:rFonts w:ascii="Arial" w:hAnsi="Arial" w:cs="Arial"/>
          <w:b/>
          <w:sz w:val="22"/>
        </w:rPr>
        <w:t xml:space="preserve">. Описание </w:t>
      </w:r>
      <w:r>
        <w:rPr>
          <w:rFonts w:ascii="Arial" w:hAnsi="Arial" w:cs="Arial"/>
          <w:b/>
          <w:sz w:val="22"/>
        </w:rPr>
        <w:t xml:space="preserve">шага «Создание </w:t>
      </w:r>
      <w:r w:rsidR="0090656F">
        <w:rPr>
          <w:rFonts w:ascii="Arial" w:hAnsi="Arial" w:cs="Arial"/>
          <w:b/>
          <w:sz w:val="22"/>
        </w:rPr>
        <w:t xml:space="preserve">и корректировка </w:t>
      </w:r>
      <w:r>
        <w:rPr>
          <w:rFonts w:ascii="Arial" w:hAnsi="Arial" w:cs="Arial"/>
          <w:b/>
          <w:sz w:val="22"/>
        </w:rPr>
        <w:t xml:space="preserve">внешних </w:t>
      </w:r>
      <w:r w:rsidR="00001D55">
        <w:rPr>
          <w:rFonts w:ascii="Arial" w:hAnsi="Arial" w:cs="Arial"/>
          <w:b/>
          <w:sz w:val="22"/>
        </w:rPr>
        <w:t>транспортировок</w:t>
      </w:r>
      <w:r>
        <w:rPr>
          <w:rFonts w:ascii="Arial" w:hAnsi="Arial" w:cs="Arial"/>
          <w:b/>
          <w:sz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7722A9" w14:paraId="7501FD4E" w14:textId="77777777" w:rsidTr="000B3EB7">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303F6CE" w14:textId="77777777" w:rsidR="007722A9" w:rsidRDefault="007722A9" w:rsidP="000B3EB7">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A202848" w14:textId="77777777" w:rsidR="007722A9" w:rsidRDefault="007722A9" w:rsidP="000B3EB7">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1EB63E21" w14:textId="7BB650F2" w:rsidR="007722A9" w:rsidRPr="00FD169A" w:rsidRDefault="0090656F" w:rsidP="000B3EB7">
            <w:pPr>
              <w:pStyle w:val="h"/>
              <w:spacing w:before="45" w:after="45"/>
              <w:rPr>
                <w:noProof/>
                <w:szCs w:val="24"/>
                <w:lang w:val="en-US"/>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07A4803" w14:textId="77777777" w:rsidR="007722A9" w:rsidRDefault="007722A9" w:rsidP="000B3EB7">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E2974A0" w14:textId="77777777" w:rsidR="007722A9" w:rsidRDefault="007722A9" w:rsidP="000B3EB7">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176C20A7" w14:textId="77777777" w:rsidR="007722A9" w:rsidRDefault="007722A9" w:rsidP="000B3EB7">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A2D6A54" w14:textId="77777777" w:rsidR="007722A9" w:rsidRDefault="007722A9" w:rsidP="000B3EB7">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B54F32E" w14:textId="77777777" w:rsidR="007722A9" w:rsidRDefault="007722A9" w:rsidP="000B3EB7">
            <w:pPr>
              <w:pStyle w:val="h"/>
              <w:spacing w:before="45" w:after="45"/>
              <w:rPr>
                <w:noProof/>
                <w:szCs w:val="24"/>
              </w:rPr>
            </w:pPr>
            <w:r>
              <w:rPr>
                <w:noProof/>
                <w:szCs w:val="24"/>
              </w:rPr>
              <w:t>Выход</w:t>
            </w:r>
          </w:p>
        </w:tc>
      </w:tr>
      <w:tr w:rsidR="007722A9" w14:paraId="29F71063" w14:textId="77777777" w:rsidTr="000B3EB7">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85F921E" w14:textId="1C4C5DB6" w:rsidR="007722A9" w:rsidRPr="00AE12DE" w:rsidRDefault="007722A9" w:rsidP="00D00956">
            <w:pPr>
              <w:pStyle w:val="bbb"/>
              <w:spacing w:before="45" w:after="45"/>
              <w:jc w:val="both"/>
              <w:rPr>
                <w:rFonts w:eastAsia="Times New Roman"/>
              </w:rPr>
            </w:pPr>
            <w:r w:rsidRPr="00AE12DE">
              <w:rPr>
                <w:rFonts w:eastAsia="Times New Roman"/>
              </w:rPr>
              <w:t>10.06.02.</w:t>
            </w:r>
            <w:r w:rsidR="0090656F" w:rsidRPr="00AE12DE">
              <w:rPr>
                <w:rFonts w:eastAsia="Times New Roman"/>
              </w:rPr>
              <w:t>035</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575819C" w14:textId="77777777" w:rsidR="007722A9" w:rsidRPr="00AE12DE" w:rsidRDefault="007722A9" w:rsidP="00D00956">
            <w:pPr>
              <w:pStyle w:val="bbb"/>
              <w:spacing w:before="45" w:after="45"/>
              <w:jc w:val="both"/>
              <w:rPr>
                <w:rFonts w:eastAsia="Times New Roman"/>
              </w:rPr>
            </w:pPr>
            <w:r w:rsidRPr="00AE12DE">
              <w:rPr>
                <w:rFonts w:eastAsia="Times New Roman"/>
              </w:rPr>
              <w:t xml:space="preserve">Создание </w:t>
            </w:r>
            <w:r w:rsidR="0090656F" w:rsidRPr="00AE12DE">
              <w:rPr>
                <w:rFonts w:eastAsia="Times New Roman"/>
              </w:rPr>
              <w:t xml:space="preserve">и корректировка </w:t>
            </w:r>
            <w:r w:rsidRPr="00AE12DE">
              <w:rPr>
                <w:rFonts w:eastAsia="Times New Roman"/>
              </w:rPr>
              <w:t>внешних транспортировок.</w:t>
            </w:r>
          </w:p>
        </w:tc>
        <w:tc>
          <w:tcPr>
            <w:tcW w:w="557" w:type="pct"/>
            <w:tcBorders>
              <w:top w:val="single" w:sz="6" w:space="0" w:color="000000"/>
              <w:left w:val="single" w:sz="6" w:space="0" w:color="000000"/>
              <w:bottom w:val="single" w:sz="6" w:space="0" w:color="000000"/>
              <w:right w:val="single" w:sz="6" w:space="0" w:color="000000"/>
            </w:tcBorders>
          </w:tcPr>
          <w:p w14:paraId="4E3A0739" w14:textId="6376904D" w:rsidR="007722A9" w:rsidRPr="00AE12DE" w:rsidRDefault="0090656F" w:rsidP="00D00956">
            <w:pPr>
              <w:pStyle w:val="bbb"/>
              <w:spacing w:before="45" w:after="45"/>
              <w:jc w:val="both"/>
              <w:rPr>
                <w:rFonts w:eastAsia="Times New Roman"/>
              </w:rPr>
            </w:pPr>
            <w:r w:rsidRPr="00AE12DE">
              <w:rPr>
                <w:rFonts w:eastAsia="Times New Roman"/>
              </w:rPr>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8E171E6" w14:textId="26F50CA0" w:rsidR="007722A9" w:rsidRPr="00AE12DE" w:rsidRDefault="0090656F" w:rsidP="00D00956">
            <w:pPr>
              <w:pStyle w:val="bbb"/>
              <w:spacing w:before="45" w:after="45"/>
              <w:jc w:val="both"/>
              <w:rPr>
                <w:rFonts w:eastAsia="Times New Roman"/>
              </w:rPr>
            </w:pPr>
            <w:r w:rsidRPr="00E25ECA">
              <w:rPr>
                <w:rFonts w:eastAsia="Times New Roman"/>
              </w:rPr>
              <w:t>Диспетчер в Пульте управления транспортировками назначает транспортное средство и формирует Путевые листы/Путевые листы подрядчика</w:t>
            </w:r>
            <w:r w:rsidRPr="00AE12DE" w:rsidDel="0090656F">
              <w:rPr>
                <w:rFonts w:eastAsia="Times New Roman"/>
              </w:rPr>
              <w:t xml:space="preserve"> </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565CC8B" w14:textId="61FBF5DA" w:rsidR="007722A9" w:rsidRPr="00AE12DE" w:rsidRDefault="0090656F" w:rsidP="00AE12DE">
            <w:pPr>
              <w:spacing w:before="45" w:after="45"/>
              <w:rPr>
                <w:rFonts w:ascii="Arial" w:hAnsi="Arial" w:cs="Arial"/>
                <w:color w:val="000000"/>
                <w:sz w:val="18"/>
                <w:szCs w:val="20"/>
                <w:lang w:eastAsia="ru-RU"/>
              </w:rPr>
            </w:pPr>
            <w:r w:rsidRPr="00AE12DE">
              <w:rPr>
                <w:rFonts w:ascii="Arial" w:hAnsi="Arial" w:cs="Arial"/>
                <w:color w:val="000000"/>
                <w:sz w:val="18"/>
                <w:szCs w:val="20"/>
                <w:lang w:eastAsia="ru-RU"/>
              </w:rPr>
              <w:t>Диспетчер</w:t>
            </w:r>
          </w:p>
        </w:tc>
        <w:tc>
          <w:tcPr>
            <w:tcW w:w="626" w:type="pct"/>
            <w:tcBorders>
              <w:top w:val="single" w:sz="6" w:space="0" w:color="000000"/>
              <w:left w:val="single" w:sz="6" w:space="0" w:color="000000"/>
              <w:bottom w:val="single" w:sz="6" w:space="0" w:color="000000"/>
              <w:right w:val="single" w:sz="6" w:space="0" w:color="000000"/>
            </w:tcBorders>
          </w:tcPr>
          <w:p w14:paraId="6D64BD98" w14:textId="1A138C2E" w:rsidR="007722A9" w:rsidRPr="00AE12DE" w:rsidRDefault="0090656F" w:rsidP="00D00956">
            <w:pPr>
              <w:pStyle w:val="bbb"/>
              <w:spacing w:before="45" w:after="45"/>
              <w:jc w:val="both"/>
              <w:rPr>
                <w:rFonts w:eastAsia="Times New Roman"/>
              </w:rPr>
            </w:pPr>
            <w:r w:rsidRPr="00AE12DE">
              <w:rPr>
                <w:rFonts w:eastAsia="Times New Roman"/>
              </w:rPr>
              <w:t>Заявка на ТС создана</w:t>
            </w:r>
          </w:p>
          <w:p w14:paraId="4CCA6CE6" w14:textId="77777777" w:rsidR="0090656F" w:rsidRPr="00AE12DE" w:rsidRDefault="0090656F" w:rsidP="00D00956">
            <w:pPr>
              <w:pStyle w:val="bbb"/>
              <w:spacing w:before="45" w:after="45"/>
              <w:jc w:val="both"/>
              <w:rPr>
                <w:rFonts w:eastAsia="Times New Roman"/>
              </w:rPr>
            </w:pPr>
            <w:r w:rsidRPr="00AE12DE">
              <w:rPr>
                <w:rFonts w:eastAsia="Times New Roman"/>
              </w:rPr>
              <w:t>Отгрузка завершена, отпуск материалов проведен</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BF7142F" w14:textId="014C5AA5" w:rsidR="007722A9" w:rsidRPr="00AE12DE" w:rsidRDefault="0090656F" w:rsidP="00AE12DE">
            <w:pPr>
              <w:spacing w:before="45" w:after="45"/>
              <w:rPr>
                <w:rFonts w:ascii="Arial" w:hAnsi="Arial" w:cs="Arial"/>
                <w:color w:val="000000"/>
                <w:sz w:val="18"/>
                <w:szCs w:val="20"/>
                <w:lang w:eastAsia="ru-RU"/>
              </w:rPr>
            </w:pPr>
            <w:r w:rsidRPr="00E25ECA">
              <w:rPr>
                <w:rFonts w:ascii="Arial" w:hAnsi="Arial" w:cs="Arial"/>
                <w:color w:val="000000"/>
                <w:sz w:val="18"/>
                <w:szCs w:val="20"/>
                <w:lang w:eastAsia="ru-RU"/>
              </w:rPr>
              <w:t>Экспедиционный заказ</w:t>
            </w:r>
            <w:r w:rsidRPr="00E25ECA">
              <w:rPr>
                <w:rFonts w:ascii="Arial" w:hAnsi="Arial" w:cs="Arial"/>
                <w:color w:val="000000"/>
                <w:sz w:val="18"/>
                <w:szCs w:val="20"/>
                <w:lang w:eastAsia="ru-RU"/>
              </w:rPr>
              <w:br/>
              <w:t>Справочник ТС</w:t>
            </w:r>
            <w:r w:rsidRPr="00E25ECA">
              <w:rPr>
                <w:rFonts w:ascii="Arial" w:hAnsi="Arial" w:cs="Arial"/>
                <w:color w:val="000000"/>
                <w:sz w:val="18"/>
                <w:szCs w:val="20"/>
                <w:lang w:eastAsia="ru-RU"/>
              </w:rPr>
              <w:br/>
              <w:t>Заявка на перемещение МТР из Excel (От БЕ вне контура SAP)</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0CE0086" w14:textId="693E2D34" w:rsidR="007722A9" w:rsidRPr="00AE12DE" w:rsidRDefault="0090656F" w:rsidP="00D00956">
            <w:pPr>
              <w:pStyle w:val="bbb"/>
              <w:spacing w:before="45" w:after="45"/>
              <w:jc w:val="both"/>
              <w:rPr>
                <w:rFonts w:eastAsia="Times New Roman"/>
              </w:rPr>
            </w:pPr>
            <w:r w:rsidRPr="00E25ECA">
              <w:rPr>
                <w:rFonts w:eastAsia="Times New Roman"/>
              </w:rPr>
              <w:t>Путевой лист/Путевой лист подрядчика</w:t>
            </w:r>
            <w:r w:rsidRPr="00E25ECA">
              <w:rPr>
                <w:rFonts w:eastAsia="Times New Roman"/>
              </w:rPr>
              <w:br/>
              <w:t>(Новый)</w:t>
            </w:r>
          </w:p>
        </w:tc>
      </w:tr>
    </w:tbl>
    <w:p w14:paraId="063C7B9D" w14:textId="77777777" w:rsidR="007722A9" w:rsidRPr="00AE12DE" w:rsidRDefault="007722A9" w:rsidP="007722A9">
      <w:pPr>
        <w:rPr>
          <w:rFonts w:eastAsiaTheme="majorEastAsia"/>
        </w:rPr>
      </w:pPr>
    </w:p>
    <w:p w14:paraId="595EDAC0" w14:textId="31482981" w:rsidR="00001D55" w:rsidRPr="00001D55" w:rsidRDefault="00001D55" w:rsidP="00001D55">
      <w:pPr>
        <w:pStyle w:val="4"/>
        <w:spacing w:after="120"/>
        <w:ind w:left="862" w:hanging="862"/>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10.06.02.</w:t>
      </w:r>
      <w:del w:id="803" w:author="Savinskaya Yulia" w:date="2021-02-24T13:46:00Z">
        <w:r w:rsidDel="00C25DAD">
          <w:rPr>
            <w:rFonts w:eastAsiaTheme="majorEastAsia" w:cstheme="majorBidi"/>
            <w:b/>
            <w:i w:val="0"/>
            <w:caps w:val="0"/>
            <w:sz w:val="24"/>
            <w:szCs w:val="24"/>
          </w:rPr>
          <w:delText>040</w:delText>
        </w:r>
        <w:r w:rsidRPr="0012135C" w:rsidDel="00C25DAD">
          <w:rPr>
            <w:rFonts w:eastAsiaTheme="majorEastAsia" w:cstheme="majorBidi"/>
            <w:b/>
            <w:i w:val="0"/>
            <w:caps w:val="0"/>
            <w:sz w:val="24"/>
            <w:szCs w:val="24"/>
          </w:rPr>
          <w:delText xml:space="preserve"> </w:delText>
        </w:r>
      </w:del>
      <w:ins w:id="804" w:author="Savinskaya Yulia" w:date="2021-02-24T13:46:00Z">
        <w:r w:rsidR="00C25DAD">
          <w:rPr>
            <w:rFonts w:eastAsiaTheme="majorEastAsia" w:cstheme="majorBidi"/>
            <w:b/>
            <w:i w:val="0"/>
            <w:caps w:val="0"/>
            <w:sz w:val="24"/>
            <w:szCs w:val="24"/>
          </w:rPr>
          <w:t>060</w:t>
        </w:r>
        <w:r w:rsidR="00C25DAD" w:rsidRPr="0012135C">
          <w:rPr>
            <w:rFonts w:eastAsiaTheme="majorEastAsia" w:cstheme="majorBidi"/>
            <w:b/>
            <w:i w:val="0"/>
            <w:caps w:val="0"/>
            <w:sz w:val="24"/>
            <w:szCs w:val="24"/>
          </w:rPr>
          <w:t xml:space="preserve"> </w:t>
        </w:r>
      </w:ins>
      <w:r w:rsidRPr="0012135C">
        <w:rPr>
          <w:rFonts w:eastAsiaTheme="majorEastAsia" w:cstheme="majorBidi"/>
          <w:b/>
          <w:i w:val="0"/>
          <w:caps w:val="0"/>
          <w:sz w:val="24"/>
          <w:szCs w:val="24"/>
        </w:rPr>
        <w:t xml:space="preserve">– </w:t>
      </w:r>
      <w:r>
        <w:rPr>
          <w:rFonts w:eastAsiaTheme="majorEastAsia" w:cstheme="majorBidi"/>
          <w:b/>
          <w:i w:val="0"/>
          <w:caps w:val="0"/>
          <w:sz w:val="24"/>
          <w:szCs w:val="24"/>
        </w:rPr>
        <w:t>Создание и корректировка внутренних транспортировок</w:t>
      </w:r>
    </w:p>
    <w:p w14:paraId="26FAD1BE" w14:textId="72C7A4DE" w:rsidR="00001D55" w:rsidRPr="001951C4" w:rsidRDefault="00001D55" w:rsidP="00AE12DE">
      <w:pPr>
        <w:spacing w:after="240" w:line="276" w:lineRule="auto"/>
        <w:ind w:firstLine="567"/>
        <w:rPr>
          <w:rFonts w:ascii="Arial" w:eastAsiaTheme="majorEastAsia" w:hAnsi="Arial" w:cs="Arial"/>
          <w:szCs w:val="24"/>
        </w:rPr>
      </w:pPr>
      <w:r w:rsidRPr="00173BF1">
        <w:rPr>
          <w:rFonts w:ascii="Arial" w:eastAsiaTheme="majorEastAsia" w:hAnsi="Arial" w:cs="Arial"/>
          <w:szCs w:val="24"/>
        </w:rPr>
        <w:t xml:space="preserve">На основании </w:t>
      </w:r>
      <w:r w:rsidR="00CA24ED">
        <w:rPr>
          <w:rFonts w:ascii="Arial" w:eastAsiaTheme="majorEastAsia" w:hAnsi="Arial" w:cs="Arial"/>
          <w:szCs w:val="24"/>
        </w:rPr>
        <w:t xml:space="preserve">созданных Экспедиционных заказов (потребности в ТС) </w:t>
      </w:r>
      <w:r w:rsidR="00D00956">
        <w:rPr>
          <w:rFonts w:ascii="Arial" w:eastAsiaTheme="majorEastAsia" w:hAnsi="Arial" w:cs="Arial"/>
          <w:szCs w:val="24"/>
        </w:rPr>
        <w:t>Диспетчер</w:t>
      </w:r>
      <w:r w:rsidRPr="00173BF1">
        <w:rPr>
          <w:rFonts w:ascii="Arial" w:eastAsiaTheme="majorEastAsia" w:hAnsi="Arial" w:cs="Arial"/>
          <w:szCs w:val="24"/>
        </w:rPr>
        <w:t xml:space="preserve"> создает необходимое количество Фрахтовых заказов на Грузовую технику, Технологический транспорт или Пассажирский Транспорт для внутренних транспортировок (перевозок, не выходящих за пределы одной Бизнес-единицы).</w:t>
      </w:r>
      <w:r w:rsidR="00D00956">
        <w:rPr>
          <w:rFonts w:ascii="Arial" w:eastAsiaTheme="majorEastAsia" w:hAnsi="Arial" w:cs="Arial"/>
          <w:szCs w:val="24"/>
        </w:rPr>
        <w:t xml:space="preserve"> Системный документ Фрахтовый заказ представляет собой Путевой лист или Путевой лист подрядчика.</w:t>
      </w:r>
    </w:p>
    <w:p w14:paraId="7F4D1F44" w14:textId="389D0CDF" w:rsidR="00D00956" w:rsidRDefault="00D00956" w:rsidP="00D00956">
      <w:pPr>
        <w:spacing w:after="240" w:line="276" w:lineRule="auto"/>
        <w:ind w:firstLine="567"/>
        <w:rPr>
          <w:rFonts w:ascii="Arial" w:eastAsiaTheme="majorEastAsia" w:hAnsi="Arial" w:cs="Arial"/>
          <w:szCs w:val="24"/>
        </w:rPr>
      </w:pPr>
      <w:r>
        <w:rPr>
          <w:rFonts w:ascii="Arial" w:eastAsiaTheme="majorEastAsia" w:hAnsi="Arial" w:cs="Arial"/>
          <w:szCs w:val="24"/>
        </w:rPr>
        <w:t>Для формирования Ф</w:t>
      </w:r>
      <w:r w:rsidRPr="007927FB">
        <w:rPr>
          <w:rFonts w:ascii="Arial" w:eastAsiaTheme="majorEastAsia" w:hAnsi="Arial" w:cs="Arial"/>
          <w:szCs w:val="24"/>
        </w:rPr>
        <w:t xml:space="preserve">рахтового заказа </w:t>
      </w:r>
      <w:r>
        <w:rPr>
          <w:rFonts w:ascii="Arial" w:eastAsiaTheme="majorEastAsia" w:hAnsi="Arial" w:cs="Arial"/>
          <w:szCs w:val="24"/>
        </w:rPr>
        <w:t>Диспетчер</w:t>
      </w:r>
      <w:r w:rsidRPr="00CF4FC1">
        <w:rPr>
          <w:rFonts w:ascii="Arial" w:eastAsiaTheme="majorEastAsia" w:hAnsi="Arial" w:cs="Arial"/>
          <w:szCs w:val="24"/>
        </w:rPr>
        <w:t xml:space="preserve"> </w:t>
      </w:r>
      <w:r>
        <w:rPr>
          <w:rFonts w:ascii="Arial" w:eastAsiaTheme="majorEastAsia" w:hAnsi="Arial" w:cs="Arial"/>
          <w:szCs w:val="24"/>
        </w:rPr>
        <w:t xml:space="preserve">использует инструмент – пульт управления транспортировками. В пульте управления транспортировками выбираются необходимые Единицы фрахта, сформированные на основании Экспедиционных заказов (заявок на перевозку от Заявителей потребности в ТС или Экспедиционных заказов, созданных Диспетчером на основании заявок из </w:t>
      </w:r>
      <w:r w:rsidRPr="00AE12DE">
        <w:rPr>
          <w:rFonts w:ascii="Arial" w:eastAsiaTheme="majorEastAsia" w:hAnsi="Arial" w:cs="Arial"/>
          <w:szCs w:val="24"/>
        </w:rPr>
        <w:t>Excel</w:t>
      </w:r>
      <w:r w:rsidRPr="00F972AD">
        <w:rPr>
          <w:rFonts w:ascii="Arial" w:eastAsiaTheme="majorEastAsia" w:hAnsi="Arial" w:cs="Arial"/>
          <w:szCs w:val="24"/>
        </w:rPr>
        <w:t xml:space="preserve"> </w:t>
      </w:r>
      <w:r>
        <w:rPr>
          <w:rFonts w:ascii="Arial" w:eastAsiaTheme="majorEastAsia" w:hAnsi="Arial" w:cs="Arial"/>
          <w:szCs w:val="24"/>
        </w:rPr>
        <w:t xml:space="preserve">и </w:t>
      </w:r>
      <w:r w:rsidRPr="00AE12DE">
        <w:rPr>
          <w:rFonts w:ascii="Arial" w:eastAsiaTheme="majorEastAsia" w:hAnsi="Arial" w:cs="Arial"/>
          <w:szCs w:val="24"/>
        </w:rPr>
        <w:t>PDF</w:t>
      </w:r>
      <w:r w:rsidRPr="00F972AD">
        <w:rPr>
          <w:rFonts w:ascii="Arial" w:eastAsiaTheme="majorEastAsia" w:hAnsi="Arial" w:cs="Arial"/>
          <w:szCs w:val="24"/>
        </w:rPr>
        <w:t xml:space="preserve"> </w:t>
      </w:r>
      <w:r>
        <w:rPr>
          <w:rFonts w:ascii="Arial" w:eastAsiaTheme="majorEastAsia" w:hAnsi="Arial" w:cs="Arial"/>
          <w:szCs w:val="24"/>
        </w:rPr>
        <w:t xml:space="preserve">от БЕ вне контура </w:t>
      </w:r>
      <w:r w:rsidRPr="00AE12DE">
        <w:rPr>
          <w:rFonts w:ascii="Arial" w:eastAsiaTheme="majorEastAsia" w:hAnsi="Arial" w:cs="Arial"/>
          <w:szCs w:val="24"/>
        </w:rPr>
        <w:t>SAP</w:t>
      </w:r>
      <w:r w:rsidRPr="00F972AD">
        <w:rPr>
          <w:rFonts w:ascii="Arial" w:eastAsiaTheme="majorEastAsia" w:hAnsi="Arial" w:cs="Arial"/>
          <w:szCs w:val="24"/>
        </w:rPr>
        <w:t>)</w:t>
      </w:r>
      <w:r w:rsidR="00F57FDE">
        <w:rPr>
          <w:rFonts w:ascii="Arial" w:eastAsiaTheme="majorEastAsia" w:hAnsi="Arial" w:cs="Arial"/>
          <w:szCs w:val="24"/>
        </w:rPr>
        <w:t>.</w:t>
      </w:r>
    </w:p>
    <w:p w14:paraId="702FD180" w14:textId="7DB006E2" w:rsidR="002D6F09" w:rsidRPr="001B7362" w:rsidRDefault="004C4B0F">
      <w:pPr>
        <w:spacing w:after="240" w:line="276" w:lineRule="auto"/>
        <w:ind w:firstLine="567"/>
        <w:rPr>
          <w:rFonts w:ascii="Arial" w:eastAsiaTheme="majorEastAsia" w:hAnsi="Arial" w:cs="Arial"/>
          <w:szCs w:val="24"/>
        </w:rPr>
      </w:pPr>
      <w:r>
        <w:rPr>
          <w:rFonts w:ascii="Arial" w:eastAsiaTheme="majorEastAsia" w:hAnsi="Arial" w:cs="Arial"/>
          <w:szCs w:val="24"/>
        </w:rPr>
        <w:lastRenderedPageBreak/>
        <w:t>В одном Фрахтовом заказе (путевом листе) будет реализована возможность группировки несколько заданий (Экспедиционных заказов).</w:t>
      </w:r>
      <w:r w:rsidR="00F57FDE">
        <w:rPr>
          <w:rFonts w:ascii="Arial" w:eastAsiaTheme="majorEastAsia" w:hAnsi="Arial" w:cs="Arial"/>
          <w:szCs w:val="24"/>
        </w:rPr>
        <w:t xml:space="preserve"> </w:t>
      </w:r>
      <w:r w:rsidR="002D6F09" w:rsidRPr="00A22DB0">
        <w:rPr>
          <w:rFonts w:ascii="Arial" w:eastAsiaTheme="majorEastAsia" w:hAnsi="Arial" w:cs="Arial"/>
          <w:szCs w:val="24"/>
        </w:rPr>
        <w:t xml:space="preserve">По результатам формирования </w:t>
      </w:r>
      <w:r w:rsidR="002D6F09">
        <w:rPr>
          <w:rFonts w:ascii="Arial" w:eastAsiaTheme="majorEastAsia" w:hAnsi="Arial" w:cs="Arial"/>
          <w:szCs w:val="24"/>
        </w:rPr>
        <w:t xml:space="preserve">Экспедиционных заказов вида </w:t>
      </w:r>
      <w:r w:rsidR="002D6F09">
        <w:rPr>
          <w:rFonts w:ascii="Arial" w:eastAsiaTheme="majorEastAsia" w:hAnsi="Arial" w:cs="Arial"/>
          <w:szCs w:val="24"/>
          <w:lang w:val="en-US"/>
        </w:rPr>
        <w:t>ZOR</w:t>
      </w:r>
      <w:r w:rsidR="002D6F09">
        <w:rPr>
          <w:rFonts w:ascii="Arial" w:eastAsiaTheme="majorEastAsia" w:hAnsi="Arial" w:cs="Arial"/>
          <w:szCs w:val="24"/>
        </w:rPr>
        <w:t xml:space="preserve"> (Перевозка груза по маршруту) </w:t>
      </w:r>
      <w:r w:rsidR="002D6F09" w:rsidRPr="001B7362">
        <w:rPr>
          <w:rFonts w:ascii="Arial" w:eastAsiaTheme="majorEastAsia" w:hAnsi="Arial" w:cs="Arial"/>
          <w:szCs w:val="24"/>
        </w:rPr>
        <w:t xml:space="preserve">автоматически формируется </w:t>
      </w:r>
      <w:r w:rsidR="002D6F09">
        <w:rPr>
          <w:rFonts w:ascii="Arial" w:eastAsiaTheme="majorEastAsia" w:hAnsi="Arial" w:cs="Arial"/>
          <w:szCs w:val="24"/>
        </w:rPr>
        <w:t>Е</w:t>
      </w:r>
      <w:r w:rsidR="002D6F09" w:rsidRPr="001B7362">
        <w:rPr>
          <w:rFonts w:ascii="Arial" w:eastAsiaTheme="majorEastAsia" w:hAnsi="Arial" w:cs="Arial"/>
          <w:szCs w:val="24"/>
        </w:rPr>
        <w:t>диница фрахта, которая содержит следующие данные:</w:t>
      </w:r>
    </w:p>
    <w:p w14:paraId="75850080" w14:textId="77777777" w:rsidR="002D6F09" w:rsidRPr="00AE12DE" w:rsidRDefault="002D6F09" w:rsidP="00AE12DE">
      <w:pPr>
        <w:pStyle w:val="af9"/>
        <w:numPr>
          <w:ilvl w:val="0"/>
          <w:numId w:val="22"/>
        </w:numPr>
        <w:spacing w:after="240" w:line="276" w:lineRule="auto"/>
        <w:rPr>
          <w:rFonts w:ascii="Arial" w:eastAsiaTheme="majorEastAsia" w:hAnsi="Arial" w:cs="Arial"/>
          <w:szCs w:val="24"/>
        </w:rPr>
      </w:pPr>
      <w:r w:rsidRPr="00AE12DE">
        <w:rPr>
          <w:rFonts w:ascii="Arial" w:eastAsiaTheme="majorEastAsia" w:hAnsi="Arial" w:cs="Arial"/>
          <w:szCs w:val="24"/>
        </w:rPr>
        <w:t>Тип ТС (Самосвал, Автоцистерна и прочее);</w:t>
      </w:r>
    </w:p>
    <w:p w14:paraId="0A712903" w14:textId="77777777" w:rsidR="002D6F09" w:rsidRPr="00AE12DE" w:rsidRDefault="002D6F09" w:rsidP="00AE12DE">
      <w:pPr>
        <w:pStyle w:val="af9"/>
        <w:numPr>
          <w:ilvl w:val="0"/>
          <w:numId w:val="22"/>
        </w:numPr>
        <w:spacing w:after="240" w:line="276" w:lineRule="auto"/>
        <w:rPr>
          <w:rFonts w:ascii="Arial" w:eastAsiaTheme="majorEastAsia" w:hAnsi="Arial" w:cs="Arial"/>
          <w:szCs w:val="24"/>
        </w:rPr>
      </w:pPr>
      <w:r w:rsidRPr="00AE12DE">
        <w:rPr>
          <w:rFonts w:ascii="Arial" w:eastAsiaTheme="majorEastAsia" w:hAnsi="Arial" w:cs="Arial"/>
          <w:szCs w:val="24"/>
        </w:rPr>
        <w:t>Перевозимые позиции МТР (код и наименование);</w:t>
      </w:r>
    </w:p>
    <w:p w14:paraId="323F0AF8" w14:textId="77777777" w:rsidR="002D6F09" w:rsidRDefault="002D6F09" w:rsidP="002D6F09">
      <w:pPr>
        <w:pStyle w:val="af9"/>
        <w:numPr>
          <w:ilvl w:val="0"/>
          <w:numId w:val="22"/>
        </w:numPr>
        <w:spacing w:after="240" w:line="276" w:lineRule="auto"/>
        <w:rPr>
          <w:rFonts w:ascii="Arial" w:eastAsiaTheme="majorEastAsia" w:hAnsi="Arial" w:cs="Arial"/>
          <w:szCs w:val="24"/>
        </w:rPr>
      </w:pPr>
      <w:r w:rsidRPr="00F972AD">
        <w:rPr>
          <w:rFonts w:ascii="Arial" w:eastAsiaTheme="majorEastAsia" w:hAnsi="Arial" w:cs="Arial"/>
          <w:szCs w:val="24"/>
        </w:rPr>
        <w:t>Вес груза</w:t>
      </w:r>
      <w:r>
        <w:rPr>
          <w:rFonts w:ascii="Arial" w:eastAsiaTheme="majorEastAsia" w:hAnsi="Arial" w:cs="Arial"/>
          <w:szCs w:val="24"/>
        </w:rPr>
        <w:t>, т</w:t>
      </w:r>
      <w:r w:rsidRPr="00F972AD">
        <w:rPr>
          <w:rFonts w:ascii="Arial" w:eastAsiaTheme="majorEastAsia" w:hAnsi="Arial" w:cs="Arial"/>
          <w:szCs w:val="24"/>
        </w:rPr>
        <w:t>;</w:t>
      </w:r>
    </w:p>
    <w:p w14:paraId="37948C62" w14:textId="77777777" w:rsidR="002D6F09" w:rsidRDefault="002D6F09" w:rsidP="002D6F09">
      <w:pPr>
        <w:pStyle w:val="af9"/>
        <w:numPr>
          <w:ilvl w:val="0"/>
          <w:numId w:val="22"/>
        </w:numPr>
        <w:spacing w:after="240" w:line="276" w:lineRule="auto"/>
        <w:rPr>
          <w:rFonts w:ascii="Arial" w:eastAsiaTheme="majorEastAsia" w:hAnsi="Arial" w:cs="Arial"/>
          <w:szCs w:val="24"/>
        </w:rPr>
      </w:pPr>
      <w:r w:rsidRPr="00F972AD">
        <w:rPr>
          <w:rFonts w:ascii="Arial" w:eastAsiaTheme="majorEastAsia" w:hAnsi="Arial" w:cs="Arial"/>
          <w:szCs w:val="24"/>
        </w:rPr>
        <w:t>Объем груза</w:t>
      </w:r>
      <w:r>
        <w:rPr>
          <w:rFonts w:ascii="Arial" w:eastAsiaTheme="majorEastAsia" w:hAnsi="Arial" w:cs="Arial"/>
          <w:szCs w:val="24"/>
        </w:rPr>
        <w:t>, м3</w:t>
      </w:r>
      <w:r w:rsidRPr="00F972AD">
        <w:rPr>
          <w:rFonts w:ascii="Arial" w:eastAsiaTheme="majorEastAsia" w:hAnsi="Arial" w:cs="Arial"/>
          <w:szCs w:val="24"/>
        </w:rPr>
        <w:t>;</w:t>
      </w:r>
    </w:p>
    <w:p w14:paraId="58DA5F98" w14:textId="77777777" w:rsidR="002D6F09" w:rsidRDefault="002D6F09" w:rsidP="00AE12DE">
      <w:pPr>
        <w:pStyle w:val="af9"/>
        <w:numPr>
          <w:ilvl w:val="0"/>
          <w:numId w:val="22"/>
        </w:numPr>
        <w:spacing w:after="240" w:line="276" w:lineRule="auto"/>
        <w:rPr>
          <w:rFonts w:ascii="Arial" w:eastAsiaTheme="majorEastAsia" w:hAnsi="Arial" w:cs="Arial"/>
          <w:szCs w:val="24"/>
        </w:rPr>
      </w:pPr>
      <w:r w:rsidRPr="00F972AD">
        <w:rPr>
          <w:rFonts w:ascii="Arial" w:eastAsiaTheme="majorEastAsia" w:hAnsi="Arial" w:cs="Arial"/>
          <w:szCs w:val="24"/>
        </w:rPr>
        <w:t>Количество, шт;</w:t>
      </w:r>
    </w:p>
    <w:p w14:paraId="210D5C21" w14:textId="77777777" w:rsidR="002D6F09" w:rsidRDefault="002D6F09" w:rsidP="00AE12DE">
      <w:pPr>
        <w:pStyle w:val="af9"/>
        <w:numPr>
          <w:ilvl w:val="0"/>
          <w:numId w:val="22"/>
        </w:numPr>
        <w:spacing w:after="240" w:line="276" w:lineRule="auto"/>
        <w:rPr>
          <w:rFonts w:ascii="Arial" w:eastAsiaTheme="majorEastAsia" w:hAnsi="Arial" w:cs="Arial"/>
          <w:szCs w:val="24"/>
        </w:rPr>
      </w:pPr>
      <w:r w:rsidRPr="00AE12DE">
        <w:rPr>
          <w:rFonts w:ascii="Arial" w:eastAsiaTheme="majorEastAsia" w:hAnsi="Arial" w:cs="Arial"/>
          <w:szCs w:val="24"/>
        </w:rPr>
        <w:t>Исходное местоположение (локация) (код и наименование);</w:t>
      </w:r>
    </w:p>
    <w:p w14:paraId="18940EFE" w14:textId="0B3D88ED" w:rsidR="002D6F09" w:rsidRDefault="002D6F09" w:rsidP="00AE12DE">
      <w:pPr>
        <w:pStyle w:val="af9"/>
        <w:numPr>
          <w:ilvl w:val="0"/>
          <w:numId w:val="22"/>
        </w:numPr>
        <w:spacing w:after="240" w:line="276" w:lineRule="auto"/>
        <w:rPr>
          <w:rFonts w:ascii="Arial" w:eastAsiaTheme="majorEastAsia" w:hAnsi="Arial" w:cs="Arial"/>
          <w:szCs w:val="24"/>
        </w:rPr>
      </w:pPr>
      <w:r w:rsidRPr="00AE12DE">
        <w:rPr>
          <w:rFonts w:ascii="Arial" w:eastAsiaTheme="majorEastAsia" w:hAnsi="Arial" w:cs="Arial"/>
          <w:szCs w:val="24"/>
        </w:rPr>
        <w:t>Целевое местоположение (локация) (код и наименование);</w:t>
      </w:r>
    </w:p>
    <w:p w14:paraId="030FF82D" w14:textId="77777777" w:rsidR="002D6F09" w:rsidRDefault="002D6F09" w:rsidP="00AE12DE">
      <w:pPr>
        <w:pStyle w:val="af9"/>
        <w:numPr>
          <w:ilvl w:val="0"/>
          <w:numId w:val="22"/>
        </w:numPr>
        <w:spacing w:after="240" w:line="276" w:lineRule="auto"/>
        <w:rPr>
          <w:rFonts w:ascii="Arial" w:eastAsiaTheme="majorEastAsia" w:hAnsi="Arial" w:cs="Arial"/>
          <w:szCs w:val="24"/>
        </w:rPr>
      </w:pPr>
      <w:r w:rsidRPr="00AE12DE">
        <w:rPr>
          <w:rFonts w:ascii="Arial" w:eastAsiaTheme="majorEastAsia" w:hAnsi="Arial" w:cs="Arial"/>
          <w:szCs w:val="24"/>
        </w:rPr>
        <w:t>Планов</w:t>
      </w:r>
      <w:r>
        <w:rPr>
          <w:rFonts w:ascii="Arial" w:eastAsiaTheme="majorEastAsia" w:hAnsi="Arial" w:cs="Arial"/>
          <w:szCs w:val="24"/>
        </w:rPr>
        <w:t>ые</w:t>
      </w:r>
      <w:r w:rsidRPr="00AE12DE">
        <w:rPr>
          <w:rFonts w:ascii="Arial" w:eastAsiaTheme="majorEastAsia" w:hAnsi="Arial" w:cs="Arial"/>
          <w:szCs w:val="24"/>
        </w:rPr>
        <w:t xml:space="preserve"> дат</w:t>
      </w:r>
      <w:r>
        <w:rPr>
          <w:rFonts w:ascii="Arial" w:eastAsiaTheme="majorEastAsia" w:hAnsi="Arial" w:cs="Arial"/>
          <w:szCs w:val="24"/>
        </w:rPr>
        <w:t>а</w:t>
      </w:r>
      <w:r w:rsidRPr="00AE12DE">
        <w:rPr>
          <w:rFonts w:ascii="Arial" w:eastAsiaTheme="majorEastAsia" w:hAnsi="Arial" w:cs="Arial"/>
          <w:szCs w:val="24"/>
        </w:rPr>
        <w:t xml:space="preserve"> и время отправления;</w:t>
      </w:r>
    </w:p>
    <w:p w14:paraId="16B077EB" w14:textId="77777777" w:rsidR="002D6F09" w:rsidRDefault="002D6F09" w:rsidP="00AE12DE">
      <w:pPr>
        <w:pStyle w:val="af9"/>
        <w:numPr>
          <w:ilvl w:val="0"/>
          <w:numId w:val="22"/>
        </w:numPr>
        <w:spacing w:after="240" w:line="276" w:lineRule="auto"/>
        <w:rPr>
          <w:rFonts w:ascii="Arial" w:eastAsiaTheme="majorEastAsia" w:hAnsi="Arial" w:cs="Arial"/>
          <w:szCs w:val="24"/>
        </w:rPr>
      </w:pPr>
      <w:r w:rsidRPr="00AE12DE">
        <w:rPr>
          <w:rFonts w:ascii="Arial" w:eastAsiaTheme="majorEastAsia" w:hAnsi="Arial" w:cs="Arial"/>
          <w:szCs w:val="24"/>
        </w:rPr>
        <w:t>Планов</w:t>
      </w:r>
      <w:r>
        <w:rPr>
          <w:rFonts w:ascii="Arial" w:eastAsiaTheme="majorEastAsia" w:hAnsi="Arial" w:cs="Arial"/>
          <w:szCs w:val="24"/>
        </w:rPr>
        <w:t>ые</w:t>
      </w:r>
      <w:r w:rsidRPr="00AE12DE">
        <w:rPr>
          <w:rFonts w:ascii="Arial" w:eastAsiaTheme="majorEastAsia" w:hAnsi="Arial" w:cs="Arial"/>
          <w:szCs w:val="24"/>
        </w:rPr>
        <w:t xml:space="preserve"> дат</w:t>
      </w:r>
      <w:r>
        <w:rPr>
          <w:rFonts w:ascii="Arial" w:eastAsiaTheme="majorEastAsia" w:hAnsi="Arial" w:cs="Arial"/>
          <w:szCs w:val="24"/>
        </w:rPr>
        <w:t>а</w:t>
      </w:r>
      <w:r w:rsidRPr="00AE12DE">
        <w:rPr>
          <w:rFonts w:ascii="Arial" w:eastAsiaTheme="majorEastAsia" w:hAnsi="Arial" w:cs="Arial"/>
          <w:szCs w:val="24"/>
        </w:rPr>
        <w:t xml:space="preserve"> и время прибытия;</w:t>
      </w:r>
    </w:p>
    <w:p w14:paraId="06F6B4ED" w14:textId="77777777" w:rsidR="00E378E2" w:rsidRDefault="002D6F09" w:rsidP="00AE12DE">
      <w:pPr>
        <w:pStyle w:val="af9"/>
        <w:numPr>
          <w:ilvl w:val="0"/>
          <w:numId w:val="22"/>
        </w:numPr>
        <w:spacing w:after="240" w:line="276" w:lineRule="auto"/>
        <w:rPr>
          <w:ins w:id="805" w:author="Savinskaya Yulia" w:date="2021-02-25T15:25:00Z"/>
          <w:rFonts w:ascii="Arial" w:eastAsiaTheme="majorEastAsia" w:hAnsi="Arial" w:cs="Arial"/>
          <w:szCs w:val="24"/>
        </w:rPr>
      </w:pPr>
      <w:r w:rsidRPr="00AE12DE">
        <w:rPr>
          <w:rFonts w:ascii="Arial" w:eastAsiaTheme="majorEastAsia" w:hAnsi="Arial" w:cs="Arial"/>
          <w:szCs w:val="24"/>
        </w:rPr>
        <w:t>Длительность транспортировки. Длительность транспортировки имеет периодический характер и может отличаться в зависимости от сезона</w:t>
      </w:r>
      <w:ins w:id="806" w:author="Savinskaya Yulia" w:date="2021-02-25T15:25:00Z">
        <w:r w:rsidR="00E378E2">
          <w:rPr>
            <w:rFonts w:ascii="Arial" w:eastAsiaTheme="majorEastAsia" w:hAnsi="Arial" w:cs="Arial"/>
            <w:szCs w:val="24"/>
          </w:rPr>
          <w:t>;</w:t>
        </w:r>
      </w:ins>
    </w:p>
    <w:p w14:paraId="0B9BBA3D" w14:textId="77777777" w:rsidR="00E378E2" w:rsidRPr="009B025B" w:rsidRDefault="00E378E2" w:rsidP="00E378E2">
      <w:pPr>
        <w:pStyle w:val="af9"/>
        <w:numPr>
          <w:ilvl w:val="0"/>
          <w:numId w:val="22"/>
        </w:numPr>
        <w:spacing w:after="240" w:line="276" w:lineRule="auto"/>
        <w:rPr>
          <w:ins w:id="807" w:author="Savinskaya Yulia" w:date="2021-02-25T15:25:00Z"/>
          <w:rFonts w:eastAsiaTheme="majorEastAsia" w:cs="Arial"/>
          <w:szCs w:val="24"/>
        </w:rPr>
      </w:pPr>
      <w:ins w:id="808" w:author="Savinskaya Yulia" w:date="2021-02-25T15:25:00Z">
        <w:r>
          <w:rPr>
            <w:rFonts w:ascii="Arial" w:eastAsiaTheme="majorEastAsia" w:hAnsi="Arial" w:cs="Arial"/>
            <w:szCs w:val="24"/>
          </w:rPr>
          <w:t>МВЗ (подразделение заказчика);</w:t>
        </w:r>
      </w:ins>
    </w:p>
    <w:p w14:paraId="70447C97" w14:textId="77777777" w:rsidR="00E378E2" w:rsidRPr="009B025B" w:rsidRDefault="00E378E2" w:rsidP="00E378E2">
      <w:pPr>
        <w:pStyle w:val="af9"/>
        <w:numPr>
          <w:ilvl w:val="0"/>
          <w:numId w:val="22"/>
        </w:numPr>
        <w:spacing w:after="240" w:line="276" w:lineRule="auto"/>
        <w:rPr>
          <w:ins w:id="809" w:author="Savinskaya Yulia" w:date="2021-02-25T15:25:00Z"/>
          <w:rFonts w:eastAsiaTheme="majorEastAsia" w:cs="Arial"/>
          <w:szCs w:val="24"/>
        </w:rPr>
      </w:pPr>
      <w:ins w:id="810" w:author="Savinskaya Yulia" w:date="2021-02-25T15:25:00Z">
        <w:r>
          <w:rPr>
            <w:rFonts w:ascii="Arial" w:eastAsiaTheme="majorEastAsia" w:hAnsi="Arial" w:cs="Arial"/>
            <w:szCs w:val="24"/>
          </w:rPr>
          <w:t>Потребность создал ФИО;</w:t>
        </w:r>
      </w:ins>
    </w:p>
    <w:p w14:paraId="0AF5343D" w14:textId="6A62F58C" w:rsidR="002D6F09" w:rsidRPr="00E378E2" w:rsidRDefault="00E378E2" w:rsidP="00E378E2">
      <w:pPr>
        <w:pStyle w:val="af9"/>
        <w:numPr>
          <w:ilvl w:val="0"/>
          <w:numId w:val="22"/>
        </w:numPr>
        <w:spacing w:after="240" w:line="276" w:lineRule="auto"/>
        <w:rPr>
          <w:rFonts w:eastAsiaTheme="majorEastAsia" w:cs="Arial"/>
          <w:szCs w:val="24"/>
        </w:rPr>
      </w:pPr>
      <w:ins w:id="811" w:author="Savinskaya Yulia" w:date="2021-02-25T15:25:00Z">
        <w:r>
          <w:rPr>
            <w:rFonts w:ascii="Arial" w:eastAsiaTheme="majorEastAsia" w:hAnsi="Arial" w:cs="Arial"/>
            <w:szCs w:val="24"/>
          </w:rPr>
          <w:t>Комментарий.</w:t>
        </w:r>
      </w:ins>
      <w:del w:id="812" w:author="Savinskaya Yulia" w:date="2021-02-25T15:25:00Z">
        <w:r w:rsidR="002D6F09" w:rsidRPr="00E378E2" w:rsidDel="00E378E2">
          <w:rPr>
            <w:rFonts w:ascii="Arial" w:eastAsiaTheme="majorEastAsia" w:hAnsi="Arial" w:cs="Arial"/>
            <w:szCs w:val="24"/>
            <w:rPrChange w:id="813" w:author="Savinskaya Yulia" w:date="2021-02-25T15:25:00Z">
              <w:rPr>
                <w:rFonts w:eastAsiaTheme="majorEastAsia"/>
              </w:rPr>
            </w:rPrChange>
          </w:rPr>
          <w:delText>.</w:delText>
        </w:r>
      </w:del>
    </w:p>
    <w:p w14:paraId="7BE1C5AC" w14:textId="77777777" w:rsidR="002D6F09" w:rsidRDefault="002D6F09" w:rsidP="00AE12DE">
      <w:pPr>
        <w:spacing w:after="240" w:line="276" w:lineRule="auto"/>
        <w:ind w:firstLine="708"/>
        <w:rPr>
          <w:rFonts w:ascii="Arial" w:eastAsiaTheme="majorEastAsia" w:hAnsi="Arial" w:cs="Arial"/>
          <w:szCs w:val="24"/>
        </w:rPr>
      </w:pPr>
      <w:r>
        <w:rPr>
          <w:rFonts w:ascii="Arial" w:eastAsiaTheme="majorEastAsia" w:hAnsi="Arial" w:cs="Arial"/>
          <w:szCs w:val="24"/>
        </w:rPr>
        <w:t xml:space="preserve">В результате формирования Экспедиционных заказов вида </w:t>
      </w:r>
      <w:r>
        <w:rPr>
          <w:rFonts w:ascii="Arial" w:eastAsiaTheme="majorEastAsia" w:hAnsi="Arial" w:cs="Arial"/>
          <w:szCs w:val="24"/>
          <w:lang w:val="en-US"/>
        </w:rPr>
        <w:t>ZOM</w:t>
      </w:r>
      <w:r w:rsidRPr="00AE12DE">
        <w:rPr>
          <w:rFonts w:ascii="Arial" w:eastAsiaTheme="majorEastAsia" w:hAnsi="Arial" w:cs="Arial"/>
          <w:szCs w:val="24"/>
        </w:rPr>
        <w:t xml:space="preserve"> </w:t>
      </w:r>
      <w:r>
        <w:rPr>
          <w:rFonts w:ascii="Arial" w:eastAsiaTheme="majorEastAsia" w:hAnsi="Arial" w:cs="Arial"/>
          <w:szCs w:val="24"/>
        </w:rPr>
        <w:t>(Заказ на машиночасы) формируются Единицы фрахта, содержащие следующие информацию:</w:t>
      </w:r>
    </w:p>
    <w:p w14:paraId="1F695C8F" w14:textId="77777777" w:rsidR="002D6F09" w:rsidRDefault="002D6F09" w:rsidP="00AE12DE">
      <w:pPr>
        <w:pStyle w:val="af9"/>
        <w:numPr>
          <w:ilvl w:val="0"/>
          <w:numId w:val="22"/>
        </w:numPr>
        <w:spacing w:after="240" w:line="276" w:lineRule="auto"/>
        <w:rPr>
          <w:rFonts w:ascii="Arial" w:eastAsiaTheme="majorEastAsia" w:hAnsi="Arial" w:cs="Arial"/>
          <w:szCs w:val="24"/>
        </w:rPr>
      </w:pPr>
      <w:r w:rsidRPr="00AE12DE">
        <w:rPr>
          <w:rFonts w:ascii="Arial" w:eastAsiaTheme="majorEastAsia" w:hAnsi="Arial" w:cs="Arial"/>
          <w:szCs w:val="24"/>
        </w:rPr>
        <w:t>Тип ТС (Самосвал, Автоцистерна и прочее);</w:t>
      </w:r>
    </w:p>
    <w:p w14:paraId="2810A434" w14:textId="77777777" w:rsidR="00376189" w:rsidRDefault="00376189" w:rsidP="00376189">
      <w:pPr>
        <w:pStyle w:val="af9"/>
        <w:numPr>
          <w:ilvl w:val="0"/>
          <w:numId w:val="22"/>
        </w:numPr>
        <w:spacing w:after="240" w:line="276" w:lineRule="auto"/>
        <w:rPr>
          <w:rFonts w:ascii="Arial" w:eastAsiaTheme="majorEastAsia" w:hAnsi="Arial" w:cs="Arial"/>
          <w:szCs w:val="24"/>
        </w:rPr>
      </w:pPr>
      <w:r>
        <w:rPr>
          <w:rFonts w:ascii="Arial" w:eastAsiaTheme="majorEastAsia" w:hAnsi="Arial" w:cs="Arial"/>
          <w:szCs w:val="24"/>
        </w:rPr>
        <w:t>Наименование выполняемых работ;</w:t>
      </w:r>
    </w:p>
    <w:p w14:paraId="217838F5" w14:textId="77777777" w:rsidR="00376189" w:rsidRDefault="00376189" w:rsidP="00376189">
      <w:pPr>
        <w:pStyle w:val="af9"/>
        <w:numPr>
          <w:ilvl w:val="0"/>
          <w:numId w:val="22"/>
        </w:numPr>
        <w:spacing w:after="240" w:line="276" w:lineRule="auto"/>
        <w:rPr>
          <w:rFonts w:ascii="Arial" w:eastAsiaTheme="majorEastAsia" w:hAnsi="Arial" w:cs="Arial"/>
          <w:szCs w:val="24"/>
        </w:rPr>
      </w:pPr>
      <w:r>
        <w:rPr>
          <w:rFonts w:ascii="Arial" w:eastAsiaTheme="majorEastAsia" w:hAnsi="Arial" w:cs="Arial"/>
          <w:szCs w:val="24"/>
        </w:rPr>
        <w:t>Вес груза, т;</w:t>
      </w:r>
    </w:p>
    <w:p w14:paraId="1C2DCF38" w14:textId="77777777" w:rsidR="00376189" w:rsidRDefault="00376189" w:rsidP="00376189">
      <w:pPr>
        <w:pStyle w:val="af9"/>
        <w:numPr>
          <w:ilvl w:val="0"/>
          <w:numId w:val="22"/>
        </w:numPr>
        <w:spacing w:after="240" w:line="276" w:lineRule="auto"/>
        <w:rPr>
          <w:rFonts w:ascii="Arial" w:eastAsiaTheme="majorEastAsia" w:hAnsi="Arial" w:cs="Arial"/>
          <w:szCs w:val="24"/>
        </w:rPr>
      </w:pPr>
      <w:r>
        <w:rPr>
          <w:rFonts w:ascii="Arial" w:eastAsiaTheme="majorEastAsia" w:hAnsi="Arial" w:cs="Arial"/>
          <w:szCs w:val="24"/>
        </w:rPr>
        <w:t>Объем груза, м3;</w:t>
      </w:r>
    </w:p>
    <w:p w14:paraId="2473645F" w14:textId="77777777" w:rsidR="00376189" w:rsidRDefault="00376189" w:rsidP="00376189">
      <w:pPr>
        <w:pStyle w:val="af9"/>
        <w:numPr>
          <w:ilvl w:val="0"/>
          <w:numId w:val="22"/>
        </w:numPr>
        <w:spacing w:after="240" w:line="276" w:lineRule="auto"/>
        <w:rPr>
          <w:rFonts w:ascii="Arial" w:eastAsiaTheme="majorEastAsia" w:hAnsi="Arial" w:cs="Arial"/>
          <w:szCs w:val="24"/>
        </w:rPr>
      </w:pPr>
      <w:r>
        <w:rPr>
          <w:rFonts w:ascii="Arial" w:eastAsiaTheme="majorEastAsia" w:hAnsi="Arial" w:cs="Arial"/>
          <w:szCs w:val="24"/>
        </w:rPr>
        <w:t>Количество, шт;</w:t>
      </w:r>
    </w:p>
    <w:p w14:paraId="79DE5FDC" w14:textId="77777777" w:rsidR="00376189" w:rsidRPr="004E67CB" w:rsidRDefault="00376189" w:rsidP="00376189">
      <w:pPr>
        <w:pStyle w:val="af9"/>
        <w:numPr>
          <w:ilvl w:val="0"/>
          <w:numId w:val="22"/>
        </w:numPr>
        <w:spacing w:after="240" w:line="276" w:lineRule="auto"/>
        <w:rPr>
          <w:rFonts w:ascii="Arial" w:eastAsiaTheme="majorEastAsia" w:hAnsi="Arial" w:cs="Arial"/>
          <w:szCs w:val="24"/>
        </w:rPr>
      </w:pPr>
      <w:r>
        <w:rPr>
          <w:rFonts w:ascii="Arial" w:eastAsiaTheme="majorEastAsia" w:hAnsi="Arial" w:cs="Arial"/>
          <w:szCs w:val="24"/>
        </w:rPr>
        <w:t>Время в работе (план);</w:t>
      </w:r>
    </w:p>
    <w:p w14:paraId="63106279" w14:textId="77777777" w:rsidR="002D6F09" w:rsidRDefault="00376189" w:rsidP="002D6F09">
      <w:pPr>
        <w:pStyle w:val="af9"/>
        <w:numPr>
          <w:ilvl w:val="0"/>
          <w:numId w:val="22"/>
        </w:numPr>
        <w:spacing w:after="240" w:line="276" w:lineRule="auto"/>
        <w:rPr>
          <w:rFonts w:ascii="Arial" w:eastAsiaTheme="majorEastAsia" w:hAnsi="Arial" w:cs="Arial"/>
          <w:szCs w:val="24"/>
        </w:rPr>
      </w:pPr>
      <w:r>
        <w:rPr>
          <w:rFonts w:ascii="Arial" w:eastAsiaTheme="majorEastAsia" w:hAnsi="Arial" w:cs="Arial"/>
          <w:szCs w:val="24"/>
        </w:rPr>
        <w:lastRenderedPageBreak/>
        <w:t>М</w:t>
      </w:r>
      <w:r w:rsidR="002D6F09" w:rsidRPr="00F972AD">
        <w:rPr>
          <w:rFonts w:ascii="Arial" w:eastAsiaTheme="majorEastAsia" w:hAnsi="Arial" w:cs="Arial"/>
          <w:szCs w:val="24"/>
        </w:rPr>
        <w:t>естоположение</w:t>
      </w:r>
      <w:r>
        <w:rPr>
          <w:rFonts w:ascii="Arial" w:eastAsiaTheme="majorEastAsia" w:hAnsi="Arial" w:cs="Arial"/>
          <w:szCs w:val="24"/>
        </w:rPr>
        <w:t xml:space="preserve"> выполнения работ</w:t>
      </w:r>
      <w:r w:rsidR="002D6F09" w:rsidRPr="00F972AD">
        <w:rPr>
          <w:rFonts w:ascii="Arial" w:eastAsiaTheme="majorEastAsia" w:hAnsi="Arial" w:cs="Arial"/>
          <w:szCs w:val="24"/>
        </w:rPr>
        <w:t xml:space="preserve"> (локация) (код и наименование);</w:t>
      </w:r>
    </w:p>
    <w:p w14:paraId="069E9700" w14:textId="77777777" w:rsidR="002D6F09" w:rsidRDefault="002D6F09" w:rsidP="002D6F09">
      <w:pPr>
        <w:pStyle w:val="af9"/>
        <w:numPr>
          <w:ilvl w:val="0"/>
          <w:numId w:val="22"/>
        </w:numPr>
        <w:spacing w:after="240" w:line="276" w:lineRule="auto"/>
        <w:rPr>
          <w:rFonts w:ascii="Arial" w:eastAsiaTheme="majorEastAsia" w:hAnsi="Arial" w:cs="Arial"/>
          <w:szCs w:val="24"/>
        </w:rPr>
      </w:pPr>
      <w:r w:rsidRPr="00F972AD">
        <w:rPr>
          <w:rFonts w:ascii="Arial" w:eastAsiaTheme="majorEastAsia" w:hAnsi="Arial" w:cs="Arial"/>
          <w:szCs w:val="24"/>
        </w:rPr>
        <w:t>Планов</w:t>
      </w:r>
      <w:r>
        <w:rPr>
          <w:rFonts w:ascii="Arial" w:eastAsiaTheme="majorEastAsia" w:hAnsi="Arial" w:cs="Arial"/>
          <w:szCs w:val="24"/>
        </w:rPr>
        <w:t>ые</w:t>
      </w:r>
      <w:r w:rsidRPr="00F972AD">
        <w:rPr>
          <w:rFonts w:ascii="Arial" w:eastAsiaTheme="majorEastAsia" w:hAnsi="Arial" w:cs="Arial"/>
          <w:szCs w:val="24"/>
        </w:rPr>
        <w:t xml:space="preserve"> дат</w:t>
      </w:r>
      <w:r>
        <w:rPr>
          <w:rFonts w:ascii="Arial" w:eastAsiaTheme="majorEastAsia" w:hAnsi="Arial" w:cs="Arial"/>
          <w:szCs w:val="24"/>
        </w:rPr>
        <w:t>а</w:t>
      </w:r>
      <w:r w:rsidRPr="00F972AD">
        <w:rPr>
          <w:rFonts w:ascii="Arial" w:eastAsiaTheme="majorEastAsia" w:hAnsi="Arial" w:cs="Arial"/>
          <w:szCs w:val="24"/>
        </w:rPr>
        <w:t xml:space="preserve"> и время отправления;</w:t>
      </w:r>
    </w:p>
    <w:p w14:paraId="7172F7DD" w14:textId="77777777" w:rsidR="00E378E2" w:rsidRDefault="002D6F09" w:rsidP="00AE12DE">
      <w:pPr>
        <w:pStyle w:val="af9"/>
        <w:numPr>
          <w:ilvl w:val="0"/>
          <w:numId w:val="22"/>
        </w:numPr>
        <w:spacing w:after="240" w:line="276" w:lineRule="auto"/>
        <w:rPr>
          <w:ins w:id="814" w:author="Savinskaya Yulia" w:date="2021-02-25T15:26:00Z"/>
          <w:rFonts w:ascii="Arial" w:eastAsiaTheme="majorEastAsia" w:hAnsi="Arial" w:cs="Arial"/>
          <w:szCs w:val="24"/>
        </w:rPr>
      </w:pPr>
      <w:r w:rsidRPr="00F972AD">
        <w:rPr>
          <w:rFonts w:ascii="Arial" w:eastAsiaTheme="majorEastAsia" w:hAnsi="Arial" w:cs="Arial"/>
          <w:szCs w:val="24"/>
        </w:rPr>
        <w:t>Планов</w:t>
      </w:r>
      <w:r>
        <w:rPr>
          <w:rFonts w:ascii="Arial" w:eastAsiaTheme="majorEastAsia" w:hAnsi="Arial" w:cs="Arial"/>
          <w:szCs w:val="24"/>
        </w:rPr>
        <w:t>ые</w:t>
      </w:r>
      <w:r w:rsidRPr="00F972AD">
        <w:rPr>
          <w:rFonts w:ascii="Arial" w:eastAsiaTheme="majorEastAsia" w:hAnsi="Arial" w:cs="Arial"/>
          <w:szCs w:val="24"/>
        </w:rPr>
        <w:t xml:space="preserve"> дат</w:t>
      </w:r>
      <w:r>
        <w:rPr>
          <w:rFonts w:ascii="Arial" w:eastAsiaTheme="majorEastAsia" w:hAnsi="Arial" w:cs="Arial"/>
          <w:szCs w:val="24"/>
        </w:rPr>
        <w:t>а</w:t>
      </w:r>
      <w:r w:rsidRPr="00F972AD">
        <w:rPr>
          <w:rFonts w:ascii="Arial" w:eastAsiaTheme="majorEastAsia" w:hAnsi="Arial" w:cs="Arial"/>
          <w:szCs w:val="24"/>
        </w:rPr>
        <w:t xml:space="preserve"> и время прибытия</w:t>
      </w:r>
      <w:ins w:id="815" w:author="Savinskaya Yulia" w:date="2021-02-25T15:26:00Z">
        <w:r w:rsidR="00E378E2">
          <w:rPr>
            <w:rFonts w:ascii="Arial" w:eastAsiaTheme="majorEastAsia" w:hAnsi="Arial" w:cs="Arial"/>
            <w:szCs w:val="24"/>
          </w:rPr>
          <w:t>;</w:t>
        </w:r>
      </w:ins>
    </w:p>
    <w:p w14:paraId="0DBD1BB6" w14:textId="77777777" w:rsidR="00E378E2" w:rsidRPr="009B025B" w:rsidRDefault="00E378E2" w:rsidP="00E378E2">
      <w:pPr>
        <w:pStyle w:val="af9"/>
        <w:numPr>
          <w:ilvl w:val="0"/>
          <w:numId w:val="22"/>
        </w:numPr>
        <w:spacing w:after="240" w:line="276" w:lineRule="auto"/>
        <w:rPr>
          <w:ins w:id="816" w:author="Savinskaya Yulia" w:date="2021-02-25T15:26:00Z"/>
          <w:rFonts w:eastAsiaTheme="majorEastAsia" w:cs="Arial"/>
          <w:szCs w:val="24"/>
        </w:rPr>
      </w:pPr>
      <w:ins w:id="817" w:author="Savinskaya Yulia" w:date="2021-02-25T15:26:00Z">
        <w:r>
          <w:rPr>
            <w:rFonts w:ascii="Arial" w:eastAsiaTheme="majorEastAsia" w:hAnsi="Arial" w:cs="Arial"/>
            <w:szCs w:val="24"/>
          </w:rPr>
          <w:t>МВЗ (подразделение заказчика);</w:t>
        </w:r>
      </w:ins>
    </w:p>
    <w:p w14:paraId="2ADCDC4D" w14:textId="77777777" w:rsidR="00E378E2" w:rsidRPr="009B025B" w:rsidRDefault="00E378E2" w:rsidP="00E378E2">
      <w:pPr>
        <w:pStyle w:val="af9"/>
        <w:numPr>
          <w:ilvl w:val="0"/>
          <w:numId w:val="22"/>
        </w:numPr>
        <w:spacing w:after="240" w:line="276" w:lineRule="auto"/>
        <w:rPr>
          <w:ins w:id="818" w:author="Savinskaya Yulia" w:date="2021-02-25T15:26:00Z"/>
          <w:rFonts w:eastAsiaTheme="majorEastAsia" w:cs="Arial"/>
          <w:szCs w:val="24"/>
        </w:rPr>
      </w:pPr>
      <w:ins w:id="819" w:author="Savinskaya Yulia" w:date="2021-02-25T15:26:00Z">
        <w:r>
          <w:rPr>
            <w:rFonts w:ascii="Arial" w:eastAsiaTheme="majorEastAsia" w:hAnsi="Arial" w:cs="Arial"/>
            <w:szCs w:val="24"/>
          </w:rPr>
          <w:t>Потребность создал ФИО;</w:t>
        </w:r>
      </w:ins>
    </w:p>
    <w:p w14:paraId="0D1382B7" w14:textId="4730350A" w:rsidR="002D6F09" w:rsidRPr="00E378E2" w:rsidRDefault="00E378E2" w:rsidP="00E378E2">
      <w:pPr>
        <w:pStyle w:val="af9"/>
        <w:numPr>
          <w:ilvl w:val="0"/>
          <w:numId w:val="22"/>
        </w:numPr>
        <w:spacing w:after="240" w:line="276" w:lineRule="auto"/>
        <w:rPr>
          <w:rFonts w:eastAsiaTheme="majorEastAsia" w:cs="Arial"/>
          <w:szCs w:val="24"/>
        </w:rPr>
      </w:pPr>
      <w:ins w:id="820" w:author="Savinskaya Yulia" w:date="2021-02-25T15:26:00Z">
        <w:r>
          <w:rPr>
            <w:rFonts w:ascii="Arial" w:eastAsiaTheme="majorEastAsia" w:hAnsi="Arial" w:cs="Arial"/>
            <w:szCs w:val="24"/>
          </w:rPr>
          <w:t>Комментарий.</w:t>
        </w:r>
      </w:ins>
      <w:del w:id="821" w:author="Savinskaya Yulia" w:date="2021-02-25T15:26:00Z">
        <w:r w:rsidR="002D6F09" w:rsidRPr="00E378E2" w:rsidDel="00E378E2">
          <w:rPr>
            <w:rFonts w:ascii="Arial" w:eastAsiaTheme="majorEastAsia" w:hAnsi="Arial" w:cs="Arial"/>
            <w:szCs w:val="24"/>
            <w:rPrChange w:id="822" w:author="Savinskaya Yulia" w:date="2021-02-25T15:26:00Z">
              <w:rPr>
                <w:rFonts w:eastAsiaTheme="majorEastAsia"/>
              </w:rPr>
            </w:rPrChange>
          </w:rPr>
          <w:delText>.</w:delText>
        </w:r>
      </w:del>
    </w:p>
    <w:p w14:paraId="408A644C" w14:textId="06F99E29" w:rsidR="002D6F09" w:rsidRPr="00CE0A39" w:rsidRDefault="002D6F09" w:rsidP="00AE12DE">
      <w:pPr>
        <w:spacing w:after="240" w:line="276" w:lineRule="auto"/>
        <w:ind w:firstLine="708"/>
        <w:rPr>
          <w:rFonts w:ascii="Arial" w:eastAsiaTheme="majorEastAsia" w:hAnsi="Arial" w:cs="Arial"/>
          <w:szCs w:val="24"/>
        </w:rPr>
      </w:pPr>
      <w:r w:rsidRPr="00A22DB0">
        <w:rPr>
          <w:rFonts w:ascii="Arial" w:eastAsiaTheme="majorEastAsia" w:hAnsi="Arial" w:cs="Arial"/>
          <w:szCs w:val="24"/>
        </w:rPr>
        <w:t>Далее</w:t>
      </w:r>
      <w:r w:rsidRPr="00B966C7">
        <w:rPr>
          <w:rFonts w:ascii="Arial" w:eastAsiaTheme="majorEastAsia" w:hAnsi="Arial" w:cs="Arial"/>
          <w:szCs w:val="24"/>
        </w:rPr>
        <w:t xml:space="preserve"> </w:t>
      </w:r>
      <w:r>
        <w:rPr>
          <w:rFonts w:ascii="Arial" w:eastAsiaTheme="majorEastAsia" w:hAnsi="Arial" w:cs="Arial"/>
          <w:szCs w:val="24"/>
        </w:rPr>
        <w:t>Диспетчер выбирает</w:t>
      </w:r>
      <w:r w:rsidRPr="00246C20">
        <w:rPr>
          <w:rFonts w:ascii="Arial" w:eastAsiaTheme="majorEastAsia" w:hAnsi="Arial" w:cs="Arial"/>
          <w:szCs w:val="24"/>
        </w:rPr>
        <w:t xml:space="preserve"> </w:t>
      </w:r>
      <w:r w:rsidRPr="00A22DB0">
        <w:rPr>
          <w:rFonts w:ascii="Arial" w:eastAsiaTheme="majorEastAsia" w:hAnsi="Arial" w:cs="Arial"/>
          <w:szCs w:val="24"/>
        </w:rPr>
        <w:t xml:space="preserve">необходимые </w:t>
      </w:r>
      <w:r>
        <w:rPr>
          <w:rFonts w:ascii="Arial" w:eastAsiaTheme="majorEastAsia" w:hAnsi="Arial" w:cs="Arial"/>
          <w:szCs w:val="24"/>
        </w:rPr>
        <w:t>Е</w:t>
      </w:r>
      <w:r w:rsidRPr="00A22DB0">
        <w:rPr>
          <w:rFonts w:ascii="Arial" w:eastAsiaTheme="majorEastAsia" w:hAnsi="Arial" w:cs="Arial"/>
          <w:szCs w:val="24"/>
        </w:rPr>
        <w:t>диницы</w:t>
      </w:r>
      <w:r w:rsidRPr="00246C20">
        <w:rPr>
          <w:rFonts w:ascii="Arial" w:eastAsiaTheme="majorEastAsia" w:hAnsi="Arial" w:cs="Arial"/>
          <w:szCs w:val="24"/>
        </w:rPr>
        <w:t xml:space="preserve"> фрахта</w:t>
      </w:r>
      <w:r w:rsidRPr="00A22DB0">
        <w:rPr>
          <w:rFonts w:ascii="Arial" w:eastAsiaTheme="majorEastAsia" w:hAnsi="Arial" w:cs="Arial"/>
          <w:szCs w:val="24"/>
        </w:rPr>
        <w:t xml:space="preserve"> (</w:t>
      </w:r>
      <w:r>
        <w:rPr>
          <w:rFonts w:ascii="Arial" w:eastAsiaTheme="majorEastAsia" w:hAnsi="Arial" w:cs="Arial"/>
          <w:szCs w:val="24"/>
        </w:rPr>
        <w:t>Экспедиционные заказ</w:t>
      </w:r>
      <w:r w:rsidR="00F57FDE">
        <w:rPr>
          <w:rFonts w:ascii="Arial" w:eastAsiaTheme="majorEastAsia" w:hAnsi="Arial" w:cs="Arial"/>
          <w:szCs w:val="24"/>
        </w:rPr>
        <w:t>ы</w:t>
      </w:r>
      <w:r w:rsidRPr="00A22DB0">
        <w:rPr>
          <w:rFonts w:ascii="Arial" w:eastAsiaTheme="majorEastAsia" w:hAnsi="Arial" w:cs="Arial"/>
          <w:szCs w:val="24"/>
        </w:rPr>
        <w:t>)</w:t>
      </w:r>
      <w:r>
        <w:rPr>
          <w:rFonts w:ascii="Arial" w:eastAsiaTheme="majorEastAsia" w:hAnsi="Arial" w:cs="Arial"/>
          <w:szCs w:val="24"/>
        </w:rPr>
        <w:t>, ресурс ТС</w:t>
      </w:r>
      <w:r w:rsidRPr="00A22DB0">
        <w:rPr>
          <w:rFonts w:ascii="Arial" w:eastAsiaTheme="majorEastAsia" w:hAnsi="Arial" w:cs="Arial"/>
          <w:szCs w:val="24"/>
        </w:rPr>
        <w:t xml:space="preserve"> и </w:t>
      </w:r>
      <w:r>
        <w:rPr>
          <w:rFonts w:ascii="Arial" w:eastAsiaTheme="majorEastAsia" w:hAnsi="Arial" w:cs="Arial"/>
          <w:szCs w:val="24"/>
        </w:rPr>
        <w:t>формирует Ф</w:t>
      </w:r>
      <w:r w:rsidRPr="00246C20">
        <w:rPr>
          <w:rFonts w:ascii="Arial" w:eastAsiaTheme="majorEastAsia" w:hAnsi="Arial" w:cs="Arial"/>
          <w:szCs w:val="24"/>
        </w:rPr>
        <w:t>рахтов</w:t>
      </w:r>
      <w:r w:rsidRPr="00A22DB0">
        <w:rPr>
          <w:rFonts w:ascii="Arial" w:eastAsiaTheme="majorEastAsia" w:hAnsi="Arial" w:cs="Arial"/>
          <w:szCs w:val="24"/>
        </w:rPr>
        <w:t>ый заказ</w:t>
      </w:r>
      <w:r>
        <w:rPr>
          <w:rFonts w:ascii="Arial" w:eastAsiaTheme="majorEastAsia" w:hAnsi="Arial" w:cs="Arial"/>
          <w:szCs w:val="24"/>
        </w:rPr>
        <w:t xml:space="preserve">. Для реализации удобного списка для выбора Фрахтовых единиц предусмотрена разработка </w:t>
      </w:r>
      <w:r>
        <w:rPr>
          <w:rFonts w:ascii="Arial" w:eastAsiaTheme="majorEastAsia" w:hAnsi="Arial" w:cs="Arial"/>
          <w:szCs w:val="24"/>
          <w:lang w:val="en-US"/>
        </w:rPr>
        <w:t>MM</w:t>
      </w:r>
      <w:r w:rsidRPr="00CE0A39">
        <w:rPr>
          <w:rFonts w:ascii="Arial" w:eastAsiaTheme="majorEastAsia" w:hAnsi="Arial" w:cs="Arial"/>
          <w:szCs w:val="24"/>
        </w:rPr>
        <w:t>69</w:t>
      </w:r>
      <w:r w:rsidRPr="00B03B72">
        <w:rPr>
          <w:rFonts w:ascii="Arial" w:eastAsiaTheme="majorEastAsia" w:hAnsi="Arial" w:cs="Arial"/>
          <w:szCs w:val="24"/>
        </w:rPr>
        <w:t>.</w:t>
      </w:r>
      <w:r>
        <w:rPr>
          <w:rFonts w:ascii="Arial" w:eastAsiaTheme="majorEastAsia" w:hAnsi="Arial" w:cs="Arial"/>
          <w:szCs w:val="24"/>
        </w:rPr>
        <w:t xml:space="preserve"> После присвоения Единицы фрахта ресурсу ТС формируется Фрахтовый заказ – Путевой лист или Путевой лист подрядчика, в случае, если выбран ресурс ТС подрядчика.</w:t>
      </w:r>
    </w:p>
    <w:p w14:paraId="18368BD5" w14:textId="3A3C058C" w:rsidR="002D6F09" w:rsidRDefault="002D6F09" w:rsidP="00AE12DE">
      <w:pPr>
        <w:spacing w:after="240" w:line="276" w:lineRule="auto"/>
        <w:ind w:firstLine="708"/>
        <w:rPr>
          <w:rFonts w:ascii="Arial" w:eastAsiaTheme="majorEastAsia" w:hAnsi="Arial" w:cs="Arial"/>
          <w:szCs w:val="24"/>
        </w:rPr>
      </w:pPr>
      <w:commentRangeStart w:id="823"/>
      <w:commentRangeStart w:id="824"/>
      <w:r>
        <w:rPr>
          <w:rFonts w:ascii="Arial" w:eastAsiaTheme="majorEastAsia" w:hAnsi="Arial" w:cs="Arial"/>
          <w:szCs w:val="24"/>
        </w:rPr>
        <w:t>Диспетчер</w:t>
      </w:r>
      <w:r w:rsidRPr="000021BF">
        <w:rPr>
          <w:rFonts w:ascii="Arial" w:eastAsiaTheme="majorEastAsia" w:hAnsi="Arial" w:cs="Arial"/>
          <w:szCs w:val="24"/>
        </w:rPr>
        <w:t xml:space="preserve"> проверяет и при необходимости</w:t>
      </w:r>
      <w:r>
        <w:rPr>
          <w:rFonts w:ascii="Arial" w:eastAsiaTheme="majorEastAsia" w:hAnsi="Arial" w:cs="Arial"/>
          <w:szCs w:val="24"/>
        </w:rPr>
        <w:t xml:space="preserve"> может</w:t>
      </w:r>
      <w:r w:rsidRPr="000021BF">
        <w:rPr>
          <w:rFonts w:ascii="Arial" w:eastAsiaTheme="majorEastAsia" w:hAnsi="Arial" w:cs="Arial"/>
          <w:szCs w:val="24"/>
        </w:rPr>
        <w:t xml:space="preserve"> корректир</w:t>
      </w:r>
      <w:r>
        <w:rPr>
          <w:rFonts w:ascii="Arial" w:eastAsiaTheme="majorEastAsia" w:hAnsi="Arial" w:cs="Arial"/>
          <w:szCs w:val="24"/>
        </w:rPr>
        <w:t>овать</w:t>
      </w:r>
      <w:r w:rsidRPr="000021BF">
        <w:rPr>
          <w:rFonts w:ascii="Arial" w:eastAsiaTheme="majorEastAsia" w:hAnsi="Arial" w:cs="Arial"/>
          <w:szCs w:val="24"/>
        </w:rPr>
        <w:t xml:space="preserve"> </w:t>
      </w:r>
      <w:r>
        <w:rPr>
          <w:rFonts w:ascii="Arial" w:eastAsiaTheme="majorEastAsia" w:hAnsi="Arial" w:cs="Arial"/>
          <w:szCs w:val="24"/>
        </w:rPr>
        <w:t>Экспедиционные заказы</w:t>
      </w:r>
      <w:commentRangeEnd w:id="823"/>
      <w:r w:rsidR="00253855">
        <w:rPr>
          <w:rStyle w:val="aff4"/>
        </w:rPr>
        <w:commentReference w:id="823"/>
      </w:r>
      <w:commentRangeEnd w:id="824"/>
      <w:r w:rsidR="00AD12EA">
        <w:rPr>
          <w:rStyle w:val="aff4"/>
        </w:rPr>
        <w:commentReference w:id="824"/>
      </w:r>
      <w:r>
        <w:rPr>
          <w:rFonts w:ascii="Arial" w:eastAsiaTheme="majorEastAsia" w:hAnsi="Arial" w:cs="Arial"/>
          <w:szCs w:val="24"/>
        </w:rPr>
        <w:t xml:space="preserve">, </w:t>
      </w:r>
      <w:r w:rsidRPr="00D500D3">
        <w:rPr>
          <w:rFonts w:ascii="Arial" w:eastAsiaTheme="majorEastAsia" w:hAnsi="Arial" w:cs="Arial"/>
          <w:szCs w:val="24"/>
        </w:rPr>
        <w:t>которые уже присвоены к Путевому листу:</w:t>
      </w:r>
    </w:p>
    <w:p w14:paraId="7F9F2425" w14:textId="77777777" w:rsidR="002D6F09" w:rsidRDefault="002D6F09" w:rsidP="002D6F09">
      <w:pPr>
        <w:pStyle w:val="af9"/>
        <w:numPr>
          <w:ilvl w:val="0"/>
          <w:numId w:val="71"/>
        </w:numPr>
        <w:spacing w:after="240" w:line="276" w:lineRule="auto"/>
        <w:rPr>
          <w:rFonts w:ascii="Arial" w:eastAsiaTheme="majorEastAsia" w:hAnsi="Arial" w:cs="Arial"/>
          <w:szCs w:val="24"/>
        </w:rPr>
      </w:pPr>
      <w:r w:rsidRPr="002D6F09">
        <w:rPr>
          <w:rFonts w:ascii="Arial" w:eastAsiaTheme="majorEastAsia" w:hAnsi="Arial" w:cs="Arial"/>
          <w:szCs w:val="24"/>
        </w:rPr>
        <w:t>меняются плановые дата и время прибытия и отправления, если ТС недоступно;</w:t>
      </w:r>
    </w:p>
    <w:p w14:paraId="173AA15F" w14:textId="77777777" w:rsidR="002D6F09" w:rsidRPr="002D6F09" w:rsidRDefault="002D6F09" w:rsidP="002D6F09">
      <w:pPr>
        <w:pStyle w:val="af9"/>
        <w:numPr>
          <w:ilvl w:val="0"/>
          <w:numId w:val="71"/>
        </w:numPr>
        <w:spacing w:after="240" w:line="276" w:lineRule="auto"/>
        <w:rPr>
          <w:rFonts w:ascii="Arial" w:eastAsiaTheme="majorEastAsia" w:hAnsi="Arial" w:cs="Arial"/>
          <w:szCs w:val="24"/>
        </w:rPr>
      </w:pPr>
      <w:r w:rsidRPr="002D6F09">
        <w:rPr>
          <w:rFonts w:ascii="Arial" w:eastAsiaTheme="majorEastAsia" w:hAnsi="Arial" w:cs="Arial"/>
          <w:szCs w:val="24"/>
        </w:rPr>
        <w:t>меняются плановые дата и время прибытия и отправления, если ТС не выпущено на линию.</w:t>
      </w:r>
    </w:p>
    <w:p w14:paraId="3F4D6BCA" w14:textId="29CBA295" w:rsidR="002D6F09" w:rsidRDefault="002D6F09" w:rsidP="00AE12DE">
      <w:pPr>
        <w:spacing w:after="240" w:line="276" w:lineRule="auto"/>
        <w:ind w:firstLine="708"/>
        <w:rPr>
          <w:rFonts w:ascii="Arial" w:eastAsiaTheme="majorEastAsia" w:hAnsi="Arial" w:cs="Arial"/>
          <w:szCs w:val="24"/>
        </w:rPr>
      </w:pPr>
      <w:r>
        <w:rPr>
          <w:rFonts w:ascii="Arial" w:eastAsiaTheme="majorEastAsia" w:hAnsi="Arial" w:cs="Arial"/>
          <w:szCs w:val="24"/>
        </w:rPr>
        <w:t>После завершения отгрузки</w:t>
      </w:r>
      <w:r w:rsidRPr="007B285B">
        <w:rPr>
          <w:rFonts w:ascii="Arial" w:eastAsiaTheme="majorEastAsia" w:hAnsi="Arial" w:cs="Arial"/>
          <w:szCs w:val="24"/>
        </w:rPr>
        <w:t xml:space="preserve"> </w:t>
      </w:r>
      <w:r>
        <w:rPr>
          <w:rFonts w:ascii="Arial" w:eastAsiaTheme="majorEastAsia" w:hAnsi="Arial" w:cs="Arial"/>
          <w:szCs w:val="24"/>
        </w:rPr>
        <w:t xml:space="preserve">и </w:t>
      </w:r>
      <w:r w:rsidRPr="007B285B">
        <w:rPr>
          <w:rFonts w:ascii="Arial" w:eastAsiaTheme="majorEastAsia" w:hAnsi="Arial" w:cs="Arial"/>
          <w:szCs w:val="24"/>
        </w:rPr>
        <w:t>отпуск</w:t>
      </w:r>
      <w:r>
        <w:rPr>
          <w:rFonts w:ascii="Arial" w:eastAsiaTheme="majorEastAsia" w:hAnsi="Arial" w:cs="Arial"/>
          <w:szCs w:val="24"/>
        </w:rPr>
        <w:t xml:space="preserve">а материалов со склада (см. процесс ПП-10.07.04.04 – «Комплектование и выдача МТР со склада» в КД </w:t>
      </w:r>
      <w:r w:rsidR="00EF595F">
        <w:rPr>
          <w:rFonts w:ascii="Arial" w:eastAsiaTheme="majorEastAsia" w:hAnsi="Arial" w:cs="Arial"/>
          <w:szCs w:val="24"/>
        </w:rPr>
        <w:t>ERP.</w:t>
      </w:r>
      <w:ins w:id="825" w:author="SintsovaMA" w:date="2021-02-25T12:41:00Z">
        <w:r w:rsidR="00D12538" w:rsidRPr="00D12538">
          <w:rPr>
            <w:rFonts w:ascii="Arial" w:eastAsiaTheme="majorEastAsia" w:hAnsi="Arial" w:cs="Arial"/>
            <w:szCs w:val="24"/>
            <w:rPrChange w:id="826" w:author="SintsovaMA" w:date="2021-02-25T12:41:00Z">
              <w:rPr>
                <w:rFonts w:ascii="Arial" w:eastAsiaTheme="majorEastAsia" w:hAnsi="Arial" w:cs="Arial"/>
                <w:szCs w:val="24"/>
                <w:lang w:val="en-US"/>
              </w:rPr>
            </w:rPrChange>
          </w:rPr>
          <w:t>13</w:t>
        </w:r>
      </w:ins>
      <w:del w:id="827" w:author="SintsovaMA" w:date="2021-02-25T12:41:00Z">
        <w:r w:rsidR="00EF595F" w:rsidDel="00D12538">
          <w:rPr>
            <w:rFonts w:ascii="Arial" w:eastAsiaTheme="majorEastAsia" w:hAnsi="Arial" w:cs="Arial"/>
            <w:szCs w:val="24"/>
          </w:rPr>
          <w:delText>9</w:delText>
        </w:r>
      </w:del>
      <w:r w:rsidR="00EF595F">
        <w:rPr>
          <w:rFonts w:ascii="Arial" w:eastAsiaTheme="majorEastAsia" w:hAnsi="Arial" w:cs="Arial"/>
          <w:szCs w:val="24"/>
        </w:rPr>
        <w:t>.</w:t>
      </w:r>
      <w:ins w:id="828" w:author="SintsovaMA" w:date="2021-02-25T12:41:00Z">
        <w:r w:rsidR="00D12538" w:rsidRPr="00D12538">
          <w:rPr>
            <w:rFonts w:ascii="Arial" w:eastAsiaTheme="majorEastAsia" w:hAnsi="Arial" w:cs="Arial"/>
            <w:szCs w:val="24"/>
            <w:rPrChange w:id="829" w:author="SintsovaMA" w:date="2021-02-25T12:41:00Z">
              <w:rPr>
                <w:rFonts w:ascii="Arial" w:eastAsiaTheme="majorEastAsia" w:hAnsi="Arial" w:cs="Arial"/>
                <w:szCs w:val="24"/>
                <w:lang w:val="en-US"/>
              </w:rPr>
            </w:rPrChange>
          </w:rPr>
          <w:t>9_</w:t>
        </w:r>
      </w:ins>
      <w:del w:id="830" w:author="SintsovaMA" w:date="2021-02-25T12:41:00Z">
        <w:r w:rsidR="00EF595F" w:rsidDel="00D12538">
          <w:rPr>
            <w:rFonts w:ascii="Arial" w:eastAsiaTheme="majorEastAsia" w:hAnsi="Arial" w:cs="Arial"/>
            <w:szCs w:val="24"/>
          </w:rPr>
          <w:delText>1</w:delText>
        </w:r>
      </w:del>
      <w:ins w:id="831" w:author="SintsovaMA" w:date="2021-02-25T12:41:00Z">
        <w:r w:rsidR="00D12538" w:rsidRPr="00D12538">
          <w:rPr>
            <w:rFonts w:ascii="Arial" w:eastAsiaTheme="majorEastAsia" w:hAnsi="Arial" w:cs="Arial"/>
            <w:szCs w:val="24"/>
            <w:rPrChange w:id="832" w:author="SintsovaMA" w:date="2021-02-25T12:41:00Z">
              <w:rPr>
                <w:rFonts w:ascii="Arial" w:eastAsiaTheme="majorEastAsia" w:hAnsi="Arial" w:cs="Arial"/>
                <w:szCs w:val="24"/>
                <w:lang w:val="en-US"/>
              </w:rPr>
            </w:rPrChange>
          </w:rPr>
          <w:t>2_</w:t>
        </w:r>
      </w:ins>
      <w:del w:id="833" w:author="SintsovaMA" w:date="2021-02-25T12:41:00Z">
        <w:r w:rsidRPr="007B285B" w:rsidDel="00D12538">
          <w:rPr>
            <w:rFonts w:ascii="Arial" w:eastAsiaTheme="majorEastAsia" w:hAnsi="Arial" w:cs="Arial"/>
            <w:szCs w:val="24"/>
          </w:rPr>
          <w:delText>.</w:delText>
        </w:r>
      </w:del>
      <w:r w:rsidRPr="007B285B">
        <w:rPr>
          <w:rFonts w:ascii="Arial" w:eastAsiaTheme="majorEastAsia" w:hAnsi="Arial" w:cs="Arial"/>
          <w:szCs w:val="24"/>
        </w:rPr>
        <w:t>62_ММ_Складская логистика</w:t>
      </w:r>
      <w:r>
        <w:rPr>
          <w:rFonts w:ascii="Arial" w:eastAsiaTheme="majorEastAsia" w:hAnsi="Arial" w:cs="Arial"/>
          <w:szCs w:val="24"/>
        </w:rPr>
        <w:t xml:space="preserve">) в случае необходимости, Кладовщик </w:t>
      </w:r>
      <w:r w:rsidR="00D929B9">
        <w:rPr>
          <w:rFonts w:ascii="Arial" w:eastAsiaTheme="majorEastAsia" w:hAnsi="Arial" w:cs="Arial"/>
          <w:szCs w:val="24"/>
        </w:rPr>
        <w:t xml:space="preserve">с ролью «Диспетчер» </w:t>
      </w:r>
      <w:r w:rsidRPr="00D500D3">
        <w:rPr>
          <w:rFonts w:ascii="Arial" w:eastAsiaTheme="majorEastAsia" w:hAnsi="Arial" w:cs="Arial"/>
          <w:szCs w:val="24"/>
        </w:rPr>
        <w:t>актуализирует информацию о погруженном грузе во Фрахтовом заказе путем добавления/удаления Фрахтовых единиц</w:t>
      </w:r>
      <w:r w:rsidR="00200F54">
        <w:rPr>
          <w:rFonts w:ascii="Arial" w:eastAsiaTheme="majorEastAsia" w:hAnsi="Arial" w:cs="Arial"/>
          <w:szCs w:val="24"/>
        </w:rPr>
        <w:t>, сформированных</w:t>
      </w:r>
      <w:r w:rsidRPr="00D500D3">
        <w:rPr>
          <w:rFonts w:ascii="Arial" w:eastAsiaTheme="majorEastAsia" w:hAnsi="Arial" w:cs="Arial"/>
          <w:szCs w:val="24"/>
        </w:rPr>
        <w:t xml:space="preserve"> на основании Экспедиционных заказов.</w:t>
      </w:r>
    </w:p>
    <w:p w14:paraId="29F27583" w14:textId="50EE3114" w:rsidR="00376189" w:rsidRDefault="00200F54" w:rsidP="00AE12DE">
      <w:pPr>
        <w:spacing w:after="240" w:line="276" w:lineRule="auto"/>
        <w:ind w:firstLine="567"/>
        <w:rPr>
          <w:rFonts w:ascii="Arial" w:eastAsiaTheme="majorEastAsia" w:hAnsi="Arial" w:cs="Arial"/>
        </w:rPr>
      </w:pPr>
      <w:r>
        <w:rPr>
          <w:rFonts w:ascii="Arial" w:eastAsiaTheme="majorEastAsia" w:hAnsi="Arial" w:cs="Arial"/>
          <w:szCs w:val="24"/>
        </w:rPr>
        <w:tab/>
      </w:r>
      <w:r w:rsidR="00001D55" w:rsidRPr="001951C4">
        <w:rPr>
          <w:rFonts w:ascii="Arial" w:eastAsiaTheme="majorEastAsia" w:hAnsi="Arial" w:cs="Arial"/>
          <w:szCs w:val="24"/>
        </w:rPr>
        <w:t xml:space="preserve">В случае, если выполнение Фрахтового заказа предусматривается силами стороннего </w:t>
      </w:r>
      <w:r w:rsidR="00001D55">
        <w:rPr>
          <w:rFonts w:ascii="Arial" w:eastAsiaTheme="majorEastAsia" w:hAnsi="Arial" w:cs="Arial"/>
          <w:szCs w:val="24"/>
        </w:rPr>
        <w:t>П</w:t>
      </w:r>
      <w:r w:rsidR="00001D55" w:rsidRPr="001951C4">
        <w:rPr>
          <w:rFonts w:ascii="Arial" w:eastAsiaTheme="majorEastAsia" w:hAnsi="Arial" w:cs="Arial"/>
          <w:szCs w:val="24"/>
        </w:rPr>
        <w:t>одрядчика</w:t>
      </w:r>
      <w:r w:rsidR="00001D55">
        <w:rPr>
          <w:rFonts w:ascii="Arial" w:eastAsiaTheme="majorEastAsia" w:hAnsi="Arial" w:cs="Arial"/>
          <w:szCs w:val="24"/>
        </w:rPr>
        <w:t>,</w:t>
      </w:r>
      <w:r w:rsidR="00001D55" w:rsidRPr="001951C4">
        <w:rPr>
          <w:rFonts w:ascii="Arial" w:eastAsiaTheme="majorEastAsia" w:hAnsi="Arial" w:cs="Arial"/>
          <w:szCs w:val="24"/>
        </w:rPr>
        <w:t xml:space="preserve"> </w:t>
      </w:r>
      <w:r w:rsidR="00376189">
        <w:rPr>
          <w:rFonts w:ascii="Arial" w:eastAsiaTheme="majorEastAsia" w:hAnsi="Arial" w:cs="Arial"/>
          <w:szCs w:val="24"/>
        </w:rPr>
        <w:t xml:space="preserve">то Диспетчер во Фрахтовом заказе меняет собственное транспортное средство на ТС подрядчика. </w:t>
      </w:r>
    </w:p>
    <w:p w14:paraId="5592EBDE" w14:textId="77777777" w:rsidR="008E75FB" w:rsidRDefault="008E75FB" w:rsidP="00AE12DE">
      <w:pPr>
        <w:spacing w:after="240" w:line="276" w:lineRule="auto"/>
        <w:ind w:firstLine="567"/>
        <w:rPr>
          <w:ins w:id="834" w:author="Savinskaya Yulia" w:date="2021-02-25T14:54:00Z"/>
          <w:rFonts w:ascii="Arial" w:eastAsiaTheme="majorEastAsia" w:hAnsi="Arial" w:cs="Arial"/>
          <w:szCs w:val="24"/>
        </w:rPr>
      </w:pPr>
      <w:r>
        <w:rPr>
          <w:rFonts w:ascii="Arial" w:eastAsiaTheme="majorEastAsia" w:hAnsi="Arial" w:cs="Arial"/>
          <w:szCs w:val="24"/>
        </w:rPr>
        <w:t xml:space="preserve">Для отражения в системе прогрева транспортного средства также формируется Фрахтовый заказ – путевой лист без использования заявки на транспорт. Диспетчер формирует Фрахтовый заказ без выбора заявки, назначая только ТС для прогрева. Процесс обработки прогревочного путевого листа такой же, как и путевого листа на транспортную работу. </w:t>
      </w:r>
    </w:p>
    <w:p w14:paraId="15C8989F" w14:textId="0CC2B4DE" w:rsidR="00FF1734" w:rsidRDefault="00FF1734" w:rsidP="00AE12DE">
      <w:pPr>
        <w:spacing w:after="240" w:line="276" w:lineRule="auto"/>
        <w:ind w:firstLine="567"/>
        <w:rPr>
          <w:rFonts w:ascii="Arial" w:eastAsiaTheme="majorEastAsia" w:hAnsi="Arial" w:cs="Arial"/>
        </w:rPr>
      </w:pPr>
      <w:ins w:id="835" w:author="Savinskaya Yulia" w:date="2021-02-25T14:54:00Z">
        <w:r>
          <w:rPr>
            <w:rFonts w:ascii="Arial" w:eastAsiaTheme="majorEastAsia" w:hAnsi="Arial" w:cs="Arial"/>
            <w:szCs w:val="24"/>
          </w:rPr>
          <w:t xml:space="preserve">Для транспортных средств, </w:t>
        </w:r>
      </w:ins>
      <w:ins w:id="836" w:author="Savinskaya Yulia" w:date="2021-02-25T14:58:00Z">
        <w:r w:rsidR="00F77F77">
          <w:rPr>
            <w:rFonts w:ascii="Arial" w:eastAsiaTheme="majorEastAsia" w:hAnsi="Arial" w:cs="Arial"/>
            <w:szCs w:val="24"/>
          </w:rPr>
          <w:t>по которым будут закрываться производственные заказы, путевые листы формируются без заявок на транспорт.</w:t>
        </w:r>
      </w:ins>
    </w:p>
    <w:p w14:paraId="7CCAC56A" w14:textId="0718D8F4" w:rsidR="00001D55" w:rsidRDefault="00001D55" w:rsidP="000B4740">
      <w:pPr>
        <w:pStyle w:val="a7"/>
        <w:jc w:val="right"/>
        <w:rPr>
          <w:rFonts w:eastAsiaTheme="majorEastAsia"/>
        </w:rPr>
      </w:pPr>
      <w:r w:rsidRPr="00916FAB">
        <w:rPr>
          <w:rFonts w:ascii="Arial" w:hAnsi="Arial" w:cs="Arial"/>
          <w:b/>
          <w:sz w:val="22"/>
        </w:rPr>
        <w:t xml:space="preserve">Таблица </w:t>
      </w:r>
      <w:del w:id="837" w:author="Savinskaya Yulia" w:date="2021-02-24T14:55:00Z">
        <w:r w:rsidR="00200F54" w:rsidDel="00E07D2E">
          <w:rPr>
            <w:rFonts w:ascii="Arial" w:hAnsi="Arial" w:cs="Arial"/>
            <w:b/>
            <w:sz w:val="22"/>
          </w:rPr>
          <w:delText>17</w:delText>
        </w:r>
      </w:del>
      <w:ins w:id="838" w:author="Savinskaya Yulia" w:date="2021-02-24T14:55:00Z">
        <w:r w:rsidR="00E07D2E">
          <w:rPr>
            <w:rFonts w:ascii="Arial" w:hAnsi="Arial" w:cs="Arial"/>
            <w:b/>
            <w:sz w:val="22"/>
          </w:rPr>
          <w:t>21</w:t>
        </w:r>
      </w:ins>
      <w:r w:rsidRPr="00916FAB">
        <w:rPr>
          <w:rFonts w:ascii="Arial" w:hAnsi="Arial" w:cs="Arial"/>
          <w:b/>
          <w:sz w:val="22"/>
        </w:rPr>
        <w:t xml:space="preserve">. Описание </w:t>
      </w:r>
      <w:r>
        <w:rPr>
          <w:rFonts w:ascii="Arial" w:hAnsi="Arial" w:cs="Arial"/>
          <w:b/>
          <w:sz w:val="22"/>
        </w:rPr>
        <w:t>шага «Создание и корректировка внутренних транспортировок»</w:t>
      </w:r>
      <w:r>
        <w:rPr>
          <w:rFonts w:eastAsiaTheme="majorEastAsia"/>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001D55" w14:paraId="372E9830" w14:textId="77777777" w:rsidTr="000B3EB7">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A0478BC" w14:textId="77777777" w:rsidR="00001D55" w:rsidRDefault="00001D55" w:rsidP="000B3EB7">
            <w:pPr>
              <w:pStyle w:val="h"/>
              <w:spacing w:before="45" w:after="45"/>
              <w:rPr>
                <w:noProof/>
                <w:szCs w:val="24"/>
              </w:rPr>
            </w:pPr>
            <w:r>
              <w:rPr>
                <w:noProof/>
                <w:szCs w:val="24"/>
              </w:rPr>
              <w:lastRenderedPageBreak/>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8987646" w14:textId="77777777" w:rsidR="00001D55" w:rsidRDefault="00001D55" w:rsidP="000B3EB7">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3BFE3B30" w14:textId="4C17B3C3" w:rsidR="00001D55" w:rsidRPr="00CA5682" w:rsidRDefault="00200F54" w:rsidP="000B3EB7">
            <w:pPr>
              <w:pStyle w:val="h"/>
              <w:spacing w:before="45" w:after="45"/>
              <w:jc w:val="both"/>
              <w:rPr>
                <w:noProof/>
                <w:szCs w:val="24"/>
                <w:lang w:val="en-US"/>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3317F86" w14:textId="77777777" w:rsidR="00001D55" w:rsidRDefault="00001D55" w:rsidP="000B3EB7">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CF5FE6A" w14:textId="77777777" w:rsidR="00001D55" w:rsidRDefault="00001D55" w:rsidP="000B3EB7">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442DEDF7" w14:textId="77777777" w:rsidR="00001D55" w:rsidRDefault="00001D55" w:rsidP="000B3EB7">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10F052F" w14:textId="77777777" w:rsidR="00001D55" w:rsidRDefault="00001D55" w:rsidP="000B3EB7">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846977E" w14:textId="77777777" w:rsidR="00001D55" w:rsidRDefault="00001D55" w:rsidP="000B3EB7">
            <w:pPr>
              <w:pStyle w:val="h"/>
              <w:spacing w:before="45" w:after="45"/>
              <w:rPr>
                <w:noProof/>
                <w:szCs w:val="24"/>
              </w:rPr>
            </w:pPr>
            <w:r>
              <w:rPr>
                <w:noProof/>
                <w:szCs w:val="24"/>
              </w:rPr>
              <w:t>Выход</w:t>
            </w:r>
          </w:p>
        </w:tc>
      </w:tr>
      <w:tr w:rsidR="00200F54" w14:paraId="26742A59" w14:textId="77777777" w:rsidTr="000B3EB7">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19133FF" w14:textId="44582D16" w:rsidR="00200F54" w:rsidRPr="00AE12DE" w:rsidRDefault="00200F54" w:rsidP="000B4740">
            <w:pPr>
              <w:pStyle w:val="bbb"/>
              <w:spacing w:before="45" w:after="45"/>
              <w:rPr>
                <w:rFonts w:eastAsia="Times New Roman"/>
              </w:rPr>
            </w:pPr>
            <w:r w:rsidRPr="00AE12DE">
              <w:rPr>
                <w:rFonts w:eastAsia="Times New Roman"/>
              </w:rPr>
              <w:t>10.06.02.040</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A8466DA" w14:textId="77777777" w:rsidR="00200F54" w:rsidRPr="00AE12DE" w:rsidRDefault="00200F54" w:rsidP="00200F54">
            <w:pPr>
              <w:pStyle w:val="bbb"/>
              <w:spacing w:before="45" w:after="45"/>
              <w:rPr>
                <w:rFonts w:eastAsia="Times New Roman"/>
              </w:rPr>
            </w:pPr>
            <w:r w:rsidRPr="00AE12DE">
              <w:rPr>
                <w:rFonts w:eastAsia="Times New Roman"/>
              </w:rPr>
              <w:t>Создание и корректировка внутренних транспортировок.</w:t>
            </w:r>
          </w:p>
        </w:tc>
        <w:tc>
          <w:tcPr>
            <w:tcW w:w="557" w:type="pct"/>
            <w:tcBorders>
              <w:top w:val="single" w:sz="6" w:space="0" w:color="000000"/>
              <w:left w:val="single" w:sz="6" w:space="0" w:color="000000"/>
              <w:bottom w:val="single" w:sz="6" w:space="0" w:color="000000"/>
              <w:right w:val="single" w:sz="6" w:space="0" w:color="000000"/>
            </w:tcBorders>
          </w:tcPr>
          <w:p w14:paraId="51481A9F" w14:textId="2894D084" w:rsidR="00200F54" w:rsidRPr="00AE12DE" w:rsidRDefault="00200F54" w:rsidP="00200F54">
            <w:pPr>
              <w:pStyle w:val="bbb"/>
              <w:spacing w:before="45" w:after="45"/>
              <w:rPr>
                <w:rFonts w:eastAsia="Times New Roman"/>
              </w:rPr>
            </w:pPr>
            <w:r w:rsidRPr="00AE12DE">
              <w:rPr>
                <w:rFonts w:eastAsia="Times New Roman"/>
              </w:rPr>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6322D63" w14:textId="70102C52" w:rsidR="00200F54" w:rsidRPr="00AE12DE" w:rsidRDefault="00200F54" w:rsidP="00200F54">
            <w:pPr>
              <w:pStyle w:val="bbb"/>
              <w:spacing w:before="45" w:after="45"/>
              <w:rPr>
                <w:rFonts w:eastAsia="Times New Roman"/>
              </w:rPr>
            </w:pPr>
            <w:r w:rsidRPr="00E25ECA">
              <w:rPr>
                <w:rFonts w:eastAsia="Times New Roman"/>
              </w:rPr>
              <w:t>Диспетчер в Пульте управления транспортировками назначает транспортное средство и формирует Путевые листы/Путевые листы подрядчика</w:t>
            </w:r>
            <w:r w:rsidRPr="00F972AD" w:rsidDel="0090656F">
              <w:rPr>
                <w:rFonts w:eastAsia="Times New Roman"/>
              </w:rPr>
              <w:t xml:space="preserve"> </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E0410D2" w14:textId="77777777" w:rsidR="00200F54" w:rsidRPr="00F972AD" w:rsidRDefault="00200F54">
            <w:pPr>
              <w:spacing w:before="45" w:after="45"/>
              <w:ind w:left="-57"/>
              <w:rPr>
                <w:rFonts w:ascii="Arial" w:hAnsi="Arial" w:cs="Arial"/>
                <w:color w:val="000000"/>
                <w:sz w:val="18"/>
                <w:szCs w:val="20"/>
                <w:lang w:eastAsia="ru-RU"/>
              </w:rPr>
            </w:pPr>
            <w:r w:rsidRPr="00F972AD">
              <w:rPr>
                <w:rFonts w:ascii="Arial" w:hAnsi="Arial" w:cs="Arial"/>
                <w:color w:val="000000"/>
                <w:sz w:val="18"/>
                <w:szCs w:val="20"/>
                <w:lang w:eastAsia="ru-RU"/>
              </w:rPr>
              <w:t>Диспетчер</w:t>
            </w:r>
          </w:p>
          <w:p w14:paraId="509FCEEB" w14:textId="77777777" w:rsidR="00200F54" w:rsidRPr="00AE12DE" w:rsidRDefault="00200F54" w:rsidP="00200F54">
            <w:pPr>
              <w:spacing w:before="45" w:after="45"/>
              <w:ind w:left="-57"/>
              <w:jc w:val="left"/>
              <w:rPr>
                <w:rFonts w:ascii="Arial" w:hAnsi="Arial" w:cs="Arial"/>
                <w:color w:val="000000"/>
                <w:sz w:val="18"/>
                <w:szCs w:val="20"/>
                <w:lang w:eastAsia="ru-RU"/>
              </w:rPr>
            </w:pPr>
          </w:p>
        </w:tc>
        <w:tc>
          <w:tcPr>
            <w:tcW w:w="626" w:type="pct"/>
            <w:tcBorders>
              <w:top w:val="single" w:sz="6" w:space="0" w:color="000000"/>
              <w:left w:val="single" w:sz="6" w:space="0" w:color="000000"/>
              <w:bottom w:val="single" w:sz="6" w:space="0" w:color="000000"/>
              <w:right w:val="single" w:sz="6" w:space="0" w:color="000000"/>
            </w:tcBorders>
          </w:tcPr>
          <w:p w14:paraId="1DD1DD52" w14:textId="77777777" w:rsidR="00200F54" w:rsidRPr="00F972AD" w:rsidRDefault="00200F54" w:rsidP="00200F54">
            <w:pPr>
              <w:pStyle w:val="bbb"/>
              <w:spacing w:before="45" w:after="45"/>
              <w:jc w:val="both"/>
              <w:rPr>
                <w:rFonts w:eastAsia="Times New Roman"/>
              </w:rPr>
            </w:pPr>
            <w:r w:rsidRPr="00F972AD">
              <w:rPr>
                <w:rFonts w:eastAsia="Times New Roman"/>
              </w:rPr>
              <w:t>Заявка на ТС создана</w:t>
            </w:r>
          </w:p>
          <w:p w14:paraId="1724655D" w14:textId="72AF5250" w:rsidR="00200F54" w:rsidRPr="00AE12DE" w:rsidRDefault="00200F54" w:rsidP="00200F54">
            <w:pPr>
              <w:pStyle w:val="bbb"/>
              <w:spacing w:before="45" w:after="45"/>
              <w:rPr>
                <w:rFonts w:eastAsia="Times New Roman"/>
              </w:rPr>
            </w:pPr>
            <w:r w:rsidRPr="00F972AD">
              <w:rPr>
                <w:rFonts w:eastAsia="Times New Roman"/>
              </w:rPr>
              <w:t>Отгрузка завершена, отпуск материалов проведен</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A515AB4" w14:textId="540FDB94" w:rsidR="00F57FDE" w:rsidRDefault="00200F54">
            <w:pPr>
              <w:spacing w:before="45" w:after="45"/>
              <w:ind w:left="-57"/>
              <w:jc w:val="left"/>
              <w:rPr>
                <w:rFonts w:ascii="Arial" w:hAnsi="Arial" w:cs="Arial"/>
                <w:color w:val="000000"/>
                <w:sz w:val="18"/>
                <w:szCs w:val="20"/>
                <w:lang w:eastAsia="ru-RU"/>
              </w:rPr>
            </w:pPr>
            <w:r w:rsidRPr="00E25ECA">
              <w:rPr>
                <w:rFonts w:ascii="Arial" w:hAnsi="Arial" w:cs="Arial"/>
                <w:color w:val="000000"/>
                <w:sz w:val="18"/>
                <w:szCs w:val="20"/>
                <w:lang w:eastAsia="ru-RU"/>
              </w:rPr>
              <w:t>Срочные/внеплановые заявки на перевозку</w:t>
            </w:r>
            <w:r w:rsidRPr="00E25ECA">
              <w:rPr>
                <w:rFonts w:ascii="Arial" w:hAnsi="Arial" w:cs="Arial"/>
                <w:color w:val="000000"/>
                <w:sz w:val="18"/>
                <w:szCs w:val="20"/>
                <w:lang w:eastAsia="ru-RU"/>
              </w:rPr>
              <w:br/>
              <w:t>Справочник ТС</w:t>
            </w:r>
            <w:r w:rsidRPr="00E25ECA">
              <w:rPr>
                <w:rFonts w:ascii="Arial" w:hAnsi="Arial" w:cs="Arial"/>
                <w:color w:val="000000"/>
                <w:sz w:val="18"/>
                <w:szCs w:val="20"/>
                <w:lang w:eastAsia="ru-RU"/>
              </w:rPr>
              <w:br/>
              <w:t>Экспедиционный заказ</w:t>
            </w:r>
            <w:r w:rsidRPr="00E25ECA">
              <w:rPr>
                <w:rFonts w:ascii="Arial" w:hAnsi="Arial" w:cs="Arial"/>
                <w:color w:val="000000"/>
                <w:sz w:val="18"/>
                <w:szCs w:val="20"/>
                <w:lang w:eastAsia="ru-RU"/>
              </w:rPr>
              <w:br/>
              <w:t xml:space="preserve">Заявка на ТТ/ПТ из Excel </w:t>
            </w:r>
            <w:r w:rsidRPr="00E25ECA">
              <w:rPr>
                <w:rFonts w:ascii="Arial" w:hAnsi="Arial" w:cs="Arial"/>
                <w:color w:val="000000"/>
                <w:sz w:val="18"/>
                <w:szCs w:val="20"/>
                <w:lang w:eastAsia="ru-RU"/>
              </w:rPr>
              <w:br/>
            </w:r>
            <w:r w:rsidR="00F57FDE" w:rsidRPr="00E25ECA">
              <w:rPr>
                <w:rFonts w:ascii="Arial" w:hAnsi="Arial" w:cs="Arial"/>
                <w:color w:val="000000"/>
                <w:sz w:val="18"/>
                <w:szCs w:val="20"/>
                <w:lang w:eastAsia="ru-RU"/>
              </w:rPr>
              <w:t>(От БЕ вне контура SAP)</w:t>
            </w:r>
          </w:p>
          <w:p w14:paraId="4E1194E4" w14:textId="4ACBEC99" w:rsidR="00200F54" w:rsidRPr="00AE12DE" w:rsidRDefault="00F57FDE">
            <w:pPr>
              <w:spacing w:before="45" w:after="45"/>
              <w:ind w:left="-57"/>
              <w:jc w:val="left"/>
              <w:rPr>
                <w:rFonts w:ascii="Arial" w:hAnsi="Arial" w:cs="Arial"/>
                <w:color w:val="000000"/>
                <w:sz w:val="18"/>
                <w:szCs w:val="20"/>
                <w:lang w:eastAsia="ru-RU"/>
              </w:rPr>
            </w:pPr>
            <w:r w:rsidRPr="00E25ECA">
              <w:rPr>
                <w:rFonts w:ascii="Arial" w:hAnsi="Arial" w:cs="Arial"/>
                <w:color w:val="000000"/>
                <w:sz w:val="18"/>
                <w:szCs w:val="20"/>
                <w:lang w:eastAsia="ru-RU"/>
              </w:rPr>
              <w:t>Заявка на перемещение МТР из Excel (От БЕ вне контура SAP)</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389BF14" w14:textId="0C4082C0" w:rsidR="00200F54" w:rsidRPr="00AE12DE" w:rsidRDefault="00200F54" w:rsidP="00200F54">
            <w:pPr>
              <w:pStyle w:val="bbb"/>
              <w:spacing w:before="45" w:after="45"/>
              <w:rPr>
                <w:rFonts w:eastAsia="Times New Roman"/>
              </w:rPr>
            </w:pPr>
            <w:r w:rsidRPr="00E25ECA">
              <w:rPr>
                <w:rFonts w:eastAsia="Times New Roman"/>
              </w:rPr>
              <w:t>Путевой лист/Путевой лист подрядчика</w:t>
            </w:r>
            <w:r w:rsidRPr="00E25ECA">
              <w:rPr>
                <w:rFonts w:eastAsia="Times New Roman"/>
              </w:rPr>
              <w:br/>
              <w:t>(Новый)</w:t>
            </w:r>
          </w:p>
        </w:tc>
      </w:tr>
    </w:tbl>
    <w:p w14:paraId="51896821" w14:textId="77777777" w:rsidR="00001D55" w:rsidRPr="00001D55" w:rsidRDefault="00001D55" w:rsidP="00001D55">
      <w:pPr>
        <w:rPr>
          <w:rFonts w:eastAsiaTheme="majorEastAsia"/>
        </w:rPr>
      </w:pPr>
    </w:p>
    <w:p w14:paraId="1F6CA4FD" w14:textId="0068383C" w:rsidR="00E455E6" w:rsidRDefault="00E455E6" w:rsidP="00820D0D">
      <w:pPr>
        <w:pStyle w:val="4"/>
        <w:rPr>
          <w:rFonts w:eastAsiaTheme="majorEastAsia" w:cstheme="majorBidi"/>
          <w:b/>
          <w:i w:val="0"/>
          <w:caps w:val="0"/>
          <w:sz w:val="24"/>
          <w:szCs w:val="24"/>
        </w:rPr>
      </w:pPr>
      <w:r w:rsidRPr="004E67CB">
        <w:rPr>
          <w:rFonts w:eastAsiaTheme="majorEastAsia" w:cstheme="majorBidi"/>
          <w:b/>
          <w:i w:val="0"/>
          <w:caps w:val="0"/>
          <w:sz w:val="24"/>
          <w:szCs w:val="24"/>
        </w:rPr>
        <w:t>Шаг процесса 10.06.02.</w:t>
      </w:r>
      <w:del w:id="839" w:author="Savinskaya Yulia" w:date="2021-02-24T13:46:00Z">
        <w:r w:rsidRPr="004E67CB" w:rsidDel="00C25DAD">
          <w:rPr>
            <w:rFonts w:eastAsiaTheme="majorEastAsia" w:cstheme="majorBidi"/>
            <w:b/>
            <w:i w:val="0"/>
            <w:caps w:val="0"/>
            <w:sz w:val="24"/>
            <w:szCs w:val="24"/>
          </w:rPr>
          <w:delText>0</w:delText>
        </w:r>
        <w:r w:rsidDel="00C25DAD">
          <w:rPr>
            <w:rFonts w:eastAsiaTheme="majorEastAsia" w:cstheme="majorBidi"/>
            <w:b/>
            <w:i w:val="0"/>
            <w:caps w:val="0"/>
            <w:sz w:val="24"/>
            <w:szCs w:val="24"/>
          </w:rPr>
          <w:delText>4</w:delText>
        </w:r>
        <w:r w:rsidRPr="004E67CB" w:rsidDel="00C25DAD">
          <w:rPr>
            <w:rFonts w:eastAsiaTheme="majorEastAsia" w:cstheme="majorBidi"/>
            <w:b/>
            <w:i w:val="0"/>
            <w:caps w:val="0"/>
            <w:sz w:val="24"/>
            <w:szCs w:val="24"/>
          </w:rPr>
          <w:delText xml:space="preserve">5 </w:delText>
        </w:r>
      </w:del>
      <w:ins w:id="840" w:author="Savinskaya Yulia" w:date="2021-02-24T13:46:00Z">
        <w:r w:rsidR="00C25DAD" w:rsidRPr="004E67CB">
          <w:rPr>
            <w:rFonts w:eastAsiaTheme="majorEastAsia" w:cstheme="majorBidi"/>
            <w:b/>
            <w:i w:val="0"/>
            <w:caps w:val="0"/>
            <w:sz w:val="24"/>
            <w:szCs w:val="24"/>
          </w:rPr>
          <w:t>0</w:t>
        </w:r>
        <w:r w:rsidR="00C25DAD">
          <w:rPr>
            <w:rFonts w:eastAsiaTheme="majorEastAsia" w:cstheme="majorBidi"/>
            <w:b/>
            <w:i w:val="0"/>
            <w:caps w:val="0"/>
            <w:sz w:val="24"/>
            <w:szCs w:val="24"/>
          </w:rPr>
          <w:t>6</w:t>
        </w:r>
        <w:r w:rsidR="00C25DAD" w:rsidRPr="004E67CB">
          <w:rPr>
            <w:rFonts w:eastAsiaTheme="majorEastAsia" w:cstheme="majorBidi"/>
            <w:b/>
            <w:i w:val="0"/>
            <w:caps w:val="0"/>
            <w:sz w:val="24"/>
            <w:szCs w:val="24"/>
          </w:rPr>
          <w:t xml:space="preserve">5 </w:t>
        </w:r>
      </w:ins>
      <w:r w:rsidRPr="004E67CB">
        <w:rPr>
          <w:rFonts w:eastAsiaTheme="majorEastAsia" w:cstheme="majorBidi"/>
          <w:b/>
          <w:i w:val="0"/>
          <w:caps w:val="0"/>
          <w:sz w:val="24"/>
          <w:szCs w:val="24"/>
        </w:rPr>
        <w:t xml:space="preserve">- </w:t>
      </w:r>
      <w:r w:rsidRPr="00AE12DE">
        <w:rPr>
          <w:rFonts w:eastAsiaTheme="majorEastAsia" w:cstheme="majorBidi"/>
          <w:b/>
          <w:i w:val="0"/>
          <w:caps w:val="0"/>
          <w:sz w:val="24"/>
          <w:szCs w:val="24"/>
        </w:rPr>
        <w:t>Подтверждение/корректировка суточного плана для внешних транспортировок</w:t>
      </w:r>
    </w:p>
    <w:p w14:paraId="26024013" w14:textId="77777777" w:rsidR="00151A81" w:rsidRDefault="00151A81" w:rsidP="00151A81">
      <w:pPr>
        <w:rPr>
          <w:rFonts w:eastAsiaTheme="majorEastAsia"/>
        </w:rPr>
      </w:pPr>
    </w:p>
    <w:p w14:paraId="3F60DB4A" w14:textId="5E9CBFA7" w:rsidR="00151A81" w:rsidRDefault="00151A81" w:rsidP="00151A81">
      <w:pPr>
        <w:spacing w:after="240" w:line="276" w:lineRule="auto"/>
        <w:ind w:firstLine="567"/>
        <w:rPr>
          <w:rFonts w:ascii="Arial" w:eastAsiaTheme="majorEastAsia" w:hAnsi="Arial" w:cs="Arial"/>
          <w:szCs w:val="24"/>
        </w:rPr>
      </w:pPr>
      <w:r>
        <w:rPr>
          <w:rFonts w:ascii="Arial" w:eastAsiaTheme="majorEastAsia" w:hAnsi="Arial" w:cs="Arial"/>
          <w:szCs w:val="24"/>
        </w:rPr>
        <w:t>Диспетчер</w:t>
      </w:r>
      <w:r w:rsidRPr="007927FB">
        <w:rPr>
          <w:rFonts w:ascii="Arial" w:eastAsiaTheme="majorEastAsia" w:hAnsi="Arial" w:cs="Arial"/>
          <w:szCs w:val="24"/>
        </w:rPr>
        <w:t xml:space="preserve"> </w:t>
      </w:r>
      <w:r>
        <w:rPr>
          <w:rFonts w:ascii="Arial" w:eastAsiaTheme="majorEastAsia" w:hAnsi="Arial" w:cs="Arial"/>
          <w:szCs w:val="24"/>
        </w:rPr>
        <w:t>ежедневно выполняет проверку плана перевозок на следующие сутки. В рамках проверки он убеждается в доступности необходимых транспортных ресурсов и выполнимости данного плана.</w:t>
      </w:r>
    </w:p>
    <w:p w14:paraId="01C97D2E" w14:textId="0C6A9704" w:rsidR="00480F2B" w:rsidRDefault="00480F2B" w:rsidP="000B4740">
      <w:pPr>
        <w:spacing w:after="240" w:line="276" w:lineRule="auto"/>
        <w:ind w:firstLine="567"/>
        <w:rPr>
          <w:rFonts w:ascii="Arial" w:eastAsiaTheme="majorEastAsia" w:hAnsi="Arial" w:cs="Arial"/>
          <w:szCs w:val="24"/>
        </w:rPr>
      </w:pPr>
      <w:r>
        <w:rPr>
          <w:rFonts w:ascii="Arial" w:eastAsiaTheme="majorEastAsia" w:hAnsi="Arial" w:cs="Arial"/>
          <w:szCs w:val="24"/>
        </w:rPr>
        <w:t xml:space="preserve">В рамках данного шага Диспетчер работает со списком Фрахтовых заказов в системе </w:t>
      </w:r>
      <w:r w:rsidRPr="00485585">
        <w:rPr>
          <w:rFonts w:ascii="Arial" w:eastAsiaTheme="majorEastAsia" w:hAnsi="Arial" w:cs="Arial"/>
          <w:szCs w:val="24"/>
        </w:rPr>
        <w:t>SAP</w:t>
      </w:r>
      <w:r>
        <w:rPr>
          <w:rFonts w:ascii="Arial" w:eastAsiaTheme="majorEastAsia" w:hAnsi="Arial" w:cs="Arial"/>
          <w:szCs w:val="24"/>
        </w:rPr>
        <w:t xml:space="preserve">, используя </w:t>
      </w:r>
      <w:r w:rsidR="000A7A9C">
        <w:rPr>
          <w:rFonts w:ascii="Arial" w:eastAsiaTheme="majorEastAsia" w:hAnsi="Arial" w:cs="Arial"/>
          <w:szCs w:val="24"/>
        </w:rPr>
        <w:t xml:space="preserve">стандартный </w:t>
      </w:r>
      <w:r>
        <w:rPr>
          <w:rFonts w:ascii="Arial" w:eastAsiaTheme="majorEastAsia" w:hAnsi="Arial" w:cs="Arial"/>
          <w:szCs w:val="24"/>
          <w:lang w:val="en-US"/>
        </w:rPr>
        <w:t>POWL</w:t>
      </w:r>
      <w:r w:rsidRPr="00600750">
        <w:rPr>
          <w:rFonts w:ascii="Arial" w:eastAsiaTheme="majorEastAsia" w:hAnsi="Arial" w:cs="Arial"/>
          <w:szCs w:val="24"/>
        </w:rPr>
        <w:t xml:space="preserve"> </w:t>
      </w:r>
      <w:r>
        <w:rPr>
          <w:rFonts w:ascii="Arial" w:eastAsiaTheme="majorEastAsia" w:hAnsi="Arial" w:cs="Arial"/>
          <w:szCs w:val="24"/>
        </w:rPr>
        <w:t>отчет «Обзор з</w:t>
      </w:r>
      <w:r w:rsidR="000A7A9C">
        <w:rPr>
          <w:rFonts w:ascii="Arial" w:eastAsiaTheme="majorEastAsia" w:hAnsi="Arial" w:cs="Arial"/>
          <w:szCs w:val="24"/>
        </w:rPr>
        <w:t xml:space="preserve">аказов на автомобильный фрахт». </w:t>
      </w:r>
      <w:r>
        <w:rPr>
          <w:rFonts w:ascii="Arial" w:eastAsiaTheme="majorEastAsia" w:hAnsi="Arial" w:cs="Arial"/>
          <w:szCs w:val="24"/>
        </w:rPr>
        <w:t>Просмотр всех Фрахтовых заказов также возможен с использованием пульта управления транспортировками.</w:t>
      </w:r>
    </w:p>
    <w:p w14:paraId="29D3F247" w14:textId="1DB87B8D" w:rsidR="00151A81" w:rsidRDefault="00151A81" w:rsidP="00151A81">
      <w:pPr>
        <w:spacing w:after="240" w:line="276" w:lineRule="auto"/>
        <w:ind w:firstLine="567"/>
        <w:rPr>
          <w:rFonts w:ascii="Arial" w:eastAsiaTheme="majorEastAsia" w:hAnsi="Arial" w:cs="Arial"/>
          <w:szCs w:val="24"/>
        </w:rPr>
      </w:pPr>
      <w:r w:rsidRPr="007927FB">
        <w:rPr>
          <w:rFonts w:ascii="Arial" w:eastAsiaTheme="majorEastAsia" w:hAnsi="Arial" w:cs="Arial"/>
          <w:szCs w:val="24"/>
        </w:rPr>
        <w:t xml:space="preserve">Для </w:t>
      </w:r>
      <w:r>
        <w:rPr>
          <w:rFonts w:ascii="Arial" w:eastAsiaTheme="majorEastAsia" w:hAnsi="Arial" w:cs="Arial"/>
          <w:szCs w:val="24"/>
        </w:rPr>
        <w:t>подтверждения суточного плана Диспетчер</w:t>
      </w:r>
      <w:r w:rsidRPr="007927FB">
        <w:rPr>
          <w:rFonts w:ascii="Arial" w:eastAsiaTheme="majorEastAsia" w:hAnsi="Arial" w:cs="Arial"/>
          <w:szCs w:val="24"/>
        </w:rPr>
        <w:t xml:space="preserve"> ус</w:t>
      </w:r>
      <w:r>
        <w:rPr>
          <w:rFonts w:ascii="Arial" w:eastAsiaTheme="majorEastAsia" w:hAnsi="Arial" w:cs="Arial"/>
          <w:szCs w:val="24"/>
        </w:rPr>
        <w:t>танавливает во Фрахтовом заказе статус «Запланировано» при планировании собственного транспорта и «Запланировано ТС Подрядчика» при планировании транспорта Подрядчика.</w:t>
      </w:r>
      <w:r w:rsidR="00444890">
        <w:rPr>
          <w:rFonts w:ascii="Arial" w:eastAsiaTheme="majorEastAsia" w:hAnsi="Arial" w:cs="Arial"/>
          <w:szCs w:val="24"/>
        </w:rPr>
        <w:t xml:space="preserve"> В случае, если возникает нехватка ресурсов ТС, Диспетчер устанавливает статус «Нет доступных ТС».</w:t>
      </w:r>
    </w:p>
    <w:p w14:paraId="430259D9" w14:textId="2BA8DA0D" w:rsidR="00151A81" w:rsidRDefault="00151A81" w:rsidP="00151A81">
      <w:pPr>
        <w:spacing w:after="240" w:line="276" w:lineRule="auto"/>
        <w:ind w:firstLine="567"/>
        <w:rPr>
          <w:rFonts w:ascii="Arial" w:eastAsiaTheme="majorEastAsia" w:hAnsi="Arial" w:cs="Arial"/>
          <w:szCs w:val="24"/>
        </w:rPr>
      </w:pPr>
      <w:r>
        <w:rPr>
          <w:rFonts w:ascii="Arial" w:eastAsiaTheme="majorEastAsia" w:hAnsi="Arial" w:cs="Arial"/>
          <w:szCs w:val="24"/>
        </w:rPr>
        <w:t>П</w:t>
      </w:r>
      <w:r w:rsidRPr="007878E4">
        <w:rPr>
          <w:rFonts w:ascii="Arial" w:eastAsiaTheme="majorEastAsia" w:hAnsi="Arial" w:cs="Arial"/>
          <w:szCs w:val="24"/>
        </w:rPr>
        <w:t xml:space="preserve">ри необходимости корректировки </w:t>
      </w:r>
      <w:r>
        <w:rPr>
          <w:rFonts w:ascii="Arial" w:eastAsiaTheme="majorEastAsia" w:hAnsi="Arial" w:cs="Arial"/>
          <w:szCs w:val="24"/>
        </w:rPr>
        <w:t>плана</w:t>
      </w:r>
      <w:r w:rsidRPr="007878E4">
        <w:rPr>
          <w:rFonts w:ascii="Arial" w:eastAsiaTheme="majorEastAsia" w:hAnsi="Arial" w:cs="Arial"/>
          <w:szCs w:val="24"/>
        </w:rPr>
        <w:t>,</w:t>
      </w:r>
      <w:r>
        <w:rPr>
          <w:rFonts w:ascii="Arial" w:eastAsiaTheme="majorEastAsia" w:hAnsi="Arial" w:cs="Arial"/>
          <w:szCs w:val="24"/>
        </w:rPr>
        <w:t xml:space="preserve"> </w:t>
      </w:r>
      <w:r w:rsidR="00102CF1">
        <w:rPr>
          <w:rFonts w:ascii="Arial" w:eastAsiaTheme="majorEastAsia" w:hAnsi="Arial" w:cs="Arial"/>
          <w:szCs w:val="24"/>
        </w:rPr>
        <w:t>Диспетчер</w:t>
      </w:r>
      <w:r w:rsidRPr="007878E4">
        <w:rPr>
          <w:rFonts w:ascii="Arial" w:eastAsiaTheme="majorEastAsia" w:hAnsi="Arial" w:cs="Arial"/>
          <w:szCs w:val="24"/>
        </w:rPr>
        <w:t xml:space="preserve"> взаимодействует </w:t>
      </w:r>
      <w:r w:rsidR="00444890">
        <w:rPr>
          <w:rFonts w:ascii="Arial" w:eastAsiaTheme="majorEastAsia" w:hAnsi="Arial" w:cs="Arial"/>
          <w:szCs w:val="24"/>
        </w:rPr>
        <w:t xml:space="preserve">с Заявителем потребности в ТС для корректировки </w:t>
      </w:r>
      <w:r w:rsidR="005F227B">
        <w:rPr>
          <w:rFonts w:ascii="Arial" w:eastAsiaTheme="majorEastAsia" w:hAnsi="Arial" w:cs="Arial"/>
          <w:szCs w:val="24"/>
        </w:rPr>
        <w:t xml:space="preserve">заявок на перевозку грузов (Экспедиционных заказов вида </w:t>
      </w:r>
      <w:r w:rsidR="005F227B">
        <w:rPr>
          <w:rFonts w:ascii="Arial" w:eastAsiaTheme="majorEastAsia" w:hAnsi="Arial" w:cs="Arial"/>
          <w:szCs w:val="24"/>
          <w:lang w:val="en-US"/>
        </w:rPr>
        <w:t>ZOR</w:t>
      </w:r>
      <w:r w:rsidR="005F227B" w:rsidRPr="00AE12DE">
        <w:rPr>
          <w:rFonts w:ascii="Arial" w:eastAsiaTheme="majorEastAsia" w:hAnsi="Arial" w:cs="Arial"/>
          <w:szCs w:val="24"/>
        </w:rPr>
        <w:t>)</w:t>
      </w:r>
      <w:r w:rsidR="00444890">
        <w:rPr>
          <w:rFonts w:ascii="Arial" w:eastAsiaTheme="majorEastAsia" w:hAnsi="Arial" w:cs="Arial"/>
          <w:szCs w:val="24"/>
        </w:rPr>
        <w:t>.</w:t>
      </w:r>
    </w:p>
    <w:p w14:paraId="4C3DB252" w14:textId="3C44C797" w:rsidR="00151A81" w:rsidRDefault="00151A81" w:rsidP="00151A81">
      <w:pPr>
        <w:spacing w:after="240" w:line="276" w:lineRule="auto"/>
        <w:ind w:firstLine="567"/>
        <w:rPr>
          <w:rFonts w:ascii="Arial" w:eastAsiaTheme="majorEastAsia" w:hAnsi="Arial" w:cs="Arial"/>
          <w:szCs w:val="24"/>
        </w:rPr>
      </w:pPr>
      <w:r>
        <w:rPr>
          <w:rFonts w:ascii="Arial" w:eastAsiaTheme="majorEastAsia" w:hAnsi="Arial" w:cs="Arial"/>
          <w:szCs w:val="24"/>
        </w:rPr>
        <w:t xml:space="preserve">Далее суточный план утверждается Заместителем по направлению. Для этого Заместитель по направлению </w:t>
      </w:r>
      <w:r w:rsidRPr="007927FB">
        <w:rPr>
          <w:rFonts w:ascii="Arial" w:eastAsiaTheme="majorEastAsia" w:hAnsi="Arial" w:cs="Arial"/>
          <w:szCs w:val="24"/>
        </w:rPr>
        <w:t>ус</w:t>
      </w:r>
      <w:r>
        <w:rPr>
          <w:rFonts w:ascii="Arial" w:eastAsiaTheme="majorEastAsia" w:hAnsi="Arial" w:cs="Arial"/>
          <w:szCs w:val="24"/>
        </w:rPr>
        <w:t xml:space="preserve">танавливает во </w:t>
      </w:r>
      <w:r w:rsidR="00444890">
        <w:rPr>
          <w:rFonts w:ascii="Arial" w:eastAsiaTheme="majorEastAsia" w:hAnsi="Arial" w:cs="Arial"/>
          <w:szCs w:val="24"/>
        </w:rPr>
        <w:t xml:space="preserve">Фрахтовом </w:t>
      </w:r>
      <w:r>
        <w:rPr>
          <w:rFonts w:ascii="Arial" w:eastAsiaTheme="majorEastAsia" w:hAnsi="Arial" w:cs="Arial"/>
          <w:szCs w:val="24"/>
        </w:rPr>
        <w:t>заказе статус «Утверждено» при планировании собственного транспорта и «Утверждено ТС Подрядчика» при планировании транспорта Подрядчика.</w:t>
      </w:r>
    </w:p>
    <w:p w14:paraId="684D28E3" w14:textId="447E8724" w:rsidR="00151A81" w:rsidRPr="007927FB" w:rsidRDefault="00151A81" w:rsidP="00151A81">
      <w:pPr>
        <w:spacing w:after="240" w:line="276" w:lineRule="auto"/>
        <w:ind w:firstLine="567"/>
        <w:rPr>
          <w:rFonts w:ascii="Arial" w:eastAsiaTheme="majorEastAsia" w:hAnsi="Arial" w:cs="Arial"/>
          <w:szCs w:val="24"/>
        </w:rPr>
      </w:pPr>
      <w:r w:rsidRPr="007927FB">
        <w:rPr>
          <w:rFonts w:ascii="Arial" w:eastAsiaTheme="majorEastAsia" w:hAnsi="Arial" w:cs="Arial"/>
          <w:szCs w:val="24"/>
        </w:rPr>
        <w:t xml:space="preserve">Для реализации данного требования потребуется разработка </w:t>
      </w:r>
      <w:r>
        <w:rPr>
          <w:rFonts w:ascii="Arial" w:eastAsiaTheme="majorEastAsia" w:hAnsi="Arial" w:cs="Arial"/>
          <w:szCs w:val="24"/>
          <w:lang w:val="en-US"/>
        </w:rPr>
        <w:t>MM</w:t>
      </w:r>
      <w:r>
        <w:rPr>
          <w:rFonts w:ascii="Arial" w:eastAsiaTheme="majorEastAsia" w:hAnsi="Arial" w:cs="Arial"/>
          <w:szCs w:val="24"/>
        </w:rPr>
        <w:t>23</w:t>
      </w:r>
      <w:r w:rsidRPr="007927FB">
        <w:rPr>
          <w:rFonts w:ascii="Arial" w:eastAsiaTheme="majorEastAsia" w:hAnsi="Arial" w:cs="Arial"/>
          <w:szCs w:val="24"/>
        </w:rPr>
        <w:t>.</w:t>
      </w:r>
    </w:p>
    <w:p w14:paraId="2631ED5A" w14:textId="778E69CE" w:rsidR="00151A81" w:rsidRDefault="00151A81" w:rsidP="00151A81">
      <w:pPr>
        <w:pStyle w:val="a7"/>
        <w:jc w:val="right"/>
        <w:rPr>
          <w:rFonts w:ascii="Arial" w:hAnsi="Arial" w:cs="Arial"/>
          <w:b/>
          <w:sz w:val="22"/>
        </w:rPr>
      </w:pPr>
      <w:r w:rsidRPr="00A84116">
        <w:rPr>
          <w:rFonts w:ascii="Arial" w:hAnsi="Arial" w:cs="Arial"/>
          <w:i/>
          <w:color w:val="7F7F7F" w:themeColor="text1" w:themeTint="80"/>
        </w:rPr>
        <w:lastRenderedPageBreak/>
        <w:tab/>
      </w:r>
      <w:r w:rsidRPr="00916FAB">
        <w:rPr>
          <w:rFonts w:ascii="Arial" w:hAnsi="Arial" w:cs="Arial"/>
          <w:b/>
          <w:sz w:val="22"/>
        </w:rPr>
        <w:t xml:space="preserve">Таблица </w:t>
      </w:r>
      <w:del w:id="841" w:author="Savinskaya Yulia" w:date="2021-02-24T14:55:00Z">
        <w:r w:rsidR="00444890" w:rsidRPr="00916FAB" w:rsidDel="00E07D2E">
          <w:rPr>
            <w:rFonts w:ascii="Arial" w:hAnsi="Arial" w:cs="Arial"/>
            <w:b/>
            <w:sz w:val="22"/>
          </w:rPr>
          <w:fldChar w:fldCharType="begin"/>
        </w:r>
        <w:r w:rsidR="00444890" w:rsidRPr="00916FAB" w:rsidDel="00E07D2E">
          <w:rPr>
            <w:rFonts w:ascii="Arial" w:hAnsi="Arial" w:cs="Arial"/>
            <w:b/>
            <w:sz w:val="22"/>
          </w:rPr>
          <w:delInstrText xml:space="preserve"> SEQ Таблица \* ARABIC </w:delInstrText>
        </w:r>
        <w:r w:rsidR="00444890" w:rsidRPr="00916FAB" w:rsidDel="00E07D2E">
          <w:rPr>
            <w:rFonts w:ascii="Arial" w:hAnsi="Arial" w:cs="Arial"/>
            <w:b/>
            <w:sz w:val="22"/>
          </w:rPr>
          <w:fldChar w:fldCharType="separate"/>
        </w:r>
        <w:r w:rsidR="00444890" w:rsidDel="00E07D2E">
          <w:rPr>
            <w:rFonts w:ascii="Arial" w:hAnsi="Arial" w:cs="Arial"/>
            <w:b/>
            <w:noProof/>
            <w:sz w:val="22"/>
          </w:rPr>
          <w:delText>18</w:delText>
        </w:r>
        <w:r w:rsidR="00444890" w:rsidRPr="00916FAB" w:rsidDel="00E07D2E">
          <w:rPr>
            <w:rFonts w:ascii="Arial" w:hAnsi="Arial" w:cs="Arial"/>
            <w:b/>
            <w:sz w:val="22"/>
          </w:rPr>
          <w:fldChar w:fldCharType="end"/>
        </w:r>
      </w:del>
      <w:ins w:id="842" w:author="Savinskaya Yulia" w:date="2021-02-24T14:55:00Z">
        <w:r w:rsidR="00E07D2E">
          <w:rPr>
            <w:rFonts w:ascii="Arial" w:hAnsi="Arial" w:cs="Arial"/>
            <w:b/>
            <w:sz w:val="22"/>
          </w:rPr>
          <w:t>22</w:t>
        </w:r>
      </w:ins>
      <w:r w:rsidRPr="00916FAB">
        <w:rPr>
          <w:rFonts w:ascii="Arial" w:hAnsi="Arial" w:cs="Arial"/>
          <w:b/>
          <w:sz w:val="22"/>
        </w:rPr>
        <w:t xml:space="preserve">. Описание </w:t>
      </w:r>
      <w:r>
        <w:rPr>
          <w:rFonts w:ascii="Arial" w:hAnsi="Arial" w:cs="Arial"/>
          <w:b/>
          <w:sz w:val="22"/>
        </w:rPr>
        <w:t>шага «</w:t>
      </w:r>
      <w:r w:rsidRPr="00995469">
        <w:rPr>
          <w:rFonts w:ascii="Arial" w:hAnsi="Arial" w:cs="Arial"/>
          <w:b/>
          <w:sz w:val="22"/>
        </w:rPr>
        <w:t>Подтверждение/корректировка суточного плана для внешних перевозок</w:t>
      </w:r>
      <w:r>
        <w:rPr>
          <w:rFonts w:ascii="Arial" w:hAnsi="Arial" w:cs="Arial"/>
          <w:b/>
          <w:sz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151A81" w14:paraId="454D23F1" w14:textId="77777777" w:rsidTr="00DB553E">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46B50F6" w14:textId="77777777" w:rsidR="00151A81" w:rsidRDefault="00151A81" w:rsidP="00DB553E">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40DE136" w14:textId="77777777" w:rsidR="00151A81" w:rsidRDefault="00151A81" w:rsidP="00DB553E">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2385810D" w14:textId="3804C5E3" w:rsidR="00151A81" w:rsidRPr="00EC197C" w:rsidRDefault="00444890" w:rsidP="00DB553E">
            <w:pPr>
              <w:pStyle w:val="h"/>
              <w:spacing w:before="45" w:after="45"/>
              <w:jc w:val="both"/>
              <w:rPr>
                <w:noProof/>
                <w:szCs w:val="24"/>
                <w:lang w:val="en-US"/>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3B49E8C" w14:textId="77777777" w:rsidR="00151A81" w:rsidRDefault="00151A81" w:rsidP="00DB553E">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3333DFF" w14:textId="77777777" w:rsidR="00151A81" w:rsidRDefault="00151A81" w:rsidP="00DB553E">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6FDE3102" w14:textId="77777777" w:rsidR="00151A81" w:rsidRDefault="00151A81" w:rsidP="00DB553E">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A0AFD9B" w14:textId="77777777" w:rsidR="00151A81" w:rsidRDefault="00151A81" w:rsidP="00DB553E">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2B00218" w14:textId="77777777" w:rsidR="00151A81" w:rsidRDefault="00151A81" w:rsidP="00DB553E">
            <w:pPr>
              <w:pStyle w:val="h"/>
              <w:spacing w:before="45" w:after="45"/>
              <w:rPr>
                <w:noProof/>
                <w:szCs w:val="24"/>
              </w:rPr>
            </w:pPr>
            <w:r>
              <w:rPr>
                <w:noProof/>
                <w:szCs w:val="24"/>
              </w:rPr>
              <w:t>Выход</w:t>
            </w:r>
          </w:p>
        </w:tc>
      </w:tr>
      <w:tr w:rsidR="00151A81" w14:paraId="49137A3F" w14:textId="77777777" w:rsidTr="00DB553E">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B68AA7E" w14:textId="2A28754D" w:rsidR="00151A81" w:rsidRPr="00AE12DE" w:rsidRDefault="00151A81" w:rsidP="000B4740">
            <w:pPr>
              <w:pStyle w:val="bbb"/>
              <w:spacing w:before="45" w:after="45"/>
            </w:pPr>
            <w:r w:rsidRPr="00AE12DE">
              <w:t>10.06.02.</w:t>
            </w:r>
            <w:r w:rsidR="00444890" w:rsidRPr="00AE12DE">
              <w:t>045</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9618ABA" w14:textId="77777777" w:rsidR="00151A81" w:rsidRPr="00AE12DE" w:rsidRDefault="00151A81" w:rsidP="00DB553E">
            <w:pPr>
              <w:pStyle w:val="bbb"/>
              <w:spacing w:before="45" w:after="45"/>
            </w:pPr>
            <w:bookmarkStart w:id="843" w:name="_Hlk519777723"/>
            <w:r w:rsidRPr="00AE12DE">
              <w:t>Подтверждение/корректировка суточного плана для внешних перевозок</w:t>
            </w:r>
            <w:bookmarkEnd w:id="843"/>
            <w:r w:rsidRPr="00AE12DE">
              <w:t>.</w:t>
            </w:r>
          </w:p>
        </w:tc>
        <w:tc>
          <w:tcPr>
            <w:tcW w:w="557" w:type="pct"/>
            <w:tcBorders>
              <w:top w:val="single" w:sz="6" w:space="0" w:color="000000"/>
              <w:left w:val="single" w:sz="6" w:space="0" w:color="000000"/>
              <w:bottom w:val="single" w:sz="6" w:space="0" w:color="000000"/>
              <w:right w:val="single" w:sz="6" w:space="0" w:color="000000"/>
            </w:tcBorders>
          </w:tcPr>
          <w:p w14:paraId="08627903" w14:textId="50F39E5E" w:rsidR="00151A81" w:rsidRPr="00AE12DE" w:rsidRDefault="00A923D1" w:rsidP="00DB553E">
            <w:pPr>
              <w:pStyle w:val="bbb"/>
              <w:spacing w:before="45" w:after="45"/>
            </w:pPr>
            <w:r w:rsidRPr="00AE12DE">
              <w:t>NWBC</w:t>
            </w:r>
          </w:p>
          <w:p w14:paraId="44C92B27" w14:textId="77777777" w:rsidR="00151A81" w:rsidRPr="00AE12DE" w:rsidRDefault="00151A81" w:rsidP="00DB553E">
            <w:pPr>
              <w:pStyle w:val="bbb"/>
              <w:spacing w:before="45" w:after="45"/>
            </w:pP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4894072" w14:textId="2D0F686C" w:rsidR="00151A81" w:rsidRPr="00AE12DE" w:rsidRDefault="00A923D1" w:rsidP="00AE12DE">
            <w:pPr>
              <w:pStyle w:val="bbb"/>
              <w:spacing w:before="45" w:after="45"/>
              <w:jc w:val="both"/>
            </w:pPr>
            <w:r w:rsidRPr="00AE12DE">
              <w:t>Диспетчер</w:t>
            </w:r>
            <w:r w:rsidR="00151A81" w:rsidRPr="00AE12DE">
              <w:t xml:space="preserve"> подтверждает/корректирует суточный план внешних перевозок;</w:t>
            </w:r>
          </w:p>
          <w:p w14:paraId="507A47FB" w14:textId="4325BCC5" w:rsidR="00151A81" w:rsidRPr="00AE12DE" w:rsidRDefault="00151A81" w:rsidP="00AE12DE">
            <w:pPr>
              <w:spacing w:before="45" w:after="45"/>
              <w:ind w:left="-57"/>
              <w:rPr>
                <w:rFonts w:ascii="Arial" w:eastAsia="Arial" w:hAnsi="Arial" w:cs="Arial"/>
                <w:color w:val="000000"/>
                <w:sz w:val="18"/>
                <w:szCs w:val="20"/>
                <w:lang w:eastAsia="ru-RU"/>
              </w:rPr>
            </w:pPr>
            <w:r w:rsidRPr="00AE12DE">
              <w:rPr>
                <w:rFonts w:ascii="Arial" w:eastAsia="Arial" w:hAnsi="Arial" w:cs="Arial"/>
                <w:color w:val="000000"/>
                <w:sz w:val="18"/>
                <w:szCs w:val="20"/>
                <w:lang w:eastAsia="ru-RU"/>
              </w:rPr>
              <w:t>Заместитель по направлению утверждает суточный план внешних перевозок.</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E2837AE" w14:textId="77777777" w:rsidR="00750E40" w:rsidRPr="00AE12DE" w:rsidRDefault="00750E40" w:rsidP="00750E40">
            <w:pPr>
              <w:spacing w:before="45" w:after="45"/>
              <w:ind w:left="-57"/>
              <w:jc w:val="left"/>
              <w:rPr>
                <w:rFonts w:ascii="Arial" w:eastAsia="Arial" w:hAnsi="Arial" w:cs="Arial"/>
                <w:color w:val="000000"/>
                <w:sz w:val="18"/>
                <w:szCs w:val="20"/>
                <w:lang w:eastAsia="ru-RU"/>
              </w:rPr>
            </w:pPr>
            <w:r w:rsidRPr="00AE12DE">
              <w:rPr>
                <w:rFonts w:ascii="Arial" w:eastAsia="Arial" w:hAnsi="Arial" w:cs="Arial"/>
                <w:color w:val="000000"/>
                <w:sz w:val="18"/>
                <w:szCs w:val="20"/>
                <w:lang w:eastAsia="ru-RU"/>
              </w:rPr>
              <w:t>1. Диспетче</w:t>
            </w:r>
            <w:r w:rsidR="00A37DA4" w:rsidRPr="002B52C6">
              <w:rPr>
                <w:rFonts w:ascii="Arial" w:eastAsia="Arial" w:hAnsi="Arial" w:cs="Arial"/>
                <w:color w:val="000000"/>
                <w:sz w:val="18"/>
                <w:szCs w:val="20"/>
                <w:lang w:eastAsia="ru-RU"/>
              </w:rPr>
              <w:t>р</w:t>
            </w:r>
            <w:r w:rsidR="00A37DA4" w:rsidRPr="002B52C6">
              <w:rPr>
                <w:rFonts w:ascii="Arial" w:eastAsia="Arial" w:hAnsi="Arial" w:cs="Arial"/>
                <w:color w:val="000000"/>
                <w:sz w:val="18"/>
                <w:szCs w:val="20"/>
                <w:lang w:eastAsia="ru-RU"/>
              </w:rPr>
              <w:br/>
              <w:t>2. Заместитель по направлению</w:t>
            </w:r>
          </w:p>
          <w:p w14:paraId="2C59F9BD" w14:textId="77777777" w:rsidR="00151A81" w:rsidRPr="00AE12DE" w:rsidRDefault="00151A81" w:rsidP="00DB553E">
            <w:pPr>
              <w:spacing w:before="45" w:after="45"/>
              <w:ind w:left="-57"/>
              <w:jc w:val="left"/>
              <w:rPr>
                <w:rFonts w:ascii="Arial" w:eastAsia="Arial" w:hAnsi="Arial" w:cs="Arial"/>
                <w:color w:val="000000"/>
                <w:sz w:val="18"/>
                <w:szCs w:val="20"/>
                <w:lang w:eastAsia="ru-RU"/>
              </w:rPr>
            </w:pPr>
          </w:p>
        </w:tc>
        <w:tc>
          <w:tcPr>
            <w:tcW w:w="626" w:type="pct"/>
            <w:tcBorders>
              <w:top w:val="single" w:sz="6" w:space="0" w:color="000000"/>
              <w:left w:val="single" w:sz="6" w:space="0" w:color="000000"/>
              <w:bottom w:val="single" w:sz="6" w:space="0" w:color="000000"/>
              <w:right w:val="single" w:sz="6" w:space="0" w:color="000000"/>
            </w:tcBorders>
          </w:tcPr>
          <w:p w14:paraId="12CE86AE" w14:textId="6A214205" w:rsidR="00151A81" w:rsidRPr="00AE12DE" w:rsidRDefault="00A923D1" w:rsidP="00DB553E">
            <w:pPr>
              <w:pStyle w:val="bbb"/>
              <w:spacing w:before="45" w:after="45"/>
            </w:pPr>
            <w:r w:rsidRPr="00AE12DE">
              <w:t>Созданы или скорректированы внешние транспортировки</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8116B79" w14:textId="18EEA737" w:rsidR="00151A81" w:rsidRPr="00AE12DE" w:rsidRDefault="00750E40" w:rsidP="00DB553E">
            <w:pPr>
              <w:spacing w:before="45" w:after="45"/>
              <w:ind w:left="-57"/>
              <w:jc w:val="left"/>
              <w:rPr>
                <w:rFonts w:ascii="Arial" w:eastAsia="Arial" w:hAnsi="Arial" w:cs="Arial"/>
                <w:color w:val="000000"/>
                <w:sz w:val="18"/>
                <w:szCs w:val="20"/>
                <w:lang w:eastAsia="ru-RU"/>
              </w:rPr>
            </w:pPr>
            <w:r w:rsidRPr="00AE12DE">
              <w:rPr>
                <w:rFonts w:ascii="Arial" w:eastAsia="Arial" w:hAnsi="Arial" w:cs="Arial"/>
                <w:color w:val="000000"/>
                <w:sz w:val="18"/>
                <w:szCs w:val="20"/>
                <w:lang w:eastAsia="ru-RU"/>
              </w:rPr>
              <w:t>1. Оперативный план (Реестр ФЗ)</w:t>
            </w:r>
            <w:r w:rsidRPr="00AE12DE">
              <w:rPr>
                <w:rFonts w:ascii="Arial" w:eastAsia="Arial" w:hAnsi="Arial" w:cs="Arial"/>
                <w:color w:val="000000"/>
                <w:sz w:val="18"/>
                <w:szCs w:val="20"/>
                <w:lang w:eastAsia="ru-RU"/>
              </w:rPr>
              <w:br/>
              <w:t>2. Путевой лист/Путевой лист подрядчика</w:t>
            </w:r>
            <w:r w:rsidRPr="00AE12DE">
              <w:rPr>
                <w:rFonts w:ascii="Arial" w:eastAsia="Arial" w:hAnsi="Arial" w:cs="Arial"/>
                <w:color w:val="000000"/>
                <w:sz w:val="18"/>
                <w:szCs w:val="20"/>
                <w:lang w:eastAsia="ru-RU"/>
              </w:rPr>
              <w:br/>
              <w:t>(Новый)</w:t>
            </w:r>
            <w:r w:rsidR="00151A81" w:rsidRPr="00AE12DE">
              <w:rPr>
                <w:rFonts w:ascii="Arial" w:eastAsia="Arial" w:hAnsi="Arial" w:cs="Arial"/>
                <w:color w:val="000000"/>
                <w:sz w:val="18"/>
                <w:szCs w:val="20"/>
                <w:lang w:eastAsia="ru-RU"/>
              </w:rPr>
              <w:br/>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22A3A83" w14:textId="437F063D" w:rsidR="00151A81" w:rsidRPr="00AE12DE" w:rsidRDefault="00750E40" w:rsidP="00DB553E">
            <w:pPr>
              <w:pStyle w:val="bbb"/>
              <w:spacing w:before="45" w:after="45"/>
            </w:pPr>
            <w:r>
              <w:t xml:space="preserve">Путевой лист/Путевой лист </w:t>
            </w:r>
            <w:r w:rsidR="00561CBB">
              <w:t>подрядчика (</w:t>
            </w:r>
            <w:r>
              <w:t>Утверждено/Утверждено ТС Подрядчика)</w:t>
            </w:r>
          </w:p>
        </w:tc>
      </w:tr>
    </w:tbl>
    <w:p w14:paraId="0B45A7BE" w14:textId="77777777" w:rsidR="00151A81" w:rsidRPr="00151A81" w:rsidRDefault="00151A81" w:rsidP="00151A81">
      <w:pPr>
        <w:rPr>
          <w:rFonts w:eastAsiaTheme="majorEastAsia"/>
        </w:rPr>
      </w:pPr>
    </w:p>
    <w:p w14:paraId="0A40EA3C" w14:textId="0E2ED441" w:rsidR="00E455E6" w:rsidRDefault="00E455E6" w:rsidP="00820D0D">
      <w:pPr>
        <w:pStyle w:val="4"/>
        <w:rPr>
          <w:rFonts w:eastAsiaTheme="majorEastAsia" w:cstheme="majorBidi"/>
          <w:b/>
          <w:i w:val="0"/>
          <w:caps w:val="0"/>
          <w:sz w:val="24"/>
          <w:szCs w:val="24"/>
        </w:rPr>
      </w:pPr>
      <w:r w:rsidRPr="004E67CB">
        <w:rPr>
          <w:rFonts w:eastAsiaTheme="majorEastAsia" w:cstheme="majorBidi"/>
          <w:b/>
          <w:i w:val="0"/>
          <w:caps w:val="0"/>
          <w:sz w:val="24"/>
          <w:szCs w:val="24"/>
        </w:rPr>
        <w:t>Шаг процесса 10.06.02.</w:t>
      </w:r>
      <w:del w:id="844" w:author="Savinskaya Yulia" w:date="2021-02-24T13:46:00Z">
        <w:r w:rsidRPr="004E67CB" w:rsidDel="00C25DAD">
          <w:rPr>
            <w:rFonts w:eastAsiaTheme="majorEastAsia" w:cstheme="majorBidi"/>
            <w:b/>
            <w:i w:val="0"/>
            <w:caps w:val="0"/>
            <w:sz w:val="24"/>
            <w:szCs w:val="24"/>
          </w:rPr>
          <w:delText>0</w:delText>
        </w:r>
        <w:r w:rsidDel="00C25DAD">
          <w:rPr>
            <w:rFonts w:eastAsiaTheme="majorEastAsia" w:cstheme="majorBidi"/>
            <w:b/>
            <w:i w:val="0"/>
            <w:caps w:val="0"/>
            <w:sz w:val="24"/>
            <w:szCs w:val="24"/>
          </w:rPr>
          <w:delText>50</w:delText>
        </w:r>
        <w:r w:rsidRPr="004E67CB" w:rsidDel="00C25DAD">
          <w:rPr>
            <w:rFonts w:eastAsiaTheme="majorEastAsia" w:cstheme="majorBidi"/>
            <w:b/>
            <w:i w:val="0"/>
            <w:caps w:val="0"/>
            <w:sz w:val="24"/>
            <w:szCs w:val="24"/>
          </w:rPr>
          <w:delText xml:space="preserve"> </w:delText>
        </w:r>
      </w:del>
      <w:ins w:id="845" w:author="Savinskaya Yulia" w:date="2021-02-24T13:46:00Z">
        <w:r w:rsidR="00C25DAD" w:rsidRPr="004E67CB">
          <w:rPr>
            <w:rFonts w:eastAsiaTheme="majorEastAsia" w:cstheme="majorBidi"/>
            <w:b/>
            <w:i w:val="0"/>
            <w:caps w:val="0"/>
            <w:sz w:val="24"/>
            <w:szCs w:val="24"/>
          </w:rPr>
          <w:t>0</w:t>
        </w:r>
        <w:r w:rsidR="00C25DAD">
          <w:rPr>
            <w:rFonts w:eastAsiaTheme="majorEastAsia" w:cstheme="majorBidi"/>
            <w:b/>
            <w:i w:val="0"/>
            <w:caps w:val="0"/>
            <w:sz w:val="24"/>
            <w:szCs w:val="24"/>
          </w:rPr>
          <w:t>70</w:t>
        </w:r>
        <w:r w:rsidR="00C25DAD" w:rsidRPr="004E67CB">
          <w:rPr>
            <w:rFonts w:eastAsiaTheme="majorEastAsia" w:cstheme="majorBidi"/>
            <w:b/>
            <w:i w:val="0"/>
            <w:caps w:val="0"/>
            <w:sz w:val="24"/>
            <w:szCs w:val="24"/>
          </w:rPr>
          <w:t xml:space="preserve"> </w:t>
        </w:r>
      </w:ins>
      <w:r w:rsidRPr="004E67CB">
        <w:rPr>
          <w:rFonts w:eastAsiaTheme="majorEastAsia" w:cstheme="majorBidi"/>
          <w:b/>
          <w:i w:val="0"/>
          <w:caps w:val="0"/>
          <w:sz w:val="24"/>
          <w:szCs w:val="24"/>
        </w:rPr>
        <w:t>- Подтверждение/корректировка суточного плана для вн</w:t>
      </w:r>
      <w:r>
        <w:rPr>
          <w:rFonts w:eastAsiaTheme="majorEastAsia" w:cstheme="majorBidi"/>
          <w:b/>
          <w:i w:val="0"/>
          <w:caps w:val="0"/>
          <w:sz w:val="24"/>
          <w:szCs w:val="24"/>
        </w:rPr>
        <w:t>утренних</w:t>
      </w:r>
      <w:r w:rsidRPr="004E67CB">
        <w:rPr>
          <w:rFonts w:eastAsiaTheme="majorEastAsia" w:cstheme="majorBidi"/>
          <w:b/>
          <w:i w:val="0"/>
          <w:caps w:val="0"/>
          <w:sz w:val="24"/>
          <w:szCs w:val="24"/>
        </w:rPr>
        <w:t xml:space="preserve"> транспортировок</w:t>
      </w:r>
    </w:p>
    <w:p w14:paraId="7766BAD6" w14:textId="77777777" w:rsidR="00480F2B" w:rsidRPr="00AE12DE" w:rsidRDefault="00480F2B" w:rsidP="00AE12DE">
      <w:pPr>
        <w:rPr>
          <w:rFonts w:eastAsiaTheme="majorEastAsia"/>
          <w:i/>
          <w:caps/>
        </w:rPr>
      </w:pPr>
    </w:p>
    <w:p w14:paraId="3B1AA90A" w14:textId="77777777" w:rsidR="00A923D1" w:rsidRDefault="00480F2B" w:rsidP="00A923D1">
      <w:pPr>
        <w:spacing w:after="240" w:line="276" w:lineRule="auto"/>
        <w:ind w:firstLine="567"/>
        <w:rPr>
          <w:rFonts w:ascii="Arial" w:eastAsiaTheme="majorEastAsia" w:hAnsi="Arial" w:cs="Arial"/>
          <w:szCs w:val="24"/>
        </w:rPr>
      </w:pPr>
      <w:r>
        <w:rPr>
          <w:rFonts w:ascii="Arial" w:eastAsiaTheme="majorEastAsia" w:hAnsi="Arial" w:cs="Arial"/>
          <w:szCs w:val="24"/>
        </w:rPr>
        <w:t>Диспетчер</w:t>
      </w:r>
      <w:r w:rsidR="00A923D1" w:rsidRPr="007878E4">
        <w:rPr>
          <w:rFonts w:ascii="Arial" w:eastAsiaTheme="majorEastAsia" w:hAnsi="Arial" w:cs="Arial"/>
          <w:szCs w:val="24"/>
        </w:rPr>
        <w:t xml:space="preserve"> </w:t>
      </w:r>
      <w:r w:rsidR="00A923D1">
        <w:rPr>
          <w:rFonts w:ascii="Arial" w:eastAsiaTheme="majorEastAsia" w:hAnsi="Arial" w:cs="Arial"/>
          <w:szCs w:val="24"/>
        </w:rPr>
        <w:t>ежедневно выполняет проверку плана перевозок на следующие сутки. В рамках проверки он убеждается в доступности необходимых транспортных ресурсов и выполнимости данного плана.</w:t>
      </w:r>
    </w:p>
    <w:p w14:paraId="08D3C3DF" w14:textId="50B835A3" w:rsidR="00A923D1" w:rsidRPr="000B4740" w:rsidRDefault="00A923D1" w:rsidP="00A923D1">
      <w:pPr>
        <w:spacing w:after="240" w:line="276" w:lineRule="auto"/>
        <w:ind w:firstLine="567"/>
        <w:rPr>
          <w:rFonts w:ascii="Arial" w:eastAsiaTheme="majorEastAsia" w:hAnsi="Arial" w:cs="Arial"/>
          <w:szCs w:val="24"/>
        </w:rPr>
      </w:pPr>
      <w:r>
        <w:rPr>
          <w:rFonts w:ascii="Arial" w:eastAsiaTheme="majorEastAsia" w:hAnsi="Arial" w:cs="Arial"/>
          <w:szCs w:val="24"/>
        </w:rPr>
        <w:t xml:space="preserve">В рамках данного шага </w:t>
      </w:r>
      <w:r w:rsidR="00480F2B">
        <w:rPr>
          <w:rFonts w:ascii="Arial" w:eastAsiaTheme="majorEastAsia" w:hAnsi="Arial" w:cs="Arial"/>
          <w:szCs w:val="24"/>
        </w:rPr>
        <w:t>Диспетчер</w:t>
      </w:r>
      <w:r>
        <w:rPr>
          <w:rFonts w:ascii="Arial" w:eastAsiaTheme="majorEastAsia" w:hAnsi="Arial" w:cs="Arial"/>
          <w:szCs w:val="24"/>
        </w:rPr>
        <w:t xml:space="preserve"> работает со списком Фрахтовых заказов в системе </w:t>
      </w:r>
      <w:r w:rsidRPr="00485585">
        <w:rPr>
          <w:rFonts w:ascii="Arial" w:eastAsiaTheme="majorEastAsia" w:hAnsi="Arial" w:cs="Arial"/>
          <w:szCs w:val="24"/>
        </w:rPr>
        <w:t>SAP</w:t>
      </w:r>
      <w:r w:rsidR="00480F2B">
        <w:rPr>
          <w:rFonts w:ascii="Arial" w:eastAsiaTheme="majorEastAsia" w:hAnsi="Arial" w:cs="Arial"/>
          <w:szCs w:val="24"/>
        </w:rPr>
        <w:t xml:space="preserve">, используя </w:t>
      </w:r>
      <w:r w:rsidR="000A7A9C">
        <w:rPr>
          <w:rFonts w:ascii="Arial" w:eastAsiaTheme="majorEastAsia" w:hAnsi="Arial" w:cs="Arial"/>
          <w:szCs w:val="24"/>
        </w:rPr>
        <w:t>стандартный</w:t>
      </w:r>
      <w:r w:rsidR="00480F2B">
        <w:rPr>
          <w:rFonts w:ascii="Arial" w:eastAsiaTheme="majorEastAsia" w:hAnsi="Arial" w:cs="Arial"/>
          <w:szCs w:val="24"/>
        </w:rPr>
        <w:t xml:space="preserve"> </w:t>
      </w:r>
      <w:r w:rsidR="00480F2B">
        <w:rPr>
          <w:rFonts w:ascii="Arial" w:eastAsiaTheme="majorEastAsia" w:hAnsi="Arial" w:cs="Arial"/>
          <w:szCs w:val="24"/>
          <w:lang w:val="en-US"/>
        </w:rPr>
        <w:t>POWL</w:t>
      </w:r>
      <w:r w:rsidR="00480F2B" w:rsidRPr="00AE12DE">
        <w:rPr>
          <w:rFonts w:ascii="Arial" w:eastAsiaTheme="majorEastAsia" w:hAnsi="Arial" w:cs="Arial"/>
          <w:szCs w:val="24"/>
        </w:rPr>
        <w:t xml:space="preserve"> </w:t>
      </w:r>
      <w:r w:rsidR="00480F2B">
        <w:rPr>
          <w:rFonts w:ascii="Arial" w:eastAsiaTheme="majorEastAsia" w:hAnsi="Arial" w:cs="Arial"/>
          <w:szCs w:val="24"/>
        </w:rPr>
        <w:t xml:space="preserve">отчет «Обзор заказов на автомобильный фрахт». Просмотр всех Фрахтовых заказов также возможен с использованием пульта управления транспортировками. </w:t>
      </w:r>
    </w:p>
    <w:p w14:paraId="3F0DF051" w14:textId="77777777" w:rsidR="00A923D1" w:rsidRDefault="00A923D1" w:rsidP="00A923D1">
      <w:pPr>
        <w:spacing w:after="240" w:line="276" w:lineRule="auto"/>
        <w:ind w:firstLine="567"/>
        <w:rPr>
          <w:rFonts w:ascii="Arial" w:eastAsiaTheme="majorEastAsia" w:hAnsi="Arial" w:cs="Arial"/>
          <w:szCs w:val="24"/>
        </w:rPr>
      </w:pPr>
      <w:r w:rsidRPr="007927FB">
        <w:rPr>
          <w:rFonts w:ascii="Arial" w:eastAsiaTheme="majorEastAsia" w:hAnsi="Arial" w:cs="Arial"/>
          <w:szCs w:val="24"/>
        </w:rPr>
        <w:t xml:space="preserve">Для </w:t>
      </w:r>
      <w:r>
        <w:rPr>
          <w:rFonts w:ascii="Arial" w:eastAsiaTheme="majorEastAsia" w:hAnsi="Arial" w:cs="Arial"/>
          <w:szCs w:val="24"/>
        </w:rPr>
        <w:t xml:space="preserve">подтверждения суточного плана </w:t>
      </w:r>
      <w:r w:rsidR="00480F2B">
        <w:rPr>
          <w:rFonts w:ascii="Arial" w:eastAsiaTheme="majorEastAsia" w:hAnsi="Arial" w:cs="Arial"/>
          <w:szCs w:val="24"/>
        </w:rPr>
        <w:t>Диспетчер</w:t>
      </w:r>
      <w:r w:rsidRPr="007927FB">
        <w:rPr>
          <w:rFonts w:ascii="Arial" w:eastAsiaTheme="majorEastAsia" w:hAnsi="Arial" w:cs="Arial"/>
          <w:szCs w:val="24"/>
        </w:rPr>
        <w:t xml:space="preserve"> ус</w:t>
      </w:r>
      <w:r>
        <w:rPr>
          <w:rFonts w:ascii="Arial" w:eastAsiaTheme="majorEastAsia" w:hAnsi="Arial" w:cs="Arial"/>
          <w:szCs w:val="24"/>
        </w:rPr>
        <w:t xml:space="preserve">танавливает во </w:t>
      </w:r>
      <w:r w:rsidR="00480F2B">
        <w:rPr>
          <w:rFonts w:ascii="Arial" w:eastAsiaTheme="majorEastAsia" w:hAnsi="Arial" w:cs="Arial"/>
          <w:szCs w:val="24"/>
        </w:rPr>
        <w:t>Ф</w:t>
      </w:r>
      <w:r>
        <w:rPr>
          <w:rFonts w:ascii="Arial" w:eastAsiaTheme="majorEastAsia" w:hAnsi="Arial" w:cs="Arial"/>
          <w:szCs w:val="24"/>
        </w:rPr>
        <w:t>рахтовом заказе статус «Запланировано» при планировании собственного транспорта и «Запланировано ТС Подрядчика» при планировании транспорта Подрядчика.</w:t>
      </w:r>
      <w:r w:rsidR="000E075A" w:rsidRPr="000E075A">
        <w:rPr>
          <w:rFonts w:ascii="Arial" w:eastAsiaTheme="majorEastAsia" w:hAnsi="Arial" w:cs="Arial"/>
          <w:szCs w:val="24"/>
        </w:rPr>
        <w:t xml:space="preserve"> </w:t>
      </w:r>
      <w:r w:rsidR="000E075A">
        <w:rPr>
          <w:rFonts w:ascii="Arial" w:eastAsiaTheme="majorEastAsia" w:hAnsi="Arial" w:cs="Arial"/>
          <w:szCs w:val="24"/>
        </w:rPr>
        <w:t>В случае, если возникает нехватка ресурсов ТС, Диспетчер устанавливает статус «Нет доступных ТС».</w:t>
      </w:r>
    </w:p>
    <w:p w14:paraId="14C93702" w14:textId="736D61A0" w:rsidR="00A923D1" w:rsidRDefault="00A923D1" w:rsidP="00A923D1">
      <w:pPr>
        <w:spacing w:after="240" w:line="276" w:lineRule="auto"/>
        <w:ind w:firstLine="567"/>
        <w:rPr>
          <w:rFonts w:ascii="Arial" w:eastAsiaTheme="majorEastAsia" w:hAnsi="Arial" w:cs="Arial"/>
          <w:szCs w:val="24"/>
        </w:rPr>
      </w:pPr>
      <w:r>
        <w:rPr>
          <w:rFonts w:ascii="Arial" w:eastAsiaTheme="majorEastAsia" w:hAnsi="Arial" w:cs="Arial"/>
          <w:szCs w:val="24"/>
        </w:rPr>
        <w:t>П</w:t>
      </w:r>
      <w:r w:rsidRPr="007878E4">
        <w:rPr>
          <w:rFonts w:ascii="Arial" w:eastAsiaTheme="majorEastAsia" w:hAnsi="Arial" w:cs="Arial"/>
          <w:szCs w:val="24"/>
        </w:rPr>
        <w:t xml:space="preserve">ри необходимости корректировки </w:t>
      </w:r>
      <w:r>
        <w:rPr>
          <w:rFonts w:ascii="Arial" w:eastAsiaTheme="majorEastAsia" w:hAnsi="Arial" w:cs="Arial"/>
          <w:szCs w:val="24"/>
        </w:rPr>
        <w:t>плана</w:t>
      </w:r>
      <w:r w:rsidRPr="007878E4">
        <w:rPr>
          <w:rFonts w:ascii="Arial" w:eastAsiaTheme="majorEastAsia" w:hAnsi="Arial" w:cs="Arial"/>
          <w:szCs w:val="24"/>
        </w:rPr>
        <w:t>,</w:t>
      </w:r>
      <w:r>
        <w:rPr>
          <w:rFonts w:ascii="Arial" w:eastAsiaTheme="majorEastAsia" w:hAnsi="Arial" w:cs="Arial"/>
          <w:szCs w:val="24"/>
        </w:rPr>
        <w:t xml:space="preserve"> с</w:t>
      </w:r>
      <w:r w:rsidRPr="007878E4">
        <w:rPr>
          <w:rFonts w:ascii="Arial" w:eastAsiaTheme="majorEastAsia" w:hAnsi="Arial" w:cs="Arial"/>
          <w:szCs w:val="24"/>
        </w:rPr>
        <w:t xml:space="preserve">пециалист </w:t>
      </w:r>
      <w:r w:rsidR="000E075A">
        <w:rPr>
          <w:rFonts w:ascii="Arial" w:eastAsiaTheme="majorEastAsia" w:hAnsi="Arial" w:cs="Arial"/>
          <w:szCs w:val="24"/>
        </w:rPr>
        <w:t>Диспетчер</w:t>
      </w:r>
      <w:r w:rsidRPr="007878E4">
        <w:rPr>
          <w:rFonts w:ascii="Arial" w:eastAsiaTheme="majorEastAsia" w:hAnsi="Arial" w:cs="Arial"/>
          <w:szCs w:val="24"/>
        </w:rPr>
        <w:t xml:space="preserve"> взаимодействует </w:t>
      </w:r>
      <w:r w:rsidR="00C032E7">
        <w:rPr>
          <w:rFonts w:ascii="Arial" w:eastAsiaTheme="majorEastAsia" w:hAnsi="Arial" w:cs="Arial"/>
          <w:szCs w:val="24"/>
        </w:rPr>
        <w:t xml:space="preserve">с </w:t>
      </w:r>
      <w:r w:rsidR="000E075A">
        <w:rPr>
          <w:rFonts w:ascii="Arial" w:eastAsiaTheme="majorEastAsia" w:hAnsi="Arial" w:cs="Arial"/>
          <w:szCs w:val="24"/>
        </w:rPr>
        <w:t xml:space="preserve">Заявителем потребности в ТС для корректировки заявок (Экспедиционных заказов видов </w:t>
      </w:r>
      <w:r w:rsidR="000E075A">
        <w:rPr>
          <w:rFonts w:ascii="Arial" w:eastAsiaTheme="majorEastAsia" w:hAnsi="Arial" w:cs="Arial"/>
          <w:szCs w:val="24"/>
          <w:lang w:val="en-US"/>
        </w:rPr>
        <w:t>ZOR</w:t>
      </w:r>
      <w:r w:rsidR="000E075A">
        <w:rPr>
          <w:rFonts w:ascii="Arial" w:eastAsiaTheme="majorEastAsia" w:hAnsi="Arial" w:cs="Arial"/>
          <w:szCs w:val="24"/>
        </w:rPr>
        <w:t xml:space="preserve">, </w:t>
      </w:r>
      <w:r w:rsidR="000E075A">
        <w:rPr>
          <w:rFonts w:ascii="Arial" w:eastAsiaTheme="majorEastAsia" w:hAnsi="Arial" w:cs="Arial"/>
          <w:szCs w:val="24"/>
          <w:lang w:val="en-US"/>
        </w:rPr>
        <w:t>ZOL</w:t>
      </w:r>
      <w:r w:rsidR="000E075A" w:rsidRPr="00AE12DE">
        <w:rPr>
          <w:rFonts w:ascii="Arial" w:eastAsiaTheme="majorEastAsia" w:hAnsi="Arial" w:cs="Arial"/>
          <w:szCs w:val="24"/>
        </w:rPr>
        <w:t xml:space="preserve"> </w:t>
      </w:r>
      <w:r w:rsidR="000E075A">
        <w:rPr>
          <w:rFonts w:ascii="Arial" w:eastAsiaTheme="majorEastAsia" w:hAnsi="Arial" w:cs="Arial"/>
          <w:szCs w:val="24"/>
        </w:rPr>
        <w:t xml:space="preserve">и </w:t>
      </w:r>
      <w:r w:rsidR="000E075A">
        <w:rPr>
          <w:rFonts w:ascii="Arial" w:eastAsiaTheme="majorEastAsia" w:hAnsi="Arial" w:cs="Arial"/>
          <w:szCs w:val="24"/>
          <w:lang w:val="en-US"/>
        </w:rPr>
        <w:t>ZO</w:t>
      </w:r>
      <w:r w:rsidR="009C287B">
        <w:rPr>
          <w:rFonts w:ascii="Arial" w:eastAsiaTheme="majorEastAsia" w:hAnsi="Arial" w:cs="Arial"/>
          <w:szCs w:val="24"/>
          <w:lang w:val="en-US"/>
        </w:rPr>
        <w:t>M</w:t>
      </w:r>
      <w:r w:rsidR="000E075A" w:rsidRPr="00600750">
        <w:rPr>
          <w:rFonts w:ascii="Arial" w:eastAsiaTheme="majorEastAsia" w:hAnsi="Arial" w:cs="Arial"/>
          <w:szCs w:val="24"/>
        </w:rPr>
        <w:t>)</w:t>
      </w:r>
      <w:r w:rsidR="000E075A">
        <w:rPr>
          <w:rFonts w:ascii="Arial" w:eastAsiaTheme="majorEastAsia" w:hAnsi="Arial" w:cs="Arial"/>
          <w:szCs w:val="24"/>
        </w:rPr>
        <w:t>.</w:t>
      </w:r>
    </w:p>
    <w:p w14:paraId="06500A91" w14:textId="77777777" w:rsidR="00A923D1" w:rsidRDefault="00A923D1" w:rsidP="00A923D1">
      <w:pPr>
        <w:spacing w:after="240" w:line="276" w:lineRule="auto"/>
        <w:ind w:firstLine="567"/>
        <w:rPr>
          <w:rFonts w:ascii="Arial" w:eastAsiaTheme="majorEastAsia" w:hAnsi="Arial" w:cs="Arial"/>
          <w:szCs w:val="24"/>
        </w:rPr>
      </w:pPr>
      <w:r>
        <w:rPr>
          <w:rFonts w:ascii="Arial" w:eastAsiaTheme="majorEastAsia" w:hAnsi="Arial" w:cs="Arial"/>
          <w:szCs w:val="24"/>
        </w:rPr>
        <w:t xml:space="preserve">Далее суточный план утверждается Заместителем по направлению. Для этого Заместитель по направлению </w:t>
      </w:r>
      <w:r w:rsidRPr="007927FB">
        <w:rPr>
          <w:rFonts w:ascii="Arial" w:eastAsiaTheme="majorEastAsia" w:hAnsi="Arial" w:cs="Arial"/>
          <w:szCs w:val="24"/>
        </w:rPr>
        <w:t>ус</w:t>
      </w:r>
      <w:r>
        <w:rPr>
          <w:rFonts w:ascii="Arial" w:eastAsiaTheme="majorEastAsia" w:hAnsi="Arial" w:cs="Arial"/>
          <w:szCs w:val="24"/>
        </w:rPr>
        <w:t>танавливает во Фрахтовом заказе статус «Утверждено» при планировании собственного транспорта и «Утверждено ТС Подрядчика» при планировании транспорта Подрядчика.</w:t>
      </w:r>
    </w:p>
    <w:p w14:paraId="47B2110D" w14:textId="77777777" w:rsidR="009C287B" w:rsidRDefault="009C287B" w:rsidP="00A923D1">
      <w:pPr>
        <w:spacing w:after="240" w:line="276" w:lineRule="auto"/>
        <w:ind w:firstLine="567"/>
        <w:rPr>
          <w:rFonts w:ascii="Arial" w:eastAsiaTheme="majorEastAsia" w:hAnsi="Arial" w:cs="Arial"/>
          <w:szCs w:val="24"/>
        </w:rPr>
      </w:pPr>
      <w:r w:rsidRPr="007927FB">
        <w:rPr>
          <w:rFonts w:ascii="Arial" w:eastAsiaTheme="majorEastAsia" w:hAnsi="Arial" w:cs="Arial"/>
          <w:szCs w:val="24"/>
        </w:rPr>
        <w:t xml:space="preserve">Для реализации данного требования потребуется разработка </w:t>
      </w:r>
      <w:r>
        <w:rPr>
          <w:rFonts w:ascii="Arial" w:eastAsiaTheme="majorEastAsia" w:hAnsi="Arial" w:cs="Arial"/>
          <w:szCs w:val="24"/>
          <w:lang w:val="en-US"/>
        </w:rPr>
        <w:t>MM</w:t>
      </w:r>
      <w:r>
        <w:rPr>
          <w:rFonts w:ascii="Arial" w:eastAsiaTheme="majorEastAsia" w:hAnsi="Arial" w:cs="Arial"/>
          <w:szCs w:val="24"/>
        </w:rPr>
        <w:t>23</w:t>
      </w:r>
      <w:r w:rsidRPr="007927FB">
        <w:rPr>
          <w:rFonts w:ascii="Arial" w:eastAsiaTheme="majorEastAsia" w:hAnsi="Arial" w:cs="Arial"/>
          <w:szCs w:val="24"/>
        </w:rPr>
        <w:t>.</w:t>
      </w:r>
    </w:p>
    <w:p w14:paraId="1544F84A" w14:textId="40E08DF9" w:rsidR="00A923D1" w:rsidRDefault="00A923D1" w:rsidP="00A923D1">
      <w:pPr>
        <w:pStyle w:val="a7"/>
        <w:jc w:val="right"/>
        <w:rPr>
          <w:rFonts w:ascii="Arial" w:hAnsi="Arial" w:cs="Arial"/>
          <w:b/>
          <w:sz w:val="22"/>
        </w:rPr>
      </w:pPr>
      <w:r w:rsidRPr="00A84116">
        <w:rPr>
          <w:rFonts w:ascii="Arial" w:hAnsi="Arial" w:cs="Arial"/>
          <w:i/>
          <w:color w:val="7F7F7F" w:themeColor="text1" w:themeTint="80"/>
        </w:rPr>
        <w:tab/>
      </w:r>
      <w:r w:rsidRPr="00916FAB">
        <w:rPr>
          <w:rFonts w:ascii="Arial" w:hAnsi="Arial" w:cs="Arial"/>
          <w:b/>
          <w:sz w:val="22"/>
        </w:rPr>
        <w:t xml:space="preserve">Таблица </w:t>
      </w:r>
      <w:del w:id="846" w:author="Savinskaya Yulia" w:date="2021-02-24T14:55:00Z">
        <w:r w:rsidDel="00E07D2E">
          <w:rPr>
            <w:rFonts w:ascii="Arial" w:hAnsi="Arial" w:cs="Arial"/>
            <w:b/>
            <w:sz w:val="22"/>
          </w:rPr>
          <w:delText>19</w:delText>
        </w:r>
      </w:del>
      <w:ins w:id="847" w:author="Savinskaya Yulia" w:date="2021-02-24T14:55:00Z">
        <w:r w:rsidR="00E07D2E">
          <w:rPr>
            <w:rFonts w:ascii="Arial" w:hAnsi="Arial" w:cs="Arial"/>
            <w:b/>
            <w:sz w:val="22"/>
          </w:rPr>
          <w:t>23</w:t>
        </w:r>
      </w:ins>
      <w:r w:rsidRPr="00916FAB">
        <w:rPr>
          <w:rFonts w:ascii="Arial" w:hAnsi="Arial" w:cs="Arial"/>
          <w:b/>
          <w:sz w:val="22"/>
        </w:rPr>
        <w:t xml:space="preserve">. Описание </w:t>
      </w:r>
      <w:r>
        <w:rPr>
          <w:rFonts w:ascii="Arial" w:hAnsi="Arial" w:cs="Arial"/>
          <w:b/>
          <w:sz w:val="22"/>
        </w:rPr>
        <w:t>шага «</w:t>
      </w:r>
      <w:r w:rsidRPr="00995469">
        <w:rPr>
          <w:rFonts w:ascii="Arial" w:hAnsi="Arial" w:cs="Arial"/>
          <w:b/>
          <w:sz w:val="22"/>
        </w:rPr>
        <w:t>Подтверждение/корректи</w:t>
      </w:r>
      <w:r>
        <w:rPr>
          <w:rFonts w:ascii="Arial" w:hAnsi="Arial" w:cs="Arial"/>
          <w:b/>
          <w:sz w:val="22"/>
        </w:rPr>
        <w:t>ровка суточного плана для внутренних</w:t>
      </w:r>
      <w:r w:rsidRPr="00995469">
        <w:rPr>
          <w:rFonts w:ascii="Arial" w:hAnsi="Arial" w:cs="Arial"/>
          <w:b/>
          <w:sz w:val="22"/>
        </w:rPr>
        <w:t xml:space="preserve"> перевозок</w:t>
      </w:r>
      <w:r>
        <w:rPr>
          <w:rFonts w:ascii="Arial" w:hAnsi="Arial" w:cs="Arial"/>
          <w:b/>
          <w:sz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A923D1" w14:paraId="18911BE9" w14:textId="77777777" w:rsidTr="00DB553E">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1F5FD30" w14:textId="77777777" w:rsidR="00A923D1" w:rsidRDefault="00A923D1" w:rsidP="00DB553E">
            <w:pPr>
              <w:pStyle w:val="h"/>
              <w:spacing w:before="45" w:after="45"/>
              <w:rPr>
                <w:noProof/>
                <w:szCs w:val="24"/>
              </w:rPr>
            </w:pPr>
            <w:r>
              <w:rPr>
                <w:noProof/>
                <w:szCs w:val="24"/>
              </w:rPr>
              <w:lastRenderedPageBreak/>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4FEC6CC" w14:textId="77777777" w:rsidR="00A923D1" w:rsidRDefault="00A923D1" w:rsidP="00DB553E">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5D1D47F7" w14:textId="77777777" w:rsidR="00A923D1" w:rsidRPr="00FD169A" w:rsidRDefault="00480F2B" w:rsidP="00DB553E">
            <w:pPr>
              <w:pStyle w:val="h"/>
              <w:spacing w:before="45" w:after="45"/>
              <w:rPr>
                <w:noProof/>
                <w:szCs w:val="24"/>
                <w:lang w:val="en-US"/>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75EAFFD" w14:textId="77777777" w:rsidR="00A923D1" w:rsidRDefault="00A923D1" w:rsidP="00DB553E">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6924DE9" w14:textId="77777777" w:rsidR="00A923D1" w:rsidRDefault="00A923D1" w:rsidP="00DB553E">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05C3A4B0" w14:textId="77777777" w:rsidR="00A923D1" w:rsidRDefault="00A923D1" w:rsidP="00DB553E">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D919A87" w14:textId="77777777" w:rsidR="00A923D1" w:rsidRDefault="00A923D1" w:rsidP="00DB553E">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5E1F56D" w14:textId="77777777" w:rsidR="00A923D1" w:rsidRDefault="00A923D1" w:rsidP="00DB553E">
            <w:pPr>
              <w:pStyle w:val="h"/>
              <w:spacing w:before="45" w:after="45"/>
              <w:rPr>
                <w:noProof/>
                <w:szCs w:val="24"/>
              </w:rPr>
            </w:pPr>
            <w:r>
              <w:rPr>
                <w:noProof/>
                <w:szCs w:val="24"/>
              </w:rPr>
              <w:t>Выход</w:t>
            </w:r>
          </w:p>
        </w:tc>
      </w:tr>
      <w:tr w:rsidR="00480F2B" w14:paraId="4FFE61E4" w14:textId="77777777" w:rsidTr="00DB553E">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1E86DCC" w14:textId="77777777" w:rsidR="00480F2B" w:rsidRPr="00995469" w:rsidRDefault="00480F2B" w:rsidP="000B4740">
            <w:pPr>
              <w:pStyle w:val="bbb"/>
              <w:spacing w:before="45" w:after="45"/>
              <w:rPr>
                <w:rFonts w:eastAsia="Times New Roman"/>
                <w:color w:val="auto"/>
                <w:sz w:val="20"/>
                <w:lang w:eastAsia="en-US"/>
              </w:rPr>
            </w:pPr>
            <w:r w:rsidRPr="00600750">
              <w:t>10.06.02.0</w:t>
            </w:r>
            <w:r>
              <w:t>50</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CC8EEC6" w14:textId="77777777" w:rsidR="00480F2B" w:rsidRPr="00995469" w:rsidRDefault="00480F2B" w:rsidP="000B4740">
            <w:pPr>
              <w:pStyle w:val="bbb"/>
              <w:spacing w:before="45" w:after="45"/>
              <w:rPr>
                <w:rFonts w:eastAsia="Times New Roman"/>
                <w:color w:val="auto"/>
                <w:sz w:val="20"/>
                <w:lang w:eastAsia="en-US"/>
              </w:rPr>
            </w:pPr>
            <w:r w:rsidRPr="00600750">
              <w:t>Подтверждение/корректировка суточного плана для вн</w:t>
            </w:r>
            <w:r>
              <w:t>утренних</w:t>
            </w:r>
            <w:r w:rsidRPr="00600750">
              <w:t xml:space="preserve"> перевозок.</w:t>
            </w:r>
          </w:p>
        </w:tc>
        <w:tc>
          <w:tcPr>
            <w:tcW w:w="557" w:type="pct"/>
            <w:tcBorders>
              <w:top w:val="single" w:sz="6" w:space="0" w:color="000000"/>
              <w:left w:val="single" w:sz="6" w:space="0" w:color="000000"/>
              <w:bottom w:val="single" w:sz="6" w:space="0" w:color="000000"/>
              <w:right w:val="single" w:sz="6" w:space="0" w:color="000000"/>
            </w:tcBorders>
          </w:tcPr>
          <w:p w14:paraId="637CD63A" w14:textId="77777777" w:rsidR="00480F2B" w:rsidRPr="00600750" w:rsidRDefault="00480F2B" w:rsidP="00480F2B">
            <w:pPr>
              <w:pStyle w:val="bbb"/>
              <w:spacing w:before="45" w:after="45"/>
            </w:pPr>
            <w:r w:rsidRPr="00600750">
              <w:t>NWBC</w:t>
            </w:r>
          </w:p>
          <w:p w14:paraId="47336708" w14:textId="77777777" w:rsidR="00480F2B" w:rsidRPr="00995469" w:rsidRDefault="00480F2B" w:rsidP="00480F2B">
            <w:pPr>
              <w:pStyle w:val="bbb"/>
              <w:spacing w:before="45" w:after="45"/>
              <w:rPr>
                <w:rFonts w:eastAsia="Times New Roman"/>
                <w:color w:val="auto"/>
                <w:sz w:val="20"/>
                <w:lang w:eastAsia="en-US"/>
              </w:rPr>
            </w:pP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A047054" w14:textId="77777777" w:rsidR="00480F2B" w:rsidRPr="00600750" w:rsidRDefault="00480F2B" w:rsidP="00480F2B">
            <w:pPr>
              <w:pStyle w:val="bbb"/>
              <w:spacing w:before="45" w:after="45"/>
              <w:jc w:val="both"/>
            </w:pPr>
            <w:r w:rsidRPr="00600750">
              <w:t>Диспетчер подтверждает/корректирует суточный план внешних перевозок;</w:t>
            </w:r>
          </w:p>
          <w:p w14:paraId="375618DD" w14:textId="77777777" w:rsidR="00480F2B" w:rsidRPr="00995469" w:rsidRDefault="00480F2B" w:rsidP="002B52C6">
            <w:pPr>
              <w:pStyle w:val="bbb"/>
              <w:spacing w:before="45" w:after="45"/>
              <w:rPr>
                <w:rFonts w:eastAsia="Times New Roman"/>
                <w:color w:val="auto"/>
                <w:sz w:val="20"/>
                <w:lang w:eastAsia="en-US"/>
              </w:rPr>
            </w:pPr>
            <w:r w:rsidRPr="00600750">
              <w:t>Заместитель по направлению утверждает суточный план вн</w:t>
            </w:r>
            <w:r w:rsidR="009C287B">
              <w:t>утренних</w:t>
            </w:r>
            <w:r w:rsidRPr="00600750">
              <w:t xml:space="preserve"> перевозок.</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D04A1A9" w14:textId="77777777" w:rsidR="00480F2B" w:rsidRPr="00600750" w:rsidRDefault="00480F2B" w:rsidP="00480F2B">
            <w:pPr>
              <w:spacing w:before="45" w:after="45"/>
              <w:ind w:left="-57"/>
              <w:jc w:val="left"/>
              <w:rPr>
                <w:rFonts w:ascii="Arial" w:eastAsia="Arial" w:hAnsi="Arial" w:cs="Arial"/>
                <w:color w:val="000000"/>
                <w:sz w:val="18"/>
                <w:szCs w:val="20"/>
                <w:lang w:eastAsia="ru-RU"/>
              </w:rPr>
            </w:pPr>
            <w:r w:rsidRPr="00600750">
              <w:rPr>
                <w:rFonts w:ascii="Arial" w:eastAsia="Arial" w:hAnsi="Arial" w:cs="Arial"/>
                <w:color w:val="000000"/>
                <w:sz w:val="18"/>
                <w:szCs w:val="20"/>
                <w:lang w:eastAsia="ru-RU"/>
              </w:rPr>
              <w:t>1. Диспетче</w:t>
            </w:r>
            <w:r w:rsidR="00A37DA4">
              <w:rPr>
                <w:rFonts w:ascii="Arial" w:eastAsia="Arial" w:hAnsi="Arial" w:cs="Arial"/>
                <w:color w:val="000000"/>
                <w:sz w:val="18"/>
                <w:szCs w:val="20"/>
                <w:lang w:eastAsia="ru-RU"/>
              </w:rPr>
              <w:t>р</w:t>
            </w:r>
            <w:r w:rsidR="00A37DA4">
              <w:rPr>
                <w:rFonts w:ascii="Arial" w:eastAsia="Arial" w:hAnsi="Arial" w:cs="Arial"/>
                <w:color w:val="000000"/>
                <w:sz w:val="18"/>
                <w:szCs w:val="20"/>
                <w:lang w:eastAsia="ru-RU"/>
              </w:rPr>
              <w:br/>
              <w:t>2. Заместитель по направлению</w:t>
            </w:r>
          </w:p>
          <w:p w14:paraId="35BAC642" w14:textId="77777777" w:rsidR="00480F2B" w:rsidRPr="00995469" w:rsidRDefault="00480F2B" w:rsidP="00480F2B">
            <w:pPr>
              <w:spacing w:before="45" w:after="45"/>
              <w:ind w:left="-57"/>
              <w:jc w:val="left"/>
              <w:rPr>
                <w:rFonts w:ascii="Arial" w:hAnsi="Arial" w:cs="Arial"/>
                <w:sz w:val="20"/>
                <w:szCs w:val="20"/>
              </w:rPr>
            </w:pPr>
          </w:p>
        </w:tc>
        <w:tc>
          <w:tcPr>
            <w:tcW w:w="626" w:type="pct"/>
            <w:tcBorders>
              <w:top w:val="single" w:sz="6" w:space="0" w:color="000000"/>
              <w:left w:val="single" w:sz="6" w:space="0" w:color="000000"/>
              <w:bottom w:val="single" w:sz="6" w:space="0" w:color="000000"/>
              <w:right w:val="single" w:sz="6" w:space="0" w:color="000000"/>
            </w:tcBorders>
          </w:tcPr>
          <w:p w14:paraId="5954A12D" w14:textId="77777777" w:rsidR="00480F2B" w:rsidRPr="00995469" w:rsidRDefault="00480F2B" w:rsidP="000B4740">
            <w:pPr>
              <w:pStyle w:val="bbb"/>
              <w:spacing w:before="45" w:after="45"/>
              <w:rPr>
                <w:rFonts w:eastAsia="Times New Roman"/>
                <w:color w:val="auto"/>
                <w:sz w:val="20"/>
                <w:lang w:eastAsia="en-US"/>
              </w:rPr>
            </w:pPr>
            <w:r w:rsidRPr="00600750">
              <w:t xml:space="preserve">Созданы или скорректированы </w:t>
            </w:r>
            <w:r>
              <w:t>внутренние</w:t>
            </w:r>
            <w:r w:rsidRPr="00600750">
              <w:t xml:space="preserve"> транспортировки</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EB814F7" w14:textId="77777777" w:rsidR="00480F2B" w:rsidRPr="009C3A6A" w:rsidRDefault="00480F2B" w:rsidP="00480F2B">
            <w:pPr>
              <w:spacing w:before="45" w:after="45"/>
              <w:ind w:left="-57"/>
              <w:jc w:val="left"/>
              <w:rPr>
                <w:rFonts w:ascii="Arial" w:hAnsi="Arial" w:cs="Arial"/>
                <w:sz w:val="20"/>
                <w:szCs w:val="20"/>
              </w:rPr>
            </w:pPr>
            <w:r w:rsidRPr="00600750">
              <w:rPr>
                <w:rFonts w:ascii="Arial" w:eastAsia="Arial" w:hAnsi="Arial" w:cs="Arial"/>
                <w:color w:val="000000"/>
                <w:sz w:val="18"/>
                <w:szCs w:val="20"/>
                <w:lang w:eastAsia="ru-RU"/>
              </w:rPr>
              <w:t>1. Оперативный план (Реестр ФЗ)</w:t>
            </w:r>
            <w:r w:rsidRPr="00600750">
              <w:rPr>
                <w:rFonts w:ascii="Arial" w:eastAsia="Arial" w:hAnsi="Arial" w:cs="Arial"/>
                <w:color w:val="000000"/>
                <w:sz w:val="18"/>
                <w:szCs w:val="20"/>
                <w:lang w:eastAsia="ru-RU"/>
              </w:rPr>
              <w:br/>
              <w:t>2. Путевой лист/Путевой лист подрядчика</w:t>
            </w:r>
            <w:r w:rsidRPr="00600750">
              <w:rPr>
                <w:rFonts w:ascii="Arial" w:eastAsia="Arial" w:hAnsi="Arial" w:cs="Arial"/>
                <w:color w:val="000000"/>
                <w:sz w:val="18"/>
                <w:szCs w:val="20"/>
                <w:lang w:eastAsia="ru-RU"/>
              </w:rPr>
              <w:br/>
              <w:t>(Новый)</w:t>
            </w:r>
            <w:r w:rsidRPr="00600750">
              <w:rPr>
                <w:rFonts w:ascii="Arial" w:eastAsia="Arial" w:hAnsi="Arial" w:cs="Arial"/>
                <w:color w:val="000000"/>
                <w:sz w:val="18"/>
                <w:szCs w:val="20"/>
                <w:lang w:eastAsia="ru-RU"/>
              </w:rPr>
              <w:br/>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7090480" w14:textId="77777777" w:rsidR="00480F2B" w:rsidRPr="00E34DD2" w:rsidRDefault="00480F2B" w:rsidP="00480F2B">
            <w:pPr>
              <w:pStyle w:val="bbb"/>
              <w:spacing w:before="45" w:after="45"/>
              <w:rPr>
                <w:rFonts w:eastAsia="Times New Roman"/>
                <w:color w:val="auto"/>
                <w:sz w:val="20"/>
                <w:lang w:eastAsia="en-US"/>
              </w:rPr>
            </w:pPr>
            <w:r>
              <w:t>Путевой лист/Путевой лист подрядчика</w:t>
            </w:r>
            <w:r>
              <w:br/>
              <w:t>(Утверждено/Утверждено ТС Подрядчика)</w:t>
            </w:r>
          </w:p>
        </w:tc>
      </w:tr>
    </w:tbl>
    <w:p w14:paraId="6CFE34ED" w14:textId="77777777" w:rsidR="00A923D1" w:rsidRPr="00A923D1" w:rsidRDefault="00A923D1" w:rsidP="00A923D1">
      <w:pPr>
        <w:rPr>
          <w:rFonts w:eastAsiaTheme="majorEastAsia"/>
        </w:rPr>
      </w:pPr>
    </w:p>
    <w:p w14:paraId="6F4164C7" w14:textId="7552562F" w:rsidR="00890C0A" w:rsidRPr="00A46114" w:rsidRDefault="006F6A9D" w:rsidP="00890C0A">
      <w:pPr>
        <w:pStyle w:val="4"/>
        <w:rPr>
          <w:rFonts w:eastAsiaTheme="majorEastAsia" w:cstheme="majorBidi"/>
          <w:b/>
          <w:i w:val="0"/>
          <w:caps w:val="0"/>
          <w:sz w:val="24"/>
          <w:szCs w:val="24"/>
        </w:rPr>
      </w:pPr>
      <w:r>
        <w:rPr>
          <w:rFonts w:eastAsiaTheme="majorEastAsia" w:cstheme="majorBidi"/>
          <w:b/>
          <w:i w:val="0"/>
          <w:caps w:val="0"/>
          <w:sz w:val="24"/>
          <w:szCs w:val="24"/>
        </w:rPr>
        <w:t>Шаг процесса 10.06.02.</w:t>
      </w:r>
      <w:del w:id="848" w:author="Savinskaya Yulia" w:date="2021-02-24T13:48:00Z">
        <w:r w:rsidDel="00C25DAD">
          <w:rPr>
            <w:rFonts w:eastAsiaTheme="majorEastAsia" w:cstheme="majorBidi"/>
            <w:b/>
            <w:i w:val="0"/>
            <w:caps w:val="0"/>
            <w:sz w:val="24"/>
            <w:szCs w:val="24"/>
          </w:rPr>
          <w:delText xml:space="preserve">055 </w:delText>
        </w:r>
      </w:del>
      <w:ins w:id="849" w:author="Savinskaya Yulia" w:date="2021-02-24T13:48:00Z">
        <w:r w:rsidR="00C25DAD">
          <w:rPr>
            <w:rFonts w:eastAsiaTheme="majorEastAsia" w:cstheme="majorBidi"/>
            <w:b/>
            <w:i w:val="0"/>
            <w:caps w:val="0"/>
            <w:sz w:val="24"/>
            <w:szCs w:val="24"/>
          </w:rPr>
          <w:t xml:space="preserve">075 </w:t>
        </w:r>
      </w:ins>
      <w:r>
        <w:rPr>
          <w:rFonts w:eastAsiaTheme="majorEastAsia" w:cstheme="majorBidi"/>
          <w:b/>
          <w:i w:val="0"/>
          <w:caps w:val="0"/>
          <w:sz w:val="24"/>
          <w:szCs w:val="24"/>
        </w:rPr>
        <w:t xml:space="preserve">- </w:t>
      </w:r>
      <w:r w:rsidR="00890C0A">
        <w:rPr>
          <w:rFonts w:eastAsiaTheme="majorEastAsia" w:cstheme="majorBidi"/>
          <w:b/>
          <w:i w:val="0"/>
          <w:caps w:val="0"/>
          <w:sz w:val="24"/>
          <w:szCs w:val="24"/>
        </w:rPr>
        <w:t xml:space="preserve">Ведение справочника </w:t>
      </w:r>
      <w:r w:rsidR="00C25DAD">
        <w:rPr>
          <w:rFonts w:eastAsiaTheme="majorEastAsia" w:cstheme="majorBidi"/>
          <w:b/>
          <w:i w:val="0"/>
          <w:caps w:val="0"/>
          <w:sz w:val="24"/>
          <w:szCs w:val="24"/>
        </w:rPr>
        <w:t xml:space="preserve">транспортных </w:t>
      </w:r>
      <w:r w:rsidR="00890C0A">
        <w:rPr>
          <w:rFonts w:eastAsiaTheme="majorEastAsia" w:cstheme="majorBidi"/>
          <w:b/>
          <w:i w:val="0"/>
          <w:caps w:val="0"/>
          <w:sz w:val="24"/>
          <w:szCs w:val="24"/>
        </w:rPr>
        <w:t>средств</w:t>
      </w:r>
    </w:p>
    <w:p w14:paraId="0DB5D98C" w14:textId="77777777" w:rsidR="008B0A95" w:rsidRPr="00AE12DE" w:rsidRDefault="008B0A95" w:rsidP="00AE12DE">
      <w:pPr>
        <w:rPr>
          <w:rFonts w:eastAsiaTheme="majorEastAsia"/>
        </w:rPr>
      </w:pPr>
    </w:p>
    <w:p w14:paraId="6490501B" w14:textId="46473275" w:rsidR="00657E58" w:rsidRPr="00C9579E" w:rsidRDefault="00890C0A" w:rsidP="000B4740">
      <w:pPr>
        <w:spacing w:after="240" w:line="276" w:lineRule="auto"/>
        <w:ind w:firstLine="567"/>
        <w:rPr>
          <w:rFonts w:ascii="Arial" w:eastAsiaTheme="majorEastAsia" w:hAnsi="Arial" w:cs="Arial"/>
          <w:szCs w:val="24"/>
        </w:rPr>
      </w:pPr>
      <w:r>
        <w:rPr>
          <w:rFonts w:ascii="Arial" w:eastAsiaTheme="majorEastAsia" w:hAnsi="Arial" w:cs="Arial"/>
          <w:szCs w:val="24"/>
        </w:rPr>
        <w:t>На данном шаге выполняется ведение справочника Транспортных средств.</w:t>
      </w:r>
      <w:r w:rsidR="008B0A95">
        <w:rPr>
          <w:rFonts w:ascii="Arial" w:eastAsiaTheme="majorEastAsia" w:hAnsi="Arial" w:cs="Arial"/>
          <w:szCs w:val="24"/>
        </w:rPr>
        <w:t xml:space="preserve"> </w:t>
      </w:r>
      <w:r w:rsidR="00C81F38">
        <w:rPr>
          <w:rFonts w:ascii="Arial" w:eastAsiaTheme="majorEastAsia" w:hAnsi="Arial" w:cs="Arial"/>
          <w:szCs w:val="24"/>
        </w:rPr>
        <w:t xml:space="preserve">Ведение справочника Транспортных средств </w:t>
      </w:r>
      <w:r w:rsidR="00C662DC">
        <w:rPr>
          <w:rFonts w:ascii="Arial" w:eastAsiaTheme="majorEastAsia" w:hAnsi="Arial" w:cs="Arial"/>
          <w:szCs w:val="24"/>
        </w:rPr>
        <w:t xml:space="preserve">должно быть выполнено </w:t>
      </w:r>
      <w:r w:rsidR="00657E58">
        <w:rPr>
          <w:rFonts w:ascii="Arial" w:eastAsiaTheme="majorEastAsia" w:hAnsi="Arial" w:cs="Arial"/>
          <w:szCs w:val="24"/>
        </w:rPr>
        <w:t>на старте</w:t>
      </w:r>
      <w:r w:rsidR="00C9579E">
        <w:rPr>
          <w:rFonts w:ascii="Arial" w:eastAsiaTheme="majorEastAsia" w:hAnsi="Arial" w:cs="Arial"/>
          <w:szCs w:val="24"/>
        </w:rPr>
        <w:t xml:space="preserve"> запуска</w:t>
      </w:r>
      <w:r w:rsidR="00657E58">
        <w:rPr>
          <w:rFonts w:ascii="Arial" w:eastAsiaTheme="majorEastAsia" w:hAnsi="Arial" w:cs="Arial"/>
          <w:szCs w:val="24"/>
        </w:rPr>
        <w:t xml:space="preserve"> системы </w:t>
      </w:r>
      <w:r w:rsidR="00657E58">
        <w:rPr>
          <w:rFonts w:ascii="Arial" w:eastAsiaTheme="majorEastAsia" w:hAnsi="Arial" w:cs="Arial"/>
          <w:szCs w:val="24"/>
          <w:lang w:val="en-US"/>
        </w:rPr>
        <w:t>SAP</w:t>
      </w:r>
      <w:r w:rsidR="00657E58" w:rsidRPr="00657E58">
        <w:rPr>
          <w:rFonts w:ascii="Arial" w:eastAsiaTheme="majorEastAsia" w:hAnsi="Arial" w:cs="Arial"/>
          <w:szCs w:val="24"/>
        </w:rPr>
        <w:t xml:space="preserve"> </w:t>
      </w:r>
      <w:r w:rsidR="00657E58">
        <w:rPr>
          <w:rFonts w:ascii="Arial" w:eastAsiaTheme="majorEastAsia" w:hAnsi="Arial" w:cs="Arial"/>
          <w:szCs w:val="24"/>
          <w:lang w:val="en-US"/>
        </w:rPr>
        <w:t>S</w:t>
      </w:r>
      <w:r w:rsidR="00657E58" w:rsidRPr="00657E58">
        <w:rPr>
          <w:rFonts w:ascii="Arial" w:eastAsiaTheme="majorEastAsia" w:hAnsi="Arial" w:cs="Arial"/>
          <w:szCs w:val="24"/>
        </w:rPr>
        <w:t>/4</w:t>
      </w:r>
      <w:r w:rsidR="00657E58">
        <w:rPr>
          <w:rFonts w:ascii="Arial" w:eastAsiaTheme="majorEastAsia" w:hAnsi="Arial" w:cs="Arial"/>
          <w:szCs w:val="24"/>
          <w:lang w:val="en-US"/>
        </w:rPr>
        <w:t>HANA</w:t>
      </w:r>
      <w:r w:rsidR="00C9579E">
        <w:rPr>
          <w:rFonts w:ascii="Arial" w:eastAsiaTheme="majorEastAsia" w:hAnsi="Arial" w:cs="Arial"/>
          <w:szCs w:val="24"/>
        </w:rPr>
        <w:t>.</w:t>
      </w:r>
    </w:p>
    <w:p w14:paraId="0F5E17E5" w14:textId="77777777" w:rsidR="00C9579E" w:rsidRDefault="00657E58" w:rsidP="00657E58">
      <w:pPr>
        <w:spacing w:after="240" w:line="276" w:lineRule="auto"/>
        <w:ind w:firstLine="567"/>
        <w:rPr>
          <w:rFonts w:ascii="Arial" w:eastAsiaTheme="majorEastAsia" w:hAnsi="Arial" w:cs="Arial"/>
          <w:szCs w:val="24"/>
        </w:rPr>
      </w:pPr>
      <w:r>
        <w:rPr>
          <w:rFonts w:ascii="Arial" w:eastAsiaTheme="majorEastAsia" w:hAnsi="Arial" w:cs="Arial"/>
          <w:szCs w:val="24"/>
        </w:rPr>
        <w:t>При появлении новых транспортных средств, как собственных</w:t>
      </w:r>
      <w:r w:rsidR="00C9579E">
        <w:rPr>
          <w:rFonts w:ascii="Arial" w:eastAsiaTheme="majorEastAsia" w:hAnsi="Arial" w:cs="Arial"/>
          <w:szCs w:val="24"/>
        </w:rPr>
        <w:t>,</w:t>
      </w:r>
      <w:r>
        <w:rPr>
          <w:rFonts w:ascii="Arial" w:eastAsiaTheme="majorEastAsia" w:hAnsi="Arial" w:cs="Arial"/>
          <w:szCs w:val="24"/>
        </w:rPr>
        <w:t xml:space="preserve"> так и подрядчика, они</w:t>
      </w:r>
      <w:r w:rsidR="00C9579E">
        <w:rPr>
          <w:rFonts w:ascii="Arial" w:eastAsiaTheme="majorEastAsia" w:hAnsi="Arial" w:cs="Arial"/>
          <w:szCs w:val="24"/>
        </w:rPr>
        <w:t xml:space="preserve"> также</w:t>
      </w:r>
      <w:r>
        <w:rPr>
          <w:rFonts w:ascii="Arial" w:eastAsiaTheme="majorEastAsia" w:hAnsi="Arial" w:cs="Arial"/>
          <w:szCs w:val="24"/>
        </w:rPr>
        <w:t xml:space="preserve"> должны быть заведены в </w:t>
      </w:r>
      <w:r w:rsidR="00C9579E">
        <w:rPr>
          <w:rFonts w:ascii="Arial" w:eastAsiaTheme="majorEastAsia" w:hAnsi="Arial" w:cs="Arial"/>
          <w:szCs w:val="24"/>
        </w:rPr>
        <w:t>справочник транспортных средств</w:t>
      </w:r>
      <w:r w:rsidRPr="00657E58">
        <w:rPr>
          <w:rFonts w:ascii="Arial" w:eastAsiaTheme="majorEastAsia" w:hAnsi="Arial" w:cs="Arial"/>
          <w:szCs w:val="24"/>
        </w:rPr>
        <w:t xml:space="preserve"> </w:t>
      </w:r>
      <w:r w:rsidR="00C9579E">
        <w:rPr>
          <w:rFonts w:ascii="Arial" w:eastAsiaTheme="majorEastAsia" w:hAnsi="Arial" w:cs="Arial"/>
          <w:szCs w:val="24"/>
        </w:rPr>
        <w:t xml:space="preserve">сразу после получения информации о появлении нового транспортного средства и </w:t>
      </w:r>
      <w:r>
        <w:rPr>
          <w:rFonts w:ascii="Arial" w:eastAsiaTheme="majorEastAsia" w:hAnsi="Arial" w:cs="Arial"/>
          <w:szCs w:val="24"/>
        </w:rPr>
        <w:t>не позднее</w:t>
      </w:r>
      <w:r w:rsidR="00C9579E">
        <w:rPr>
          <w:rFonts w:ascii="Arial" w:eastAsiaTheme="majorEastAsia" w:hAnsi="Arial" w:cs="Arial"/>
          <w:szCs w:val="24"/>
        </w:rPr>
        <w:t xml:space="preserve"> выполнения шагов:</w:t>
      </w:r>
    </w:p>
    <w:p w14:paraId="27C757E0" w14:textId="34678BBF" w:rsidR="00657E58" w:rsidRPr="00C9579E" w:rsidRDefault="00657E58" w:rsidP="00C9579E">
      <w:pPr>
        <w:pStyle w:val="af9"/>
        <w:numPr>
          <w:ilvl w:val="0"/>
          <w:numId w:val="36"/>
        </w:numPr>
        <w:spacing w:after="240" w:line="276" w:lineRule="auto"/>
        <w:rPr>
          <w:rFonts w:ascii="Arial" w:eastAsiaTheme="majorEastAsia" w:hAnsi="Arial" w:cs="Arial"/>
          <w:szCs w:val="24"/>
        </w:rPr>
      </w:pPr>
      <w:r w:rsidRPr="00C9579E">
        <w:rPr>
          <w:rFonts w:ascii="Arial" w:eastAsiaTheme="majorEastAsia" w:hAnsi="Arial" w:cs="Arial"/>
          <w:szCs w:val="24"/>
        </w:rPr>
        <w:t>10.06.02.</w:t>
      </w:r>
      <w:r w:rsidR="008B0A95" w:rsidRPr="00C9579E">
        <w:rPr>
          <w:rFonts w:ascii="Arial" w:eastAsiaTheme="majorEastAsia" w:hAnsi="Arial" w:cs="Arial"/>
          <w:szCs w:val="24"/>
        </w:rPr>
        <w:t>0</w:t>
      </w:r>
      <w:r w:rsidR="008B0A95">
        <w:rPr>
          <w:rFonts w:ascii="Arial" w:eastAsiaTheme="majorEastAsia" w:hAnsi="Arial" w:cs="Arial"/>
          <w:szCs w:val="24"/>
        </w:rPr>
        <w:t>45</w:t>
      </w:r>
      <w:r w:rsidR="008B0A95" w:rsidRPr="00C9579E">
        <w:rPr>
          <w:rFonts w:ascii="Arial" w:eastAsiaTheme="majorEastAsia" w:hAnsi="Arial" w:cs="Arial"/>
          <w:szCs w:val="24"/>
        </w:rPr>
        <w:t xml:space="preserve"> </w:t>
      </w:r>
      <w:r w:rsidRPr="00C9579E">
        <w:rPr>
          <w:rFonts w:ascii="Arial" w:eastAsiaTheme="majorEastAsia" w:hAnsi="Arial" w:cs="Arial"/>
          <w:szCs w:val="24"/>
        </w:rPr>
        <w:t>– Подтверждение/корректировка суточного плана для внешних перевозок</w:t>
      </w:r>
      <w:r w:rsidR="00C9579E" w:rsidRPr="00C9579E">
        <w:rPr>
          <w:rFonts w:ascii="Arial" w:eastAsiaTheme="majorEastAsia" w:hAnsi="Arial" w:cs="Arial"/>
          <w:szCs w:val="24"/>
        </w:rPr>
        <w:t>.</w:t>
      </w:r>
    </w:p>
    <w:p w14:paraId="2583023F" w14:textId="0368DEAE" w:rsidR="00C9579E" w:rsidRPr="00C9579E" w:rsidRDefault="00C9579E" w:rsidP="00C9579E">
      <w:pPr>
        <w:pStyle w:val="af9"/>
        <w:numPr>
          <w:ilvl w:val="0"/>
          <w:numId w:val="36"/>
        </w:numPr>
        <w:spacing w:after="240" w:line="276" w:lineRule="auto"/>
        <w:rPr>
          <w:rFonts w:ascii="Arial" w:eastAsiaTheme="majorEastAsia" w:hAnsi="Arial" w:cs="Arial"/>
          <w:szCs w:val="24"/>
        </w:rPr>
      </w:pPr>
      <w:r w:rsidRPr="00C9579E">
        <w:rPr>
          <w:rFonts w:ascii="Arial" w:eastAsiaTheme="majorEastAsia" w:hAnsi="Arial" w:cs="Arial"/>
          <w:szCs w:val="24"/>
        </w:rPr>
        <w:t>10.06.02.</w:t>
      </w:r>
      <w:r w:rsidR="008B0A95">
        <w:rPr>
          <w:rFonts w:ascii="Arial" w:eastAsiaTheme="majorEastAsia" w:hAnsi="Arial" w:cs="Arial"/>
          <w:szCs w:val="24"/>
        </w:rPr>
        <w:t>050</w:t>
      </w:r>
      <w:r w:rsidR="008B0A95" w:rsidRPr="00C9579E">
        <w:rPr>
          <w:rFonts w:ascii="Arial" w:eastAsiaTheme="majorEastAsia" w:hAnsi="Arial" w:cs="Arial"/>
          <w:szCs w:val="24"/>
        </w:rPr>
        <w:t xml:space="preserve"> </w:t>
      </w:r>
      <w:r w:rsidRPr="00C9579E">
        <w:rPr>
          <w:rFonts w:ascii="Arial" w:eastAsiaTheme="majorEastAsia" w:hAnsi="Arial" w:cs="Arial"/>
          <w:szCs w:val="24"/>
        </w:rPr>
        <w:t>– Подтверждение/корректировка суточного плана для внутренних перевозок.</w:t>
      </w:r>
    </w:p>
    <w:p w14:paraId="2DF9E482" w14:textId="1D0C1B7A" w:rsidR="005D706E" w:rsidRDefault="00C9579E" w:rsidP="008B0A95">
      <w:pPr>
        <w:spacing w:after="240" w:line="276" w:lineRule="auto"/>
        <w:ind w:firstLine="567"/>
        <w:rPr>
          <w:rFonts w:ascii="Arial" w:eastAsiaTheme="majorEastAsia" w:hAnsi="Arial" w:cs="Arial"/>
          <w:szCs w:val="24"/>
        </w:rPr>
      </w:pPr>
      <w:r>
        <w:rPr>
          <w:rFonts w:ascii="Arial" w:eastAsiaTheme="majorEastAsia" w:hAnsi="Arial" w:cs="Arial"/>
          <w:szCs w:val="24"/>
        </w:rPr>
        <w:t xml:space="preserve">Для ведения справочника Транспортных средств </w:t>
      </w:r>
      <w:r w:rsidR="005D706E">
        <w:rPr>
          <w:rFonts w:ascii="Arial" w:eastAsiaTheme="majorEastAsia" w:hAnsi="Arial" w:cs="Arial"/>
          <w:szCs w:val="24"/>
        </w:rPr>
        <w:t xml:space="preserve">Специалист </w:t>
      </w:r>
      <w:r w:rsidR="005D706E" w:rsidRPr="005D706E">
        <w:rPr>
          <w:rFonts w:ascii="Arial" w:eastAsiaTheme="majorEastAsia" w:hAnsi="Arial" w:cs="Arial"/>
          <w:szCs w:val="24"/>
        </w:rPr>
        <w:t xml:space="preserve">Управления процессами перевозок </w:t>
      </w:r>
      <w:r w:rsidR="005D706E">
        <w:rPr>
          <w:rFonts w:ascii="Arial" w:eastAsiaTheme="majorEastAsia" w:hAnsi="Arial" w:cs="Arial"/>
          <w:szCs w:val="24"/>
        </w:rPr>
        <w:t xml:space="preserve">выполняет транзакцию </w:t>
      </w:r>
      <w:r w:rsidR="005D706E" w:rsidRPr="005D706E">
        <w:rPr>
          <w:rFonts w:ascii="Arial" w:eastAsiaTheme="majorEastAsia" w:hAnsi="Arial" w:cs="Arial"/>
          <w:szCs w:val="24"/>
        </w:rPr>
        <w:t>/SCMT</w:t>
      </w:r>
      <w:r w:rsidR="00F66514">
        <w:rPr>
          <w:rFonts w:ascii="Arial" w:eastAsiaTheme="majorEastAsia" w:hAnsi="Arial" w:cs="Arial"/>
          <w:szCs w:val="24"/>
        </w:rPr>
        <w:t>MS/RES01</w:t>
      </w:r>
      <w:r w:rsidR="005D706E" w:rsidRPr="005D706E">
        <w:rPr>
          <w:rFonts w:ascii="Arial" w:eastAsiaTheme="majorEastAsia" w:hAnsi="Arial" w:cs="Arial"/>
          <w:szCs w:val="24"/>
        </w:rPr>
        <w:t xml:space="preserve"> </w:t>
      </w:r>
      <w:r w:rsidR="00F66514">
        <w:rPr>
          <w:rFonts w:ascii="Arial" w:eastAsiaTheme="majorEastAsia" w:hAnsi="Arial" w:cs="Arial"/>
          <w:szCs w:val="24"/>
        </w:rPr>
        <w:t>«</w:t>
      </w:r>
      <w:r w:rsidR="005D706E" w:rsidRPr="005D706E">
        <w:rPr>
          <w:rFonts w:ascii="Arial" w:eastAsiaTheme="majorEastAsia" w:hAnsi="Arial" w:cs="Arial"/>
          <w:szCs w:val="24"/>
        </w:rPr>
        <w:t>Ресурс</w:t>
      </w:r>
      <w:r w:rsidR="00F66514">
        <w:rPr>
          <w:rFonts w:ascii="Arial" w:eastAsiaTheme="majorEastAsia" w:hAnsi="Arial" w:cs="Arial"/>
          <w:szCs w:val="24"/>
        </w:rPr>
        <w:t>» и вводит следующие данные Транспортного средства:</w:t>
      </w:r>
    </w:p>
    <w:p w14:paraId="66C01CDA" w14:textId="77777777" w:rsidR="008B0A95" w:rsidRPr="00AE12DE" w:rsidRDefault="008B0A95" w:rsidP="000B4740">
      <w:pPr>
        <w:pStyle w:val="af9"/>
        <w:numPr>
          <w:ilvl w:val="0"/>
          <w:numId w:val="78"/>
        </w:numPr>
        <w:spacing w:after="240" w:line="276" w:lineRule="auto"/>
        <w:rPr>
          <w:rFonts w:ascii="Arial" w:eastAsiaTheme="majorEastAsia" w:hAnsi="Arial" w:cs="Arial"/>
          <w:szCs w:val="24"/>
        </w:rPr>
      </w:pPr>
      <w:r>
        <w:rPr>
          <w:rFonts w:ascii="Arial" w:eastAsiaTheme="majorEastAsia" w:hAnsi="Arial" w:cs="Arial"/>
          <w:szCs w:val="24"/>
        </w:rPr>
        <w:t xml:space="preserve">Код транспортного средства. По коду транспортного средства </w:t>
      </w:r>
      <w:r w:rsidRPr="008B0A95">
        <w:rPr>
          <w:rFonts w:ascii="Arial" w:eastAsiaTheme="majorEastAsia" w:hAnsi="Arial" w:cs="Arial"/>
          <w:szCs w:val="24"/>
        </w:rPr>
        <w:t>будет осуществляться связь с соответствующей Единицей оборудования</w:t>
      </w:r>
      <w:r w:rsidR="00C2088F">
        <w:rPr>
          <w:rFonts w:ascii="Arial" w:eastAsiaTheme="majorEastAsia" w:hAnsi="Arial" w:cs="Arial"/>
          <w:szCs w:val="24"/>
        </w:rPr>
        <w:t xml:space="preserve"> (для собственных ТС, для наемных ТС в качестве кода указывается регистрационный номер ТС);</w:t>
      </w:r>
    </w:p>
    <w:p w14:paraId="731FB7ED" w14:textId="77777777" w:rsidR="008B0A95" w:rsidRDefault="00945C8F" w:rsidP="008B0A95">
      <w:pPr>
        <w:pStyle w:val="af9"/>
        <w:numPr>
          <w:ilvl w:val="0"/>
          <w:numId w:val="78"/>
        </w:numPr>
        <w:spacing w:after="240" w:line="276" w:lineRule="auto"/>
        <w:rPr>
          <w:rFonts w:ascii="Arial" w:eastAsiaTheme="majorEastAsia" w:hAnsi="Arial" w:cs="Arial"/>
          <w:szCs w:val="24"/>
        </w:rPr>
      </w:pPr>
      <w:r w:rsidRPr="008B0A95">
        <w:rPr>
          <w:rFonts w:ascii="Arial" w:eastAsiaTheme="majorEastAsia" w:hAnsi="Arial" w:cs="Arial"/>
          <w:szCs w:val="24"/>
        </w:rPr>
        <w:t>Название Транспортного средства;</w:t>
      </w:r>
    </w:p>
    <w:p w14:paraId="036F4009" w14:textId="74916996" w:rsidR="008B0A95" w:rsidRPr="008B0A95" w:rsidRDefault="00945C8F" w:rsidP="008B0A95">
      <w:pPr>
        <w:pStyle w:val="af9"/>
        <w:numPr>
          <w:ilvl w:val="0"/>
          <w:numId w:val="78"/>
        </w:numPr>
        <w:spacing w:after="240" w:line="276" w:lineRule="auto"/>
        <w:rPr>
          <w:rFonts w:ascii="Arial" w:eastAsiaTheme="majorEastAsia" w:hAnsi="Arial" w:cs="Arial"/>
          <w:szCs w:val="24"/>
        </w:rPr>
      </w:pPr>
      <w:r w:rsidRPr="008B0A95">
        <w:rPr>
          <w:rFonts w:ascii="Arial" w:eastAsiaTheme="majorEastAsia" w:hAnsi="Arial" w:cs="Arial"/>
          <w:szCs w:val="24"/>
        </w:rPr>
        <w:t>Регистрационный номер</w:t>
      </w:r>
      <w:r w:rsidR="00141607" w:rsidRPr="008B0A95">
        <w:rPr>
          <w:rFonts w:ascii="Arial" w:eastAsiaTheme="majorEastAsia" w:hAnsi="Arial" w:cs="Arial"/>
          <w:szCs w:val="24"/>
        </w:rPr>
        <w:t xml:space="preserve">. </w:t>
      </w:r>
    </w:p>
    <w:p w14:paraId="1968AFC7" w14:textId="098C8F37" w:rsidR="008B0A95" w:rsidRPr="00AE12DE" w:rsidRDefault="00C662DC" w:rsidP="00AE12DE">
      <w:pPr>
        <w:pStyle w:val="af9"/>
        <w:numPr>
          <w:ilvl w:val="0"/>
          <w:numId w:val="78"/>
        </w:numPr>
        <w:spacing w:after="240" w:line="276" w:lineRule="auto"/>
        <w:rPr>
          <w:rFonts w:ascii="Arial" w:eastAsiaTheme="majorEastAsia" w:hAnsi="Arial" w:cs="Arial"/>
          <w:szCs w:val="24"/>
        </w:rPr>
      </w:pPr>
      <w:r w:rsidRPr="00AE12DE">
        <w:rPr>
          <w:rFonts w:ascii="Arial" w:eastAsiaTheme="majorEastAsia" w:hAnsi="Arial" w:cs="Arial"/>
          <w:szCs w:val="24"/>
        </w:rPr>
        <w:t>Г</w:t>
      </w:r>
      <w:r w:rsidR="00945C8F" w:rsidRPr="00AE12DE">
        <w:rPr>
          <w:rFonts w:ascii="Arial" w:eastAsiaTheme="majorEastAsia" w:hAnsi="Arial" w:cs="Arial"/>
          <w:szCs w:val="24"/>
        </w:rPr>
        <w:t>рузоподъемность;</w:t>
      </w:r>
    </w:p>
    <w:p w14:paraId="18265F13" w14:textId="705EDDDC" w:rsidR="008B0A95" w:rsidRPr="00AE12DE" w:rsidRDefault="00945C8F" w:rsidP="00AE12DE">
      <w:pPr>
        <w:pStyle w:val="af9"/>
        <w:numPr>
          <w:ilvl w:val="0"/>
          <w:numId w:val="78"/>
        </w:numPr>
        <w:spacing w:after="240" w:line="276" w:lineRule="auto"/>
        <w:rPr>
          <w:rFonts w:ascii="Arial" w:eastAsiaTheme="majorEastAsia" w:hAnsi="Arial" w:cs="Arial"/>
          <w:szCs w:val="24"/>
        </w:rPr>
      </w:pPr>
      <w:r w:rsidRPr="00AE12DE">
        <w:rPr>
          <w:rFonts w:ascii="Arial" w:eastAsiaTheme="majorEastAsia" w:hAnsi="Arial" w:cs="Arial"/>
          <w:szCs w:val="24"/>
        </w:rPr>
        <w:t>Местоположение</w:t>
      </w:r>
      <w:r w:rsidR="008B0A95">
        <w:rPr>
          <w:rFonts w:ascii="Arial" w:eastAsiaTheme="majorEastAsia" w:hAnsi="Arial" w:cs="Arial"/>
          <w:szCs w:val="24"/>
        </w:rPr>
        <w:t xml:space="preserve"> депо</w:t>
      </w:r>
      <w:r w:rsidRPr="00AE12DE">
        <w:rPr>
          <w:rFonts w:ascii="Arial" w:eastAsiaTheme="majorEastAsia" w:hAnsi="Arial" w:cs="Arial"/>
          <w:szCs w:val="24"/>
        </w:rPr>
        <w:t>;</w:t>
      </w:r>
    </w:p>
    <w:p w14:paraId="6D05C8CB" w14:textId="0272398F" w:rsidR="008B0A95" w:rsidRDefault="00C81F38" w:rsidP="00AE12DE">
      <w:pPr>
        <w:pStyle w:val="af9"/>
        <w:numPr>
          <w:ilvl w:val="0"/>
          <w:numId w:val="78"/>
        </w:numPr>
        <w:spacing w:after="240" w:line="276" w:lineRule="auto"/>
        <w:rPr>
          <w:rFonts w:ascii="Arial" w:eastAsiaTheme="majorEastAsia" w:hAnsi="Arial" w:cs="Arial"/>
          <w:szCs w:val="24"/>
        </w:rPr>
      </w:pPr>
      <w:r w:rsidRPr="00AE12DE">
        <w:rPr>
          <w:rFonts w:ascii="Arial" w:eastAsiaTheme="majorEastAsia" w:hAnsi="Arial" w:cs="Arial"/>
          <w:szCs w:val="24"/>
        </w:rPr>
        <w:t xml:space="preserve">Тип </w:t>
      </w:r>
      <w:r w:rsidR="00945C8F" w:rsidRPr="00AE12DE">
        <w:rPr>
          <w:rFonts w:ascii="Arial" w:eastAsiaTheme="majorEastAsia" w:hAnsi="Arial" w:cs="Arial"/>
          <w:szCs w:val="24"/>
        </w:rPr>
        <w:t>транспортного средства</w:t>
      </w:r>
      <w:r w:rsidR="00F91529" w:rsidRPr="00AE12DE">
        <w:rPr>
          <w:rFonts w:ascii="Arial" w:eastAsiaTheme="majorEastAsia" w:hAnsi="Arial" w:cs="Arial"/>
          <w:szCs w:val="24"/>
        </w:rPr>
        <w:t>;</w:t>
      </w:r>
    </w:p>
    <w:p w14:paraId="11F4F3A8" w14:textId="77777777" w:rsidR="008B0A95" w:rsidRDefault="008B0A95" w:rsidP="00AE12DE">
      <w:pPr>
        <w:pStyle w:val="af9"/>
        <w:numPr>
          <w:ilvl w:val="0"/>
          <w:numId w:val="78"/>
        </w:numPr>
        <w:spacing w:after="240" w:line="276" w:lineRule="auto"/>
        <w:rPr>
          <w:rFonts w:ascii="Arial" w:eastAsiaTheme="majorEastAsia" w:hAnsi="Arial" w:cs="Arial"/>
          <w:szCs w:val="24"/>
        </w:rPr>
      </w:pPr>
      <w:r>
        <w:rPr>
          <w:rFonts w:ascii="Arial" w:eastAsiaTheme="majorEastAsia" w:hAnsi="Arial" w:cs="Arial"/>
          <w:szCs w:val="24"/>
        </w:rPr>
        <w:lastRenderedPageBreak/>
        <w:t>Собственник;</w:t>
      </w:r>
    </w:p>
    <w:p w14:paraId="7D343AAF" w14:textId="77777777" w:rsidR="008B0A95" w:rsidRPr="00AE12DE" w:rsidRDefault="008B0A95" w:rsidP="00AE12DE">
      <w:pPr>
        <w:pStyle w:val="af9"/>
        <w:numPr>
          <w:ilvl w:val="0"/>
          <w:numId w:val="78"/>
        </w:numPr>
        <w:spacing w:after="240" w:line="276" w:lineRule="auto"/>
        <w:rPr>
          <w:rFonts w:ascii="Arial" w:eastAsiaTheme="majorEastAsia" w:hAnsi="Arial" w:cs="Arial"/>
          <w:szCs w:val="24"/>
        </w:rPr>
      </w:pPr>
      <w:r>
        <w:rPr>
          <w:rFonts w:ascii="Arial" w:eastAsiaTheme="majorEastAsia" w:hAnsi="Arial" w:cs="Arial"/>
          <w:szCs w:val="24"/>
        </w:rPr>
        <w:t>БЕ, управляющая ТС;</w:t>
      </w:r>
    </w:p>
    <w:p w14:paraId="6F5A701A" w14:textId="7316E781" w:rsidR="008B0A95" w:rsidRPr="00AE12DE" w:rsidRDefault="00F91529" w:rsidP="00AE12DE">
      <w:pPr>
        <w:pStyle w:val="af9"/>
        <w:numPr>
          <w:ilvl w:val="0"/>
          <w:numId w:val="78"/>
        </w:numPr>
        <w:spacing w:after="240" w:line="276" w:lineRule="auto"/>
        <w:rPr>
          <w:rFonts w:ascii="Arial" w:eastAsiaTheme="majorEastAsia" w:hAnsi="Arial" w:cs="Arial"/>
          <w:szCs w:val="24"/>
        </w:rPr>
      </w:pPr>
      <w:r w:rsidRPr="00AE12DE">
        <w:rPr>
          <w:rFonts w:ascii="Arial" w:eastAsiaTheme="majorEastAsia" w:hAnsi="Arial" w:cs="Arial"/>
          <w:szCs w:val="24"/>
        </w:rPr>
        <w:t>Дата начала работы Транспортного средства;</w:t>
      </w:r>
    </w:p>
    <w:p w14:paraId="7B8B84C9" w14:textId="77777777" w:rsidR="00F91529" w:rsidRDefault="00F91529" w:rsidP="00AE12DE">
      <w:pPr>
        <w:pStyle w:val="af9"/>
        <w:numPr>
          <w:ilvl w:val="0"/>
          <w:numId w:val="78"/>
        </w:numPr>
        <w:spacing w:after="240" w:line="276" w:lineRule="auto"/>
        <w:rPr>
          <w:rFonts w:ascii="Arial" w:eastAsiaTheme="majorEastAsia" w:hAnsi="Arial" w:cs="Arial"/>
          <w:szCs w:val="24"/>
        </w:rPr>
      </w:pPr>
      <w:r w:rsidRPr="00AE12DE">
        <w:rPr>
          <w:rFonts w:ascii="Arial" w:eastAsiaTheme="majorEastAsia" w:hAnsi="Arial" w:cs="Arial"/>
          <w:szCs w:val="24"/>
        </w:rPr>
        <w:t>Дата окончания работы Транспортного средства. Если необходимо заблокировать Транспортное средство в случае негативной оценки его работы</w:t>
      </w:r>
      <w:r w:rsidR="00F35075" w:rsidRPr="00AE12DE">
        <w:rPr>
          <w:rFonts w:ascii="Arial" w:eastAsiaTheme="majorEastAsia" w:hAnsi="Arial" w:cs="Arial"/>
          <w:szCs w:val="24"/>
        </w:rPr>
        <w:t>,</w:t>
      </w:r>
      <w:r w:rsidRPr="00AE12DE">
        <w:rPr>
          <w:rFonts w:ascii="Arial" w:eastAsiaTheme="majorEastAsia" w:hAnsi="Arial" w:cs="Arial"/>
          <w:szCs w:val="24"/>
        </w:rPr>
        <w:t xml:space="preserve"> дата окончания</w:t>
      </w:r>
      <w:r w:rsidR="00F35075" w:rsidRPr="00AE12DE">
        <w:rPr>
          <w:rFonts w:ascii="Arial" w:eastAsiaTheme="majorEastAsia" w:hAnsi="Arial" w:cs="Arial"/>
          <w:szCs w:val="24"/>
        </w:rPr>
        <w:t xml:space="preserve"> устанавливается более ранняя по сравнению с текущей датой.</w:t>
      </w:r>
    </w:p>
    <w:p w14:paraId="3272103A" w14:textId="77777777" w:rsidR="00C2088F" w:rsidRDefault="00C2088F" w:rsidP="00AE12DE">
      <w:pPr>
        <w:pStyle w:val="af9"/>
        <w:numPr>
          <w:ilvl w:val="0"/>
          <w:numId w:val="78"/>
        </w:numPr>
        <w:spacing w:after="240" w:line="276" w:lineRule="auto"/>
        <w:rPr>
          <w:rFonts w:ascii="Arial" w:eastAsiaTheme="majorEastAsia" w:hAnsi="Arial" w:cs="Arial"/>
          <w:szCs w:val="24"/>
        </w:rPr>
      </w:pPr>
      <w:r>
        <w:rPr>
          <w:rFonts w:ascii="Arial" w:eastAsiaTheme="majorEastAsia" w:hAnsi="Arial" w:cs="Arial"/>
          <w:szCs w:val="24"/>
          <w:lang w:val="en-US"/>
        </w:rPr>
        <w:t>ID</w:t>
      </w:r>
      <w:r w:rsidRPr="00AE12DE">
        <w:rPr>
          <w:rFonts w:ascii="Arial" w:eastAsiaTheme="majorEastAsia" w:hAnsi="Arial" w:cs="Arial"/>
          <w:szCs w:val="24"/>
        </w:rPr>
        <w:t xml:space="preserve"> </w:t>
      </w:r>
      <w:r>
        <w:rPr>
          <w:rFonts w:ascii="Arial" w:eastAsiaTheme="majorEastAsia" w:hAnsi="Arial" w:cs="Arial"/>
          <w:szCs w:val="24"/>
        </w:rPr>
        <w:t>контроллера Автограф (при наличии);</w:t>
      </w:r>
    </w:p>
    <w:p w14:paraId="5CE548A0" w14:textId="77777777" w:rsidR="00480F2B" w:rsidRDefault="00480F2B" w:rsidP="00AE12DE">
      <w:pPr>
        <w:pStyle w:val="af9"/>
        <w:numPr>
          <w:ilvl w:val="0"/>
          <w:numId w:val="78"/>
        </w:numPr>
        <w:spacing w:after="240" w:line="276" w:lineRule="auto"/>
        <w:rPr>
          <w:rFonts w:ascii="Arial" w:eastAsiaTheme="majorEastAsia" w:hAnsi="Arial" w:cs="Arial"/>
          <w:szCs w:val="24"/>
        </w:rPr>
      </w:pPr>
      <w:r>
        <w:rPr>
          <w:rFonts w:ascii="Arial" w:eastAsiaTheme="majorEastAsia" w:hAnsi="Arial" w:cs="Arial"/>
          <w:szCs w:val="24"/>
        </w:rPr>
        <w:t>Инвентарный номер;</w:t>
      </w:r>
    </w:p>
    <w:p w14:paraId="63200DDF" w14:textId="77777777" w:rsidR="00480F2B" w:rsidRDefault="00480F2B" w:rsidP="00AE12DE">
      <w:pPr>
        <w:pStyle w:val="af9"/>
        <w:numPr>
          <w:ilvl w:val="0"/>
          <w:numId w:val="78"/>
        </w:numPr>
        <w:spacing w:after="240" w:line="276" w:lineRule="auto"/>
        <w:rPr>
          <w:rFonts w:ascii="Arial" w:eastAsiaTheme="majorEastAsia" w:hAnsi="Arial" w:cs="Arial"/>
          <w:szCs w:val="24"/>
        </w:rPr>
      </w:pPr>
      <w:r>
        <w:rPr>
          <w:rFonts w:ascii="Arial" w:eastAsiaTheme="majorEastAsia" w:hAnsi="Arial" w:cs="Arial"/>
          <w:szCs w:val="24"/>
        </w:rPr>
        <w:t>Гаражный номер;</w:t>
      </w:r>
    </w:p>
    <w:p w14:paraId="5FC1057E" w14:textId="77777777" w:rsidR="00480F2B" w:rsidRDefault="00480F2B" w:rsidP="00AE12DE">
      <w:pPr>
        <w:pStyle w:val="af9"/>
        <w:numPr>
          <w:ilvl w:val="0"/>
          <w:numId w:val="78"/>
        </w:numPr>
        <w:spacing w:after="240" w:line="276" w:lineRule="auto"/>
        <w:rPr>
          <w:rFonts w:ascii="Arial" w:eastAsiaTheme="majorEastAsia" w:hAnsi="Arial" w:cs="Arial"/>
          <w:szCs w:val="24"/>
        </w:rPr>
      </w:pPr>
      <w:r>
        <w:rPr>
          <w:rFonts w:ascii="Arial" w:eastAsiaTheme="majorEastAsia" w:hAnsi="Arial" w:cs="Arial"/>
          <w:szCs w:val="24"/>
          <w:lang w:val="en-US"/>
        </w:rPr>
        <w:t xml:space="preserve">VIN </w:t>
      </w:r>
      <w:r>
        <w:rPr>
          <w:rFonts w:ascii="Arial" w:eastAsiaTheme="majorEastAsia" w:hAnsi="Arial" w:cs="Arial"/>
          <w:szCs w:val="24"/>
        </w:rPr>
        <w:t>номер ресурса ТС;</w:t>
      </w:r>
      <w:r>
        <w:rPr>
          <w:rFonts w:ascii="Arial" w:eastAsiaTheme="majorEastAsia" w:hAnsi="Arial" w:cs="Arial"/>
          <w:szCs w:val="24"/>
        </w:rPr>
        <w:tab/>
      </w:r>
    </w:p>
    <w:p w14:paraId="0AFC98AE" w14:textId="77777777" w:rsidR="008B0A95" w:rsidRDefault="00480F2B" w:rsidP="00AE12DE">
      <w:pPr>
        <w:pStyle w:val="af9"/>
        <w:numPr>
          <w:ilvl w:val="0"/>
          <w:numId w:val="78"/>
        </w:numPr>
        <w:spacing w:after="240" w:line="276" w:lineRule="auto"/>
        <w:rPr>
          <w:rFonts w:ascii="Arial" w:eastAsiaTheme="majorEastAsia" w:hAnsi="Arial" w:cs="Arial"/>
          <w:szCs w:val="24"/>
        </w:rPr>
      </w:pPr>
      <w:r>
        <w:rPr>
          <w:rFonts w:ascii="Arial" w:eastAsiaTheme="majorEastAsia" w:hAnsi="Arial" w:cs="Arial"/>
          <w:szCs w:val="24"/>
        </w:rPr>
        <w:t>Филиал;</w:t>
      </w:r>
    </w:p>
    <w:p w14:paraId="1779FFE3" w14:textId="77777777" w:rsidR="00480F2B" w:rsidRDefault="00480F2B" w:rsidP="00AE12DE">
      <w:pPr>
        <w:pStyle w:val="af9"/>
        <w:numPr>
          <w:ilvl w:val="0"/>
          <w:numId w:val="78"/>
        </w:numPr>
        <w:spacing w:after="240" w:line="276" w:lineRule="auto"/>
        <w:rPr>
          <w:rFonts w:ascii="Arial" w:eastAsiaTheme="majorEastAsia" w:hAnsi="Arial" w:cs="Arial"/>
          <w:szCs w:val="24"/>
        </w:rPr>
      </w:pPr>
      <w:r>
        <w:rPr>
          <w:rFonts w:ascii="Arial" w:eastAsiaTheme="majorEastAsia" w:hAnsi="Arial" w:cs="Arial"/>
          <w:szCs w:val="24"/>
        </w:rPr>
        <w:t>Парк ТС;</w:t>
      </w:r>
    </w:p>
    <w:p w14:paraId="3E5A758A" w14:textId="77777777" w:rsidR="00480F2B" w:rsidRDefault="00480F2B" w:rsidP="00AE12DE">
      <w:pPr>
        <w:pStyle w:val="af9"/>
        <w:numPr>
          <w:ilvl w:val="0"/>
          <w:numId w:val="78"/>
        </w:numPr>
        <w:spacing w:after="240" w:line="276" w:lineRule="auto"/>
        <w:rPr>
          <w:rFonts w:ascii="Arial" w:eastAsiaTheme="majorEastAsia" w:hAnsi="Arial" w:cs="Arial"/>
          <w:szCs w:val="24"/>
        </w:rPr>
      </w:pPr>
      <w:r>
        <w:rPr>
          <w:rFonts w:ascii="Arial" w:eastAsiaTheme="majorEastAsia" w:hAnsi="Arial" w:cs="Arial"/>
          <w:szCs w:val="24"/>
        </w:rPr>
        <w:t>Вид и марка топлива;</w:t>
      </w:r>
    </w:p>
    <w:p w14:paraId="2F5C1350" w14:textId="77777777" w:rsidR="00480F2B" w:rsidRDefault="00480F2B" w:rsidP="00AE12DE">
      <w:pPr>
        <w:pStyle w:val="af9"/>
        <w:numPr>
          <w:ilvl w:val="0"/>
          <w:numId w:val="78"/>
        </w:numPr>
        <w:spacing w:after="240" w:line="276" w:lineRule="auto"/>
        <w:rPr>
          <w:rFonts w:ascii="Arial" w:eastAsiaTheme="majorEastAsia" w:hAnsi="Arial" w:cs="Arial"/>
          <w:szCs w:val="24"/>
        </w:rPr>
      </w:pPr>
      <w:r>
        <w:rPr>
          <w:rFonts w:ascii="Arial" w:eastAsiaTheme="majorEastAsia" w:hAnsi="Arial" w:cs="Arial"/>
          <w:szCs w:val="24"/>
        </w:rPr>
        <w:t>Импортный/отечественный.</w:t>
      </w:r>
    </w:p>
    <w:p w14:paraId="7A5DB847" w14:textId="77777777" w:rsidR="00480F2B" w:rsidRDefault="00480F2B" w:rsidP="00AE12DE">
      <w:pPr>
        <w:spacing w:after="240" w:line="276" w:lineRule="auto"/>
        <w:ind w:firstLine="708"/>
        <w:rPr>
          <w:rFonts w:ascii="Arial" w:eastAsiaTheme="majorEastAsia" w:hAnsi="Arial" w:cs="Arial"/>
          <w:szCs w:val="24"/>
        </w:rPr>
      </w:pPr>
      <w:r>
        <w:rPr>
          <w:rFonts w:ascii="Arial" w:eastAsiaTheme="majorEastAsia" w:hAnsi="Arial" w:cs="Arial"/>
          <w:szCs w:val="24"/>
        </w:rPr>
        <w:t>Для возможности работы с Путевыми листами в карточке транспортного средства также должна быть заполнены дополнительные атрибуты:</w:t>
      </w:r>
    </w:p>
    <w:p w14:paraId="78738249" w14:textId="77777777" w:rsidR="00480F2B" w:rsidRDefault="00480F2B" w:rsidP="00480F2B">
      <w:pPr>
        <w:pStyle w:val="af9"/>
        <w:numPr>
          <w:ilvl w:val="0"/>
          <w:numId w:val="78"/>
        </w:numPr>
        <w:spacing w:after="240" w:line="276" w:lineRule="auto"/>
        <w:rPr>
          <w:rFonts w:ascii="Arial" w:eastAsiaTheme="majorEastAsia" w:hAnsi="Arial" w:cs="Arial"/>
          <w:szCs w:val="24"/>
        </w:rPr>
      </w:pPr>
      <w:r>
        <w:rPr>
          <w:rFonts w:ascii="Arial" w:eastAsiaTheme="majorEastAsia" w:hAnsi="Arial" w:cs="Arial"/>
          <w:szCs w:val="24"/>
        </w:rPr>
        <w:t>Остаток топлива;</w:t>
      </w:r>
    </w:p>
    <w:p w14:paraId="025A2C86" w14:textId="77777777" w:rsidR="00480F2B" w:rsidRDefault="00480F2B" w:rsidP="00480F2B">
      <w:pPr>
        <w:pStyle w:val="af9"/>
        <w:numPr>
          <w:ilvl w:val="0"/>
          <w:numId w:val="78"/>
        </w:numPr>
        <w:spacing w:after="240" w:line="276" w:lineRule="auto"/>
        <w:rPr>
          <w:rFonts w:ascii="Arial" w:eastAsiaTheme="majorEastAsia" w:hAnsi="Arial" w:cs="Arial"/>
          <w:szCs w:val="24"/>
        </w:rPr>
      </w:pPr>
      <w:r>
        <w:rPr>
          <w:rFonts w:ascii="Arial" w:eastAsiaTheme="majorEastAsia" w:hAnsi="Arial" w:cs="Arial"/>
          <w:szCs w:val="24"/>
        </w:rPr>
        <w:t>Пробег на конец;</w:t>
      </w:r>
    </w:p>
    <w:p w14:paraId="586AC9D9" w14:textId="77777777" w:rsidR="00480F2B" w:rsidRDefault="00480F2B" w:rsidP="00480F2B">
      <w:pPr>
        <w:pStyle w:val="af9"/>
        <w:numPr>
          <w:ilvl w:val="0"/>
          <w:numId w:val="78"/>
        </w:numPr>
        <w:spacing w:after="240" w:line="276" w:lineRule="auto"/>
        <w:rPr>
          <w:rFonts w:ascii="Arial" w:eastAsiaTheme="majorEastAsia" w:hAnsi="Arial" w:cs="Arial"/>
          <w:szCs w:val="24"/>
        </w:rPr>
      </w:pPr>
      <w:r>
        <w:rPr>
          <w:rFonts w:ascii="Arial" w:eastAsiaTheme="majorEastAsia" w:hAnsi="Arial" w:cs="Arial"/>
          <w:szCs w:val="24"/>
        </w:rPr>
        <w:t>Прошлый путевой лист;</w:t>
      </w:r>
    </w:p>
    <w:p w14:paraId="13CE7A61" w14:textId="77777777" w:rsidR="00480F2B" w:rsidRPr="00AE12DE" w:rsidRDefault="00480F2B" w:rsidP="00AE12DE">
      <w:pPr>
        <w:pStyle w:val="af9"/>
        <w:numPr>
          <w:ilvl w:val="0"/>
          <w:numId w:val="78"/>
        </w:numPr>
        <w:spacing w:after="240" w:line="276" w:lineRule="auto"/>
        <w:rPr>
          <w:rFonts w:ascii="Arial" w:eastAsiaTheme="majorEastAsia" w:hAnsi="Arial" w:cs="Arial"/>
          <w:szCs w:val="24"/>
        </w:rPr>
      </w:pPr>
      <w:r>
        <w:rPr>
          <w:rFonts w:ascii="Arial" w:eastAsiaTheme="majorEastAsia" w:hAnsi="Arial" w:cs="Arial"/>
          <w:szCs w:val="24"/>
        </w:rPr>
        <w:t>Статус путевого листа.</w:t>
      </w:r>
    </w:p>
    <w:p w14:paraId="73399EF8" w14:textId="50BC47C9" w:rsidR="00890C0A" w:rsidRDefault="00890C0A" w:rsidP="00890C0A">
      <w:pPr>
        <w:pStyle w:val="a7"/>
        <w:jc w:val="right"/>
        <w:rPr>
          <w:rFonts w:ascii="Arial" w:hAnsi="Arial" w:cs="Arial"/>
          <w:b/>
          <w:sz w:val="22"/>
        </w:rPr>
      </w:pPr>
      <w:r w:rsidRPr="00A84116">
        <w:rPr>
          <w:rFonts w:ascii="Arial" w:hAnsi="Arial" w:cs="Arial"/>
          <w:i/>
          <w:color w:val="7F7F7F" w:themeColor="text1" w:themeTint="80"/>
        </w:rPr>
        <w:tab/>
      </w:r>
      <w:r w:rsidRPr="00916FAB">
        <w:rPr>
          <w:rFonts w:ascii="Arial" w:hAnsi="Arial" w:cs="Arial"/>
          <w:b/>
          <w:sz w:val="22"/>
        </w:rPr>
        <w:t xml:space="preserve">Таблица </w:t>
      </w:r>
      <w:r w:rsidR="00327A69" w:rsidRPr="00916FAB">
        <w:rPr>
          <w:rFonts w:ascii="Arial" w:hAnsi="Arial" w:cs="Arial"/>
          <w:b/>
          <w:sz w:val="22"/>
        </w:rPr>
        <w:fldChar w:fldCharType="begin"/>
      </w:r>
      <w:r w:rsidR="00327A69" w:rsidRPr="00916FAB">
        <w:rPr>
          <w:rFonts w:ascii="Arial" w:hAnsi="Arial" w:cs="Arial"/>
          <w:b/>
          <w:sz w:val="22"/>
        </w:rPr>
        <w:instrText xml:space="preserve"> SEQ Таблица \* ARABIC </w:instrText>
      </w:r>
      <w:r w:rsidR="00327A69" w:rsidRPr="00916FAB">
        <w:rPr>
          <w:rFonts w:ascii="Arial" w:hAnsi="Arial" w:cs="Arial"/>
          <w:b/>
          <w:sz w:val="22"/>
        </w:rPr>
        <w:fldChar w:fldCharType="separate"/>
      </w:r>
      <w:r w:rsidR="00327A69">
        <w:rPr>
          <w:rFonts w:ascii="Arial" w:hAnsi="Arial" w:cs="Arial"/>
          <w:b/>
          <w:noProof/>
          <w:sz w:val="22"/>
        </w:rPr>
        <w:t>20</w:t>
      </w:r>
      <w:r w:rsidR="00327A69" w:rsidRPr="00916FAB">
        <w:rPr>
          <w:rFonts w:ascii="Arial" w:hAnsi="Arial" w:cs="Arial"/>
          <w:b/>
          <w:sz w:val="22"/>
        </w:rPr>
        <w:fldChar w:fldCharType="end"/>
      </w:r>
      <w:r w:rsidRPr="00916FAB">
        <w:rPr>
          <w:rFonts w:ascii="Arial" w:hAnsi="Arial" w:cs="Arial"/>
          <w:b/>
          <w:sz w:val="22"/>
        </w:rPr>
        <w:t xml:space="preserve">. Описание </w:t>
      </w:r>
      <w:r>
        <w:rPr>
          <w:rFonts w:ascii="Arial" w:hAnsi="Arial" w:cs="Arial"/>
          <w:b/>
          <w:sz w:val="22"/>
        </w:rPr>
        <w:t>шага «Ведение справочника Транспортных средств»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890C0A" w14:paraId="3872AC1F" w14:textId="77777777" w:rsidTr="00890C0A">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4949818" w14:textId="77777777" w:rsidR="00890C0A" w:rsidRDefault="00890C0A" w:rsidP="00890C0A">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39B77E8" w14:textId="77777777" w:rsidR="00890C0A" w:rsidRDefault="00890C0A" w:rsidP="00890C0A">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0E53D90C" w14:textId="621AC79A" w:rsidR="00890C0A" w:rsidRPr="00FD169A" w:rsidRDefault="00327A69" w:rsidP="00890C0A">
            <w:pPr>
              <w:pStyle w:val="h"/>
              <w:spacing w:before="45" w:after="45"/>
              <w:rPr>
                <w:noProof/>
                <w:szCs w:val="24"/>
                <w:lang w:val="en-US"/>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1BA6C10" w14:textId="77777777" w:rsidR="00890C0A" w:rsidRDefault="00890C0A" w:rsidP="00890C0A">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7D07F53" w14:textId="77777777" w:rsidR="00890C0A" w:rsidRDefault="00890C0A" w:rsidP="00890C0A">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04B16102" w14:textId="77777777" w:rsidR="00890C0A" w:rsidRDefault="00890C0A" w:rsidP="00890C0A">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3E332A4" w14:textId="77777777" w:rsidR="00890C0A" w:rsidRDefault="00890C0A" w:rsidP="00890C0A">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E1A77CC" w14:textId="77777777" w:rsidR="00890C0A" w:rsidRDefault="00890C0A" w:rsidP="00890C0A">
            <w:pPr>
              <w:pStyle w:val="h"/>
              <w:spacing w:before="45" w:after="45"/>
              <w:rPr>
                <w:noProof/>
                <w:szCs w:val="24"/>
              </w:rPr>
            </w:pPr>
            <w:r>
              <w:rPr>
                <w:noProof/>
                <w:szCs w:val="24"/>
              </w:rPr>
              <w:t>Выход</w:t>
            </w:r>
          </w:p>
        </w:tc>
      </w:tr>
      <w:tr w:rsidR="00890C0A" w14:paraId="7DCD2FF6" w14:textId="77777777" w:rsidTr="00890C0A">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241E107" w14:textId="77777777" w:rsidR="00890C0A" w:rsidRPr="00D02486" w:rsidRDefault="00890C0A" w:rsidP="00890C0A">
            <w:pPr>
              <w:pStyle w:val="bbb"/>
              <w:spacing w:before="45" w:after="45"/>
            </w:pPr>
            <w:r w:rsidRPr="00D02486">
              <w:t>10.06.02.005</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462931F" w14:textId="77777777" w:rsidR="00890C0A" w:rsidRPr="00D02486" w:rsidRDefault="00945C8F" w:rsidP="00890C0A">
            <w:pPr>
              <w:pStyle w:val="bbb"/>
              <w:spacing w:before="45" w:after="45"/>
            </w:pPr>
            <w:r w:rsidRPr="00D02486">
              <w:t>Ведение справочника Транспортных средств</w:t>
            </w:r>
          </w:p>
        </w:tc>
        <w:tc>
          <w:tcPr>
            <w:tcW w:w="557" w:type="pct"/>
            <w:tcBorders>
              <w:top w:val="single" w:sz="6" w:space="0" w:color="000000"/>
              <w:left w:val="single" w:sz="6" w:space="0" w:color="000000"/>
              <w:bottom w:val="single" w:sz="6" w:space="0" w:color="000000"/>
              <w:right w:val="single" w:sz="6" w:space="0" w:color="000000"/>
            </w:tcBorders>
          </w:tcPr>
          <w:p w14:paraId="40546C8C" w14:textId="0CF2990A" w:rsidR="00890C0A" w:rsidRPr="00D02486" w:rsidRDefault="00D02486" w:rsidP="00890C0A">
            <w:pPr>
              <w:pStyle w:val="bbb"/>
              <w:spacing w:before="45" w:after="45"/>
            </w:pPr>
            <w:r w:rsidRPr="00D02486">
              <w:t xml:space="preserve">/SCMTMS/RES01 </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1D50085" w14:textId="77777777" w:rsidR="00890C0A" w:rsidRPr="00D02486" w:rsidRDefault="00053CF4" w:rsidP="00890C0A">
            <w:pPr>
              <w:pStyle w:val="bbb"/>
              <w:spacing w:before="45" w:after="45"/>
            </w:pPr>
            <w:r w:rsidRPr="00D02486">
              <w:t>На данном шаге выполняется ведение справочника Транспортных средств</w:t>
            </w:r>
          </w:p>
          <w:p w14:paraId="638190A2" w14:textId="77777777" w:rsidR="00890C0A" w:rsidRPr="00D02486" w:rsidRDefault="00890C0A" w:rsidP="00890C0A">
            <w:pPr>
              <w:pStyle w:val="bbb"/>
              <w:spacing w:before="45" w:after="45"/>
            </w:pP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C967808" w14:textId="1AEC7075" w:rsidR="00890C0A" w:rsidRPr="00D02486" w:rsidRDefault="00890C0A" w:rsidP="00890C0A">
            <w:pPr>
              <w:spacing w:before="45" w:after="45"/>
              <w:ind w:left="-57"/>
              <w:jc w:val="left"/>
              <w:rPr>
                <w:rFonts w:ascii="Arial" w:eastAsia="Arial" w:hAnsi="Arial" w:cs="Arial"/>
                <w:color w:val="000000"/>
                <w:sz w:val="18"/>
                <w:szCs w:val="20"/>
                <w:lang w:eastAsia="ru-RU"/>
              </w:rPr>
            </w:pPr>
            <w:r w:rsidRPr="00D02486">
              <w:rPr>
                <w:rFonts w:ascii="Arial" w:eastAsia="Arial" w:hAnsi="Arial" w:cs="Arial"/>
                <w:color w:val="000000"/>
                <w:sz w:val="18"/>
                <w:szCs w:val="20"/>
                <w:lang w:eastAsia="ru-RU"/>
              </w:rPr>
              <w:t>Специалист Управления процессами перевозок</w:t>
            </w:r>
          </w:p>
          <w:p w14:paraId="3387D24E" w14:textId="77777777" w:rsidR="00890C0A" w:rsidRPr="00D02486" w:rsidRDefault="00890C0A" w:rsidP="00890C0A">
            <w:pPr>
              <w:spacing w:before="45" w:after="45"/>
              <w:ind w:left="-57"/>
              <w:jc w:val="left"/>
              <w:rPr>
                <w:rFonts w:ascii="Arial" w:eastAsia="Arial" w:hAnsi="Arial" w:cs="Arial"/>
                <w:color w:val="000000"/>
                <w:sz w:val="18"/>
                <w:szCs w:val="20"/>
                <w:lang w:eastAsia="ru-RU"/>
              </w:rPr>
            </w:pPr>
          </w:p>
        </w:tc>
        <w:tc>
          <w:tcPr>
            <w:tcW w:w="626" w:type="pct"/>
            <w:tcBorders>
              <w:top w:val="single" w:sz="6" w:space="0" w:color="000000"/>
              <w:left w:val="single" w:sz="6" w:space="0" w:color="000000"/>
              <w:bottom w:val="single" w:sz="6" w:space="0" w:color="000000"/>
              <w:right w:val="single" w:sz="6" w:space="0" w:color="000000"/>
            </w:tcBorders>
          </w:tcPr>
          <w:p w14:paraId="7C9BB680" w14:textId="77777777" w:rsidR="00890C0A" w:rsidRPr="00D02486" w:rsidRDefault="00053CF4" w:rsidP="00890C0A">
            <w:pPr>
              <w:pStyle w:val="bbb"/>
              <w:spacing w:before="45" w:after="45"/>
            </w:pPr>
            <w:r w:rsidRPr="00D02486">
              <w:t>ТС отсутствует в справочнике, необходимо ведение справочника ТС</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CB5473B" w14:textId="77777777" w:rsidR="00890C0A" w:rsidRPr="00D02486" w:rsidRDefault="00053CF4" w:rsidP="00890C0A">
            <w:pPr>
              <w:spacing w:before="45" w:after="45"/>
              <w:jc w:val="left"/>
              <w:rPr>
                <w:rFonts w:ascii="Arial" w:eastAsia="Arial" w:hAnsi="Arial" w:cs="Arial"/>
                <w:color w:val="000000"/>
                <w:sz w:val="18"/>
                <w:szCs w:val="20"/>
                <w:lang w:eastAsia="ru-RU"/>
              </w:rPr>
            </w:pPr>
            <w:r w:rsidRPr="00D02486">
              <w:rPr>
                <w:rFonts w:ascii="Arial" w:eastAsia="Arial" w:hAnsi="Arial" w:cs="Arial"/>
                <w:color w:val="000000"/>
                <w:sz w:val="18"/>
                <w:szCs w:val="20"/>
                <w:lang w:eastAsia="ru-RU"/>
              </w:rPr>
              <w:t>Информация о новом ТС</w:t>
            </w:r>
          </w:p>
          <w:p w14:paraId="517A90A7" w14:textId="77777777" w:rsidR="00890C0A" w:rsidRPr="00D02486" w:rsidRDefault="00890C0A" w:rsidP="00890C0A">
            <w:pPr>
              <w:spacing w:before="45" w:after="45"/>
              <w:ind w:left="-57"/>
              <w:jc w:val="left"/>
              <w:rPr>
                <w:rFonts w:ascii="Arial" w:eastAsia="Arial" w:hAnsi="Arial" w:cs="Arial"/>
                <w:color w:val="000000"/>
                <w:sz w:val="18"/>
                <w:szCs w:val="20"/>
                <w:lang w:eastAsia="ru-RU"/>
              </w:rPr>
            </w:pP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60C37FF" w14:textId="77777777" w:rsidR="00890C0A" w:rsidRPr="00D02486" w:rsidRDefault="00053CF4" w:rsidP="00890C0A">
            <w:pPr>
              <w:pStyle w:val="bbb"/>
              <w:spacing w:before="45" w:after="45"/>
            </w:pPr>
            <w:r w:rsidRPr="00D02486">
              <w:t>Транспортное средство</w:t>
            </w:r>
            <w:r w:rsidR="00890C0A" w:rsidRPr="00D02486">
              <w:br/>
            </w:r>
          </w:p>
        </w:tc>
      </w:tr>
    </w:tbl>
    <w:p w14:paraId="43B5FA03" w14:textId="77777777" w:rsidR="007A58E8" w:rsidRDefault="007A58E8" w:rsidP="00151A81">
      <w:pPr>
        <w:spacing w:after="240" w:line="276" w:lineRule="auto"/>
        <w:rPr>
          <w:rFonts w:ascii="Arial" w:eastAsiaTheme="majorEastAsia" w:hAnsi="Arial" w:cs="Arial"/>
          <w:szCs w:val="24"/>
        </w:rPr>
      </w:pPr>
    </w:p>
    <w:p w14:paraId="3745127E" w14:textId="5F5CAFBE" w:rsidR="00C13DC1" w:rsidRPr="00A46114" w:rsidDel="00C25DAD" w:rsidRDefault="00C13DC1" w:rsidP="00C13DC1">
      <w:pPr>
        <w:pStyle w:val="4"/>
        <w:rPr>
          <w:del w:id="850" w:author="Savinskaya Yulia" w:date="2021-02-24T13:48:00Z"/>
          <w:rFonts w:eastAsiaTheme="majorEastAsia" w:cstheme="majorBidi"/>
          <w:b/>
          <w:i w:val="0"/>
          <w:caps w:val="0"/>
          <w:sz w:val="24"/>
          <w:szCs w:val="24"/>
        </w:rPr>
      </w:pPr>
      <w:del w:id="851" w:author="Savinskaya Yulia" w:date="2021-02-24T13:48:00Z">
        <w:r w:rsidRPr="0012135C" w:rsidDel="00C25DAD">
          <w:rPr>
            <w:rFonts w:eastAsiaTheme="majorEastAsia" w:cstheme="majorBidi"/>
            <w:b/>
            <w:i w:val="0"/>
            <w:caps w:val="0"/>
            <w:sz w:val="24"/>
            <w:szCs w:val="24"/>
          </w:rPr>
          <w:delText xml:space="preserve">Шаг процесса </w:delText>
        </w:r>
        <w:r w:rsidDel="00C25DAD">
          <w:rPr>
            <w:rFonts w:eastAsiaTheme="majorEastAsia" w:cstheme="majorBidi"/>
            <w:b/>
            <w:i w:val="0"/>
            <w:caps w:val="0"/>
            <w:sz w:val="24"/>
            <w:szCs w:val="24"/>
          </w:rPr>
          <w:delText>10.06.02.060 – Создание фрахтового соглашения</w:delText>
        </w:r>
      </w:del>
    </w:p>
    <w:p w14:paraId="6FE33799" w14:textId="01CF00D7" w:rsidR="00C13DC1" w:rsidDel="00C25DAD" w:rsidRDefault="00C13DC1" w:rsidP="00C13DC1">
      <w:pPr>
        <w:rPr>
          <w:del w:id="852" w:author="Savinskaya Yulia" w:date="2021-02-24T13:48:00Z"/>
          <w:rFonts w:eastAsiaTheme="majorEastAsia"/>
        </w:rPr>
      </w:pPr>
    </w:p>
    <w:p w14:paraId="7AD8E1E3" w14:textId="5BC2976B" w:rsidR="00C13DC1" w:rsidDel="00C25DAD" w:rsidRDefault="00C13DC1" w:rsidP="00C13DC1">
      <w:pPr>
        <w:spacing w:after="240" w:line="276" w:lineRule="auto"/>
        <w:ind w:firstLine="567"/>
        <w:rPr>
          <w:del w:id="853" w:author="Savinskaya Yulia" w:date="2021-02-24T13:48:00Z"/>
          <w:rFonts w:ascii="Arial" w:hAnsi="Arial" w:cs="Arial"/>
          <w:szCs w:val="24"/>
        </w:rPr>
      </w:pPr>
      <w:del w:id="854" w:author="Savinskaya Yulia" w:date="2021-02-24T13:48:00Z">
        <w:r w:rsidDel="00C25DAD">
          <w:rPr>
            <w:rFonts w:ascii="Arial" w:hAnsi="Arial" w:cs="Arial"/>
            <w:szCs w:val="24"/>
          </w:rPr>
          <w:delText xml:space="preserve">На данном шаге </w:delText>
        </w:r>
        <w:r w:rsidR="005474C8" w:rsidRPr="00AE12DE" w:rsidDel="00C25DAD">
          <w:rPr>
            <w:rFonts w:ascii="Arial" w:hAnsi="Arial" w:cs="Arial"/>
            <w:szCs w:val="24"/>
          </w:rPr>
          <w:delText>Менеджер по сопровождению договора</w:delText>
        </w:r>
        <w:r w:rsidDel="00C25DAD">
          <w:rPr>
            <w:rFonts w:ascii="Arial" w:hAnsi="Arial" w:cs="Arial"/>
            <w:szCs w:val="24"/>
          </w:rPr>
          <w:delText xml:space="preserve"> создает в системе </w:delText>
        </w:r>
        <w:r w:rsidDel="00C25DAD">
          <w:rPr>
            <w:rFonts w:ascii="Arial" w:hAnsi="Arial" w:cs="Arial"/>
            <w:szCs w:val="24"/>
            <w:lang w:val="en-US"/>
          </w:rPr>
          <w:delText>SAP</w:delText>
        </w:r>
        <w:r w:rsidRPr="00AB6265" w:rsidDel="00C25DAD">
          <w:rPr>
            <w:rFonts w:ascii="Arial" w:hAnsi="Arial" w:cs="Arial"/>
            <w:szCs w:val="24"/>
          </w:rPr>
          <w:delText xml:space="preserve"> </w:delText>
        </w:r>
        <w:r w:rsidDel="00C25DAD">
          <w:rPr>
            <w:rFonts w:ascii="Arial" w:hAnsi="Arial" w:cs="Arial"/>
            <w:szCs w:val="24"/>
          </w:rPr>
          <w:delText xml:space="preserve">документ «Фрахтовое соглашение», который содержит информацию о тарифах, лимитах с Подрядчиком, а также модель тарификации. Для этого </w:delText>
        </w:r>
        <w:r w:rsidR="005474C8" w:rsidRPr="00AE12DE" w:rsidDel="00C25DAD">
          <w:rPr>
            <w:rFonts w:ascii="Arial" w:hAnsi="Arial" w:cs="Arial"/>
            <w:szCs w:val="24"/>
          </w:rPr>
          <w:delText xml:space="preserve">Менеджер по сопровождению договора </w:delText>
        </w:r>
        <w:r w:rsidDel="00C25DAD">
          <w:rPr>
            <w:rFonts w:ascii="Arial" w:hAnsi="Arial" w:cs="Arial"/>
            <w:szCs w:val="24"/>
          </w:rPr>
          <w:delText xml:space="preserve">в транзакции </w:delText>
        </w:r>
        <w:r w:rsidRPr="00AE12DE" w:rsidDel="00C25DAD">
          <w:rPr>
            <w:rFonts w:ascii="Arial" w:hAnsi="Arial" w:cs="Arial"/>
            <w:szCs w:val="24"/>
          </w:rPr>
          <w:delText>NWBC</w:delText>
        </w:r>
        <w:r w:rsidDel="00C25DAD">
          <w:rPr>
            <w:rFonts w:ascii="Arial" w:hAnsi="Arial" w:cs="Arial"/>
            <w:szCs w:val="24"/>
          </w:rPr>
          <w:delText xml:space="preserve"> создает Фрахтовое соглашение, в котором указывает следующие данные:</w:delText>
        </w:r>
      </w:del>
    </w:p>
    <w:p w14:paraId="6D5EC4A9" w14:textId="67E96800" w:rsidR="00C13DC1" w:rsidRPr="002C05B4" w:rsidDel="00C25DAD" w:rsidRDefault="00C13DC1" w:rsidP="00C13DC1">
      <w:pPr>
        <w:pStyle w:val="af9"/>
        <w:numPr>
          <w:ilvl w:val="0"/>
          <w:numId w:val="33"/>
        </w:numPr>
        <w:spacing w:after="240" w:line="276" w:lineRule="auto"/>
        <w:rPr>
          <w:del w:id="855" w:author="Savinskaya Yulia" w:date="2021-02-24T13:48:00Z"/>
          <w:rFonts w:ascii="Arial" w:hAnsi="Arial" w:cs="Arial"/>
          <w:szCs w:val="24"/>
        </w:rPr>
      </w:pPr>
      <w:del w:id="856" w:author="Savinskaya Yulia" w:date="2021-02-24T13:48:00Z">
        <w:r w:rsidRPr="002C05B4" w:rsidDel="00C25DAD">
          <w:rPr>
            <w:rFonts w:ascii="Arial" w:hAnsi="Arial" w:cs="Arial"/>
            <w:szCs w:val="24"/>
          </w:rPr>
          <w:delText>Экспедитор (подрядчик)</w:delText>
        </w:r>
        <w:r w:rsidDel="00C25DAD">
          <w:rPr>
            <w:rFonts w:ascii="Arial" w:hAnsi="Arial" w:cs="Arial"/>
            <w:szCs w:val="24"/>
          </w:rPr>
          <w:delText>;</w:delText>
        </w:r>
      </w:del>
    </w:p>
    <w:p w14:paraId="67AB89B1" w14:textId="5BB5F19F" w:rsidR="00C13DC1" w:rsidRPr="002C05B4" w:rsidDel="00C25DAD" w:rsidRDefault="00C13DC1" w:rsidP="00C13DC1">
      <w:pPr>
        <w:pStyle w:val="af9"/>
        <w:numPr>
          <w:ilvl w:val="0"/>
          <w:numId w:val="32"/>
        </w:numPr>
        <w:spacing w:after="240" w:line="276" w:lineRule="auto"/>
        <w:rPr>
          <w:del w:id="857" w:author="Savinskaya Yulia" w:date="2021-02-24T13:48:00Z"/>
          <w:rFonts w:ascii="Arial" w:hAnsi="Arial" w:cs="Arial"/>
          <w:szCs w:val="24"/>
        </w:rPr>
      </w:pPr>
      <w:del w:id="858" w:author="Savinskaya Yulia" w:date="2021-02-24T13:48:00Z">
        <w:r w:rsidDel="00C25DAD">
          <w:rPr>
            <w:rFonts w:ascii="Arial" w:hAnsi="Arial" w:cs="Arial"/>
            <w:szCs w:val="24"/>
          </w:rPr>
          <w:delText>Тарифы подрядчика;</w:delText>
        </w:r>
      </w:del>
    </w:p>
    <w:p w14:paraId="3ACE46B5" w14:textId="535A437D" w:rsidR="00C13DC1" w:rsidDel="00C25DAD" w:rsidRDefault="00C13DC1" w:rsidP="00C13DC1">
      <w:pPr>
        <w:pStyle w:val="af9"/>
        <w:numPr>
          <w:ilvl w:val="0"/>
          <w:numId w:val="32"/>
        </w:numPr>
        <w:spacing w:after="240" w:line="276" w:lineRule="auto"/>
        <w:rPr>
          <w:del w:id="859" w:author="Savinskaya Yulia" w:date="2021-02-24T13:48:00Z"/>
          <w:rFonts w:ascii="Arial" w:hAnsi="Arial" w:cs="Arial"/>
          <w:szCs w:val="24"/>
        </w:rPr>
      </w:pPr>
      <w:del w:id="860" w:author="Savinskaya Yulia" w:date="2021-02-24T13:48:00Z">
        <w:r w:rsidRPr="002C05B4" w:rsidDel="00C25DAD">
          <w:rPr>
            <w:rFonts w:ascii="Arial" w:hAnsi="Arial" w:cs="Arial"/>
            <w:szCs w:val="24"/>
          </w:rPr>
          <w:delText>Модель тарификации</w:delText>
        </w:r>
        <w:r w:rsidDel="00C25DAD">
          <w:rPr>
            <w:rFonts w:ascii="Arial" w:hAnsi="Arial" w:cs="Arial"/>
            <w:szCs w:val="24"/>
          </w:rPr>
          <w:delText>. В качестве базовой модели тарификации предполагается использовать модель тарифа за тонно*км.</w:delText>
        </w:r>
        <w:r w:rsidRPr="002C05B4" w:rsidDel="00C25DAD">
          <w:rPr>
            <w:rFonts w:ascii="Arial" w:hAnsi="Arial" w:cs="Arial"/>
            <w:szCs w:val="24"/>
          </w:rPr>
          <w:delText xml:space="preserve"> </w:delText>
        </w:r>
        <w:r w:rsidDel="00C25DAD">
          <w:rPr>
            <w:rFonts w:ascii="Arial" w:hAnsi="Arial" w:cs="Arial"/>
            <w:szCs w:val="24"/>
          </w:rPr>
          <w:delText>Для работы технологического транспорта предусмотрена модель тарификации, основанная на машино-часах</w:delText>
        </w:r>
      </w:del>
    </w:p>
    <w:p w14:paraId="167B6DD1" w14:textId="3784AA9D" w:rsidR="00C13DC1" w:rsidDel="00C25DAD" w:rsidRDefault="00C13DC1" w:rsidP="00C13DC1">
      <w:pPr>
        <w:pStyle w:val="af9"/>
        <w:numPr>
          <w:ilvl w:val="0"/>
          <w:numId w:val="32"/>
        </w:numPr>
        <w:spacing w:after="240" w:line="276" w:lineRule="auto"/>
        <w:rPr>
          <w:del w:id="861" w:author="Savinskaya Yulia" w:date="2021-02-24T13:48:00Z"/>
          <w:rFonts w:ascii="Arial" w:hAnsi="Arial" w:cs="Arial"/>
          <w:szCs w:val="24"/>
        </w:rPr>
      </w:pPr>
      <w:del w:id="862" w:author="Savinskaya Yulia" w:date="2021-02-24T13:48:00Z">
        <w:r w:rsidDel="00C25DAD">
          <w:rPr>
            <w:rFonts w:ascii="Arial" w:hAnsi="Arial" w:cs="Arial"/>
            <w:szCs w:val="24"/>
          </w:rPr>
          <w:delText>Лимит в тоннах;</w:delText>
        </w:r>
      </w:del>
    </w:p>
    <w:p w14:paraId="18309929" w14:textId="3AAD0FEE" w:rsidR="00C13DC1" w:rsidRPr="002C05B4" w:rsidDel="00C25DAD" w:rsidRDefault="00C13DC1" w:rsidP="00C13DC1">
      <w:pPr>
        <w:pStyle w:val="af9"/>
        <w:numPr>
          <w:ilvl w:val="0"/>
          <w:numId w:val="32"/>
        </w:numPr>
        <w:spacing w:after="240" w:line="276" w:lineRule="auto"/>
        <w:rPr>
          <w:del w:id="863" w:author="Savinskaya Yulia" w:date="2021-02-24T13:48:00Z"/>
          <w:rFonts w:ascii="Arial" w:hAnsi="Arial" w:cs="Arial"/>
          <w:szCs w:val="24"/>
        </w:rPr>
      </w:pPr>
      <w:del w:id="864" w:author="Savinskaya Yulia" w:date="2021-02-24T13:48:00Z">
        <w:r w:rsidDel="00C25DAD">
          <w:rPr>
            <w:rFonts w:ascii="Arial" w:hAnsi="Arial" w:cs="Arial"/>
            <w:szCs w:val="24"/>
          </w:rPr>
          <w:delText>Лимит в часах;</w:delText>
        </w:r>
      </w:del>
    </w:p>
    <w:p w14:paraId="1B707025" w14:textId="34612C5F" w:rsidR="00C13DC1" w:rsidDel="00C25DAD" w:rsidRDefault="00C13DC1" w:rsidP="00C13DC1">
      <w:pPr>
        <w:spacing w:after="240" w:line="276" w:lineRule="auto"/>
        <w:ind w:firstLine="567"/>
        <w:rPr>
          <w:del w:id="865" w:author="Savinskaya Yulia" w:date="2021-02-24T13:48:00Z"/>
          <w:rFonts w:ascii="Arial" w:hAnsi="Arial" w:cs="Arial"/>
          <w:szCs w:val="24"/>
        </w:rPr>
      </w:pPr>
      <w:del w:id="866" w:author="Savinskaya Yulia" w:date="2021-02-24T13:48:00Z">
        <w:r w:rsidDel="00C25DAD">
          <w:rPr>
            <w:rFonts w:ascii="Arial" w:hAnsi="Arial" w:cs="Arial"/>
            <w:szCs w:val="24"/>
          </w:rPr>
          <w:delText>Кроме базовой также предусмотрены модели тарификации, основанные на следующих параметрах:</w:delText>
        </w:r>
      </w:del>
    </w:p>
    <w:p w14:paraId="438B0266" w14:textId="01F8D993" w:rsidR="00C13DC1" w:rsidRPr="00441DAC" w:rsidDel="00C25DAD" w:rsidRDefault="00C13DC1" w:rsidP="00C13DC1">
      <w:pPr>
        <w:pStyle w:val="af9"/>
        <w:numPr>
          <w:ilvl w:val="0"/>
          <w:numId w:val="32"/>
        </w:numPr>
        <w:spacing w:after="240" w:line="276" w:lineRule="auto"/>
        <w:rPr>
          <w:del w:id="867" w:author="Savinskaya Yulia" w:date="2021-02-24T13:48:00Z"/>
          <w:rFonts w:ascii="Arial" w:hAnsi="Arial" w:cs="Arial"/>
          <w:szCs w:val="24"/>
        </w:rPr>
      </w:pPr>
      <w:del w:id="868" w:author="Savinskaya Yulia" w:date="2021-02-24T13:48:00Z">
        <w:r w:rsidRPr="00441DAC" w:rsidDel="00C25DAD">
          <w:rPr>
            <w:rFonts w:ascii="Arial" w:hAnsi="Arial" w:cs="Arial"/>
            <w:szCs w:val="24"/>
          </w:rPr>
          <w:delText>Вид груза</w:delText>
        </w:r>
        <w:r w:rsidDel="00C25DAD">
          <w:rPr>
            <w:rFonts w:ascii="Arial" w:hAnsi="Arial" w:cs="Arial"/>
            <w:szCs w:val="24"/>
          </w:rPr>
          <w:delText>;</w:delText>
        </w:r>
      </w:del>
    </w:p>
    <w:p w14:paraId="46E7DD6B" w14:textId="6973D5A4" w:rsidR="00C13DC1" w:rsidRPr="00441DAC" w:rsidDel="00C25DAD" w:rsidRDefault="00C13DC1" w:rsidP="00C13DC1">
      <w:pPr>
        <w:pStyle w:val="af9"/>
        <w:numPr>
          <w:ilvl w:val="0"/>
          <w:numId w:val="32"/>
        </w:numPr>
        <w:spacing w:after="240" w:line="276" w:lineRule="auto"/>
        <w:rPr>
          <w:del w:id="869" w:author="Savinskaya Yulia" w:date="2021-02-24T13:48:00Z"/>
          <w:rFonts w:ascii="Arial" w:hAnsi="Arial" w:cs="Arial"/>
          <w:szCs w:val="24"/>
        </w:rPr>
      </w:pPr>
      <w:del w:id="870" w:author="Savinskaya Yulia" w:date="2021-02-24T13:48:00Z">
        <w:r w:rsidRPr="00441DAC" w:rsidDel="00C25DAD">
          <w:rPr>
            <w:rFonts w:ascii="Arial" w:hAnsi="Arial" w:cs="Arial"/>
            <w:szCs w:val="24"/>
          </w:rPr>
          <w:delText>Маршрут</w:delText>
        </w:r>
        <w:r w:rsidDel="00C25DAD">
          <w:rPr>
            <w:rFonts w:ascii="Arial" w:hAnsi="Arial" w:cs="Arial"/>
            <w:szCs w:val="24"/>
          </w:rPr>
          <w:delText>;</w:delText>
        </w:r>
      </w:del>
    </w:p>
    <w:p w14:paraId="48262DF5" w14:textId="54D895A3" w:rsidR="00C13DC1" w:rsidRPr="00441DAC" w:rsidDel="00C25DAD" w:rsidRDefault="00C13DC1" w:rsidP="00C13DC1">
      <w:pPr>
        <w:pStyle w:val="af9"/>
        <w:numPr>
          <w:ilvl w:val="0"/>
          <w:numId w:val="32"/>
        </w:numPr>
        <w:spacing w:after="240" w:line="276" w:lineRule="auto"/>
        <w:rPr>
          <w:del w:id="871" w:author="Savinskaya Yulia" w:date="2021-02-24T13:48:00Z"/>
          <w:rFonts w:ascii="Arial" w:hAnsi="Arial" w:cs="Arial"/>
          <w:szCs w:val="24"/>
        </w:rPr>
      </w:pPr>
      <w:del w:id="872" w:author="Savinskaya Yulia" w:date="2021-02-24T13:48:00Z">
        <w:r w:rsidRPr="00441DAC" w:rsidDel="00C25DAD">
          <w:rPr>
            <w:rFonts w:ascii="Arial" w:hAnsi="Arial" w:cs="Arial"/>
            <w:szCs w:val="24"/>
          </w:rPr>
          <w:delText>Сезон</w:delText>
        </w:r>
        <w:r w:rsidDel="00C25DAD">
          <w:rPr>
            <w:rFonts w:ascii="Arial" w:hAnsi="Arial" w:cs="Arial"/>
            <w:szCs w:val="24"/>
          </w:rPr>
          <w:delText>;</w:delText>
        </w:r>
      </w:del>
    </w:p>
    <w:p w14:paraId="7BBDF2E8" w14:textId="1ABDDBA9" w:rsidR="00C13DC1" w:rsidRPr="00441DAC" w:rsidDel="00C25DAD" w:rsidRDefault="00C13DC1" w:rsidP="00C13DC1">
      <w:pPr>
        <w:pStyle w:val="af9"/>
        <w:numPr>
          <w:ilvl w:val="0"/>
          <w:numId w:val="32"/>
        </w:numPr>
        <w:spacing w:after="240" w:line="276" w:lineRule="auto"/>
        <w:rPr>
          <w:del w:id="873" w:author="Savinskaya Yulia" w:date="2021-02-24T13:48:00Z"/>
          <w:rFonts w:ascii="Arial" w:hAnsi="Arial" w:cs="Arial"/>
          <w:szCs w:val="24"/>
        </w:rPr>
      </w:pPr>
      <w:del w:id="874" w:author="Savinskaya Yulia" w:date="2021-02-24T13:48:00Z">
        <w:r w:rsidRPr="00441DAC" w:rsidDel="00C25DAD">
          <w:rPr>
            <w:rFonts w:ascii="Arial" w:hAnsi="Arial" w:cs="Arial"/>
            <w:szCs w:val="24"/>
          </w:rPr>
          <w:delText>Поправочный коэффициент, например</w:delText>
        </w:r>
        <w:r w:rsidDel="00C25DAD">
          <w:rPr>
            <w:rFonts w:ascii="Arial" w:hAnsi="Arial" w:cs="Arial"/>
            <w:szCs w:val="24"/>
          </w:rPr>
          <w:delText>,</w:delText>
        </w:r>
        <w:r w:rsidRPr="00441DAC" w:rsidDel="00C25DAD">
          <w:rPr>
            <w:rFonts w:ascii="Arial" w:hAnsi="Arial" w:cs="Arial"/>
            <w:szCs w:val="24"/>
          </w:rPr>
          <w:delText xml:space="preserve"> индексация на все тарифы + 10%</w:delText>
        </w:r>
        <w:r w:rsidDel="00C25DAD">
          <w:rPr>
            <w:rFonts w:ascii="Arial" w:hAnsi="Arial" w:cs="Arial"/>
            <w:szCs w:val="24"/>
          </w:rPr>
          <w:delText>;</w:delText>
        </w:r>
      </w:del>
    </w:p>
    <w:p w14:paraId="411CA57E" w14:textId="73769752" w:rsidR="00C13DC1" w:rsidRPr="00441DAC" w:rsidDel="00C25DAD" w:rsidRDefault="00C13DC1" w:rsidP="00C13DC1">
      <w:pPr>
        <w:pStyle w:val="af9"/>
        <w:numPr>
          <w:ilvl w:val="0"/>
          <w:numId w:val="32"/>
        </w:numPr>
        <w:spacing w:after="240" w:line="276" w:lineRule="auto"/>
        <w:rPr>
          <w:del w:id="875" w:author="Savinskaya Yulia" w:date="2021-02-24T13:48:00Z"/>
          <w:rFonts w:ascii="Arial" w:hAnsi="Arial" w:cs="Arial"/>
          <w:szCs w:val="24"/>
        </w:rPr>
      </w:pPr>
      <w:del w:id="876" w:author="Savinskaya Yulia" w:date="2021-02-24T13:48:00Z">
        <w:r w:rsidRPr="00441DAC" w:rsidDel="00C25DAD">
          <w:rPr>
            <w:rFonts w:ascii="Arial" w:hAnsi="Arial" w:cs="Arial"/>
            <w:szCs w:val="24"/>
          </w:rPr>
          <w:delText>Загрузка ТС 18 тонн (когда за груз меньше 18 тонн применяется тариф, как за 18 тонн)</w:delText>
        </w:r>
        <w:r w:rsidDel="00C25DAD">
          <w:rPr>
            <w:rFonts w:ascii="Arial" w:hAnsi="Arial" w:cs="Arial"/>
            <w:szCs w:val="24"/>
          </w:rPr>
          <w:delText>;</w:delText>
        </w:r>
      </w:del>
    </w:p>
    <w:p w14:paraId="06C25596" w14:textId="7C3FCBE9" w:rsidR="00C13DC1" w:rsidRPr="00A6023C" w:rsidDel="00C25DAD" w:rsidRDefault="00C13DC1" w:rsidP="00AE12DE">
      <w:pPr>
        <w:pStyle w:val="af9"/>
        <w:numPr>
          <w:ilvl w:val="0"/>
          <w:numId w:val="32"/>
        </w:numPr>
        <w:spacing w:after="240" w:line="276" w:lineRule="auto"/>
        <w:rPr>
          <w:del w:id="877" w:author="Savinskaya Yulia" w:date="2021-02-24T13:48:00Z"/>
        </w:rPr>
      </w:pPr>
      <w:del w:id="878" w:author="Savinskaya Yulia" w:date="2021-02-24T13:48:00Z">
        <w:r w:rsidRPr="00441DAC" w:rsidDel="00C25DAD">
          <w:rPr>
            <w:rFonts w:ascii="Arial" w:hAnsi="Arial" w:cs="Arial"/>
            <w:szCs w:val="24"/>
          </w:rPr>
          <w:delText>Машин</w:delText>
        </w:r>
        <w:r w:rsidDel="00C25DAD">
          <w:rPr>
            <w:rFonts w:ascii="Arial" w:hAnsi="Arial" w:cs="Arial"/>
            <w:szCs w:val="24"/>
          </w:rPr>
          <w:delText>о-ч</w:delText>
        </w:r>
        <w:r w:rsidRPr="00441DAC" w:rsidDel="00C25DAD">
          <w:rPr>
            <w:rFonts w:ascii="Arial" w:hAnsi="Arial" w:cs="Arial"/>
            <w:szCs w:val="24"/>
          </w:rPr>
          <w:delText>асы</w:delText>
        </w:r>
        <w:r w:rsidDel="00C25DAD">
          <w:rPr>
            <w:rFonts w:ascii="Arial" w:hAnsi="Arial" w:cs="Arial"/>
            <w:szCs w:val="24"/>
          </w:rPr>
          <w:delText>.</w:delText>
        </w:r>
      </w:del>
    </w:p>
    <w:p w14:paraId="685A18D9" w14:textId="6BAC08A9" w:rsidR="00C13DC1" w:rsidDel="00C25DAD" w:rsidRDefault="00C13DC1" w:rsidP="00C13DC1">
      <w:pPr>
        <w:pStyle w:val="a7"/>
        <w:jc w:val="right"/>
        <w:rPr>
          <w:del w:id="879" w:author="Savinskaya Yulia" w:date="2021-02-24T13:48:00Z"/>
          <w:rFonts w:ascii="Arial" w:hAnsi="Arial" w:cs="Arial"/>
          <w:b/>
          <w:sz w:val="22"/>
        </w:rPr>
      </w:pPr>
      <w:del w:id="880" w:author="Savinskaya Yulia" w:date="2021-02-24T13:48:00Z">
        <w:r w:rsidRPr="00916FAB" w:rsidDel="00C25DAD">
          <w:rPr>
            <w:rFonts w:ascii="Arial" w:hAnsi="Arial" w:cs="Arial"/>
            <w:b/>
            <w:sz w:val="22"/>
          </w:rPr>
          <w:delText xml:space="preserve">Таблица </w:delText>
        </w:r>
        <w:r w:rsidRPr="00916FAB" w:rsidDel="00C25DAD">
          <w:rPr>
            <w:rFonts w:ascii="Arial" w:hAnsi="Arial" w:cs="Arial"/>
            <w:b/>
            <w:sz w:val="22"/>
          </w:rPr>
          <w:fldChar w:fldCharType="begin"/>
        </w:r>
        <w:r w:rsidRPr="00916FAB" w:rsidDel="00C25DAD">
          <w:rPr>
            <w:rFonts w:ascii="Arial" w:hAnsi="Arial" w:cs="Arial"/>
            <w:b/>
            <w:sz w:val="22"/>
          </w:rPr>
          <w:delInstrText xml:space="preserve"> SEQ Таблица \* ARABIC </w:delInstrText>
        </w:r>
        <w:r w:rsidRPr="00916FAB" w:rsidDel="00C25DAD">
          <w:rPr>
            <w:rFonts w:ascii="Arial" w:hAnsi="Arial" w:cs="Arial"/>
            <w:b/>
            <w:sz w:val="22"/>
          </w:rPr>
          <w:fldChar w:fldCharType="separate"/>
        </w:r>
        <w:r w:rsidDel="00C25DAD">
          <w:rPr>
            <w:rFonts w:ascii="Arial" w:hAnsi="Arial" w:cs="Arial"/>
            <w:b/>
            <w:noProof/>
            <w:sz w:val="22"/>
          </w:rPr>
          <w:delText>21</w:delText>
        </w:r>
        <w:r w:rsidRPr="00916FAB" w:rsidDel="00C25DAD">
          <w:rPr>
            <w:rFonts w:ascii="Arial" w:hAnsi="Arial" w:cs="Arial"/>
            <w:b/>
            <w:sz w:val="22"/>
          </w:rPr>
          <w:fldChar w:fldCharType="end"/>
        </w:r>
        <w:r w:rsidRPr="00916FAB" w:rsidDel="00C25DAD">
          <w:rPr>
            <w:rFonts w:ascii="Arial" w:hAnsi="Arial" w:cs="Arial"/>
            <w:b/>
            <w:sz w:val="22"/>
          </w:rPr>
          <w:delText xml:space="preserve">. Описание </w:delText>
        </w:r>
        <w:r w:rsidDel="00C25DAD">
          <w:rPr>
            <w:rFonts w:ascii="Arial" w:hAnsi="Arial" w:cs="Arial"/>
            <w:b/>
            <w:sz w:val="22"/>
          </w:rPr>
          <w:delText>шага «Создание Фрахтового соглашения»</w:delText>
        </w:r>
      </w:del>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C13DC1" w:rsidDel="00C25DAD" w14:paraId="33E1AE74" w14:textId="17BDC268" w:rsidTr="00BB38D5">
        <w:trPr>
          <w:del w:id="881" w:author="Savinskaya Yulia" w:date="2021-02-24T13:48:00Z"/>
        </w:trPr>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37824B5" w14:textId="2737A990" w:rsidR="00C13DC1" w:rsidDel="00C25DAD" w:rsidRDefault="00C13DC1" w:rsidP="00BB38D5">
            <w:pPr>
              <w:pStyle w:val="h"/>
              <w:spacing w:before="45" w:after="45"/>
              <w:rPr>
                <w:del w:id="882" w:author="Savinskaya Yulia" w:date="2021-02-24T13:48:00Z"/>
                <w:noProof/>
                <w:szCs w:val="24"/>
              </w:rPr>
            </w:pPr>
            <w:del w:id="883" w:author="Savinskaya Yulia" w:date="2021-02-24T13:48:00Z">
              <w:r w:rsidDel="00C25DAD">
                <w:rPr>
                  <w:noProof/>
                  <w:szCs w:val="24"/>
                </w:rPr>
                <w:delText>№</w:delText>
              </w:r>
            </w:del>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32531F0" w14:textId="08C0DA9E" w:rsidR="00C13DC1" w:rsidDel="00C25DAD" w:rsidRDefault="00C13DC1" w:rsidP="00BB38D5">
            <w:pPr>
              <w:pStyle w:val="h"/>
              <w:spacing w:before="45" w:after="45"/>
              <w:rPr>
                <w:del w:id="884" w:author="Savinskaya Yulia" w:date="2021-02-24T13:48:00Z"/>
                <w:noProof/>
                <w:szCs w:val="24"/>
              </w:rPr>
            </w:pPr>
            <w:del w:id="885" w:author="Savinskaya Yulia" w:date="2021-02-24T13:48:00Z">
              <w:r w:rsidDel="00C25DAD">
                <w:rPr>
                  <w:noProof/>
                  <w:szCs w:val="24"/>
                </w:rPr>
                <w:delText>Операция</w:delText>
              </w:r>
            </w:del>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14F9732C" w14:textId="4233A1DE" w:rsidR="00C13DC1" w:rsidRPr="00C43B68" w:rsidDel="00C25DAD" w:rsidRDefault="00C13DC1" w:rsidP="00BB38D5">
            <w:pPr>
              <w:pStyle w:val="h"/>
              <w:spacing w:before="45" w:after="45"/>
              <w:jc w:val="both"/>
              <w:rPr>
                <w:del w:id="886" w:author="Savinskaya Yulia" w:date="2021-02-24T13:48:00Z"/>
                <w:noProof/>
                <w:szCs w:val="24"/>
                <w:lang w:val="en-US"/>
              </w:rPr>
            </w:pPr>
            <w:del w:id="887" w:author="Savinskaya Yulia" w:date="2021-02-24T13:48:00Z">
              <w:r w:rsidDel="00C25DAD">
                <w:rPr>
                  <w:noProof/>
                  <w:szCs w:val="24"/>
                </w:rPr>
                <w:delText>Транзакция</w:delText>
              </w:r>
            </w:del>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0C40E31" w14:textId="0C5BA955" w:rsidR="00C13DC1" w:rsidDel="00C25DAD" w:rsidRDefault="00C13DC1" w:rsidP="00BB38D5">
            <w:pPr>
              <w:pStyle w:val="h"/>
              <w:spacing w:before="45" w:after="45"/>
              <w:rPr>
                <w:del w:id="888" w:author="Savinskaya Yulia" w:date="2021-02-24T13:48:00Z"/>
                <w:noProof/>
                <w:szCs w:val="24"/>
              </w:rPr>
            </w:pPr>
            <w:del w:id="889" w:author="Savinskaya Yulia" w:date="2021-02-24T13:48:00Z">
              <w:r w:rsidDel="00C25DAD">
                <w:rPr>
                  <w:noProof/>
                  <w:szCs w:val="24"/>
                </w:rPr>
                <w:delText>Описание</w:delText>
              </w:r>
            </w:del>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C6131E9" w14:textId="33135A72" w:rsidR="00C13DC1" w:rsidDel="00C25DAD" w:rsidRDefault="00C13DC1" w:rsidP="00BB38D5">
            <w:pPr>
              <w:pStyle w:val="h"/>
              <w:spacing w:before="45" w:after="45"/>
              <w:rPr>
                <w:del w:id="890" w:author="Savinskaya Yulia" w:date="2021-02-24T13:48:00Z"/>
                <w:noProof/>
                <w:szCs w:val="24"/>
              </w:rPr>
            </w:pPr>
            <w:del w:id="891" w:author="Savinskaya Yulia" w:date="2021-02-24T13:48:00Z">
              <w:r w:rsidDel="00C25DAD">
                <w:rPr>
                  <w:noProof/>
                  <w:szCs w:val="24"/>
                </w:rPr>
                <w:delText>Бизнес-роль</w:delText>
              </w:r>
            </w:del>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77C495C0" w14:textId="6C2E9929" w:rsidR="00C13DC1" w:rsidDel="00C25DAD" w:rsidRDefault="00C13DC1" w:rsidP="00BB38D5">
            <w:pPr>
              <w:pStyle w:val="h"/>
              <w:spacing w:before="45" w:after="45"/>
              <w:rPr>
                <w:del w:id="892" w:author="Savinskaya Yulia" w:date="2021-02-24T13:48:00Z"/>
                <w:noProof/>
                <w:szCs w:val="24"/>
              </w:rPr>
            </w:pPr>
            <w:del w:id="893" w:author="Savinskaya Yulia" w:date="2021-02-24T13:48:00Z">
              <w:r w:rsidDel="00C25DAD">
                <w:rPr>
                  <w:noProof/>
                  <w:szCs w:val="24"/>
                </w:rPr>
                <w:delText>Предпосылки</w:delText>
              </w:r>
            </w:del>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BB1EC59" w14:textId="42D273A9" w:rsidR="00C13DC1" w:rsidDel="00C25DAD" w:rsidRDefault="00C13DC1" w:rsidP="00BB38D5">
            <w:pPr>
              <w:pStyle w:val="h"/>
              <w:spacing w:before="45" w:after="45"/>
              <w:rPr>
                <w:del w:id="894" w:author="Savinskaya Yulia" w:date="2021-02-24T13:48:00Z"/>
                <w:noProof/>
                <w:szCs w:val="24"/>
              </w:rPr>
            </w:pPr>
            <w:del w:id="895" w:author="Savinskaya Yulia" w:date="2021-02-24T13:48:00Z">
              <w:r w:rsidDel="00C25DAD">
                <w:rPr>
                  <w:noProof/>
                  <w:szCs w:val="24"/>
                </w:rPr>
                <w:delText>Вход</w:delText>
              </w:r>
            </w:del>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3C4E714" w14:textId="44E81D6D" w:rsidR="00C13DC1" w:rsidDel="00C25DAD" w:rsidRDefault="00C13DC1" w:rsidP="00BB38D5">
            <w:pPr>
              <w:pStyle w:val="h"/>
              <w:spacing w:before="45" w:after="45"/>
              <w:rPr>
                <w:del w:id="896" w:author="Savinskaya Yulia" w:date="2021-02-24T13:48:00Z"/>
                <w:noProof/>
                <w:szCs w:val="24"/>
              </w:rPr>
            </w:pPr>
            <w:del w:id="897" w:author="Savinskaya Yulia" w:date="2021-02-24T13:48:00Z">
              <w:r w:rsidDel="00C25DAD">
                <w:rPr>
                  <w:noProof/>
                  <w:szCs w:val="24"/>
                </w:rPr>
                <w:delText>Выход</w:delText>
              </w:r>
            </w:del>
          </w:p>
        </w:tc>
      </w:tr>
      <w:tr w:rsidR="00C13DC1" w:rsidDel="00C25DAD" w14:paraId="21BCFC3C" w14:textId="04612AF7" w:rsidTr="00BB38D5">
        <w:trPr>
          <w:del w:id="898" w:author="Savinskaya Yulia" w:date="2021-02-24T13:48:00Z"/>
        </w:trPr>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3EE56DA" w14:textId="211A1046" w:rsidR="00C13DC1" w:rsidRPr="00AE12DE" w:rsidDel="00C25DAD" w:rsidRDefault="00C13DC1" w:rsidP="000B4740">
            <w:pPr>
              <w:pStyle w:val="bbb"/>
              <w:spacing w:before="45" w:after="45"/>
              <w:rPr>
                <w:del w:id="899" w:author="Savinskaya Yulia" w:date="2021-02-24T13:48:00Z"/>
                <w:rFonts w:eastAsia="Times New Roman"/>
                <w:color w:val="auto"/>
                <w:szCs w:val="18"/>
                <w:lang w:eastAsia="en-US"/>
              </w:rPr>
            </w:pPr>
            <w:del w:id="900" w:author="Savinskaya Yulia" w:date="2021-02-24T13:48:00Z">
              <w:r w:rsidRPr="00AE12DE" w:rsidDel="00C25DAD">
                <w:rPr>
                  <w:szCs w:val="18"/>
                </w:rPr>
                <w:delText>10.06.02.060</w:delText>
              </w:r>
            </w:del>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986EAAD" w14:textId="0EFCD637" w:rsidR="00C13DC1" w:rsidRPr="00AE12DE" w:rsidDel="00C25DAD" w:rsidRDefault="00C13DC1" w:rsidP="00BB38D5">
            <w:pPr>
              <w:pStyle w:val="bbb"/>
              <w:spacing w:before="45" w:after="45"/>
              <w:rPr>
                <w:del w:id="901" w:author="Savinskaya Yulia" w:date="2021-02-24T13:48:00Z"/>
                <w:rFonts w:eastAsia="Times New Roman"/>
                <w:color w:val="auto"/>
                <w:szCs w:val="18"/>
                <w:lang w:eastAsia="en-US"/>
              </w:rPr>
            </w:pPr>
            <w:del w:id="902" w:author="Savinskaya Yulia" w:date="2021-02-24T13:48:00Z">
              <w:r w:rsidRPr="00AE12DE" w:rsidDel="00C25DAD">
                <w:rPr>
                  <w:szCs w:val="18"/>
                </w:rPr>
                <w:delText>Создание фрахтового соглашения</w:delText>
              </w:r>
            </w:del>
          </w:p>
        </w:tc>
        <w:tc>
          <w:tcPr>
            <w:tcW w:w="557" w:type="pct"/>
            <w:tcBorders>
              <w:top w:val="single" w:sz="6" w:space="0" w:color="000000"/>
              <w:left w:val="single" w:sz="6" w:space="0" w:color="000000"/>
              <w:bottom w:val="single" w:sz="6" w:space="0" w:color="000000"/>
              <w:right w:val="single" w:sz="6" w:space="0" w:color="000000"/>
            </w:tcBorders>
          </w:tcPr>
          <w:p w14:paraId="6ED92419" w14:textId="272CDFBA" w:rsidR="00C13DC1" w:rsidRPr="00AE12DE" w:rsidDel="00C25DAD" w:rsidRDefault="00C13DC1" w:rsidP="00BB38D5">
            <w:pPr>
              <w:pStyle w:val="bbb"/>
              <w:spacing w:before="45" w:after="45"/>
              <w:rPr>
                <w:del w:id="903" w:author="Savinskaya Yulia" w:date="2021-02-24T13:48:00Z"/>
                <w:rFonts w:eastAsia="Times New Roman"/>
                <w:color w:val="auto"/>
                <w:szCs w:val="18"/>
                <w:lang w:eastAsia="en-US"/>
              </w:rPr>
            </w:pPr>
            <w:del w:id="904" w:author="Savinskaya Yulia" w:date="2021-02-24T13:48:00Z">
              <w:r w:rsidRPr="00AE12DE" w:rsidDel="00C25DAD">
                <w:rPr>
                  <w:rFonts w:eastAsia="Times New Roman"/>
                  <w:color w:val="auto"/>
                  <w:szCs w:val="18"/>
                  <w:lang w:val="en-US" w:eastAsia="en-US"/>
                </w:rPr>
                <w:delText>NWBC</w:delText>
              </w:r>
            </w:del>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B4ACE0B" w14:textId="440C4ABC" w:rsidR="00C13DC1" w:rsidRPr="00AE12DE" w:rsidDel="00C25DAD" w:rsidRDefault="00C13DC1" w:rsidP="000B4740">
            <w:pPr>
              <w:pStyle w:val="bbb"/>
              <w:spacing w:before="45" w:after="45"/>
              <w:rPr>
                <w:del w:id="905" w:author="Savinskaya Yulia" w:date="2021-02-24T13:48:00Z"/>
                <w:szCs w:val="18"/>
              </w:rPr>
            </w:pPr>
            <w:del w:id="906" w:author="Savinskaya Yulia" w:date="2021-02-24T13:48:00Z">
              <w:r w:rsidRPr="00AE12DE" w:rsidDel="00C25DAD">
                <w:rPr>
                  <w:szCs w:val="18"/>
                </w:rPr>
                <w:delText xml:space="preserve">На данном шаге </w:delText>
              </w:r>
              <w:r w:rsidR="005474C8" w:rsidRPr="00AE12DE" w:rsidDel="00C25DAD">
                <w:rPr>
                  <w:szCs w:val="18"/>
                </w:rPr>
                <w:delText>Менеджер по сопровождению договора</w:delText>
              </w:r>
              <w:r w:rsidR="005474C8" w:rsidRPr="002B52C6" w:rsidDel="00C25DAD">
                <w:rPr>
                  <w:szCs w:val="18"/>
                </w:rPr>
                <w:delText xml:space="preserve"> </w:delText>
              </w:r>
              <w:r w:rsidRPr="00AE12DE" w:rsidDel="00C25DAD">
                <w:rPr>
                  <w:szCs w:val="18"/>
                </w:rPr>
                <w:delText>создает Фрахтовое соглашение</w:delText>
              </w:r>
            </w:del>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FCF3252" w14:textId="219D8A40" w:rsidR="00C13DC1" w:rsidRPr="00AE12DE" w:rsidDel="00C25DAD" w:rsidRDefault="005474C8" w:rsidP="00BB38D5">
            <w:pPr>
              <w:spacing w:before="45" w:after="45"/>
              <w:ind w:left="-57"/>
              <w:jc w:val="left"/>
              <w:rPr>
                <w:del w:id="907" w:author="Savinskaya Yulia" w:date="2021-02-24T13:48:00Z"/>
                <w:rFonts w:ascii="Arial" w:hAnsi="Arial" w:cs="Arial"/>
                <w:sz w:val="18"/>
                <w:szCs w:val="18"/>
              </w:rPr>
            </w:pPr>
            <w:del w:id="908" w:author="Savinskaya Yulia" w:date="2021-02-24T13:48:00Z">
              <w:r w:rsidRPr="00AE12DE" w:rsidDel="00C25DAD">
                <w:rPr>
                  <w:rFonts w:ascii="Arial" w:hAnsi="Arial" w:cs="Arial"/>
                  <w:color w:val="000000"/>
                  <w:sz w:val="18"/>
                  <w:szCs w:val="18"/>
                  <w:lang w:eastAsia="ru-RU"/>
                </w:rPr>
                <w:delText>Менеджер по сопровождению договора</w:delText>
              </w:r>
              <w:r w:rsidR="00C13DC1" w:rsidRPr="00AE12DE" w:rsidDel="00C25DAD">
                <w:rPr>
                  <w:rFonts w:ascii="Arial" w:eastAsia="Arial" w:hAnsi="Arial" w:cs="Arial"/>
                  <w:color w:val="000000"/>
                  <w:sz w:val="18"/>
                  <w:szCs w:val="18"/>
                </w:rPr>
                <w:br/>
              </w:r>
            </w:del>
          </w:p>
          <w:p w14:paraId="6ACA41B6" w14:textId="33CD7977" w:rsidR="00C13DC1" w:rsidRPr="00AE12DE" w:rsidDel="00C25DAD" w:rsidRDefault="00C13DC1" w:rsidP="00BB38D5">
            <w:pPr>
              <w:spacing w:before="45" w:after="45"/>
              <w:ind w:left="-57"/>
              <w:jc w:val="left"/>
              <w:rPr>
                <w:del w:id="909" w:author="Savinskaya Yulia" w:date="2021-02-24T13:48:00Z"/>
                <w:rFonts w:ascii="Arial" w:hAnsi="Arial" w:cs="Arial"/>
                <w:sz w:val="18"/>
                <w:szCs w:val="18"/>
              </w:rPr>
            </w:pPr>
          </w:p>
        </w:tc>
        <w:tc>
          <w:tcPr>
            <w:tcW w:w="626" w:type="pct"/>
            <w:tcBorders>
              <w:top w:val="single" w:sz="6" w:space="0" w:color="000000"/>
              <w:left w:val="single" w:sz="6" w:space="0" w:color="000000"/>
              <w:bottom w:val="single" w:sz="6" w:space="0" w:color="000000"/>
              <w:right w:val="single" w:sz="6" w:space="0" w:color="000000"/>
            </w:tcBorders>
          </w:tcPr>
          <w:p w14:paraId="6C47DFB8" w14:textId="26EC8E54" w:rsidR="00C13DC1" w:rsidRPr="00AE12DE" w:rsidDel="00C25DAD" w:rsidRDefault="00C13DC1" w:rsidP="00BB38D5">
            <w:pPr>
              <w:pStyle w:val="bbb"/>
              <w:spacing w:before="45" w:after="45"/>
              <w:rPr>
                <w:del w:id="910" w:author="Savinskaya Yulia" w:date="2021-02-24T13:48:00Z"/>
                <w:rFonts w:eastAsia="Times New Roman"/>
                <w:color w:val="auto"/>
                <w:szCs w:val="18"/>
                <w:lang w:eastAsia="en-US"/>
              </w:rPr>
            </w:pPr>
            <w:del w:id="911" w:author="Savinskaya Yulia" w:date="2021-02-24T13:48:00Z">
              <w:r w:rsidRPr="00AE12DE" w:rsidDel="00C25DAD">
                <w:rPr>
                  <w:rFonts w:eastAsia="Times New Roman"/>
                  <w:color w:val="auto"/>
                  <w:szCs w:val="18"/>
                  <w:lang w:eastAsia="en-US"/>
                </w:rPr>
                <w:delText>Необходимо создать Фрахтовое соглашение</w:delText>
              </w:r>
            </w:del>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C5E98BF" w14:textId="5CDACD26" w:rsidR="00C13DC1" w:rsidRPr="00AE12DE" w:rsidDel="00C25DAD" w:rsidRDefault="00C13DC1" w:rsidP="00BB38D5">
            <w:pPr>
              <w:spacing w:before="45" w:after="45"/>
              <w:ind w:left="-57"/>
              <w:jc w:val="left"/>
              <w:rPr>
                <w:del w:id="912" w:author="Savinskaya Yulia" w:date="2021-02-24T13:48:00Z"/>
                <w:rFonts w:ascii="Arial" w:eastAsia="Arial" w:hAnsi="Arial" w:cs="Arial"/>
                <w:color w:val="000000"/>
                <w:sz w:val="18"/>
                <w:szCs w:val="18"/>
              </w:rPr>
            </w:pPr>
            <w:del w:id="913" w:author="Savinskaya Yulia" w:date="2021-02-24T13:48:00Z">
              <w:r w:rsidRPr="00AE12DE" w:rsidDel="00C25DAD">
                <w:rPr>
                  <w:rFonts w:ascii="Arial" w:eastAsia="Arial" w:hAnsi="Arial" w:cs="Arial"/>
                  <w:color w:val="000000"/>
                  <w:sz w:val="18"/>
                  <w:szCs w:val="18"/>
                </w:rPr>
                <w:delText>Тарифные таблицы</w:delText>
              </w:r>
            </w:del>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4169773" w14:textId="16EFB0DF" w:rsidR="00C13DC1" w:rsidRPr="00AE12DE" w:rsidDel="00C25DAD" w:rsidRDefault="00C13DC1" w:rsidP="00BB38D5">
            <w:pPr>
              <w:pStyle w:val="bbb"/>
              <w:spacing w:before="45" w:after="45"/>
              <w:rPr>
                <w:del w:id="914" w:author="Savinskaya Yulia" w:date="2021-02-24T13:48:00Z"/>
                <w:rFonts w:eastAsia="Times New Roman"/>
                <w:color w:val="auto"/>
                <w:szCs w:val="18"/>
                <w:lang w:eastAsia="en-US"/>
              </w:rPr>
            </w:pPr>
            <w:del w:id="915" w:author="Savinskaya Yulia" w:date="2021-02-24T13:48:00Z">
              <w:r w:rsidRPr="00AE12DE" w:rsidDel="00C25DAD">
                <w:rPr>
                  <w:szCs w:val="18"/>
                </w:rPr>
                <w:delText>Фрахтовое соглашение</w:delText>
              </w:r>
            </w:del>
          </w:p>
        </w:tc>
      </w:tr>
    </w:tbl>
    <w:p w14:paraId="6A253B2C" w14:textId="77777777" w:rsidR="00C13DC1" w:rsidRPr="00246C20" w:rsidRDefault="00C13DC1" w:rsidP="00151A81">
      <w:pPr>
        <w:spacing w:after="240" w:line="276" w:lineRule="auto"/>
        <w:rPr>
          <w:rFonts w:ascii="Arial" w:eastAsiaTheme="majorEastAsia" w:hAnsi="Arial" w:cs="Arial"/>
          <w:szCs w:val="24"/>
        </w:rPr>
      </w:pPr>
    </w:p>
    <w:p w14:paraId="315BFBB9" w14:textId="3709446C" w:rsidR="00F67EF0" w:rsidRDefault="00F67EF0" w:rsidP="005820B3">
      <w:pPr>
        <w:pStyle w:val="4"/>
        <w:rPr>
          <w:rFonts w:eastAsiaTheme="majorEastAsia" w:cstheme="majorBidi"/>
          <w:b/>
          <w:i w:val="0"/>
          <w:caps w:val="0"/>
          <w:sz w:val="24"/>
          <w:szCs w:val="24"/>
        </w:rPr>
      </w:pPr>
      <w:r>
        <w:rPr>
          <w:rFonts w:eastAsiaTheme="majorEastAsia" w:cstheme="majorBidi"/>
          <w:b/>
          <w:i w:val="0"/>
          <w:caps w:val="0"/>
          <w:sz w:val="24"/>
          <w:szCs w:val="24"/>
        </w:rPr>
        <w:t>Шаг процесса 10.06.02.</w:t>
      </w:r>
      <w:del w:id="916" w:author="Savinskaya Yulia" w:date="2021-02-24T13:48:00Z">
        <w:r w:rsidDel="00C25DAD">
          <w:rPr>
            <w:rFonts w:eastAsiaTheme="majorEastAsia" w:cstheme="majorBidi"/>
            <w:b/>
            <w:i w:val="0"/>
            <w:caps w:val="0"/>
            <w:sz w:val="24"/>
            <w:szCs w:val="24"/>
          </w:rPr>
          <w:delText xml:space="preserve">065 </w:delText>
        </w:r>
      </w:del>
      <w:ins w:id="917" w:author="Savinskaya Yulia" w:date="2021-02-24T13:48:00Z">
        <w:r w:rsidR="00C25DAD">
          <w:rPr>
            <w:rFonts w:eastAsiaTheme="majorEastAsia" w:cstheme="majorBidi"/>
            <w:b/>
            <w:i w:val="0"/>
            <w:caps w:val="0"/>
            <w:sz w:val="24"/>
            <w:szCs w:val="24"/>
          </w:rPr>
          <w:t xml:space="preserve">080 </w:t>
        </w:r>
      </w:ins>
      <w:r>
        <w:rPr>
          <w:rFonts w:eastAsiaTheme="majorEastAsia" w:cstheme="majorBidi"/>
          <w:b/>
          <w:i w:val="0"/>
          <w:caps w:val="0"/>
          <w:sz w:val="24"/>
          <w:szCs w:val="24"/>
        </w:rPr>
        <w:t>– Ведение справочника водителей подрядчика</w:t>
      </w:r>
    </w:p>
    <w:p w14:paraId="30D4C1E6" w14:textId="77777777" w:rsidR="00F67EF0" w:rsidRDefault="00F67EF0" w:rsidP="00AE12DE">
      <w:pPr>
        <w:rPr>
          <w:rFonts w:eastAsiaTheme="majorEastAsia"/>
        </w:rPr>
      </w:pPr>
    </w:p>
    <w:p w14:paraId="6D1F584A" w14:textId="77777777" w:rsidR="00C2088F" w:rsidRDefault="00F67EF0" w:rsidP="00AE12DE">
      <w:pPr>
        <w:spacing w:after="240" w:line="276" w:lineRule="auto"/>
        <w:ind w:firstLine="708"/>
        <w:rPr>
          <w:rFonts w:cs="Arial"/>
          <w:szCs w:val="24"/>
        </w:rPr>
      </w:pPr>
      <w:r w:rsidRPr="00AE12DE">
        <w:rPr>
          <w:rFonts w:ascii="Arial" w:eastAsiaTheme="majorEastAsia" w:hAnsi="Arial" w:cs="Arial"/>
          <w:szCs w:val="24"/>
        </w:rPr>
        <w:t xml:space="preserve">На </w:t>
      </w:r>
      <w:r w:rsidRPr="00AE12DE">
        <w:rPr>
          <w:rFonts w:ascii="Arial" w:hAnsi="Arial" w:cs="Arial"/>
          <w:szCs w:val="24"/>
        </w:rPr>
        <w:t>данном шаге Специалист Управления процессами перевозок осуществляет ведение справочника водителей подрядчика</w:t>
      </w:r>
      <w:r w:rsidR="00C2088F">
        <w:rPr>
          <w:rFonts w:ascii="Arial" w:hAnsi="Arial" w:cs="Arial"/>
          <w:szCs w:val="24"/>
        </w:rPr>
        <w:t>. Справочник собственных водителей формируется автоматически на основании данных из системы АСУП.</w:t>
      </w:r>
    </w:p>
    <w:p w14:paraId="668AF083" w14:textId="77777777" w:rsidR="00F67EF0" w:rsidRPr="00AE12DE" w:rsidRDefault="00C2088F" w:rsidP="00AE12DE">
      <w:pPr>
        <w:spacing w:after="240" w:line="276" w:lineRule="auto"/>
        <w:ind w:firstLine="708"/>
        <w:rPr>
          <w:rFonts w:cs="Arial"/>
          <w:szCs w:val="24"/>
        </w:rPr>
      </w:pPr>
      <w:r>
        <w:rPr>
          <w:rFonts w:ascii="Arial" w:hAnsi="Arial" w:cs="Arial"/>
          <w:szCs w:val="24"/>
        </w:rPr>
        <w:t>В</w:t>
      </w:r>
      <w:r w:rsidR="00F67EF0" w:rsidRPr="00AE12DE">
        <w:rPr>
          <w:rFonts w:ascii="Arial" w:hAnsi="Arial" w:cs="Arial"/>
          <w:szCs w:val="24"/>
        </w:rPr>
        <w:t xml:space="preserve"> транзакции BP</w:t>
      </w:r>
      <w:r>
        <w:rPr>
          <w:rFonts w:ascii="Arial" w:hAnsi="Arial" w:cs="Arial"/>
          <w:szCs w:val="24"/>
        </w:rPr>
        <w:t>,</w:t>
      </w:r>
      <w:r w:rsidRPr="00AE12DE">
        <w:rPr>
          <w:rFonts w:ascii="Arial" w:hAnsi="Arial" w:cs="Arial"/>
          <w:szCs w:val="24"/>
        </w:rPr>
        <w:t xml:space="preserve"> </w:t>
      </w:r>
      <w:r>
        <w:rPr>
          <w:rFonts w:ascii="Arial" w:hAnsi="Arial" w:cs="Arial"/>
          <w:szCs w:val="24"/>
        </w:rPr>
        <w:t xml:space="preserve">при создании водителя подрядчика, </w:t>
      </w:r>
      <w:r w:rsidR="00A40D6C" w:rsidRPr="00AE12DE">
        <w:rPr>
          <w:rFonts w:ascii="Arial" w:hAnsi="Arial" w:cs="Arial"/>
          <w:szCs w:val="24"/>
        </w:rPr>
        <w:t>вводит</w:t>
      </w:r>
      <w:r>
        <w:rPr>
          <w:rFonts w:ascii="Arial" w:hAnsi="Arial" w:cs="Arial"/>
          <w:szCs w:val="24"/>
        </w:rPr>
        <w:t>ся</w:t>
      </w:r>
      <w:r w:rsidR="00A40D6C" w:rsidRPr="00AE12DE">
        <w:rPr>
          <w:rFonts w:ascii="Arial" w:hAnsi="Arial" w:cs="Arial"/>
          <w:szCs w:val="24"/>
        </w:rPr>
        <w:t xml:space="preserve"> следующую информаци</w:t>
      </w:r>
      <w:r>
        <w:rPr>
          <w:rFonts w:ascii="Arial" w:hAnsi="Arial" w:cs="Arial"/>
          <w:szCs w:val="24"/>
        </w:rPr>
        <w:t>я</w:t>
      </w:r>
      <w:r w:rsidR="00A40D6C" w:rsidRPr="00AE12DE">
        <w:rPr>
          <w:rFonts w:ascii="Arial" w:hAnsi="Arial" w:cs="Arial"/>
          <w:szCs w:val="24"/>
        </w:rPr>
        <w:t>:</w:t>
      </w:r>
    </w:p>
    <w:p w14:paraId="7B39C580" w14:textId="77777777" w:rsidR="00A40D6C" w:rsidRPr="00AE12DE" w:rsidRDefault="00A40D6C" w:rsidP="00AE12DE">
      <w:pPr>
        <w:pStyle w:val="af9"/>
        <w:numPr>
          <w:ilvl w:val="0"/>
          <w:numId w:val="32"/>
        </w:numPr>
        <w:spacing w:after="240" w:line="276" w:lineRule="auto"/>
        <w:rPr>
          <w:rFonts w:cs="Arial"/>
          <w:szCs w:val="24"/>
        </w:rPr>
      </w:pPr>
      <w:r w:rsidRPr="00AE12DE">
        <w:rPr>
          <w:rFonts w:ascii="Arial" w:hAnsi="Arial" w:cs="Arial"/>
          <w:szCs w:val="24"/>
        </w:rPr>
        <w:t>ФИО водителя;</w:t>
      </w:r>
    </w:p>
    <w:p w14:paraId="725ABFA0" w14:textId="77777777" w:rsidR="00A40D6C" w:rsidRPr="00AE12DE" w:rsidRDefault="00A40D6C" w:rsidP="00AE12DE">
      <w:pPr>
        <w:pStyle w:val="af9"/>
        <w:numPr>
          <w:ilvl w:val="0"/>
          <w:numId w:val="32"/>
        </w:numPr>
        <w:spacing w:after="240" w:line="276" w:lineRule="auto"/>
        <w:rPr>
          <w:rFonts w:cs="Arial"/>
          <w:szCs w:val="24"/>
        </w:rPr>
      </w:pPr>
      <w:r w:rsidRPr="00AE12DE">
        <w:rPr>
          <w:rFonts w:ascii="Arial" w:hAnsi="Arial" w:cs="Arial"/>
          <w:szCs w:val="24"/>
        </w:rPr>
        <w:t>Адрес и телефон;</w:t>
      </w:r>
    </w:p>
    <w:p w14:paraId="1E764E58" w14:textId="77777777" w:rsidR="00A40D6C" w:rsidRPr="00AE12DE" w:rsidRDefault="00A40D6C" w:rsidP="00AE12DE">
      <w:pPr>
        <w:pStyle w:val="af9"/>
        <w:numPr>
          <w:ilvl w:val="0"/>
          <w:numId w:val="32"/>
        </w:numPr>
        <w:spacing w:after="240" w:line="276" w:lineRule="auto"/>
        <w:rPr>
          <w:rFonts w:cs="Arial"/>
          <w:szCs w:val="24"/>
        </w:rPr>
      </w:pPr>
      <w:r w:rsidRPr="00AE12DE">
        <w:rPr>
          <w:rFonts w:ascii="Arial" w:hAnsi="Arial" w:cs="Arial"/>
          <w:szCs w:val="24"/>
        </w:rPr>
        <w:t>Номер водительского удостоверения, категория и срок действия;</w:t>
      </w:r>
    </w:p>
    <w:p w14:paraId="3BA84B21" w14:textId="77777777" w:rsidR="00A40D6C" w:rsidRPr="00AE12DE" w:rsidRDefault="00A40D6C" w:rsidP="00AE12DE">
      <w:pPr>
        <w:pStyle w:val="af9"/>
        <w:numPr>
          <w:ilvl w:val="0"/>
          <w:numId w:val="32"/>
        </w:numPr>
        <w:spacing w:after="240" w:line="276" w:lineRule="auto"/>
        <w:rPr>
          <w:rFonts w:cs="Arial"/>
          <w:szCs w:val="24"/>
        </w:rPr>
      </w:pPr>
      <w:r w:rsidRPr="00AE12DE">
        <w:rPr>
          <w:rFonts w:ascii="Arial" w:hAnsi="Arial" w:cs="Arial"/>
          <w:szCs w:val="24"/>
        </w:rPr>
        <w:t>Производственный календарь;</w:t>
      </w:r>
    </w:p>
    <w:p w14:paraId="4256FD91" w14:textId="77777777" w:rsidR="00A40D6C" w:rsidRPr="00AE12DE" w:rsidRDefault="00A40D6C" w:rsidP="00AE12DE">
      <w:pPr>
        <w:pStyle w:val="af9"/>
        <w:numPr>
          <w:ilvl w:val="0"/>
          <w:numId w:val="32"/>
        </w:numPr>
        <w:spacing w:after="240" w:line="276" w:lineRule="auto"/>
        <w:rPr>
          <w:rFonts w:cs="Arial"/>
          <w:szCs w:val="24"/>
        </w:rPr>
      </w:pPr>
      <w:r w:rsidRPr="00AE12DE">
        <w:rPr>
          <w:rFonts w:ascii="Arial" w:hAnsi="Arial" w:cs="Arial"/>
          <w:szCs w:val="24"/>
        </w:rPr>
        <w:t>Дата действия водителя;</w:t>
      </w:r>
    </w:p>
    <w:p w14:paraId="1E4A6F95" w14:textId="77777777" w:rsidR="00A40D6C" w:rsidRDefault="00A40D6C" w:rsidP="00AE12DE">
      <w:pPr>
        <w:pStyle w:val="af9"/>
        <w:numPr>
          <w:ilvl w:val="0"/>
          <w:numId w:val="32"/>
        </w:numPr>
        <w:spacing w:after="240" w:line="276" w:lineRule="auto"/>
        <w:rPr>
          <w:rFonts w:cs="Arial"/>
          <w:szCs w:val="24"/>
        </w:rPr>
      </w:pPr>
      <w:r w:rsidRPr="00AE12DE">
        <w:rPr>
          <w:rFonts w:ascii="Arial" w:hAnsi="Arial" w:cs="Arial"/>
          <w:szCs w:val="24"/>
        </w:rPr>
        <w:t>Местоположение.</w:t>
      </w:r>
      <w:r w:rsidR="00771E55">
        <w:rPr>
          <w:rFonts w:ascii="Arial" w:hAnsi="Arial" w:cs="Arial"/>
          <w:szCs w:val="24"/>
        </w:rPr>
        <w:tab/>
      </w:r>
    </w:p>
    <w:p w14:paraId="28A75AAE" w14:textId="77777777" w:rsidR="005A23F0" w:rsidRPr="00AE12DE" w:rsidRDefault="005A23F0" w:rsidP="00AE12DE">
      <w:pPr>
        <w:pStyle w:val="a7"/>
        <w:ind w:left="1287"/>
        <w:jc w:val="right"/>
        <w:rPr>
          <w:rFonts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Pr>
          <w:rFonts w:ascii="Arial" w:hAnsi="Arial" w:cs="Arial"/>
          <w:b/>
          <w:noProof/>
          <w:sz w:val="22"/>
        </w:rPr>
        <w:t>2</w:t>
      </w:r>
      <w:r w:rsidRPr="00AE12DE">
        <w:rPr>
          <w:rFonts w:ascii="Arial" w:hAnsi="Arial" w:cs="Arial"/>
          <w:b/>
          <w:noProof/>
          <w:sz w:val="22"/>
        </w:rPr>
        <w:t>2</w:t>
      </w:r>
      <w:r w:rsidRPr="00916FAB">
        <w:rPr>
          <w:rFonts w:ascii="Arial" w:hAnsi="Arial" w:cs="Arial"/>
          <w:b/>
          <w:sz w:val="22"/>
        </w:rPr>
        <w:fldChar w:fldCharType="end"/>
      </w:r>
      <w:r w:rsidRPr="00916FAB">
        <w:rPr>
          <w:rFonts w:ascii="Arial" w:hAnsi="Arial" w:cs="Arial"/>
          <w:b/>
          <w:sz w:val="22"/>
        </w:rPr>
        <w:t xml:space="preserve">. Описание </w:t>
      </w:r>
      <w:r>
        <w:rPr>
          <w:rFonts w:ascii="Arial" w:hAnsi="Arial" w:cs="Arial"/>
          <w:b/>
          <w:sz w:val="22"/>
        </w:rPr>
        <w:t>шага «</w:t>
      </w:r>
      <w:r w:rsidRPr="00AE12DE">
        <w:rPr>
          <w:rFonts w:ascii="Arial" w:hAnsi="Arial" w:cs="Arial"/>
          <w:b/>
          <w:sz w:val="22"/>
        </w:rPr>
        <w:t>Ведение справочника водителей подрядчика</w:t>
      </w:r>
      <w:r>
        <w:rPr>
          <w:rFonts w:ascii="Arial" w:hAnsi="Arial" w:cs="Arial"/>
          <w:b/>
          <w:sz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5A23F0" w14:paraId="656666D5" w14:textId="77777777" w:rsidTr="00BB38D5">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74E9DDA" w14:textId="77777777" w:rsidR="005A23F0" w:rsidRDefault="005A23F0" w:rsidP="00BB38D5">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E0A8976" w14:textId="77777777" w:rsidR="005A23F0" w:rsidRDefault="005A23F0" w:rsidP="00BB38D5">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554868D4" w14:textId="77777777" w:rsidR="005A23F0" w:rsidRPr="00C43B68" w:rsidRDefault="005A23F0" w:rsidP="00BB38D5">
            <w:pPr>
              <w:pStyle w:val="h"/>
              <w:spacing w:before="45" w:after="45"/>
              <w:jc w:val="both"/>
              <w:rPr>
                <w:noProof/>
                <w:szCs w:val="24"/>
                <w:lang w:val="en-US"/>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5EA7B9C" w14:textId="77777777" w:rsidR="005A23F0" w:rsidRDefault="005A23F0" w:rsidP="00BB38D5">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F94ED69" w14:textId="77777777" w:rsidR="005A23F0" w:rsidRDefault="005A23F0" w:rsidP="00BB38D5">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2F64918A" w14:textId="77777777" w:rsidR="005A23F0" w:rsidRDefault="005A23F0" w:rsidP="00BB38D5">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0301E0B" w14:textId="77777777" w:rsidR="005A23F0" w:rsidRDefault="005A23F0" w:rsidP="00BB38D5">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0FD6DB5" w14:textId="77777777" w:rsidR="005A23F0" w:rsidRDefault="005A23F0" w:rsidP="00BB38D5">
            <w:pPr>
              <w:pStyle w:val="h"/>
              <w:spacing w:before="45" w:after="45"/>
              <w:rPr>
                <w:noProof/>
                <w:szCs w:val="24"/>
              </w:rPr>
            </w:pPr>
            <w:r>
              <w:rPr>
                <w:noProof/>
                <w:szCs w:val="24"/>
              </w:rPr>
              <w:t>Выход</w:t>
            </w:r>
          </w:p>
        </w:tc>
      </w:tr>
      <w:tr w:rsidR="005A23F0" w14:paraId="67FA1366" w14:textId="77777777" w:rsidTr="00BB38D5">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483EE6B" w14:textId="77777777" w:rsidR="005A23F0" w:rsidRPr="003D2FE5" w:rsidRDefault="005A23F0" w:rsidP="000B4740">
            <w:pPr>
              <w:pStyle w:val="bbb"/>
              <w:spacing w:before="45" w:after="45"/>
              <w:rPr>
                <w:rFonts w:eastAsia="Times New Roman"/>
                <w:color w:val="auto"/>
                <w:szCs w:val="18"/>
                <w:lang w:eastAsia="en-US"/>
              </w:rPr>
            </w:pPr>
            <w:r w:rsidRPr="003D2FE5">
              <w:rPr>
                <w:szCs w:val="18"/>
              </w:rPr>
              <w:t>10.06.02.06</w:t>
            </w:r>
            <w:r>
              <w:rPr>
                <w:szCs w:val="18"/>
              </w:rPr>
              <w:t>5</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45E4E11" w14:textId="77777777" w:rsidR="005A23F0" w:rsidRPr="00AE12DE" w:rsidRDefault="005A23F0" w:rsidP="005A23F0">
            <w:pPr>
              <w:pStyle w:val="bbb"/>
              <w:spacing w:before="45" w:after="45"/>
            </w:pPr>
            <w:r>
              <w:t>Ведение справочника водителей подрядчика</w:t>
            </w:r>
          </w:p>
        </w:tc>
        <w:tc>
          <w:tcPr>
            <w:tcW w:w="557" w:type="pct"/>
            <w:tcBorders>
              <w:top w:val="single" w:sz="6" w:space="0" w:color="000000"/>
              <w:left w:val="single" w:sz="6" w:space="0" w:color="000000"/>
              <w:bottom w:val="single" w:sz="6" w:space="0" w:color="000000"/>
              <w:right w:val="single" w:sz="6" w:space="0" w:color="000000"/>
            </w:tcBorders>
          </w:tcPr>
          <w:p w14:paraId="60E5E227" w14:textId="77777777" w:rsidR="005A23F0" w:rsidRPr="00AE12DE" w:rsidRDefault="005A23F0" w:rsidP="005A23F0">
            <w:pPr>
              <w:pStyle w:val="bbb"/>
              <w:spacing w:before="45" w:after="45"/>
            </w:pPr>
            <w:r w:rsidRPr="00AE12DE">
              <w:t>BP</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E21D54C" w14:textId="77777777" w:rsidR="005A23F0" w:rsidRPr="000B4740" w:rsidRDefault="005A23F0" w:rsidP="002B52C6">
            <w:pPr>
              <w:pStyle w:val="bbb"/>
              <w:spacing w:before="45" w:after="45"/>
            </w:pPr>
            <w:r>
              <w:t>Если водителя подрядчика нет в справочнике, Специалист управления процессами перевозок добавляет водителя в транзакции BP.</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300AA5D" w14:textId="77777777" w:rsidR="005A23F0" w:rsidRPr="00AE12DE" w:rsidRDefault="005A23F0" w:rsidP="002B52C6">
            <w:pPr>
              <w:spacing w:before="45" w:after="45"/>
              <w:ind w:left="-57"/>
              <w:jc w:val="left"/>
              <w:rPr>
                <w:rFonts w:ascii="Arial" w:eastAsia="Arial" w:hAnsi="Arial" w:cs="Arial"/>
                <w:color w:val="000000"/>
                <w:sz w:val="18"/>
                <w:szCs w:val="20"/>
                <w:lang w:eastAsia="ru-RU"/>
              </w:rPr>
            </w:pPr>
            <w:r w:rsidRPr="00AE12DE">
              <w:rPr>
                <w:rFonts w:ascii="Arial" w:eastAsia="Arial" w:hAnsi="Arial" w:cs="Arial"/>
                <w:color w:val="000000"/>
                <w:sz w:val="18"/>
                <w:szCs w:val="20"/>
                <w:lang w:eastAsia="ru-RU"/>
              </w:rPr>
              <w:t xml:space="preserve">Специалист </w:t>
            </w:r>
            <w:r w:rsidR="00A37DA4" w:rsidRPr="002B52C6">
              <w:rPr>
                <w:rFonts w:ascii="Arial" w:eastAsia="Arial" w:hAnsi="Arial" w:cs="Arial"/>
                <w:color w:val="000000"/>
                <w:sz w:val="18"/>
                <w:szCs w:val="20"/>
                <w:lang w:eastAsia="ru-RU"/>
              </w:rPr>
              <w:t>Управления процессами перевозок</w:t>
            </w:r>
          </w:p>
        </w:tc>
        <w:tc>
          <w:tcPr>
            <w:tcW w:w="626" w:type="pct"/>
            <w:tcBorders>
              <w:top w:val="single" w:sz="6" w:space="0" w:color="000000"/>
              <w:left w:val="single" w:sz="6" w:space="0" w:color="000000"/>
              <w:bottom w:val="single" w:sz="6" w:space="0" w:color="000000"/>
              <w:right w:val="single" w:sz="6" w:space="0" w:color="000000"/>
            </w:tcBorders>
          </w:tcPr>
          <w:p w14:paraId="6B947F09" w14:textId="77777777" w:rsidR="005A23F0" w:rsidRPr="00AE12DE" w:rsidRDefault="005A23F0" w:rsidP="005A23F0">
            <w:pPr>
              <w:pStyle w:val="bbb"/>
              <w:spacing w:before="45" w:after="45"/>
            </w:pPr>
            <w:r w:rsidRPr="00AE12DE">
              <w:t>Водитель подрядчика отсутствует в справочнике</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ADA6086" w14:textId="77777777" w:rsidR="005A23F0" w:rsidRPr="00AE12DE" w:rsidRDefault="005A23F0" w:rsidP="005A23F0">
            <w:pPr>
              <w:spacing w:before="45" w:after="45"/>
              <w:ind w:left="-57"/>
              <w:jc w:val="left"/>
              <w:rPr>
                <w:rFonts w:ascii="Arial" w:eastAsia="Arial" w:hAnsi="Arial" w:cs="Arial"/>
                <w:color w:val="000000"/>
                <w:sz w:val="18"/>
                <w:szCs w:val="20"/>
                <w:lang w:eastAsia="ru-RU"/>
              </w:rPr>
            </w:pPr>
            <w:r w:rsidRPr="00AE12DE">
              <w:rPr>
                <w:rFonts w:ascii="Arial" w:eastAsia="Arial" w:hAnsi="Arial" w:cs="Arial"/>
                <w:color w:val="000000"/>
                <w:sz w:val="18"/>
                <w:szCs w:val="20"/>
                <w:lang w:eastAsia="ru-RU"/>
              </w:rPr>
              <w:t>Информация о водителе подрядчика</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6B5D004" w14:textId="77777777" w:rsidR="005A23F0" w:rsidRPr="00AE12DE" w:rsidRDefault="005A23F0" w:rsidP="005A23F0">
            <w:pPr>
              <w:pStyle w:val="bbb"/>
              <w:spacing w:before="45" w:after="45"/>
            </w:pPr>
            <w:r>
              <w:t>Справочник водителей подрядчика</w:t>
            </w:r>
          </w:p>
        </w:tc>
      </w:tr>
    </w:tbl>
    <w:p w14:paraId="7FC72A1C" w14:textId="77777777" w:rsidR="00F67EF0" w:rsidRPr="00AE12DE" w:rsidRDefault="00F67EF0" w:rsidP="00AE12DE">
      <w:pPr>
        <w:rPr>
          <w:rFonts w:eastAsiaTheme="majorEastAsia"/>
          <w:i/>
          <w:caps/>
        </w:rPr>
      </w:pPr>
    </w:p>
    <w:p w14:paraId="16A77042" w14:textId="2CE3F525" w:rsidR="005820B3" w:rsidRPr="00A46114" w:rsidRDefault="005820B3" w:rsidP="005820B3">
      <w:pPr>
        <w:pStyle w:val="4"/>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10.06.02.</w:t>
      </w:r>
      <w:del w:id="918" w:author="Savinskaya Yulia" w:date="2021-02-24T13:48:00Z">
        <w:r w:rsidR="00890C0A" w:rsidDel="00C25DAD">
          <w:rPr>
            <w:rFonts w:eastAsiaTheme="majorEastAsia" w:cstheme="majorBidi"/>
            <w:b/>
            <w:i w:val="0"/>
            <w:caps w:val="0"/>
            <w:sz w:val="24"/>
            <w:szCs w:val="24"/>
          </w:rPr>
          <w:delText>0</w:delText>
        </w:r>
        <w:r w:rsidR="00771E55" w:rsidRPr="00AE12DE" w:rsidDel="00C25DAD">
          <w:rPr>
            <w:rFonts w:eastAsiaTheme="majorEastAsia" w:cstheme="majorBidi"/>
            <w:b/>
            <w:i w:val="0"/>
            <w:caps w:val="0"/>
            <w:sz w:val="24"/>
            <w:szCs w:val="24"/>
          </w:rPr>
          <w:delText>7</w:delText>
        </w:r>
        <w:r w:rsidR="00DA5C27" w:rsidDel="00C25DAD">
          <w:rPr>
            <w:rFonts w:eastAsiaTheme="majorEastAsia" w:cstheme="majorBidi"/>
            <w:b/>
            <w:i w:val="0"/>
            <w:caps w:val="0"/>
            <w:sz w:val="24"/>
            <w:szCs w:val="24"/>
          </w:rPr>
          <w:delText>0</w:delText>
        </w:r>
        <w:r w:rsidR="00771E55" w:rsidRPr="00AE12DE" w:rsidDel="00C25DAD">
          <w:rPr>
            <w:rFonts w:eastAsiaTheme="majorEastAsia" w:cstheme="majorBidi"/>
            <w:b/>
            <w:i w:val="0"/>
            <w:caps w:val="0"/>
            <w:sz w:val="24"/>
            <w:szCs w:val="24"/>
          </w:rPr>
          <w:delText xml:space="preserve"> </w:delText>
        </w:r>
      </w:del>
      <w:ins w:id="919" w:author="Savinskaya Yulia" w:date="2021-02-24T13:48:00Z">
        <w:r w:rsidR="00C25DAD">
          <w:rPr>
            <w:rFonts w:eastAsiaTheme="majorEastAsia" w:cstheme="majorBidi"/>
            <w:b/>
            <w:i w:val="0"/>
            <w:caps w:val="0"/>
            <w:sz w:val="24"/>
            <w:szCs w:val="24"/>
          </w:rPr>
          <w:t>085</w:t>
        </w:r>
        <w:r w:rsidR="00C25DAD" w:rsidRPr="00AE12DE">
          <w:rPr>
            <w:rFonts w:eastAsiaTheme="majorEastAsia" w:cstheme="majorBidi"/>
            <w:b/>
            <w:i w:val="0"/>
            <w:caps w:val="0"/>
            <w:sz w:val="24"/>
            <w:szCs w:val="24"/>
          </w:rPr>
          <w:t xml:space="preserve"> </w:t>
        </w:r>
      </w:ins>
      <w:r w:rsidR="00771E55" w:rsidRPr="00AE12DE">
        <w:rPr>
          <w:rFonts w:eastAsiaTheme="majorEastAsia" w:cstheme="majorBidi"/>
          <w:b/>
          <w:i w:val="0"/>
          <w:caps w:val="0"/>
          <w:sz w:val="24"/>
          <w:szCs w:val="24"/>
        </w:rPr>
        <w:t>- Назначение водителя в Путевом листе подрядчика</w:t>
      </w:r>
      <w:r w:rsidR="00771E55" w:rsidDel="00771E55">
        <w:rPr>
          <w:rFonts w:eastAsiaTheme="majorEastAsia" w:cstheme="majorBidi"/>
          <w:b/>
          <w:i w:val="0"/>
          <w:caps w:val="0"/>
          <w:sz w:val="24"/>
          <w:szCs w:val="24"/>
        </w:rPr>
        <w:t xml:space="preserve"> </w:t>
      </w:r>
    </w:p>
    <w:p w14:paraId="308A3FA9" w14:textId="77777777" w:rsidR="005820B3" w:rsidRDefault="005820B3" w:rsidP="005820B3">
      <w:pPr>
        <w:rPr>
          <w:rFonts w:ascii="Arial" w:hAnsi="Arial" w:cs="Arial"/>
          <w:i/>
          <w:color w:val="7F7F7F" w:themeColor="text1" w:themeTint="80"/>
        </w:rPr>
      </w:pPr>
    </w:p>
    <w:p w14:paraId="42B90C43" w14:textId="71323264" w:rsidR="00603AEE" w:rsidRPr="00C2088F" w:rsidRDefault="00603AEE" w:rsidP="00C2088F">
      <w:pPr>
        <w:spacing w:after="240" w:line="276" w:lineRule="auto"/>
        <w:ind w:firstLine="708"/>
        <w:rPr>
          <w:rFonts w:ascii="Arial" w:hAnsi="Arial" w:cs="Arial"/>
          <w:szCs w:val="24"/>
        </w:rPr>
      </w:pPr>
      <w:r w:rsidRPr="00C2088F">
        <w:rPr>
          <w:rFonts w:ascii="Arial" w:hAnsi="Arial" w:cs="Arial"/>
          <w:szCs w:val="24"/>
        </w:rPr>
        <w:t xml:space="preserve">В рамках процесса «ПП-10.06.03-ERP Выполнение транспортных работ и работ технологического транспорта», в случае выполнения транспортировки собственным автотранспортом, производится назначение конкретного водителя для исполнения транспортировки, и оформление </w:t>
      </w:r>
      <w:r w:rsidR="00771E55" w:rsidRPr="00C2088F">
        <w:rPr>
          <w:rFonts w:ascii="Arial" w:hAnsi="Arial" w:cs="Arial"/>
          <w:szCs w:val="24"/>
        </w:rPr>
        <w:t xml:space="preserve">Путевого </w:t>
      </w:r>
      <w:r w:rsidRPr="00C2088F">
        <w:rPr>
          <w:rFonts w:ascii="Arial" w:hAnsi="Arial" w:cs="Arial"/>
          <w:szCs w:val="24"/>
        </w:rPr>
        <w:t xml:space="preserve">листа. </w:t>
      </w:r>
    </w:p>
    <w:p w14:paraId="50184653" w14:textId="127CAC66" w:rsidR="00CD3243" w:rsidRPr="00C2088F" w:rsidRDefault="00CD3243" w:rsidP="00C2088F">
      <w:pPr>
        <w:spacing w:after="240" w:line="276" w:lineRule="auto"/>
        <w:ind w:firstLine="708"/>
        <w:rPr>
          <w:rFonts w:ascii="Arial" w:hAnsi="Arial" w:cs="Arial"/>
          <w:szCs w:val="24"/>
        </w:rPr>
      </w:pPr>
      <w:r w:rsidRPr="00C2088F">
        <w:rPr>
          <w:rFonts w:ascii="Arial" w:hAnsi="Arial" w:cs="Arial"/>
          <w:szCs w:val="24"/>
        </w:rPr>
        <w:lastRenderedPageBreak/>
        <w:t>В случае невозможности удовлетворения заявки собственным транспорто</w:t>
      </w:r>
      <w:r w:rsidR="00771E55" w:rsidRPr="00C2088F">
        <w:rPr>
          <w:rFonts w:ascii="Arial" w:hAnsi="Arial" w:cs="Arial"/>
          <w:szCs w:val="24"/>
        </w:rPr>
        <w:t>м, Диспетчер</w:t>
      </w:r>
      <w:r w:rsidR="004C135E" w:rsidRPr="00C2088F">
        <w:rPr>
          <w:rFonts w:ascii="Arial" w:hAnsi="Arial" w:cs="Arial"/>
          <w:szCs w:val="24"/>
        </w:rPr>
        <w:t xml:space="preserve"> связывается с Планировщиком логистики</w:t>
      </w:r>
      <w:r w:rsidR="00771E55" w:rsidRPr="00C2088F">
        <w:rPr>
          <w:rFonts w:ascii="Arial" w:hAnsi="Arial" w:cs="Arial"/>
          <w:szCs w:val="24"/>
        </w:rPr>
        <w:t xml:space="preserve"> или с Заявителем потребности</w:t>
      </w:r>
      <w:r w:rsidR="004C135E" w:rsidRPr="00C2088F">
        <w:rPr>
          <w:rFonts w:ascii="Arial" w:hAnsi="Arial" w:cs="Arial"/>
          <w:szCs w:val="24"/>
        </w:rPr>
        <w:t xml:space="preserve"> для корректировки сроков или договаривается с Подрядчиком для перевозки силами Подрядчика.</w:t>
      </w:r>
      <w:r w:rsidR="003E6720" w:rsidRPr="00C2088F">
        <w:rPr>
          <w:rFonts w:ascii="Arial" w:hAnsi="Arial" w:cs="Arial"/>
          <w:szCs w:val="24"/>
        </w:rPr>
        <w:t xml:space="preserve"> Взаимодействие </w:t>
      </w:r>
      <w:r w:rsidR="00771E55" w:rsidRPr="00C2088F">
        <w:rPr>
          <w:rFonts w:ascii="Arial" w:hAnsi="Arial" w:cs="Arial"/>
          <w:szCs w:val="24"/>
        </w:rPr>
        <w:t>Диспетчера</w:t>
      </w:r>
      <w:r w:rsidR="003E6720" w:rsidRPr="00C2088F">
        <w:rPr>
          <w:rFonts w:ascii="Arial" w:hAnsi="Arial" w:cs="Arial"/>
          <w:szCs w:val="24"/>
        </w:rPr>
        <w:t xml:space="preserve"> и Планировщика Логистики регламентируется локальными нормативными документами, например, Регламентами.</w:t>
      </w:r>
      <w:r w:rsidR="00771E55" w:rsidRPr="00C2088F">
        <w:rPr>
          <w:rFonts w:ascii="Arial" w:hAnsi="Arial" w:cs="Arial"/>
          <w:szCs w:val="24"/>
        </w:rPr>
        <w:t xml:space="preserve"> </w:t>
      </w:r>
    </w:p>
    <w:p w14:paraId="4E4EABC7" w14:textId="77777777" w:rsidR="00771E55" w:rsidRPr="00C2088F" w:rsidRDefault="00771E55" w:rsidP="00C2088F">
      <w:pPr>
        <w:spacing w:after="240" w:line="276" w:lineRule="auto"/>
        <w:ind w:firstLine="708"/>
        <w:rPr>
          <w:rFonts w:ascii="Arial" w:hAnsi="Arial" w:cs="Arial"/>
          <w:szCs w:val="24"/>
        </w:rPr>
      </w:pPr>
      <w:r w:rsidRPr="00C2088F">
        <w:rPr>
          <w:rFonts w:ascii="Arial" w:hAnsi="Arial" w:cs="Arial"/>
          <w:szCs w:val="24"/>
        </w:rPr>
        <w:t xml:space="preserve">Если принято решение о том, что перевозка будет выполняться силами Подрядчика, во Фрахтовом заказе устанавливается статус «Нет доступных ТС». После установки данного статуса Единица фрахта удаляется из данного Фрахтового заказа. </w:t>
      </w:r>
      <w:r w:rsidR="00B971A4" w:rsidRPr="00C2088F">
        <w:rPr>
          <w:rFonts w:ascii="Arial" w:hAnsi="Arial" w:cs="Arial"/>
          <w:szCs w:val="24"/>
        </w:rPr>
        <w:t>Далее Диспетчер присваивает удаленную Единицу фрахта ресурсу ТС подрядчика и формирует новый Фрахтовый заказ (Путевой лист подрядчика).</w:t>
      </w:r>
    </w:p>
    <w:p w14:paraId="75261D1F" w14:textId="55B74E04" w:rsidR="005C4F93" w:rsidRPr="005C4F93" w:rsidRDefault="005C4F93" w:rsidP="00C2088F">
      <w:pPr>
        <w:spacing w:after="240" w:line="276" w:lineRule="auto"/>
        <w:ind w:firstLine="708"/>
        <w:rPr>
          <w:rFonts w:ascii="Arial" w:hAnsi="Arial" w:cs="Arial"/>
          <w:szCs w:val="24"/>
        </w:rPr>
      </w:pPr>
      <w:r w:rsidRPr="005C4F93">
        <w:rPr>
          <w:rFonts w:ascii="Arial" w:hAnsi="Arial" w:cs="Arial"/>
          <w:szCs w:val="24"/>
        </w:rPr>
        <w:t xml:space="preserve">Если перевозка выполняется сторонним перевозчиком, то данные о назначенном ТС и </w:t>
      </w:r>
      <w:r w:rsidR="00771E55">
        <w:rPr>
          <w:rFonts w:ascii="Arial" w:hAnsi="Arial" w:cs="Arial"/>
          <w:szCs w:val="24"/>
        </w:rPr>
        <w:t>в</w:t>
      </w:r>
      <w:r w:rsidR="00771E55" w:rsidRPr="005C4F93">
        <w:rPr>
          <w:rFonts w:ascii="Arial" w:hAnsi="Arial" w:cs="Arial"/>
          <w:szCs w:val="24"/>
        </w:rPr>
        <w:t xml:space="preserve">одителе </w:t>
      </w:r>
      <w:r w:rsidRPr="005C4F93">
        <w:rPr>
          <w:rFonts w:ascii="Arial" w:hAnsi="Arial" w:cs="Arial"/>
          <w:szCs w:val="24"/>
        </w:rPr>
        <w:t xml:space="preserve">вносит </w:t>
      </w:r>
      <w:r w:rsidR="00771E55">
        <w:rPr>
          <w:rFonts w:ascii="Arial" w:hAnsi="Arial" w:cs="Arial"/>
          <w:szCs w:val="24"/>
        </w:rPr>
        <w:t>Диспетчер</w:t>
      </w:r>
      <w:r w:rsidR="008C57FD">
        <w:rPr>
          <w:rFonts w:ascii="Arial" w:hAnsi="Arial" w:cs="Arial"/>
          <w:szCs w:val="24"/>
        </w:rPr>
        <w:t xml:space="preserve"> </w:t>
      </w:r>
      <w:r w:rsidRPr="005C4F93">
        <w:rPr>
          <w:rFonts w:ascii="Arial" w:hAnsi="Arial" w:cs="Arial"/>
          <w:szCs w:val="24"/>
        </w:rPr>
        <w:t xml:space="preserve">на основании данных полученных от </w:t>
      </w:r>
      <w:r w:rsidR="003F3FD9">
        <w:rPr>
          <w:rFonts w:ascii="Arial" w:hAnsi="Arial" w:cs="Arial"/>
          <w:szCs w:val="24"/>
        </w:rPr>
        <w:t>Т</w:t>
      </w:r>
      <w:r w:rsidR="009A182D">
        <w:rPr>
          <w:rFonts w:ascii="Arial" w:hAnsi="Arial" w:cs="Arial"/>
          <w:szCs w:val="24"/>
        </w:rPr>
        <w:t>ранспортной компании</w:t>
      </w:r>
      <w:r w:rsidR="003F3FD9">
        <w:rPr>
          <w:rFonts w:ascii="Arial" w:hAnsi="Arial" w:cs="Arial"/>
          <w:szCs w:val="24"/>
        </w:rPr>
        <w:t xml:space="preserve"> (если Транспортная компания предоставила данные о Водителе и Транспортном средстве).</w:t>
      </w:r>
    </w:p>
    <w:p w14:paraId="52383282" w14:textId="77777777" w:rsidR="005C4F93" w:rsidRDefault="005C4F93" w:rsidP="00C2088F">
      <w:pPr>
        <w:spacing w:after="240" w:line="276" w:lineRule="auto"/>
        <w:ind w:firstLine="708"/>
        <w:rPr>
          <w:rFonts w:ascii="Arial" w:hAnsi="Arial" w:cs="Arial"/>
          <w:szCs w:val="24"/>
        </w:rPr>
      </w:pPr>
      <w:r w:rsidRPr="005C4F93">
        <w:rPr>
          <w:rFonts w:ascii="Arial" w:hAnsi="Arial" w:cs="Arial"/>
          <w:szCs w:val="24"/>
        </w:rPr>
        <w:t xml:space="preserve">Данные о ТС и Водителях внешних перевозчиков должны быть внесены во внутренний справочник </w:t>
      </w:r>
      <w:r w:rsidRPr="00C2088F">
        <w:rPr>
          <w:rFonts w:ascii="Arial" w:hAnsi="Arial" w:cs="Arial"/>
          <w:szCs w:val="24"/>
        </w:rPr>
        <w:t>SAP</w:t>
      </w:r>
      <w:r w:rsidR="005310DB">
        <w:rPr>
          <w:rFonts w:ascii="Arial" w:hAnsi="Arial" w:cs="Arial"/>
          <w:szCs w:val="24"/>
        </w:rPr>
        <w:t xml:space="preserve"> </w:t>
      </w:r>
      <w:r w:rsidR="00605D1D">
        <w:rPr>
          <w:rFonts w:ascii="Arial" w:hAnsi="Arial" w:cs="Arial"/>
          <w:szCs w:val="24"/>
        </w:rPr>
        <w:t>по мере получения этих данных от Транспортной компании</w:t>
      </w:r>
      <w:r w:rsidR="008C57FD">
        <w:rPr>
          <w:rFonts w:ascii="Arial" w:hAnsi="Arial" w:cs="Arial"/>
          <w:szCs w:val="24"/>
        </w:rPr>
        <w:t>.</w:t>
      </w:r>
      <w:r w:rsidR="00C2088F">
        <w:rPr>
          <w:rFonts w:ascii="Arial" w:hAnsi="Arial" w:cs="Arial"/>
          <w:szCs w:val="24"/>
        </w:rPr>
        <w:t xml:space="preserve"> В случае, если водителя нет в справочнике, возможно указывать водителя подрядчика как текстовое описание во Фрахтовом заказе без внесения в справочник.</w:t>
      </w:r>
    </w:p>
    <w:p w14:paraId="50F695FE" w14:textId="77777777" w:rsidR="00B31D8D" w:rsidRPr="005C4F93" w:rsidRDefault="00BB38D5" w:rsidP="00C2088F">
      <w:pPr>
        <w:spacing w:after="240" w:line="276" w:lineRule="auto"/>
        <w:ind w:firstLine="708"/>
        <w:rPr>
          <w:rFonts w:ascii="Arial" w:hAnsi="Arial" w:cs="Arial"/>
          <w:szCs w:val="24"/>
        </w:rPr>
      </w:pPr>
      <w:r>
        <w:rPr>
          <w:rFonts w:ascii="Arial" w:hAnsi="Arial" w:cs="Arial"/>
          <w:szCs w:val="24"/>
        </w:rPr>
        <w:t>После внесения информации о водителе во Фрахтовый заказ, Диспетчер открывает Путевой лист подрядчика.</w:t>
      </w:r>
    </w:p>
    <w:p w14:paraId="560770C3" w14:textId="2DBA8B93" w:rsidR="005820B3" w:rsidRDefault="005820B3" w:rsidP="005820B3">
      <w:pPr>
        <w:pStyle w:val="a7"/>
        <w:jc w:val="right"/>
        <w:rPr>
          <w:rFonts w:ascii="Arial" w:hAnsi="Arial" w:cs="Arial"/>
          <w:b/>
          <w:sz w:val="22"/>
        </w:rPr>
      </w:pPr>
      <w:r w:rsidRPr="00916FAB">
        <w:rPr>
          <w:rFonts w:ascii="Arial" w:hAnsi="Arial" w:cs="Arial"/>
          <w:b/>
          <w:sz w:val="22"/>
        </w:rPr>
        <w:t xml:space="preserve">Таблица </w:t>
      </w:r>
      <w:del w:id="920" w:author="Savinskaya Yulia" w:date="2021-02-24T14:55:00Z">
        <w:r w:rsidR="00B971A4" w:rsidRPr="00916FAB" w:rsidDel="00E07D2E">
          <w:rPr>
            <w:rFonts w:ascii="Arial" w:hAnsi="Arial" w:cs="Arial"/>
            <w:b/>
            <w:sz w:val="22"/>
          </w:rPr>
          <w:fldChar w:fldCharType="begin"/>
        </w:r>
        <w:r w:rsidR="00B971A4" w:rsidRPr="00916FAB" w:rsidDel="00E07D2E">
          <w:rPr>
            <w:rFonts w:ascii="Arial" w:hAnsi="Arial" w:cs="Arial"/>
            <w:b/>
            <w:sz w:val="22"/>
          </w:rPr>
          <w:delInstrText xml:space="preserve"> SEQ Таблица \* ARABIC </w:delInstrText>
        </w:r>
        <w:r w:rsidR="00B971A4" w:rsidRPr="00916FAB" w:rsidDel="00E07D2E">
          <w:rPr>
            <w:rFonts w:ascii="Arial" w:hAnsi="Arial" w:cs="Arial"/>
            <w:b/>
            <w:sz w:val="22"/>
          </w:rPr>
          <w:fldChar w:fldCharType="separate"/>
        </w:r>
        <w:r w:rsidR="00B971A4" w:rsidDel="00E07D2E">
          <w:rPr>
            <w:rFonts w:ascii="Arial" w:hAnsi="Arial" w:cs="Arial"/>
            <w:b/>
            <w:noProof/>
            <w:sz w:val="22"/>
          </w:rPr>
          <w:delText>23</w:delText>
        </w:r>
        <w:r w:rsidR="00B971A4" w:rsidRPr="00916FAB" w:rsidDel="00E07D2E">
          <w:rPr>
            <w:rFonts w:ascii="Arial" w:hAnsi="Arial" w:cs="Arial"/>
            <w:b/>
            <w:sz w:val="22"/>
          </w:rPr>
          <w:fldChar w:fldCharType="end"/>
        </w:r>
      </w:del>
      <w:ins w:id="921" w:author="Savinskaya Yulia" w:date="2021-02-24T14:55:00Z">
        <w:r w:rsidR="00E07D2E" w:rsidRPr="00916FAB">
          <w:rPr>
            <w:rFonts w:ascii="Arial" w:hAnsi="Arial" w:cs="Arial"/>
            <w:b/>
            <w:sz w:val="22"/>
          </w:rPr>
          <w:fldChar w:fldCharType="begin"/>
        </w:r>
        <w:r w:rsidR="00E07D2E" w:rsidRPr="00916FAB">
          <w:rPr>
            <w:rFonts w:ascii="Arial" w:hAnsi="Arial" w:cs="Arial"/>
            <w:b/>
            <w:sz w:val="22"/>
          </w:rPr>
          <w:instrText xml:space="preserve"> SEQ Таблица \* ARABIC </w:instrText>
        </w:r>
        <w:r w:rsidR="00E07D2E" w:rsidRPr="00916FAB">
          <w:rPr>
            <w:rFonts w:ascii="Arial" w:hAnsi="Arial" w:cs="Arial"/>
            <w:b/>
            <w:sz w:val="22"/>
          </w:rPr>
          <w:fldChar w:fldCharType="separate"/>
        </w:r>
        <w:r w:rsidR="00E07D2E">
          <w:rPr>
            <w:rFonts w:ascii="Arial" w:hAnsi="Arial" w:cs="Arial"/>
            <w:b/>
            <w:noProof/>
            <w:sz w:val="22"/>
          </w:rPr>
          <w:t>24</w:t>
        </w:r>
        <w:r w:rsidR="00E07D2E" w:rsidRPr="00916FAB">
          <w:rPr>
            <w:rFonts w:ascii="Arial" w:hAnsi="Arial" w:cs="Arial"/>
            <w:b/>
            <w:sz w:val="22"/>
          </w:rPr>
          <w:fldChar w:fldCharType="end"/>
        </w:r>
      </w:ins>
      <w:r w:rsidRPr="00916FAB">
        <w:rPr>
          <w:rFonts w:ascii="Arial" w:hAnsi="Arial" w:cs="Arial"/>
          <w:b/>
          <w:sz w:val="22"/>
        </w:rPr>
        <w:t xml:space="preserve">. Описание </w:t>
      </w:r>
      <w:r>
        <w:rPr>
          <w:rFonts w:ascii="Arial" w:hAnsi="Arial" w:cs="Arial"/>
          <w:b/>
          <w:sz w:val="22"/>
        </w:rPr>
        <w:t>шага «</w:t>
      </w:r>
      <w:r w:rsidR="00B971A4" w:rsidRPr="00AE12DE">
        <w:rPr>
          <w:rFonts w:ascii="Arial" w:hAnsi="Arial" w:cs="Arial"/>
          <w:b/>
          <w:sz w:val="22"/>
        </w:rPr>
        <w:t>Назначение водителя в Путевом листе подрядчика</w:t>
      </w:r>
      <w:r>
        <w:rPr>
          <w:rFonts w:ascii="Arial" w:hAnsi="Arial" w:cs="Arial"/>
          <w:b/>
          <w:sz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5820B3" w14:paraId="0EE3AAD5" w14:textId="77777777" w:rsidTr="005874C3">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67DDCFA" w14:textId="77777777" w:rsidR="005820B3" w:rsidRDefault="005820B3" w:rsidP="005874C3">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593517D" w14:textId="77777777" w:rsidR="005820B3" w:rsidRDefault="005820B3" w:rsidP="005874C3">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0FAA0D31" w14:textId="5D315B03" w:rsidR="005820B3" w:rsidRPr="00C43B68" w:rsidRDefault="00B971A4" w:rsidP="005874C3">
            <w:pPr>
              <w:pStyle w:val="h"/>
              <w:spacing w:before="45" w:after="45"/>
              <w:rPr>
                <w:noProof/>
                <w:szCs w:val="24"/>
                <w:lang w:val="en-US"/>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9C8D00B" w14:textId="77777777" w:rsidR="005820B3" w:rsidRDefault="005820B3" w:rsidP="005874C3">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7E1F528" w14:textId="77777777" w:rsidR="005820B3" w:rsidRDefault="005820B3" w:rsidP="005874C3">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32870475" w14:textId="77777777" w:rsidR="005820B3" w:rsidRDefault="005820B3" w:rsidP="005874C3">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0C2B8FA" w14:textId="77777777" w:rsidR="005820B3" w:rsidRDefault="005820B3" w:rsidP="005874C3">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93EF256" w14:textId="77777777" w:rsidR="005820B3" w:rsidRDefault="005820B3" w:rsidP="005874C3">
            <w:pPr>
              <w:pStyle w:val="h"/>
              <w:spacing w:before="45" w:after="45"/>
              <w:rPr>
                <w:noProof/>
                <w:szCs w:val="24"/>
              </w:rPr>
            </w:pPr>
            <w:r>
              <w:rPr>
                <w:noProof/>
                <w:szCs w:val="24"/>
              </w:rPr>
              <w:t>Выход</w:t>
            </w:r>
          </w:p>
        </w:tc>
      </w:tr>
      <w:tr w:rsidR="005820B3" w14:paraId="5EAF2B3C" w14:textId="77777777" w:rsidTr="005874C3">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F1D674C" w14:textId="6A397FC0" w:rsidR="005820B3" w:rsidRPr="00AE12DE" w:rsidRDefault="005820B3" w:rsidP="00AE12DE">
            <w:pPr>
              <w:spacing w:before="45" w:after="45"/>
              <w:jc w:val="left"/>
              <w:rPr>
                <w:color w:val="000000"/>
                <w:sz w:val="18"/>
                <w:lang w:eastAsia="ru-RU"/>
              </w:rPr>
            </w:pPr>
            <w:r w:rsidRPr="00AE12DE">
              <w:rPr>
                <w:rFonts w:ascii="Arial" w:hAnsi="Arial" w:cs="Arial"/>
                <w:color w:val="000000"/>
                <w:sz w:val="18"/>
                <w:szCs w:val="20"/>
                <w:lang w:eastAsia="ru-RU"/>
              </w:rPr>
              <w:t>10.06.02.</w:t>
            </w:r>
            <w:r w:rsidR="00B971A4" w:rsidRPr="00AE12DE">
              <w:rPr>
                <w:rFonts w:ascii="Arial" w:hAnsi="Arial" w:cs="Arial"/>
                <w:color w:val="000000"/>
                <w:sz w:val="18"/>
                <w:szCs w:val="20"/>
                <w:lang w:eastAsia="ru-RU"/>
              </w:rPr>
              <w:t>075</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610B81C" w14:textId="3AE6D71F" w:rsidR="005820B3" w:rsidRPr="00AE12DE" w:rsidRDefault="00B971A4" w:rsidP="00AE12DE">
            <w:pPr>
              <w:spacing w:before="45" w:after="45"/>
              <w:jc w:val="left"/>
              <w:rPr>
                <w:color w:val="000000"/>
                <w:sz w:val="18"/>
                <w:lang w:eastAsia="ru-RU"/>
              </w:rPr>
            </w:pPr>
            <w:r w:rsidRPr="00AE12DE">
              <w:rPr>
                <w:rFonts w:ascii="Arial" w:hAnsi="Arial" w:cs="Arial"/>
                <w:color w:val="000000"/>
                <w:sz w:val="18"/>
                <w:szCs w:val="20"/>
                <w:lang w:eastAsia="ru-RU"/>
              </w:rPr>
              <w:t>Назначение водителя в Путевом листе подрядчика</w:t>
            </w:r>
          </w:p>
        </w:tc>
        <w:tc>
          <w:tcPr>
            <w:tcW w:w="557" w:type="pct"/>
            <w:tcBorders>
              <w:top w:val="single" w:sz="6" w:space="0" w:color="000000"/>
              <w:left w:val="single" w:sz="6" w:space="0" w:color="000000"/>
              <w:bottom w:val="single" w:sz="6" w:space="0" w:color="000000"/>
              <w:right w:val="single" w:sz="6" w:space="0" w:color="000000"/>
            </w:tcBorders>
          </w:tcPr>
          <w:p w14:paraId="3A73DA6C" w14:textId="44D78918" w:rsidR="005820B3" w:rsidRPr="00AE12DE" w:rsidRDefault="00B971A4" w:rsidP="00AE12DE">
            <w:pPr>
              <w:spacing w:before="45" w:after="45"/>
              <w:jc w:val="left"/>
              <w:rPr>
                <w:color w:val="000000"/>
                <w:sz w:val="18"/>
                <w:lang w:eastAsia="ru-RU"/>
              </w:rPr>
            </w:pPr>
            <w:r w:rsidRPr="00AE12DE">
              <w:rPr>
                <w:rFonts w:ascii="Arial" w:hAnsi="Arial" w:cs="Arial"/>
                <w:color w:val="000000"/>
                <w:sz w:val="18"/>
                <w:szCs w:val="20"/>
                <w:lang w:eastAsia="ru-RU"/>
              </w:rPr>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98F2952" w14:textId="77777777" w:rsidR="00B971A4" w:rsidRPr="00B971A4" w:rsidRDefault="00B971A4" w:rsidP="00AE12DE">
            <w:pPr>
              <w:spacing w:before="45" w:after="45"/>
              <w:rPr>
                <w:rFonts w:ascii="Arial" w:hAnsi="Arial" w:cs="Arial"/>
                <w:color w:val="000000"/>
                <w:sz w:val="18"/>
                <w:szCs w:val="20"/>
                <w:lang w:eastAsia="ru-RU"/>
              </w:rPr>
            </w:pPr>
            <w:r>
              <w:rPr>
                <w:rFonts w:ascii="Arial" w:hAnsi="Arial" w:cs="Arial"/>
                <w:color w:val="000000"/>
                <w:sz w:val="18"/>
                <w:szCs w:val="20"/>
                <w:lang w:eastAsia="ru-RU"/>
              </w:rPr>
              <w:t>Диспетчер</w:t>
            </w:r>
            <w:r w:rsidRPr="00B971A4">
              <w:rPr>
                <w:rFonts w:ascii="Arial" w:hAnsi="Arial" w:cs="Arial"/>
                <w:color w:val="000000"/>
                <w:sz w:val="18"/>
                <w:szCs w:val="20"/>
                <w:lang w:eastAsia="ru-RU"/>
              </w:rPr>
              <w:t xml:space="preserve"> регистрирует в Путевом листе подрядчика водителя (на основании данных полученных от Подрядчика);</w:t>
            </w:r>
          </w:p>
          <w:p w14:paraId="5430D839" w14:textId="1BB3267A" w:rsidR="005820B3" w:rsidRPr="00AE12DE" w:rsidRDefault="005820B3" w:rsidP="00AE12DE">
            <w:pPr>
              <w:spacing w:before="45" w:after="45"/>
              <w:jc w:val="left"/>
              <w:rPr>
                <w:color w:val="000000"/>
                <w:sz w:val="18"/>
                <w:lang w:eastAsia="ru-RU"/>
              </w:rPr>
            </w:pP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0E3EDB4" w14:textId="77777777" w:rsidR="005820B3" w:rsidRPr="00AE12DE" w:rsidRDefault="00B971A4" w:rsidP="00AE12DE">
            <w:pPr>
              <w:spacing w:before="45" w:after="45"/>
              <w:jc w:val="left"/>
              <w:rPr>
                <w:rFonts w:ascii="Arial" w:hAnsi="Arial" w:cs="Arial"/>
                <w:color w:val="000000"/>
                <w:sz w:val="18"/>
                <w:szCs w:val="20"/>
                <w:lang w:eastAsia="ru-RU"/>
              </w:rPr>
            </w:pPr>
            <w:r w:rsidRPr="00AE12DE">
              <w:rPr>
                <w:rFonts w:ascii="Arial" w:hAnsi="Arial" w:cs="Arial"/>
                <w:color w:val="000000"/>
                <w:sz w:val="18"/>
                <w:szCs w:val="20"/>
                <w:lang w:eastAsia="ru-RU"/>
              </w:rPr>
              <w:t>Диспетчер</w:t>
            </w:r>
          </w:p>
        </w:tc>
        <w:tc>
          <w:tcPr>
            <w:tcW w:w="626" w:type="pct"/>
            <w:tcBorders>
              <w:top w:val="single" w:sz="6" w:space="0" w:color="000000"/>
              <w:left w:val="single" w:sz="6" w:space="0" w:color="000000"/>
              <w:bottom w:val="single" w:sz="6" w:space="0" w:color="000000"/>
              <w:right w:val="single" w:sz="6" w:space="0" w:color="000000"/>
            </w:tcBorders>
          </w:tcPr>
          <w:p w14:paraId="2000CBD6" w14:textId="131F6351" w:rsidR="005820B3" w:rsidRPr="00AE12DE" w:rsidRDefault="00B971A4" w:rsidP="00AE12DE">
            <w:pPr>
              <w:spacing w:before="45" w:after="45"/>
              <w:jc w:val="left"/>
              <w:rPr>
                <w:color w:val="000000"/>
                <w:sz w:val="18"/>
                <w:lang w:eastAsia="ru-RU"/>
              </w:rPr>
            </w:pPr>
            <w:r w:rsidRPr="00AE12DE">
              <w:rPr>
                <w:rFonts w:ascii="Arial" w:hAnsi="Arial" w:cs="Arial"/>
                <w:color w:val="000000"/>
                <w:sz w:val="18"/>
                <w:szCs w:val="20"/>
                <w:lang w:eastAsia="ru-RU"/>
              </w:rPr>
              <w:t>Запланирована транспортировка ТС Подрядчика</w:t>
            </w:r>
          </w:p>
          <w:p w14:paraId="599888B6" w14:textId="77777777" w:rsidR="00B971A4" w:rsidRPr="00AE12DE" w:rsidRDefault="00B971A4" w:rsidP="00AE12DE">
            <w:pPr>
              <w:spacing w:before="45" w:after="45"/>
              <w:jc w:val="left"/>
              <w:rPr>
                <w:color w:val="000000"/>
                <w:sz w:val="18"/>
                <w:lang w:eastAsia="ru-RU"/>
              </w:rPr>
            </w:pPr>
            <w:r w:rsidRPr="00AE12DE">
              <w:rPr>
                <w:rFonts w:ascii="Arial" w:hAnsi="Arial" w:cs="Arial"/>
                <w:color w:val="000000"/>
                <w:sz w:val="18"/>
                <w:szCs w:val="20"/>
                <w:lang w:eastAsia="ru-RU"/>
              </w:rPr>
              <w:t>Водитель подрядчика есть в справочнике</w:t>
            </w:r>
          </w:p>
          <w:p w14:paraId="4BC1A241" w14:textId="77777777" w:rsidR="00B971A4" w:rsidRPr="00AE12DE" w:rsidRDefault="00B971A4" w:rsidP="00AE12DE">
            <w:pPr>
              <w:spacing w:before="45" w:after="45"/>
              <w:jc w:val="left"/>
              <w:rPr>
                <w:color w:val="000000"/>
                <w:sz w:val="18"/>
                <w:lang w:eastAsia="ru-RU"/>
              </w:rPr>
            </w:pPr>
            <w:r w:rsidRPr="00AE12DE">
              <w:rPr>
                <w:rFonts w:ascii="Arial" w:hAnsi="Arial" w:cs="Arial"/>
                <w:color w:val="000000"/>
                <w:sz w:val="18"/>
                <w:szCs w:val="20"/>
                <w:lang w:eastAsia="ru-RU"/>
              </w:rPr>
              <w:t>Фрахтовое соглашение создано</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A92A7ED" w14:textId="77777777" w:rsidR="000D0143" w:rsidRDefault="00B971A4" w:rsidP="000D0143">
            <w:pPr>
              <w:spacing w:before="45" w:after="45"/>
              <w:jc w:val="left"/>
              <w:rPr>
                <w:ins w:id="922" w:author="Savinskaya Yulia" w:date="2021-03-01T11:10:00Z"/>
                <w:rFonts w:ascii="Arial" w:hAnsi="Arial" w:cs="Arial"/>
                <w:color w:val="000000"/>
                <w:sz w:val="18"/>
                <w:szCs w:val="20"/>
                <w:lang w:eastAsia="ru-RU"/>
              </w:rPr>
            </w:pPr>
            <w:del w:id="923" w:author="Savinskaya Yulia" w:date="2021-03-01T11:10:00Z">
              <w:r w:rsidRPr="00AE12DE" w:rsidDel="000D0143">
                <w:rPr>
                  <w:rFonts w:ascii="Arial" w:hAnsi="Arial" w:cs="Arial"/>
                  <w:color w:val="000000"/>
                  <w:sz w:val="18"/>
                  <w:szCs w:val="20"/>
                  <w:lang w:eastAsia="ru-RU"/>
                </w:rPr>
                <w:delText>1. Фрахтовое соглашение</w:delText>
              </w:r>
              <w:r w:rsidRPr="00AE12DE" w:rsidDel="000D0143">
                <w:rPr>
                  <w:rFonts w:ascii="Arial" w:hAnsi="Arial" w:cs="Arial"/>
                  <w:color w:val="000000"/>
                  <w:sz w:val="18"/>
                  <w:szCs w:val="20"/>
                  <w:lang w:eastAsia="ru-RU"/>
                </w:rPr>
                <w:br/>
                <w:delText xml:space="preserve">2. </w:delText>
              </w:r>
            </w:del>
            <w:r w:rsidRPr="00AE12DE">
              <w:rPr>
                <w:rFonts w:ascii="Arial" w:hAnsi="Arial" w:cs="Arial"/>
                <w:color w:val="000000"/>
                <w:sz w:val="18"/>
                <w:szCs w:val="20"/>
                <w:lang w:eastAsia="ru-RU"/>
              </w:rPr>
              <w:t>Справочник водителей подрядчика</w:t>
            </w:r>
          </w:p>
          <w:p w14:paraId="1D7E5CDD" w14:textId="26817123" w:rsidR="005820B3" w:rsidRPr="00AE12DE" w:rsidRDefault="00B971A4">
            <w:pPr>
              <w:spacing w:before="45" w:after="45"/>
              <w:jc w:val="left"/>
              <w:rPr>
                <w:rFonts w:ascii="Arial" w:hAnsi="Arial" w:cs="Arial"/>
                <w:color w:val="000000"/>
                <w:sz w:val="18"/>
                <w:szCs w:val="20"/>
                <w:lang w:eastAsia="ru-RU"/>
              </w:rPr>
            </w:pPr>
            <w:del w:id="924" w:author="Savinskaya Yulia" w:date="2021-03-01T11:10:00Z">
              <w:r w:rsidRPr="00AE12DE" w:rsidDel="000D0143">
                <w:rPr>
                  <w:rFonts w:ascii="Arial" w:hAnsi="Arial" w:cs="Arial"/>
                  <w:color w:val="000000"/>
                  <w:sz w:val="18"/>
                  <w:szCs w:val="20"/>
                  <w:lang w:eastAsia="ru-RU"/>
                </w:rPr>
                <w:br/>
                <w:delText xml:space="preserve">3. </w:delText>
              </w:r>
            </w:del>
            <w:r w:rsidRPr="00AE12DE">
              <w:rPr>
                <w:rFonts w:ascii="Arial" w:hAnsi="Arial" w:cs="Arial"/>
                <w:color w:val="000000"/>
                <w:sz w:val="18"/>
                <w:szCs w:val="20"/>
                <w:lang w:eastAsia="ru-RU"/>
              </w:rPr>
              <w:t xml:space="preserve">Путевой лист </w:t>
            </w:r>
            <w:r w:rsidR="00DA5C27" w:rsidRPr="000B4740">
              <w:rPr>
                <w:rFonts w:ascii="Arial" w:hAnsi="Arial" w:cs="Arial"/>
                <w:color w:val="000000"/>
                <w:sz w:val="18"/>
                <w:szCs w:val="20"/>
                <w:lang w:eastAsia="ru-RU"/>
              </w:rPr>
              <w:t>подрядчика (</w:t>
            </w:r>
            <w:r w:rsidRPr="00AE12DE">
              <w:rPr>
                <w:rFonts w:ascii="Arial" w:hAnsi="Arial" w:cs="Arial"/>
                <w:color w:val="000000"/>
                <w:sz w:val="18"/>
                <w:szCs w:val="20"/>
                <w:lang w:eastAsia="ru-RU"/>
              </w:rPr>
              <w:t>Утверждено ТС Подрядчика)</w:t>
            </w:r>
            <w:r w:rsidRPr="00AE12DE">
              <w:rPr>
                <w:rFonts w:ascii="Arial" w:hAnsi="Arial" w:cs="Arial"/>
                <w:color w:val="000000"/>
                <w:sz w:val="18"/>
                <w:szCs w:val="20"/>
                <w:lang w:eastAsia="ru-RU"/>
              </w:rPr>
              <w:br/>
            </w:r>
            <w:del w:id="925" w:author="Savinskaya Yulia" w:date="2021-03-01T11:10:00Z">
              <w:r w:rsidRPr="00AE12DE" w:rsidDel="000D0143">
                <w:rPr>
                  <w:rFonts w:ascii="Arial" w:hAnsi="Arial" w:cs="Arial"/>
                  <w:color w:val="000000"/>
                  <w:sz w:val="18"/>
                  <w:szCs w:val="20"/>
                  <w:lang w:eastAsia="ru-RU"/>
                </w:rPr>
                <w:delText xml:space="preserve">4. </w:delText>
              </w:r>
            </w:del>
            <w:del w:id="926" w:author="Savinskaya Yulia" w:date="2021-03-01T11:13:00Z">
              <w:r w:rsidRPr="00AE12DE" w:rsidDel="000D0143">
                <w:rPr>
                  <w:rFonts w:ascii="Arial" w:hAnsi="Arial" w:cs="Arial"/>
                  <w:color w:val="000000"/>
                  <w:sz w:val="18"/>
                  <w:szCs w:val="20"/>
                  <w:lang w:eastAsia="ru-RU"/>
                </w:rPr>
                <w:delText>Справочник ТС</w:delText>
              </w:r>
            </w:del>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3BD428F" w14:textId="48B6D4B2" w:rsidR="005820B3" w:rsidRPr="00AE12DE" w:rsidRDefault="00B971A4" w:rsidP="00AE12DE">
            <w:pPr>
              <w:spacing w:before="45" w:after="45"/>
              <w:jc w:val="left"/>
              <w:rPr>
                <w:color w:val="000000"/>
                <w:sz w:val="18"/>
                <w:lang w:eastAsia="ru-RU"/>
              </w:rPr>
            </w:pPr>
            <w:r w:rsidRPr="00AE12DE">
              <w:rPr>
                <w:rFonts w:ascii="Arial" w:hAnsi="Arial" w:cs="Arial"/>
                <w:color w:val="000000"/>
                <w:sz w:val="18"/>
                <w:szCs w:val="20"/>
                <w:lang w:eastAsia="ru-RU"/>
              </w:rPr>
              <w:t>Путевой лист подрядчика</w:t>
            </w:r>
            <w:r w:rsidRPr="00AE12DE">
              <w:rPr>
                <w:rFonts w:ascii="Arial" w:hAnsi="Arial" w:cs="Arial"/>
                <w:color w:val="000000"/>
                <w:sz w:val="18"/>
                <w:szCs w:val="20"/>
                <w:lang w:eastAsia="ru-RU"/>
              </w:rPr>
              <w:br/>
              <w:t>(Открыт)</w:t>
            </w:r>
          </w:p>
        </w:tc>
      </w:tr>
    </w:tbl>
    <w:p w14:paraId="011A7AFC" w14:textId="77777777" w:rsidR="005820B3" w:rsidRDefault="005820B3" w:rsidP="005820B3">
      <w:pPr>
        <w:rPr>
          <w:rFonts w:eastAsiaTheme="majorEastAsia"/>
        </w:rPr>
      </w:pPr>
    </w:p>
    <w:p w14:paraId="6FECD562" w14:textId="4A67551D" w:rsidR="00DA5C27" w:rsidRDefault="00DA5C27" w:rsidP="005820B3">
      <w:pPr>
        <w:pStyle w:val="4"/>
        <w:rPr>
          <w:rFonts w:eastAsiaTheme="majorEastAsia" w:cstheme="majorBidi"/>
          <w:b/>
          <w:i w:val="0"/>
          <w:caps w:val="0"/>
          <w:sz w:val="24"/>
          <w:szCs w:val="24"/>
        </w:rPr>
      </w:pPr>
      <w:r>
        <w:rPr>
          <w:rFonts w:eastAsiaTheme="majorEastAsia" w:cstheme="majorBidi"/>
          <w:b/>
          <w:i w:val="0"/>
          <w:caps w:val="0"/>
          <w:sz w:val="24"/>
          <w:szCs w:val="24"/>
        </w:rPr>
        <w:t>Шаг процесса 10.06.02.</w:t>
      </w:r>
      <w:del w:id="927" w:author="Savinskaya Yulia" w:date="2021-02-24T13:48:00Z">
        <w:r w:rsidDel="00C25DAD">
          <w:rPr>
            <w:rFonts w:eastAsiaTheme="majorEastAsia" w:cstheme="majorBidi"/>
            <w:b/>
            <w:i w:val="0"/>
            <w:caps w:val="0"/>
            <w:sz w:val="24"/>
            <w:szCs w:val="24"/>
          </w:rPr>
          <w:delText xml:space="preserve">075 </w:delText>
        </w:r>
      </w:del>
      <w:ins w:id="928" w:author="Savinskaya Yulia" w:date="2021-02-24T13:48:00Z">
        <w:r w:rsidR="00C25DAD">
          <w:rPr>
            <w:rFonts w:eastAsiaTheme="majorEastAsia" w:cstheme="majorBidi"/>
            <w:b/>
            <w:i w:val="0"/>
            <w:caps w:val="0"/>
            <w:sz w:val="24"/>
            <w:szCs w:val="24"/>
          </w:rPr>
          <w:t xml:space="preserve">090 </w:t>
        </w:r>
      </w:ins>
      <w:r>
        <w:rPr>
          <w:rFonts w:eastAsiaTheme="majorEastAsia" w:cstheme="majorBidi"/>
          <w:b/>
          <w:i w:val="0"/>
          <w:caps w:val="0"/>
          <w:sz w:val="24"/>
          <w:szCs w:val="24"/>
        </w:rPr>
        <w:t xml:space="preserve">- </w:t>
      </w:r>
      <w:r w:rsidRPr="00AE12DE">
        <w:rPr>
          <w:rFonts w:eastAsiaTheme="majorEastAsia" w:cstheme="majorBidi"/>
          <w:b/>
          <w:i w:val="0"/>
          <w:caps w:val="0"/>
          <w:sz w:val="24"/>
          <w:szCs w:val="24"/>
        </w:rPr>
        <w:t xml:space="preserve">Корректировка Путевого листа </w:t>
      </w:r>
      <w:r w:rsidRPr="000B4740">
        <w:rPr>
          <w:rFonts w:eastAsiaTheme="majorEastAsia" w:cstheme="majorBidi"/>
          <w:b/>
          <w:i w:val="0"/>
          <w:caps w:val="0"/>
          <w:sz w:val="24"/>
          <w:szCs w:val="24"/>
        </w:rPr>
        <w:t>подрядчика по</w:t>
      </w:r>
      <w:r w:rsidRPr="00AE12DE">
        <w:rPr>
          <w:rFonts w:eastAsiaTheme="majorEastAsia" w:cstheme="majorBidi"/>
          <w:b/>
          <w:i w:val="0"/>
          <w:caps w:val="0"/>
          <w:sz w:val="24"/>
          <w:szCs w:val="24"/>
        </w:rPr>
        <w:t xml:space="preserve"> факту отгрузки МТР</w:t>
      </w:r>
    </w:p>
    <w:p w14:paraId="6BC30783" w14:textId="77777777" w:rsidR="00DA5C27" w:rsidRDefault="00DA5C27" w:rsidP="00AE12DE">
      <w:pPr>
        <w:rPr>
          <w:rFonts w:eastAsiaTheme="majorEastAsia"/>
        </w:rPr>
      </w:pPr>
    </w:p>
    <w:p w14:paraId="34041C29" w14:textId="1741C814" w:rsidR="00DA5C27" w:rsidRDefault="00DA5C27" w:rsidP="00AE12DE">
      <w:pPr>
        <w:pStyle w:val="a9"/>
        <w:spacing w:line="276" w:lineRule="auto"/>
        <w:ind w:firstLine="708"/>
        <w:rPr>
          <w:rFonts w:cs="Arial"/>
          <w:sz w:val="24"/>
          <w:szCs w:val="24"/>
        </w:rPr>
      </w:pPr>
      <w:r w:rsidRPr="00AE12DE">
        <w:rPr>
          <w:rFonts w:ascii="Arial" w:hAnsi="Arial" w:cs="Arial"/>
          <w:sz w:val="24"/>
          <w:szCs w:val="24"/>
        </w:rPr>
        <w:t xml:space="preserve">В случае отгрузки МТР со склада, Кладовщик </w:t>
      </w:r>
      <w:r w:rsidR="00D929B9" w:rsidRPr="00AE12DE">
        <w:rPr>
          <w:rFonts w:ascii="Arial" w:hAnsi="Arial" w:cs="Arial"/>
          <w:sz w:val="24"/>
          <w:szCs w:val="24"/>
        </w:rPr>
        <w:t xml:space="preserve">с ролью «Диспетчер» </w:t>
      </w:r>
      <w:r w:rsidRPr="00AE12DE">
        <w:rPr>
          <w:rFonts w:ascii="Arial" w:hAnsi="Arial" w:cs="Arial"/>
          <w:sz w:val="24"/>
          <w:szCs w:val="24"/>
        </w:rPr>
        <w:t xml:space="preserve">актуализирует информацию о погруженном грузе в Путевом листе подрядчика путем добавления/удаления Фрахтовых единиц на основании </w:t>
      </w:r>
      <w:r>
        <w:rPr>
          <w:rFonts w:ascii="Arial" w:hAnsi="Arial" w:cs="Arial"/>
          <w:sz w:val="24"/>
          <w:szCs w:val="24"/>
        </w:rPr>
        <w:t>Экспедиционных заказов.</w:t>
      </w:r>
    </w:p>
    <w:p w14:paraId="1CB91635" w14:textId="1BDA45C1" w:rsidR="00DA5C27" w:rsidRDefault="00DA5C27" w:rsidP="00DA5C27">
      <w:pPr>
        <w:pStyle w:val="a7"/>
        <w:jc w:val="right"/>
        <w:rPr>
          <w:rFonts w:ascii="Arial" w:hAnsi="Arial" w:cs="Arial"/>
          <w:b/>
          <w:sz w:val="22"/>
        </w:rPr>
      </w:pPr>
      <w:r w:rsidRPr="00916FAB">
        <w:rPr>
          <w:rFonts w:ascii="Arial" w:hAnsi="Arial" w:cs="Arial"/>
          <w:b/>
          <w:sz w:val="22"/>
        </w:rPr>
        <w:lastRenderedPageBreak/>
        <w:t xml:space="preserve">Таблица </w:t>
      </w:r>
      <w:del w:id="929" w:author="Savinskaya Yulia" w:date="2021-02-24T14:55:00Z">
        <w:r w:rsidRPr="00916FAB" w:rsidDel="00E07D2E">
          <w:rPr>
            <w:rFonts w:ascii="Arial" w:hAnsi="Arial" w:cs="Arial"/>
            <w:b/>
            <w:sz w:val="22"/>
          </w:rPr>
          <w:fldChar w:fldCharType="begin"/>
        </w:r>
        <w:r w:rsidRPr="00916FAB" w:rsidDel="00E07D2E">
          <w:rPr>
            <w:rFonts w:ascii="Arial" w:hAnsi="Arial" w:cs="Arial"/>
            <w:b/>
            <w:sz w:val="22"/>
          </w:rPr>
          <w:delInstrText xml:space="preserve"> SEQ Таблица \* ARABIC </w:delInstrText>
        </w:r>
        <w:r w:rsidRPr="00916FAB" w:rsidDel="00E07D2E">
          <w:rPr>
            <w:rFonts w:ascii="Arial" w:hAnsi="Arial" w:cs="Arial"/>
            <w:b/>
            <w:sz w:val="22"/>
          </w:rPr>
          <w:fldChar w:fldCharType="separate"/>
        </w:r>
        <w:r w:rsidDel="00E07D2E">
          <w:rPr>
            <w:rFonts w:ascii="Arial" w:hAnsi="Arial" w:cs="Arial"/>
            <w:b/>
            <w:noProof/>
            <w:sz w:val="22"/>
          </w:rPr>
          <w:delText>24</w:delText>
        </w:r>
        <w:r w:rsidRPr="00916FAB" w:rsidDel="00E07D2E">
          <w:rPr>
            <w:rFonts w:ascii="Arial" w:hAnsi="Arial" w:cs="Arial"/>
            <w:b/>
            <w:sz w:val="22"/>
          </w:rPr>
          <w:fldChar w:fldCharType="end"/>
        </w:r>
      </w:del>
      <w:ins w:id="930" w:author="Savinskaya Yulia" w:date="2021-02-24T14:55:00Z">
        <w:r w:rsidR="00E07D2E" w:rsidRPr="00916FAB">
          <w:rPr>
            <w:rFonts w:ascii="Arial" w:hAnsi="Arial" w:cs="Arial"/>
            <w:b/>
            <w:sz w:val="22"/>
          </w:rPr>
          <w:fldChar w:fldCharType="begin"/>
        </w:r>
        <w:r w:rsidR="00E07D2E" w:rsidRPr="00916FAB">
          <w:rPr>
            <w:rFonts w:ascii="Arial" w:hAnsi="Arial" w:cs="Arial"/>
            <w:b/>
            <w:sz w:val="22"/>
          </w:rPr>
          <w:instrText xml:space="preserve"> SEQ Таблица \* ARABIC </w:instrText>
        </w:r>
        <w:r w:rsidR="00E07D2E" w:rsidRPr="00916FAB">
          <w:rPr>
            <w:rFonts w:ascii="Arial" w:hAnsi="Arial" w:cs="Arial"/>
            <w:b/>
            <w:sz w:val="22"/>
          </w:rPr>
          <w:fldChar w:fldCharType="separate"/>
        </w:r>
        <w:r w:rsidR="00E07D2E">
          <w:rPr>
            <w:rFonts w:ascii="Arial" w:hAnsi="Arial" w:cs="Arial"/>
            <w:b/>
            <w:noProof/>
            <w:sz w:val="22"/>
          </w:rPr>
          <w:t>25</w:t>
        </w:r>
        <w:r w:rsidR="00E07D2E" w:rsidRPr="00916FAB">
          <w:rPr>
            <w:rFonts w:ascii="Arial" w:hAnsi="Arial" w:cs="Arial"/>
            <w:b/>
            <w:sz w:val="22"/>
          </w:rPr>
          <w:fldChar w:fldCharType="end"/>
        </w:r>
      </w:ins>
      <w:r w:rsidRPr="00916FAB">
        <w:rPr>
          <w:rFonts w:ascii="Arial" w:hAnsi="Arial" w:cs="Arial"/>
          <w:b/>
          <w:sz w:val="22"/>
        </w:rPr>
        <w:t xml:space="preserve">. Описание </w:t>
      </w:r>
      <w:r>
        <w:rPr>
          <w:rFonts w:ascii="Arial" w:hAnsi="Arial" w:cs="Arial"/>
          <w:b/>
          <w:sz w:val="22"/>
        </w:rPr>
        <w:t>шага «</w:t>
      </w:r>
      <w:r w:rsidRPr="00AE12DE">
        <w:rPr>
          <w:rFonts w:ascii="Arial" w:hAnsi="Arial" w:cs="Arial"/>
          <w:b/>
          <w:sz w:val="22"/>
        </w:rPr>
        <w:t>Корректировка Путевого листа подрядчика по факту отгрузки МТР</w:t>
      </w:r>
      <w:r>
        <w:rPr>
          <w:rFonts w:ascii="Arial" w:hAnsi="Arial" w:cs="Arial"/>
          <w:b/>
          <w:sz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DA5C27" w14:paraId="03BAF84A" w14:textId="77777777" w:rsidTr="00BB38D5">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395A368" w14:textId="77777777" w:rsidR="00DA5C27" w:rsidRDefault="00DA5C27" w:rsidP="00BB38D5">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EAA9072" w14:textId="77777777" w:rsidR="00DA5C27" w:rsidRDefault="00DA5C27" w:rsidP="00BB38D5">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107419B8" w14:textId="77777777" w:rsidR="00DA5C27" w:rsidRPr="00C43B68" w:rsidRDefault="00DA5C27" w:rsidP="00BB38D5">
            <w:pPr>
              <w:pStyle w:val="h"/>
              <w:spacing w:before="45" w:after="45"/>
              <w:rPr>
                <w:noProof/>
                <w:szCs w:val="24"/>
                <w:lang w:val="en-US"/>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10B5314" w14:textId="77777777" w:rsidR="00DA5C27" w:rsidRDefault="00DA5C27" w:rsidP="00BB38D5">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A7EF8B0" w14:textId="77777777" w:rsidR="00DA5C27" w:rsidRDefault="00DA5C27" w:rsidP="00BB38D5">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34174A49" w14:textId="77777777" w:rsidR="00DA5C27" w:rsidRDefault="00DA5C27" w:rsidP="00BB38D5">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C899DE5" w14:textId="77777777" w:rsidR="00DA5C27" w:rsidRDefault="00DA5C27" w:rsidP="00BB38D5">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67B500E" w14:textId="77777777" w:rsidR="00DA5C27" w:rsidRDefault="00DA5C27" w:rsidP="00BB38D5">
            <w:pPr>
              <w:pStyle w:val="h"/>
              <w:spacing w:before="45" w:after="45"/>
              <w:rPr>
                <w:noProof/>
                <w:szCs w:val="24"/>
              </w:rPr>
            </w:pPr>
            <w:r>
              <w:rPr>
                <w:noProof/>
                <w:szCs w:val="24"/>
              </w:rPr>
              <w:t>Выход</w:t>
            </w:r>
          </w:p>
        </w:tc>
      </w:tr>
      <w:tr w:rsidR="00DA5C27" w14:paraId="4DFB94B4" w14:textId="77777777" w:rsidTr="00BB38D5">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6D3E222" w14:textId="77777777" w:rsidR="00DA5C27" w:rsidRPr="00825B2A" w:rsidRDefault="00DA5C27" w:rsidP="00AE12DE">
            <w:pPr>
              <w:spacing w:before="45" w:after="45"/>
              <w:rPr>
                <w:rFonts w:ascii="Arial" w:hAnsi="Arial" w:cs="Arial"/>
                <w:color w:val="000000"/>
                <w:sz w:val="18"/>
                <w:szCs w:val="20"/>
                <w:lang w:eastAsia="ru-RU"/>
              </w:rPr>
            </w:pPr>
            <w:r w:rsidRPr="00825B2A">
              <w:rPr>
                <w:rFonts w:ascii="Arial" w:hAnsi="Arial" w:cs="Arial"/>
                <w:color w:val="000000"/>
                <w:sz w:val="18"/>
                <w:szCs w:val="20"/>
                <w:lang w:eastAsia="ru-RU"/>
              </w:rPr>
              <w:t>10.06.02.075</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997157A" w14:textId="77777777" w:rsidR="00DA5C27" w:rsidRPr="00825B2A" w:rsidRDefault="00DA5C27" w:rsidP="00AE12DE">
            <w:pPr>
              <w:spacing w:before="45" w:after="45"/>
              <w:rPr>
                <w:rFonts w:ascii="Arial" w:hAnsi="Arial" w:cs="Arial"/>
                <w:color w:val="000000"/>
                <w:sz w:val="18"/>
                <w:szCs w:val="20"/>
                <w:lang w:eastAsia="ru-RU"/>
              </w:rPr>
            </w:pPr>
            <w:r w:rsidRPr="00AE12DE">
              <w:rPr>
                <w:rFonts w:ascii="Arial" w:hAnsi="Arial" w:cs="Arial"/>
                <w:color w:val="000000"/>
                <w:sz w:val="18"/>
                <w:szCs w:val="20"/>
                <w:lang w:eastAsia="ru-RU"/>
              </w:rPr>
              <w:t>Корректировка Путевого листа подрядчика по факту отгрузки МТР</w:t>
            </w:r>
          </w:p>
        </w:tc>
        <w:tc>
          <w:tcPr>
            <w:tcW w:w="557" w:type="pct"/>
            <w:tcBorders>
              <w:top w:val="single" w:sz="6" w:space="0" w:color="000000"/>
              <w:left w:val="single" w:sz="6" w:space="0" w:color="000000"/>
              <w:bottom w:val="single" w:sz="6" w:space="0" w:color="000000"/>
              <w:right w:val="single" w:sz="6" w:space="0" w:color="000000"/>
            </w:tcBorders>
          </w:tcPr>
          <w:p w14:paraId="341FF570" w14:textId="77777777" w:rsidR="00DA5C27" w:rsidRPr="00825B2A" w:rsidRDefault="00DA5C27" w:rsidP="00AE12DE">
            <w:pPr>
              <w:spacing w:before="45" w:after="45"/>
              <w:rPr>
                <w:rFonts w:ascii="Arial" w:hAnsi="Arial" w:cs="Arial"/>
                <w:color w:val="000000"/>
                <w:sz w:val="18"/>
                <w:szCs w:val="20"/>
                <w:lang w:eastAsia="ru-RU"/>
              </w:rPr>
            </w:pPr>
            <w:r w:rsidRPr="00825B2A">
              <w:rPr>
                <w:rFonts w:ascii="Arial" w:hAnsi="Arial" w:cs="Arial"/>
                <w:color w:val="000000"/>
                <w:sz w:val="18"/>
                <w:szCs w:val="20"/>
                <w:lang w:eastAsia="ru-RU"/>
              </w:rPr>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91796F0" w14:textId="51A55BB7" w:rsidR="00DA5C27" w:rsidRPr="00825B2A" w:rsidRDefault="00DA5C27" w:rsidP="00AE12DE">
            <w:pPr>
              <w:spacing w:before="45" w:after="45"/>
              <w:rPr>
                <w:rFonts w:ascii="Arial" w:hAnsi="Arial" w:cs="Arial"/>
                <w:color w:val="000000"/>
                <w:sz w:val="18"/>
                <w:szCs w:val="20"/>
                <w:lang w:eastAsia="ru-RU"/>
              </w:rPr>
            </w:pPr>
            <w:r w:rsidRPr="00AE12DE">
              <w:rPr>
                <w:rFonts w:ascii="Arial" w:hAnsi="Arial" w:cs="Arial"/>
                <w:color w:val="000000"/>
                <w:sz w:val="18"/>
                <w:szCs w:val="20"/>
                <w:lang w:eastAsia="ru-RU"/>
              </w:rPr>
              <w:t xml:space="preserve">В случае отгрузки МТР со склада, Кладовщик </w:t>
            </w:r>
            <w:r w:rsidR="00D929B9">
              <w:rPr>
                <w:rFonts w:ascii="Arial" w:hAnsi="Arial" w:cs="Arial"/>
                <w:color w:val="000000"/>
                <w:sz w:val="18"/>
                <w:szCs w:val="20"/>
                <w:lang w:eastAsia="ru-RU"/>
              </w:rPr>
              <w:t xml:space="preserve">с ролью «Диспетчер» </w:t>
            </w:r>
            <w:r w:rsidRPr="00AE12DE">
              <w:rPr>
                <w:rFonts w:ascii="Arial" w:hAnsi="Arial" w:cs="Arial"/>
                <w:color w:val="000000"/>
                <w:sz w:val="18"/>
                <w:szCs w:val="20"/>
                <w:lang w:eastAsia="ru-RU"/>
              </w:rPr>
              <w:t xml:space="preserve">актуализирует информацию о погруженном грузе в Путевом листе подрядчика путем добавления/удаления Фрахтовых единиц на основании </w:t>
            </w:r>
            <w:r w:rsidR="001A1611">
              <w:rPr>
                <w:rFonts w:ascii="Arial" w:hAnsi="Arial" w:cs="Arial"/>
                <w:color w:val="000000"/>
                <w:sz w:val="18"/>
                <w:szCs w:val="20"/>
                <w:lang w:eastAsia="ru-RU"/>
              </w:rPr>
              <w:t>Экспедиционных заказов</w:t>
            </w:r>
            <w:r w:rsidRPr="00825B2A">
              <w:rPr>
                <w:rFonts w:ascii="Arial" w:hAnsi="Arial" w:cs="Arial"/>
                <w:color w:val="000000"/>
                <w:sz w:val="18"/>
                <w:szCs w:val="20"/>
                <w:lang w:eastAsia="ru-RU"/>
              </w:rPr>
              <w:t xml:space="preserve"> </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9065971" w14:textId="77777777" w:rsidR="00DA5C27" w:rsidRPr="00825B2A" w:rsidRDefault="00D929B9" w:rsidP="00BB38D5">
            <w:pPr>
              <w:spacing w:before="45" w:after="45"/>
              <w:jc w:val="left"/>
              <w:rPr>
                <w:rFonts w:ascii="Arial" w:hAnsi="Arial" w:cs="Arial"/>
                <w:color w:val="000000"/>
                <w:sz w:val="18"/>
                <w:szCs w:val="20"/>
                <w:lang w:eastAsia="ru-RU"/>
              </w:rPr>
            </w:pPr>
            <w:r>
              <w:rPr>
                <w:rFonts w:ascii="Arial" w:hAnsi="Arial" w:cs="Arial"/>
                <w:color w:val="000000"/>
                <w:sz w:val="18"/>
                <w:szCs w:val="20"/>
                <w:lang w:eastAsia="ru-RU"/>
              </w:rPr>
              <w:t>Диспетчер</w:t>
            </w:r>
          </w:p>
        </w:tc>
        <w:tc>
          <w:tcPr>
            <w:tcW w:w="626" w:type="pct"/>
            <w:tcBorders>
              <w:top w:val="single" w:sz="6" w:space="0" w:color="000000"/>
              <w:left w:val="single" w:sz="6" w:space="0" w:color="000000"/>
              <w:bottom w:val="single" w:sz="6" w:space="0" w:color="000000"/>
              <w:right w:val="single" w:sz="6" w:space="0" w:color="000000"/>
            </w:tcBorders>
          </w:tcPr>
          <w:p w14:paraId="73A21F3C" w14:textId="77777777" w:rsidR="00DA5C27" w:rsidRPr="00825B2A" w:rsidRDefault="00DA5C27" w:rsidP="00BB38D5">
            <w:pPr>
              <w:spacing w:before="45" w:after="45"/>
              <w:jc w:val="left"/>
              <w:rPr>
                <w:rFonts w:ascii="Arial" w:hAnsi="Arial" w:cs="Arial"/>
                <w:color w:val="000000"/>
                <w:sz w:val="18"/>
                <w:szCs w:val="20"/>
                <w:lang w:eastAsia="ru-RU"/>
              </w:rPr>
            </w:pPr>
            <w:r w:rsidRPr="00DA5C27">
              <w:rPr>
                <w:rFonts w:ascii="Arial" w:hAnsi="Arial" w:cs="Arial"/>
                <w:color w:val="000000"/>
                <w:sz w:val="18"/>
                <w:szCs w:val="20"/>
                <w:lang w:eastAsia="ru-RU"/>
              </w:rPr>
              <w:t>Отгрузка завершена, отпуск материалов проведен</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D95432C" w14:textId="4FBC5B03" w:rsidR="00DA5C27" w:rsidRPr="00825B2A" w:rsidRDefault="00DA5C27" w:rsidP="00BB38D5">
            <w:pPr>
              <w:spacing w:before="45" w:after="45"/>
              <w:jc w:val="left"/>
              <w:rPr>
                <w:rFonts w:ascii="Arial" w:hAnsi="Arial" w:cs="Arial"/>
                <w:color w:val="000000"/>
                <w:sz w:val="18"/>
                <w:szCs w:val="20"/>
                <w:lang w:eastAsia="ru-RU"/>
              </w:rPr>
            </w:pPr>
            <w:r w:rsidRPr="00AE12DE">
              <w:rPr>
                <w:rFonts w:ascii="Arial" w:hAnsi="Arial" w:cs="Arial"/>
                <w:color w:val="000000"/>
                <w:sz w:val="18"/>
                <w:szCs w:val="20"/>
                <w:lang w:eastAsia="ru-RU"/>
              </w:rPr>
              <w:t xml:space="preserve">Путевой лист </w:t>
            </w:r>
            <w:r w:rsidR="009816A6" w:rsidRPr="000B4740">
              <w:rPr>
                <w:rFonts w:ascii="Arial" w:hAnsi="Arial" w:cs="Arial"/>
                <w:color w:val="000000"/>
                <w:sz w:val="18"/>
                <w:szCs w:val="20"/>
                <w:lang w:eastAsia="ru-RU"/>
              </w:rPr>
              <w:t>подрядчика (</w:t>
            </w:r>
            <w:r w:rsidRPr="00AE12DE">
              <w:rPr>
                <w:rFonts w:ascii="Arial" w:hAnsi="Arial" w:cs="Arial"/>
                <w:color w:val="000000"/>
                <w:sz w:val="18"/>
                <w:szCs w:val="20"/>
                <w:lang w:eastAsia="ru-RU"/>
              </w:rPr>
              <w:t>Утверждено ТС Подрядчика)</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23ECAEC" w14:textId="77777777" w:rsidR="00DA5C27" w:rsidRPr="00825B2A" w:rsidRDefault="00DA5C27" w:rsidP="00BB38D5">
            <w:pPr>
              <w:spacing w:before="45" w:after="45"/>
              <w:jc w:val="left"/>
              <w:rPr>
                <w:rFonts w:ascii="Arial" w:hAnsi="Arial" w:cs="Arial"/>
                <w:color w:val="000000"/>
                <w:sz w:val="18"/>
                <w:szCs w:val="20"/>
                <w:lang w:eastAsia="ru-RU"/>
              </w:rPr>
            </w:pPr>
            <w:r w:rsidRPr="00AE12DE">
              <w:rPr>
                <w:rFonts w:ascii="Arial" w:hAnsi="Arial" w:cs="Arial"/>
                <w:color w:val="000000"/>
                <w:sz w:val="18"/>
                <w:szCs w:val="20"/>
                <w:lang w:eastAsia="ru-RU"/>
              </w:rPr>
              <w:t>Путевой лист подрядчика</w:t>
            </w:r>
            <w:r w:rsidRPr="00AE12DE">
              <w:rPr>
                <w:rFonts w:ascii="Arial" w:hAnsi="Arial" w:cs="Arial"/>
                <w:color w:val="000000"/>
                <w:sz w:val="18"/>
                <w:szCs w:val="20"/>
                <w:lang w:eastAsia="ru-RU"/>
              </w:rPr>
              <w:br/>
              <w:t>(Открыт)</w:t>
            </w:r>
          </w:p>
        </w:tc>
      </w:tr>
    </w:tbl>
    <w:p w14:paraId="448DC566" w14:textId="77777777" w:rsidR="005820B3" w:rsidRDefault="005820B3" w:rsidP="005820B3">
      <w:pPr>
        <w:rPr>
          <w:rFonts w:eastAsiaTheme="majorEastAsia"/>
        </w:rPr>
      </w:pPr>
    </w:p>
    <w:p w14:paraId="5C29057D" w14:textId="77777777" w:rsidR="00DE6FE6" w:rsidRDefault="00DE6FE6" w:rsidP="000B4740">
      <w:pPr>
        <w:rPr>
          <w:rFonts w:eastAsiaTheme="majorEastAsia"/>
        </w:rPr>
      </w:pPr>
      <w:bookmarkStart w:id="931" w:name="_Hlk520728426"/>
    </w:p>
    <w:p w14:paraId="2CC47A68" w14:textId="7DD3F6D1" w:rsidR="00DE6FE6" w:rsidRPr="00A46114" w:rsidRDefault="00DE6FE6" w:rsidP="00DE6FE6">
      <w:pPr>
        <w:pStyle w:val="4"/>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10.06.02.</w:t>
      </w:r>
      <w:del w:id="932" w:author="Savinskaya Yulia" w:date="2021-02-24T13:48:00Z">
        <w:r w:rsidR="00890C0A" w:rsidDel="00C25DAD">
          <w:rPr>
            <w:rFonts w:eastAsiaTheme="majorEastAsia" w:cstheme="majorBidi"/>
            <w:b/>
            <w:i w:val="0"/>
            <w:caps w:val="0"/>
            <w:sz w:val="24"/>
            <w:szCs w:val="24"/>
          </w:rPr>
          <w:delText>0</w:delText>
        </w:r>
        <w:r w:rsidR="00453E08" w:rsidDel="00C25DAD">
          <w:rPr>
            <w:rFonts w:eastAsiaTheme="majorEastAsia" w:cstheme="majorBidi"/>
            <w:b/>
            <w:i w:val="0"/>
            <w:caps w:val="0"/>
            <w:sz w:val="24"/>
            <w:szCs w:val="24"/>
          </w:rPr>
          <w:delText>80</w:delText>
        </w:r>
        <w:r w:rsidRPr="0012135C" w:rsidDel="00C25DAD">
          <w:rPr>
            <w:rFonts w:eastAsiaTheme="majorEastAsia" w:cstheme="majorBidi"/>
            <w:b/>
            <w:i w:val="0"/>
            <w:caps w:val="0"/>
            <w:sz w:val="24"/>
            <w:szCs w:val="24"/>
          </w:rPr>
          <w:delText xml:space="preserve"> </w:delText>
        </w:r>
      </w:del>
      <w:ins w:id="933" w:author="Savinskaya Yulia" w:date="2021-02-24T13:48:00Z">
        <w:r w:rsidR="00C25DAD">
          <w:rPr>
            <w:rFonts w:eastAsiaTheme="majorEastAsia" w:cstheme="majorBidi"/>
            <w:b/>
            <w:i w:val="0"/>
            <w:caps w:val="0"/>
            <w:sz w:val="24"/>
            <w:szCs w:val="24"/>
          </w:rPr>
          <w:t>095</w:t>
        </w:r>
        <w:r w:rsidR="00C25DAD" w:rsidRPr="0012135C">
          <w:rPr>
            <w:rFonts w:eastAsiaTheme="majorEastAsia" w:cstheme="majorBidi"/>
            <w:b/>
            <w:i w:val="0"/>
            <w:caps w:val="0"/>
            <w:sz w:val="24"/>
            <w:szCs w:val="24"/>
          </w:rPr>
          <w:t xml:space="preserve"> </w:t>
        </w:r>
      </w:ins>
      <w:r w:rsidRPr="0012135C">
        <w:rPr>
          <w:rFonts w:eastAsiaTheme="majorEastAsia" w:cstheme="majorBidi"/>
          <w:b/>
          <w:i w:val="0"/>
          <w:caps w:val="0"/>
          <w:sz w:val="24"/>
          <w:szCs w:val="24"/>
        </w:rPr>
        <w:t xml:space="preserve">– </w:t>
      </w:r>
      <w:r>
        <w:rPr>
          <w:rFonts w:eastAsiaTheme="majorEastAsia" w:cstheme="majorBidi"/>
          <w:b/>
          <w:i w:val="0"/>
          <w:caps w:val="0"/>
          <w:sz w:val="24"/>
          <w:szCs w:val="24"/>
        </w:rPr>
        <w:t>Печать товаро</w:t>
      </w:r>
      <w:r w:rsidRPr="00725604">
        <w:rPr>
          <w:rFonts w:eastAsiaTheme="majorEastAsia" w:cstheme="majorBidi"/>
          <w:b/>
          <w:i w:val="0"/>
          <w:caps w:val="0"/>
          <w:sz w:val="24"/>
          <w:szCs w:val="24"/>
        </w:rPr>
        <w:t xml:space="preserve">сопроводительных документов </w:t>
      </w:r>
      <w:r w:rsidR="000B4740" w:rsidRPr="00DB25AD">
        <w:rPr>
          <w:rFonts w:eastAsiaTheme="majorEastAsia" w:cstheme="majorBidi"/>
          <w:b/>
          <w:i w:val="0"/>
          <w:caps w:val="0"/>
          <w:sz w:val="24"/>
          <w:szCs w:val="24"/>
        </w:rPr>
        <w:t>при и</w:t>
      </w:r>
      <w:r w:rsidR="000B4740">
        <w:rPr>
          <w:rFonts w:eastAsiaTheme="majorEastAsia" w:cstheme="majorBidi"/>
          <w:b/>
          <w:i w:val="0"/>
          <w:caps w:val="0"/>
          <w:sz w:val="24"/>
          <w:szCs w:val="24"/>
        </w:rPr>
        <w:t>с</w:t>
      </w:r>
      <w:r w:rsidR="000B4740" w:rsidRPr="00DB25AD">
        <w:rPr>
          <w:rFonts w:eastAsiaTheme="majorEastAsia" w:cstheme="majorBidi"/>
          <w:b/>
          <w:i w:val="0"/>
          <w:caps w:val="0"/>
          <w:sz w:val="24"/>
          <w:szCs w:val="24"/>
        </w:rPr>
        <w:t>полнении транспортировки подрядчиком</w:t>
      </w:r>
    </w:p>
    <w:p w14:paraId="0898B423" w14:textId="77777777" w:rsidR="00D05FA8" w:rsidRDefault="00D05FA8" w:rsidP="00D05FA8">
      <w:pPr>
        <w:ind w:firstLine="708"/>
        <w:rPr>
          <w:rFonts w:ascii="Arial" w:eastAsia="Arial" w:hAnsi="Arial" w:cs="Arial"/>
          <w:color w:val="000000"/>
          <w:szCs w:val="24"/>
        </w:rPr>
      </w:pPr>
    </w:p>
    <w:p w14:paraId="654359B6" w14:textId="2C26DDF2" w:rsidR="00D05FA8" w:rsidRPr="00BB38D5" w:rsidRDefault="002C5903" w:rsidP="00BB38D5">
      <w:pPr>
        <w:pStyle w:val="a9"/>
        <w:spacing w:line="276" w:lineRule="auto"/>
        <w:ind w:firstLine="708"/>
        <w:rPr>
          <w:rFonts w:ascii="Arial" w:hAnsi="Arial" w:cs="Arial"/>
          <w:sz w:val="24"/>
          <w:szCs w:val="24"/>
        </w:rPr>
      </w:pPr>
      <w:r w:rsidRPr="00BB38D5">
        <w:rPr>
          <w:rFonts w:ascii="Arial" w:hAnsi="Arial" w:cs="Arial"/>
          <w:sz w:val="24"/>
          <w:szCs w:val="24"/>
        </w:rPr>
        <w:t xml:space="preserve">При необходимости формирования товаросопроводительных документов при выполнении транспортировки автотранспортом подрядчика, </w:t>
      </w:r>
      <w:r w:rsidR="00BB38D5">
        <w:rPr>
          <w:rFonts w:ascii="Arial" w:hAnsi="Arial" w:cs="Arial"/>
          <w:sz w:val="24"/>
          <w:szCs w:val="24"/>
        </w:rPr>
        <w:t>Диспетчер</w:t>
      </w:r>
      <w:r w:rsidR="00D05FA8" w:rsidRPr="00BB38D5">
        <w:rPr>
          <w:rFonts w:ascii="Arial" w:hAnsi="Arial" w:cs="Arial"/>
          <w:sz w:val="24"/>
          <w:szCs w:val="24"/>
        </w:rPr>
        <w:t xml:space="preserve"> открывает список фрахтовых заказов, </w:t>
      </w:r>
      <w:r w:rsidR="00BB38D5">
        <w:rPr>
          <w:rFonts w:ascii="Arial" w:hAnsi="Arial" w:cs="Arial"/>
          <w:sz w:val="24"/>
          <w:szCs w:val="24"/>
        </w:rPr>
        <w:t xml:space="preserve">используя </w:t>
      </w:r>
      <w:r w:rsidR="000A7A9C" w:rsidRPr="00AE12DE">
        <w:rPr>
          <w:rFonts w:ascii="Arial" w:hAnsi="Arial" w:cs="Arial"/>
          <w:sz w:val="24"/>
          <w:szCs w:val="24"/>
        </w:rPr>
        <w:t>стандартный</w:t>
      </w:r>
      <w:r w:rsidR="00BB38D5">
        <w:rPr>
          <w:rFonts w:ascii="Arial" w:hAnsi="Arial" w:cs="Arial"/>
          <w:sz w:val="24"/>
          <w:szCs w:val="24"/>
        </w:rPr>
        <w:t xml:space="preserve"> </w:t>
      </w:r>
      <w:r w:rsidR="00BB38D5" w:rsidRPr="00AE12DE">
        <w:rPr>
          <w:rFonts w:ascii="Arial" w:hAnsi="Arial" w:cs="Arial"/>
          <w:sz w:val="24"/>
          <w:szCs w:val="24"/>
        </w:rPr>
        <w:t>P</w:t>
      </w:r>
      <w:r w:rsidR="00BB38D5">
        <w:rPr>
          <w:rFonts w:ascii="Arial" w:hAnsi="Arial" w:cs="Arial"/>
          <w:sz w:val="24"/>
          <w:szCs w:val="24"/>
          <w:lang w:val="en-US"/>
        </w:rPr>
        <w:t>OWL</w:t>
      </w:r>
      <w:r w:rsidR="00BB38D5" w:rsidRPr="00AE12DE">
        <w:rPr>
          <w:rFonts w:ascii="Arial" w:hAnsi="Arial" w:cs="Arial"/>
          <w:sz w:val="24"/>
          <w:szCs w:val="24"/>
        </w:rPr>
        <w:t xml:space="preserve"> </w:t>
      </w:r>
      <w:r w:rsidR="00BB38D5">
        <w:rPr>
          <w:rFonts w:ascii="Arial" w:hAnsi="Arial" w:cs="Arial"/>
          <w:sz w:val="24"/>
          <w:szCs w:val="24"/>
        </w:rPr>
        <w:t xml:space="preserve">отчет «Обзор заказов на автомобильный фрахт», </w:t>
      </w:r>
      <w:r w:rsidRPr="00BB38D5">
        <w:rPr>
          <w:rFonts w:ascii="Arial" w:hAnsi="Arial" w:cs="Arial"/>
          <w:sz w:val="24"/>
          <w:szCs w:val="24"/>
        </w:rPr>
        <w:t xml:space="preserve">выбирает </w:t>
      </w:r>
      <w:r w:rsidR="00D05FA8" w:rsidRPr="00BB38D5">
        <w:rPr>
          <w:rFonts w:ascii="Arial" w:hAnsi="Arial" w:cs="Arial"/>
          <w:sz w:val="24"/>
          <w:szCs w:val="24"/>
        </w:rPr>
        <w:t>необходимый Фрахтовый заказ и печатае</w:t>
      </w:r>
      <w:r w:rsidR="006D5623" w:rsidRPr="00BB38D5">
        <w:rPr>
          <w:rFonts w:ascii="Arial" w:hAnsi="Arial" w:cs="Arial"/>
          <w:sz w:val="24"/>
          <w:szCs w:val="24"/>
        </w:rPr>
        <w:t>т из него Поручение экспедитору, Э</w:t>
      </w:r>
      <w:r w:rsidR="00A76392" w:rsidRPr="00BB38D5">
        <w:rPr>
          <w:rFonts w:ascii="Arial" w:hAnsi="Arial" w:cs="Arial"/>
          <w:sz w:val="24"/>
          <w:szCs w:val="24"/>
        </w:rPr>
        <w:t>к</w:t>
      </w:r>
      <w:r w:rsidR="006D5623" w:rsidRPr="00BB38D5">
        <w:rPr>
          <w:rFonts w:ascii="Arial" w:hAnsi="Arial" w:cs="Arial"/>
          <w:sz w:val="24"/>
          <w:szCs w:val="24"/>
        </w:rPr>
        <w:t>спедиторскую расписку</w:t>
      </w:r>
      <w:r w:rsidR="00BB38D5">
        <w:rPr>
          <w:rFonts w:ascii="Arial" w:hAnsi="Arial" w:cs="Arial"/>
          <w:sz w:val="24"/>
          <w:szCs w:val="24"/>
        </w:rPr>
        <w:t>.</w:t>
      </w:r>
      <w:r w:rsidR="00AA1532" w:rsidRPr="00BB38D5">
        <w:rPr>
          <w:rFonts w:ascii="Arial" w:hAnsi="Arial" w:cs="Arial"/>
          <w:sz w:val="24"/>
          <w:szCs w:val="24"/>
        </w:rPr>
        <w:t xml:space="preserve"> В</w:t>
      </w:r>
      <w:r w:rsidR="00BB38D5">
        <w:rPr>
          <w:rFonts w:ascii="Arial" w:hAnsi="Arial" w:cs="Arial"/>
          <w:sz w:val="24"/>
          <w:szCs w:val="24"/>
        </w:rPr>
        <w:t>о всех</w:t>
      </w:r>
      <w:r w:rsidR="00AA1532" w:rsidRPr="00BB38D5">
        <w:rPr>
          <w:rFonts w:ascii="Arial" w:hAnsi="Arial" w:cs="Arial"/>
          <w:sz w:val="24"/>
          <w:szCs w:val="24"/>
        </w:rPr>
        <w:t xml:space="preserve"> </w:t>
      </w:r>
      <w:r w:rsidR="00BB38D5" w:rsidRPr="00BB38D5">
        <w:rPr>
          <w:rFonts w:ascii="Arial" w:hAnsi="Arial" w:cs="Arial"/>
          <w:sz w:val="24"/>
          <w:szCs w:val="24"/>
        </w:rPr>
        <w:t>печатн</w:t>
      </w:r>
      <w:r w:rsidR="00BB38D5">
        <w:rPr>
          <w:rFonts w:ascii="Arial" w:hAnsi="Arial" w:cs="Arial"/>
          <w:sz w:val="24"/>
          <w:szCs w:val="24"/>
        </w:rPr>
        <w:t>ых</w:t>
      </w:r>
      <w:r w:rsidR="00BB38D5" w:rsidRPr="00BB38D5">
        <w:rPr>
          <w:rFonts w:ascii="Arial" w:hAnsi="Arial" w:cs="Arial"/>
          <w:sz w:val="24"/>
          <w:szCs w:val="24"/>
        </w:rPr>
        <w:t xml:space="preserve"> форм</w:t>
      </w:r>
      <w:r w:rsidR="00BB38D5">
        <w:rPr>
          <w:rFonts w:ascii="Arial" w:hAnsi="Arial" w:cs="Arial"/>
          <w:sz w:val="24"/>
          <w:szCs w:val="24"/>
        </w:rPr>
        <w:t>ах</w:t>
      </w:r>
      <w:r w:rsidR="00BB38D5" w:rsidRPr="00BB38D5">
        <w:rPr>
          <w:rFonts w:ascii="Arial" w:hAnsi="Arial" w:cs="Arial"/>
          <w:sz w:val="24"/>
          <w:szCs w:val="24"/>
        </w:rPr>
        <w:t xml:space="preserve"> документ</w:t>
      </w:r>
      <w:r w:rsidR="00BB38D5">
        <w:rPr>
          <w:rFonts w:ascii="Arial" w:hAnsi="Arial" w:cs="Arial"/>
          <w:sz w:val="24"/>
          <w:szCs w:val="24"/>
        </w:rPr>
        <w:t>ов</w:t>
      </w:r>
      <w:r w:rsidR="002765E1" w:rsidRPr="00BB38D5">
        <w:rPr>
          <w:rFonts w:ascii="Arial" w:hAnsi="Arial" w:cs="Arial"/>
          <w:sz w:val="24"/>
          <w:szCs w:val="24"/>
        </w:rPr>
        <w:t xml:space="preserve"> будет предусмотрен штриховой код.</w:t>
      </w:r>
    </w:p>
    <w:p w14:paraId="63D58164" w14:textId="6A1D5E6F" w:rsidR="00DE6FE6" w:rsidRPr="00BB38D5" w:rsidRDefault="002E2CEC" w:rsidP="00BB38D5">
      <w:pPr>
        <w:pStyle w:val="a9"/>
        <w:spacing w:line="276" w:lineRule="auto"/>
        <w:ind w:firstLine="708"/>
        <w:rPr>
          <w:rFonts w:ascii="Arial" w:hAnsi="Arial" w:cs="Arial"/>
          <w:sz w:val="24"/>
          <w:szCs w:val="24"/>
        </w:rPr>
      </w:pPr>
      <w:r w:rsidRPr="00BB38D5">
        <w:rPr>
          <w:rFonts w:ascii="Arial" w:hAnsi="Arial" w:cs="Arial"/>
          <w:sz w:val="24"/>
          <w:szCs w:val="24"/>
        </w:rPr>
        <w:t xml:space="preserve">Водитель </w:t>
      </w:r>
      <w:r w:rsidR="00B958C4" w:rsidRPr="00BB38D5">
        <w:rPr>
          <w:rFonts w:ascii="Arial" w:hAnsi="Arial" w:cs="Arial"/>
          <w:sz w:val="24"/>
          <w:szCs w:val="24"/>
        </w:rPr>
        <w:t>экспедитора</w:t>
      </w:r>
      <w:r w:rsidR="00A71421" w:rsidRPr="00BB38D5">
        <w:rPr>
          <w:rFonts w:ascii="Arial" w:hAnsi="Arial" w:cs="Arial"/>
          <w:sz w:val="24"/>
          <w:szCs w:val="24"/>
        </w:rPr>
        <w:t xml:space="preserve"> приезжает за документа</w:t>
      </w:r>
      <w:r w:rsidR="00D05FA8" w:rsidRPr="00BB38D5">
        <w:rPr>
          <w:rFonts w:ascii="Arial" w:hAnsi="Arial" w:cs="Arial"/>
          <w:sz w:val="24"/>
          <w:szCs w:val="24"/>
        </w:rPr>
        <w:t>м</w:t>
      </w:r>
      <w:r w:rsidR="00A71421" w:rsidRPr="00BB38D5">
        <w:rPr>
          <w:rFonts w:ascii="Arial" w:hAnsi="Arial" w:cs="Arial"/>
          <w:sz w:val="24"/>
          <w:szCs w:val="24"/>
        </w:rPr>
        <w:t>и</w:t>
      </w:r>
      <w:r w:rsidR="00D05FA8" w:rsidRPr="00BB38D5">
        <w:rPr>
          <w:rFonts w:ascii="Arial" w:hAnsi="Arial" w:cs="Arial"/>
          <w:sz w:val="24"/>
          <w:szCs w:val="24"/>
        </w:rPr>
        <w:t xml:space="preserve"> «П</w:t>
      </w:r>
      <w:r w:rsidRPr="00BB38D5">
        <w:rPr>
          <w:rFonts w:ascii="Arial" w:hAnsi="Arial" w:cs="Arial"/>
          <w:sz w:val="24"/>
          <w:szCs w:val="24"/>
        </w:rPr>
        <w:t>оручение</w:t>
      </w:r>
      <w:r w:rsidR="00D05FA8" w:rsidRPr="00BB38D5">
        <w:rPr>
          <w:rFonts w:ascii="Arial" w:hAnsi="Arial" w:cs="Arial"/>
          <w:sz w:val="24"/>
          <w:szCs w:val="24"/>
        </w:rPr>
        <w:t xml:space="preserve"> экспедитору»</w:t>
      </w:r>
      <w:r w:rsidR="00A71421" w:rsidRPr="00BB38D5">
        <w:rPr>
          <w:rFonts w:ascii="Arial" w:hAnsi="Arial" w:cs="Arial"/>
          <w:sz w:val="24"/>
          <w:szCs w:val="24"/>
        </w:rPr>
        <w:t xml:space="preserve"> и «Экспедиторская расписка»</w:t>
      </w:r>
      <w:r w:rsidRPr="00BB38D5">
        <w:rPr>
          <w:rFonts w:ascii="Arial" w:hAnsi="Arial" w:cs="Arial"/>
          <w:sz w:val="24"/>
          <w:szCs w:val="24"/>
        </w:rPr>
        <w:t xml:space="preserve"> к </w:t>
      </w:r>
      <w:r w:rsidR="00BB38D5">
        <w:rPr>
          <w:rFonts w:ascii="Arial" w:hAnsi="Arial" w:cs="Arial"/>
          <w:sz w:val="24"/>
          <w:szCs w:val="24"/>
        </w:rPr>
        <w:t>Диспетчеру.</w:t>
      </w:r>
    </w:p>
    <w:p w14:paraId="10D1D736" w14:textId="77777777" w:rsidR="002E2CEC" w:rsidRPr="00BB38D5" w:rsidRDefault="00BB38D5" w:rsidP="00BB38D5">
      <w:pPr>
        <w:pStyle w:val="a9"/>
        <w:spacing w:line="276" w:lineRule="auto"/>
        <w:ind w:firstLine="708"/>
        <w:rPr>
          <w:rFonts w:ascii="Arial" w:hAnsi="Arial" w:cs="Arial"/>
          <w:sz w:val="24"/>
          <w:szCs w:val="24"/>
        </w:rPr>
      </w:pPr>
      <w:r>
        <w:rPr>
          <w:rFonts w:ascii="Arial" w:hAnsi="Arial" w:cs="Arial"/>
          <w:sz w:val="24"/>
          <w:szCs w:val="24"/>
        </w:rPr>
        <w:t xml:space="preserve">В случае перевозки МТР, товаросопроводительные документы, в том числе </w:t>
      </w:r>
      <w:r w:rsidR="002E2CEC" w:rsidRPr="00BB38D5">
        <w:rPr>
          <w:rFonts w:ascii="Arial" w:hAnsi="Arial" w:cs="Arial"/>
          <w:sz w:val="24"/>
          <w:szCs w:val="24"/>
        </w:rPr>
        <w:t>Транспортную накладную</w:t>
      </w:r>
      <w:r>
        <w:rPr>
          <w:rFonts w:ascii="Arial" w:hAnsi="Arial" w:cs="Arial"/>
          <w:sz w:val="24"/>
          <w:szCs w:val="24"/>
        </w:rPr>
        <w:t>,</w:t>
      </w:r>
      <w:r w:rsidR="002E2CEC" w:rsidRPr="00BB38D5">
        <w:rPr>
          <w:rFonts w:ascii="Arial" w:hAnsi="Arial" w:cs="Arial"/>
          <w:sz w:val="24"/>
          <w:szCs w:val="24"/>
        </w:rPr>
        <w:t xml:space="preserve"> распечатывает Кладовщик </w:t>
      </w:r>
      <w:r w:rsidR="000930CC" w:rsidRPr="00B1754B">
        <w:rPr>
          <w:rFonts w:ascii="Arial" w:hAnsi="Arial" w:cs="Arial"/>
          <w:sz w:val="24"/>
          <w:szCs w:val="24"/>
        </w:rPr>
        <w:t xml:space="preserve">с ролью «Диспетчер» </w:t>
      </w:r>
      <w:r w:rsidR="002E2CEC" w:rsidRPr="00BB38D5">
        <w:rPr>
          <w:rFonts w:ascii="Arial" w:hAnsi="Arial" w:cs="Arial"/>
          <w:sz w:val="24"/>
          <w:szCs w:val="24"/>
        </w:rPr>
        <w:t>на складе и передает ее Водителю подрядчика после загрузки ТС.</w:t>
      </w:r>
    </w:p>
    <w:p w14:paraId="5D39EC16" w14:textId="30033EDD" w:rsidR="00DB174D" w:rsidRPr="00BB38D5" w:rsidRDefault="002C5903" w:rsidP="00BB38D5">
      <w:pPr>
        <w:pStyle w:val="a9"/>
        <w:spacing w:line="276" w:lineRule="auto"/>
        <w:ind w:firstLine="708"/>
        <w:rPr>
          <w:rFonts w:ascii="Arial" w:hAnsi="Arial" w:cs="Arial"/>
          <w:sz w:val="24"/>
          <w:szCs w:val="24"/>
        </w:rPr>
      </w:pPr>
      <w:r w:rsidRPr="00BB38D5">
        <w:rPr>
          <w:rFonts w:ascii="Arial" w:hAnsi="Arial" w:cs="Arial"/>
          <w:sz w:val="24"/>
          <w:szCs w:val="24"/>
        </w:rPr>
        <w:t xml:space="preserve">Для печати ТН, </w:t>
      </w:r>
      <w:r w:rsidR="00D05FA8" w:rsidRPr="00BB38D5">
        <w:rPr>
          <w:rFonts w:ascii="Arial" w:hAnsi="Arial" w:cs="Arial"/>
          <w:sz w:val="24"/>
          <w:szCs w:val="24"/>
        </w:rPr>
        <w:t xml:space="preserve">Кладовщик </w:t>
      </w:r>
      <w:r w:rsidR="000930CC" w:rsidRPr="00B1754B">
        <w:rPr>
          <w:rFonts w:ascii="Arial" w:hAnsi="Arial" w:cs="Arial"/>
          <w:sz w:val="24"/>
          <w:szCs w:val="24"/>
        </w:rPr>
        <w:t xml:space="preserve">с ролью «Диспетчер» </w:t>
      </w:r>
      <w:r w:rsidR="00D05FA8" w:rsidRPr="00BB38D5">
        <w:rPr>
          <w:rFonts w:ascii="Arial" w:hAnsi="Arial" w:cs="Arial"/>
          <w:sz w:val="24"/>
          <w:szCs w:val="24"/>
        </w:rPr>
        <w:t>открывает список фрахтовых заказов</w:t>
      </w:r>
      <w:r w:rsidR="00BB38D5">
        <w:rPr>
          <w:rFonts w:ascii="Arial" w:hAnsi="Arial" w:cs="Arial"/>
          <w:sz w:val="24"/>
          <w:szCs w:val="24"/>
        </w:rPr>
        <w:t>,</w:t>
      </w:r>
      <w:r w:rsidR="00D05FA8" w:rsidRPr="00BB38D5">
        <w:rPr>
          <w:rFonts w:ascii="Arial" w:hAnsi="Arial" w:cs="Arial"/>
          <w:sz w:val="24"/>
          <w:szCs w:val="24"/>
        </w:rPr>
        <w:t xml:space="preserve"> </w:t>
      </w:r>
      <w:r w:rsidR="00BB38D5">
        <w:rPr>
          <w:rFonts w:ascii="Arial" w:hAnsi="Arial" w:cs="Arial"/>
          <w:sz w:val="24"/>
          <w:szCs w:val="24"/>
        </w:rPr>
        <w:t xml:space="preserve">используя </w:t>
      </w:r>
      <w:r w:rsidR="000A7A9C" w:rsidRPr="00AE12DE">
        <w:rPr>
          <w:rFonts w:ascii="Arial" w:hAnsi="Arial" w:cs="Arial"/>
          <w:sz w:val="24"/>
          <w:szCs w:val="24"/>
        </w:rPr>
        <w:t>стандартный</w:t>
      </w:r>
      <w:r w:rsidR="00BB38D5">
        <w:rPr>
          <w:rFonts w:ascii="Arial" w:hAnsi="Arial" w:cs="Arial"/>
          <w:sz w:val="24"/>
          <w:szCs w:val="24"/>
        </w:rPr>
        <w:t xml:space="preserve"> </w:t>
      </w:r>
      <w:r w:rsidR="00BB38D5" w:rsidRPr="00AE12DE">
        <w:rPr>
          <w:rFonts w:ascii="Arial" w:hAnsi="Arial" w:cs="Arial"/>
          <w:sz w:val="24"/>
          <w:szCs w:val="24"/>
        </w:rPr>
        <w:t>POWL</w:t>
      </w:r>
      <w:r w:rsidR="00BB38D5" w:rsidRPr="002B5F19">
        <w:rPr>
          <w:rFonts w:ascii="Arial" w:hAnsi="Arial" w:cs="Arial"/>
          <w:sz w:val="24"/>
          <w:szCs w:val="24"/>
        </w:rPr>
        <w:t xml:space="preserve"> </w:t>
      </w:r>
      <w:r w:rsidR="00BB38D5">
        <w:rPr>
          <w:rFonts w:ascii="Arial" w:hAnsi="Arial" w:cs="Arial"/>
          <w:sz w:val="24"/>
          <w:szCs w:val="24"/>
        </w:rPr>
        <w:t>отчет «Обзор заказов на автомобильный фрахт»</w:t>
      </w:r>
      <w:r w:rsidR="00D05FA8" w:rsidRPr="00BB38D5">
        <w:rPr>
          <w:rFonts w:ascii="Arial" w:hAnsi="Arial" w:cs="Arial"/>
          <w:sz w:val="24"/>
          <w:szCs w:val="24"/>
        </w:rPr>
        <w:t>, открывает необходимый Фрахтовый заказ и печатает из него Транспортную накладную.</w:t>
      </w:r>
      <w:r w:rsidR="00CD691F" w:rsidRPr="00BB38D5">
        <w:rPr>
          <w:rFonts w:ascii="Arial" w:hAnsi="Arial" w:cs="Arial"/>
          <w:sz w:val="24"/>
          <w:szCs w:val="24"/>
        </w:rPr>
        <w:t xml:space="preserve"> </w:t>
      </w:r>
      <w:r w:rsidR="000F12E4" w:rsidRPr="00BB38D5">
        <w:rPr>
          <w:rFonts w:ascii="Arial" w:hAnsi="Arial" w:cs="Arial"/>
          <w:sz w:val="24"/>
          <w:szCs w:val="24"/>
        </w:rPr>
        <w:t>В печатной форме документа «Транспортная накладная» будет предусмотрен штриховой код.</w:t>
      </w:r>
      <w:r w:rsidR="002805AA" w:rsidRPr="00BB38D5">
        <w:rPr>
          <w:rFonts w:ascii="Arial" w:hAnsi="Arial" w:cs="Arial"/>
          <w:sz w:val="24"/>
          <w:szCs w:val="24"/>
        </w:rPr>
        <w:t xml:space="preserve"> </w:t>
      </w:r>
      <w:r w:rsidR="00DB174D" w:rsidRPr="00BB38D5">
        <w:rPr>
          <w:rFonts w:ascii="Arial" w:hAnsi="Arial" w:cs="Arial"/>
          <w:sz w:val="24"/>
          <w:szCs w:val="24"/>
        </w:rPr>
        <w:t xml:space="preserve">Штриховой код однозначно </w:t>
      </w:r>
      <w:r w:rsidR="00FB5025" w:rsidRPr="00BB38D5">
        <w:rPr>
          <w:rFonts w:ascii="Arial" w:hAnsi="Arial" w:cs="Arial"/>
          <w:sz w:val="24"/>
          <w:szCs w:val="24"/>
        </w:rPr>
        <w:t xml:space="preserve">идентифицирует Фрахтовый заказ, по которому была распечатана «Транспортная накладная» </w:t>
      </w:r>
      <w:r w:rsidR="00DB174D" w:rsidRPr="00BB38D5">
        <w:rPr>
          <w:rFonts w:ascii="Arial" w:hAnsi="Arial" w:cs="Arial"/>
          <w:sz w:val="24"/>
          <w:szCs w:val="24"/>
        </w:rPr>
        <w:t>и служит для поиска Фрахтового заказа, путем сканирования штрихового кода.</w:t>
      </w:r>
    </w:p>
    <w:p w14:paraId="1222EE0C" w14:textId="77777777" w:rsidR="00D05FA8" w:rsidRPr="00BB38D5" w:rsidRDefault="001A4657">
      <w:pPr>
        <w:pStyle w:val="a9"/>
        <w:spacing w:line="276" w:lineRule="auto"/>
        <w:ind w:firstLine="708"/>
        <w:rPr>
          <w:rFonts w:ascii="Arial" w:hAnsi="Arial" w:cs="Arial"/>
          <w:sz w:val="24"/>
          <w:szCs w:val="24"/>
        </w:rPr>
      </w:pPr>
      <w:r>
        <w:rPr>
          <w:rFonts w:ascii="Arial" w:hAnsi="Arial" w:cs="Arial"/>
          <w:sz w:val="24"/>
          <w:szCs w:val="24"/>
        </w:rPr>
        <w:t>Печатная форма Экспедиторской расписки будет редактируемой, для возможности изменения полей в самом формуляре без изменения данных во Фрахтовом заказе. Печатная форма Транспортной накладной будет также иметь часть редактируемых полей, таких как ФИО и телефон водителя, уполномоченное лицо, наименование груза, количество гру</w:t>
      </w:r>
      <w:r>
        <w:rPr>
          <w:rFonts w:ascii="Arial" w:hAnsi="Arial" w:cs="Arial"/>
          <w:sz w:val="24"/>
          <w:szCs w:val="24"/>
        </w:rPr>
        <w:lastRenderedPageBreak/>
        <w:t xml:space="preserve">зовых мест, дата и время погрузки/разгрузки. </w:t>
      </w:r>
      <w:r w:rsidR="00591AF1" w:rsidRPr="00BB38D5">
        <w:rPr>
          <w:rFonts w:ascii="Arial" w:hAnsi="Arial" w:cs="Arial"/>
          <w:sz w:val="24"/>
          <w:szCs w:val="24"/>
        </w:rPr>
        <w:t xml:space="preserve">Печать документов </w:t>
      </w:r>
      <w:r w:rsidR="00BB38D5">
        <w:rPr>
          <w:rFonts w:ascii="Arial" w:hAnsi="Arial" w:cs="Arial"/>
          <w:sz w:val="24"/>
          <w:szCs w:val="24"/>
        </w:rPr>
        <w:t xml:space="preserve">«Экспедиторская расписка», </w:t>
      </w:r>
      <w:r w:rsidR="00591AF1" w:rsidRPr="00BB38D5">
        <w:rPr>
          <w:rFonts w:ascii="Arial" w:hAnsi="Arial" w:cs="Arial"/>
          <w:sz w:val="24"/>
          <w:szCs w:val="24"/>
        </w:rPr>
        <w:t>«Поручение экспедитору» и «Транспортная накладная» будут реализованы с помощью разработки MM08.</w:t>
      </w:r>
    </w:p>
    <w:p w14:paraId="611304F8" w14:textId="6264E686" w:rsidR="00DE6FE6" w:rsidRDefault="00DE6FE6" w:rsidP="00DE6FE6">
      <w:pPr>
        <w:pStyle w:val="a7"/>
        <w:jc w:val="right"/>
        <w:rPr>
          <w:rFonts w:ascii="Arial" w:hAnsi="Arial" w:cs="Arial"/>
          <w:b/>
          <w:sz w:val="22"/>
        </w:rPr>
      </w:pPr>
      <w:r w:rsidRPr="00916FAB">
        <w:rPr>
          <w:rFonts w:ascii="Arial" w:hAnsi="Arial" w:cs="Arial"/>
          <w:b/>
          <w:sz w:val="22"/>
        </w:rPr>
        <w:t xml:space="preserve">Таблица </w:t>
      </w:r>
      <w:del w:id="934" w:author="Savinskaya Yulia" w:date="2021-02-24T14:56:00Z">
        <w:r w:rsidR="00BB38D5" w:rsidRPr="00916FAB" w:rsidDel="00E07D2E">
          <w:rPr>
            <w:rFonts w:ascii="Arial" w:hAnsi="Arial" w:cs="Arial"/>
            <w:b/>
            <w:sz w:val="22"/>
          </w:rPr>
          <w:fldChar w:fldCharType="begin"/>
        </w:r>
        <w:r w:rsidR="00BB38D5" w:rsidRPr="00916FAB" w:rsidDel="00E07D2E">
          <w:rPr>
            <w:rFonts w:ascii="Arial" w:hAnsi="Arial" w:cs="Arial"/>
            <w:b/>
            <w:sz w:val="22"/>
          </w:rPr>
          <w:delInstrText xml:space="preserve"> SEQ Таблица \* ARABIC </w:delInstrText>
        </w:r>
        <w:r w:rsidR="00BB38D5" w:rsidRPr="00916FAB" w:rsidDel="00E07D2E">
          <w:rPr>
            <w:rFonts w:ascii="Arial" w:hAnsi="Arial" w:cs="Arial"/>
            <w:b/>
            <w:sz w:val="22"/>
          </w:rPr>
          <w:fldChar w:fldCharType="separate"/>
        </w:r>
        <w:r w:rsidR="00BB38D5" w:rsidDel="00E07D2E">
          <w:rPr>
            <w:rFonts w:ascii="Arial" w:hAnsi="Arial" w:cs="Arial"/>
            <w:b/>
            <w:noProof/>
            <w:sz w:val="22"/>
          </w:rPr>
          <w:delText>25</w:delText>
        </w:r>
        <w:r w:rsidR="00BB38D5" w:rsidRPr="00916FAB" w:rsidDel="00E07D2E">
          <w:rPr>
            <w:rFonts w:ascii="Arial" w:hAnsi="Arial" w:cs="Arial"/>
            <w:b/>
            <w:sz w:val="22"/>
          </w:rPr>
          <w:fldChar w:fldCharType="end"/>
        </w:r>
      </w:del>
      <w:ins w:id="935" w:author="Savinskaya Yulia" w:date="2021-02-24T14:56:00Z">
        <w:r w:rsidR="00E07D2E" w:rsidRPr="00916FAB">
          <w:rPr>
            <w:rFonts w:ascii="Arial" w:hAnsi="Arial" w:cs="Arial"/>
            <w:b/>
            <w:sz w:val="22"/>
          </w:rPr>
          <w:fldChar w:fldCharType="begin"/>
        </w:r>
        <w:r w:rsidR="00E07D2E" w:rsidRPr="00916FAB">
          <w:rPr>
            <w:rFonts w:ascii="Arial" w:hAnsi="Arial" w:cs="Arial"/>
            <w:b/>
            <w:sz w:val="22"/>
          </w:rPr>
          <w:instrText xml:space="preserve"> SEQ Таблица \* ARABIC </w:instrText>
        </w:r>
        <w:r w:rsidR="00E07D2E" w:rsidRPr="00916FAB">
          <w:rPr>
            <w:rFonts w:ascii="Arial" w:hAnsi="Arial" w:cs="Arial"/>
            <w:b/>
            <w:sz w:val="22"/>
          </w:rPr>
          <w:fldChar w:fldCharType="separate"/>
        </w:r>
        <w:r w:rsidR="00E07D2E">
          <w:rPr>
            <w:rFonts w:ascii="Arial" w:hAnsi="Arial" w:cs="Arial"/>
            <w:b/>
            <w:noProof/>
            <w:sz w:val="22"/>
          </w:rPr>
          <w:t>26</w:t>
        </w:r>
        <w:r w:rsidR="00E07D2E" w:rsidRPr="00916FAB">
          <w:rPr>
            <w:rFonts w:ascii="Arial" w:hAnsi="Arial" w:cs="Arial"/>
            <w:b/>
            <w:sz w:val="22"/>
          </w:rPr>
          <w:fldChar w:fldCharType="end"/>
        </w:r>
      </w:ins>
      <w:r w:rsidRPr="00916FAB">
        <w:rPr>
          <w:rFonts w:ascii="Arial" w:hAnsi="Arial" w:cs="Arial"/>
          <w:b/>
          <w:sz w:val="22"/>
        </w:rPr>
        <w:t xml:space="preserve">. Описание </w:t>
      </w:r>
      <w:r>
        <w:rPr>
          <w:rFonts w:ascii="Arial" w:hAnsi="Arial" w:cs="Arial"/>
          <w:b/>
          <w:sz w:val="22"/>
        </w:rPr>
        <w:t>шага «</w:t>
      </w:r>
      <w:r w:rsidR="00BB38D5" w:rsidRPr="00BB38D5">
        <w:rPr>
          <w:rFonts w:ascii="Arial" w:hAnsi="Arial" w:cs="Arial"/>
          <w:b/>
          <w:sz w:val="22"/>
        </w:rPr>
        <w:t>Печать товаросопроводительных документов при исполнении транспортировки подрядчиком</w:t>
      </w:r>
      <w:r>
        <w:rPr>
          <w:rFonts w:ascii="Arial" w:hAnsi="Arial" w:cs="Arial"/>
          <w:b/>
          <w:sz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DE6FE6" w14:paraId="387E85F1" w14:textId="77777777" w:rsidTr="00D12F34">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1B28A4B" w14:textId="77777777" w:rsidR="00DE6FE6" w:rsidRDefault="00DE6FE6" w:rsidP="00D12F34">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9701DD0" w14:textId="77777777" w:rsidR="00DE6FE6" w:rsidRDefault="00DE6FE6" w:rsidP="00D12F34">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4D3481BD" w14:textId="77777777" w:rsidR="00DE6FE6" w:rsidRPr="00C43B68" w:rsidRDefault="00BB38D5" w:rsidP="00D12F34">
            <w:pPr>
              <w:pStyle w:val="h"/>
              <w:spacing w:before="45" w:after="45"/>
              <w:jc w:val="both"/>
              <w:rPr>
                <w:noProof/>
                <w:szCs w:val="24"/>
                <w:lang w:val="en-US"/>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2620CF1" w14:textId="77777777" w:rsidR="00DE6FE6" w:rsidRDefault="00DE6FE6" w:rsidP="00D12F34">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6977F39" w14:textId="77777777" w:rsidR="00DE6FE6" w:rsidRDefault="00DE6FE6" w:rsidP="00D12F34">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6CF88958" w14:textId="77777777" w:rsidR="00DE6FE6" w:rsidRDefault="00DE6FE6" w:rsidP="00D12F34">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5B9D46E" w14:textId="77777777" w:rsidR="00DE6FE6" w:rsidRDefault="00DE6FE6" w:rsidP="00D12F34">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5174353" w14:textId="77777777" w:rsidR="00DE6FE6" w:rsidRDefault="00DE6FE6" w:rsidP="00D12F34">
            <w:pPr>
              <w:pStyle w:val="h"/>
              <w:spacing w:before="45" w:after="45"/>
              <w:rPr>
                <w:noProof/>
                <w:szCs w:val="24"/>
              </w:rPr>
            </w:pPr>
            <w:r>
              <w:rPr>
                <w:noProof/>
                <w:szCs w:val="24"/>
              </w:rPr>
              <w:t>Выход</w:t>
            </w:r>
          </w:p>
        </w:tc>
      </w:tr>
      <w:tr w:rsidR="00DE6FE6" w14:paraId="6D33E6B3" w14:textId="77777777" w:rsidTr="00D12F34">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8E550A1" w14:textId="239FB30D" w:rsidR="00DE6FE6" w:rsidRPr="00AE12DE" w:rsidRDefault="00DE6FE6" w:rsidP="00AE12DE">
            <w:pPr>
              <w:spacing w:before="45" w:after="45"/>
              <w:ind w:left="-57"/>
              <w:jc w:val="left"/>
              <w:rPr>
                <w:color w:val="000000"/>
                <w:sz w:val="18"/>
                <w:lang w:eastAsia="ru-RU"/>
              </w:rPr>
            </w:pPr>
            <w:r w:rsidRPr="00AE12DE">
              <w:rPr>
                <w:rFonts w:ascii="Arial" w:hAnsi="Arial" w:cs="Arial"/>
                <w:color w:val="000000"/>
                <w:sz w:val="18"/>
                <w:szCs w:val="20"/>
                <w:lang w:eastAsia="ru-RU"/>
              </w:rPr>
              <w:t>10.06.02.</w:t>
            </w:r>
            <w:r w:rsidR="00BB38D5" w:rsidRPr="00AE12DE">
              <w:rPr>
                <w:rFonts w:ascii="Arial" w:hAnsi="Arial" w:cs="Arial"/>
                <w:color w:val="000000"/>
                <w:sz w:val="18"/>
                <w:szCs w:val="20"/>
                <w:lang w:eastAsia="ru-RU"/>
              </w:rPr>
              <w:t>085</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05327C6" w14:textId="40A4CB78" w:rsidR="00DE6FE6" w:rsidRPr="00AE12DE" w:rsidRDefault="00BB38D5" w:rsidP="00AE12DE">
            <w:pPr>
              <w:spacing w:before="45" w:after="45"/>
              <w:ind w:left="-57"/>
              <w:jc w:val="left"/>
              <w:rPr>
                <w:color w:val="000000"/>
                <w:sz w:val="18"/>
                <w:lang w:eastAsia="ru-RU"/>
              </w:rPr>
            </w:pPr>
            <w:r w:rsidRPr="00AE12DE">
              <w:rPr>
                <w:rFonts w:ascii="Arial" w:hAnsi="Arial" w:cs="Arial"/>
                <w:color w:val="000000"/>
                <w:sz w:val="18"/>
                <w:szCs w:val="20"/>
                <w:lang w:eastAsia="ru-RU"/>
              </w:rPr>
              <w:t>Печать товаросопроводительных документов при исполнении транспортировки подрядчиком</w:t>
            </w:r>
          </w:p>
        </w:tc>
        <w:tc>
          <w:tcPr>
            <w:tcW w:w="557" w:type="pct"/>
            <w:tcBorders>
              <w:top w:val="single" w:sz="6" w:space="0" w:color="000000"/>
              <w:left w:val="single" w:sz="6" w:space="0" w:color="000000"/>
              <w:bottom w:val="single" w:sz="6" w:space="0" w:color="000000"/>
              <w:right w:val="single" w:sz="6" w:space="0" w:color="000000"/>
            </w:tcBorders>
          </w:tcPr>
          <w:p w14:paraId="486C3BDB" w14:textId="6A2B4CBE" w:rsidR="00DE6FE6" w:rsidRPr="00AE12DE" w:rsidRDefault="00BB38D5" w:rsidP="00AE12DE">
            <w:pPr>
              <w:spacing w:before="45" w:after="45"/>
              <w:ind w:left="-57"/>
              <w:jc w:val="left"/>
              <w:rPr>
                <w:color w:val="000000"/>
                <w:sz w:val="18"/>
                <w:lang w:eastAsia="ru-RU"/>
              </w:rPr>
            </w:pPr>
            <w:r w:rsidRPr="00AE12DE">
              <w:rPr>
                <w:rFonts w:ascii="Arial" w:hAnsi="Arial" w:cs="Arial"/>
                <w:color w:val="000000"/>
                <w:sz w:val="18"/>
                <w:szCs w:val="20"/>
                <w:lang w:eastAsia="ru-RU"/>
              </w:rPr>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B412EED" w14:textId="77777777" w:rsidR="00DE6FE6" w:rsidRPr="00AE12DE" w:rsidRDefault="00DE6FE6" w:rsidP="00AE12DE">
            <w:pPr>
              <w:spacing w:before="45" w:after="45"/>
              <w:ind w:left="-57"/>
              <w:jc w:val="left"/>
              <w:rPr>
                <w:color w:val="000000"/>
                <w:sz w:val="18"/>
                <w:lang w:eastAsia="ru-RU"/>
              </w:rPr>
            </w:pPr>
            <w:r w:rsidRPr="00AE12DE">
              <w:rPr>
                <w:rFonts w:ascii="Arial" w:hAnsi="Arial" w:cs="Arial"/>
                <w:color w:val="000000"/>
                <w:sz w:val="18"/>
                <w:szCs w:val="20"/>
                <w:lang w:eastAsia="ru-RU"/>
              </w:rPr>
              <w:t>На данном шаге распечатываются товарно-сопроводительные документы (транспортная накладная), поручение экспедитору</w:t>
            </w:r>
            <w:r w:rsidR="00BB38D5" w:rsidRPr="00AE12DE">
              <w:rPr>
                <w:rFonts w:ascii="Arial" w:hAnsi="Arial" w:cs="Arial"/>
                <w:color w:val="000000"/>
                <w:sz w:val="18"/>
                <w:szCs w:val="20"/>
                <w:lang w:eastAsia="ru-RU"/>
              </w:rPr>
              <w:t>, экспедиторская расписка</w:t>
            </w:r>
            <w:r w:rsidRPr="00AE12DE">
              <w:rPr>
                <w:rFonts w:ascii="Arial" w:hAnsi="Arial" w:cs="Arial"/>
                <w:color w:val="000000"/>
                <w:sz w:val="18"/>
                <w:szCs w:val="20"/>
                <w:lang w:eastAsia="ru-RU"/>
              </w:rPr>
              <w:t xml:space="preserve"> для транспортировки транспортом подрядчика.</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EB2294B" w14:textId="26291B69" w:rsidR="00DE6FE6" w:rsidRPr="00AE12DE" w:rsidRDefault="00BB38D5" w:rsidP="00A61482">
            <w:pPr>
              <w:spacing w:before="45" w:after="45"/>
              <w:ind w:left="-57"/>
              <w:jc w:val="left"/>
              <w:rPr>
                <w:rFonts w:ascii="Arial" w:hAnsi="Arial" w:cs="Arial"/>
                <w:color w:val="000000"/>
                <w:sz w:val="18"/>
                <w:szCs w:val="20"/>
                <w:lang w:eastAsia="ru-RU"/>
              </w:rPr>
            </w:pPr>
            <w:r w:rsidRPr="00AE12DE">
              <w:rPr>
                <w:rFonts w:ascii="Arial" w:hAnsi="Arial" w:cs="Arial"/>
                <w:color w:val="000000"/>
                <w:sz w:val="18"/>
                <w:szCs w:val="20"/>
                <w:lang w:eastAsia="ru-RU"/>
              </w:rPr>
              <w:t>Диспетчер</w:t>
            </w:r>
          </w:p>
          <w:p w14:paraId="63E6EB00" w14:textId="24DFA0A1" w:rsidR="00DE6FE6" w:rsidRPr="00AE12DE" w:rsidRDefault="00DE6FE6">
            <w:pPr>
              <w:spacing w:before="45" w:after="45"/>
              <w:ind w:left="-57"/>
              <w:jc w:val="left"/>
              <w:rPr>
                <w:rFonts w:ascii="Arial" w:hAnsi="Arial" w:cs="Arial"/>
                <w:color w:val="000000"/>
                <w:sz w:val="18"/>
                <w:szCs w:val="20"/>
                <w:lang w:eastAsia="ru-RU"/>
              </w:rPr>
            </w:pPr>
          </w:p>
        </w:tc>
        <w:tc>
          <w:tcPr>
            <w:tcW w:w="626" w:type="pct"/>
            <w:tcBorders>
              <w:top w:val="single" w:sz="6" w:space="0" w:color="000000"/>
              <w:left w:val="single" w:sz="6" w:space="0" w:color="000000"/>
              <w:bottom w:val="single" w:sz="6" w:space="0" w:color="000000"/>
              <w:right w:val="single" w:sz="6" w:space="0" w:color="000000"/>
            </w:tcBorders>
          </w:tcPr>
          <w:p w14:paraId="2CD24727" w14:textId="32220486" w:rsidR="00DE6FE6" w:rsidRPr="00AE12DE" w:rsidRDefault="00BB38D5" w:rsidP="00AE12DE">
            <w:pPr>
              <w:spacing w:before="45" w:after="45"/>
              <w:ind w:left="-57"/>
              <w:jc w:val="left"/>
              <w:rPr>
                <w:color w:val="000000"/>
                <w:sz w:val="18"/>
                <w:lang w:eastAsia="ru-RU"/>
              </w:rPr>
            </w:pPr>
            <w:r w:rsidRPr="00AE12DE">
              <w:rPr>
                <w:rFonts w:ascii="Arial" w:hAnsi="Arial" w:cs="Arial"/>
                <w:color w:val="000000"/>
                <w:sz w:val="18"/>
                <w:szCs w:val="20"/>
                <w:lang w:eastAsia="ru-RU"/>
              </w:rPr>
              <w:t>1. Водитель назначен. Корректировка Путевого листа не требуется</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A006914" w14:textId="4EACDEA5" w:rsidR="00DE6FE6" w:rsidRPr="00AE12DE" w:rsidRDefault="00BB38D5" w:rsidP="00A61482">
            <w:pPr>
              <w:spacing w:before="45" w:after="45"/>
              <w:ind w:left="-57"/>
              <w:jc w:val="left"/>
              <w:rPr>
                <w:rFonts w:ascii="Arial" w:hAnsi="Arial" w:cs="Arial"/>
                <w:color w:val="000000"/>
                <w:sz w:val="18"/>
                <w:szCs w:val="20"/>
                <w:lang w:eastAsia="ru-RU"/>
              </w:rPr>
            </w:pPr>
            <w:r w:rsidRPr="002B5F19">
              <w:rPr>
                <w:rFonts w:ascii="Arial" w:hAnsi="Arial" w:cs="Arial"/>
                <w:color w:val="000000"/>
                <w:sz w:val="18"/>
                <w:szCs w:val="20"/>
                <w:lang w:eastAsia="ru-RU"/>
              </w:rPr>
              <w:t>Путевой лист подрядчика</w:t>
            </w:r>
            <w:r w:rsidRPr="002B5F19">
              <w:rPr>
                <w:rFonts w:ascii="Arial" w:hAnsi="Arial" w:cs="Arial"/>
                <w:color w:val="000000"/>
                <w:sz w:val="18"/>
                <w:szCs w:val="20"/>
                <w:lang w:eastAsia="ru-RU"/>
              </w:rPr>
              <w:br/>
              <w:t>(Открыт)</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CCBE9CD" w14:textId="77777777" w:rsidR="00A71421" w:rsidRPr="00AE12DE" w:rsidRDefault="00DE6FE6" w:rsidP="00AE12DE">
            <w:pPr>
              <w:spacing w:before="45" w:after="45"/>
              <w:ind w:left="-57"/>
              <w:jc w:val="left"/>
              <w:rPr>
                <w:sz w:val="18"/>
              </w:rPr>
            </w:pPr>
            <w:r w:rsidRPr="00AE12DE">
              <w:rPr>
                <w:rFonts w:ascii="Arial" w:hAnsi="Arial" w:cs="Arial"/>
                <w:color w:val="000000"/>
                <w:sz w:val="18"/>
                <w:szCs w:val="20"/>
                <w:lang w:eastAsia="ru-RU"/>
              </w:rPr>
              <w:t>1. Поручение э</w:t>
            </w:r>
            <w:r w:rsidR="00D05FA8" w:rsidRPr="00AE12DE">
              <w:rPr>
                <w:rFonts w:ascii="Arial" w:hAnsi="Arial" w:cs="Arial"/>
                <w:color w:val="000000"/>
                <w:sz w:val="18"/>
                <w:szCs w:val="20"/>
                <w:lang w:eastAsia="ru-RU"/>
              </w:rPr>
              <w:t>кспедитору</w:t>
            </w:r>
            <w:r w:rsidRPr="00AE12DE">
              <w:rPr>
                <w:rFonts w:ascii="Arial" w:hAnsi="Arial" w:cs="Arial"/>
                <w:color w:val="000000"/>
                <w:sz w:val="18"/>
                <w:szCs w:val="20"/>
                <w:lang w:eastAsia="ru-RU"/>
              </w:rPr>
              <w:t>;</w:t>
            </w:r>
            <w:r w:rsidRPr="00AE12DE">
              <w:rPr>
                <w:rFonts w:ascii="Arial" w:hAnsi="Arial" w:cs="Arial"/>
                <w:color w:val="000000"/>
                <w:sz w:val="18"/>
                <w:szCs w:val="20"/>
                <w:lang w:eastAsia="ru-RU"/>
              </w:rPr>
              <w:br/>
            </w:r>
            <w:r w:rsidR="00A71421" w:rsidRPr="00AE12DE">
              <w:rPr>
                <w:rFonts w:ascii="Arial" w:hAnsi="Arial" w:cs="Arial"/>
                <w:color w:val="000000"/>
                <w:sz w:val="18"/>
                <w:szCs w:val="20"/>
                <w:lang w:eastAsia="ru-RU"/>
              </w:rPr>
              <w:t>2. Экспедиторская расписка;</w:t>
            </w:r>
          </w:p>
          <w:p w14:paraId="55D52687" w14:textId="77777777" w:rsidR="00DE6FE6" w:rsidRPr="00AE12DE" w:rsidRDefault="00A71421" w:rsidP="00AE12DE">
            <w:pPr>
              <w:spacing w:before="45" w:after="45"/>
              <w:ind w:left="-57"/>
              <w:jc w:val="left"/>
              <w:rPr>
                <w:color w:val="000000"/>
                <w:sz w:val="18"/>
                <w:lang w:eastAsia="ru-RU"/>
              </w:rPr>
            </w:pPr>
            <w:r w:rsidRPr="00AE12DE">
              <w:rPr>
                <w:rFonts w:ascii="Arial" w:hAnsi="Arial" w:cs="Arial"/>
                <w:color w:val="000000"/>
                <w:sz w:val="18"/>
                <w:szCs w:val="20"/>
                <w:lang w:eastAsia="ru-RU"/>
              </w:rPr>
              <w:t>3</w:t>
            </w:r>
            <w:r w:rsidR="00DE6FE6" w:rsidRPr="00AE12DE">
              <w:rPr>
                <w:rFonts w:ascii="Arial" w:hAnsi="Arial" w:cs="Arial"/>
                <w:color w:val="000000"/>
                <w:sz w:val="18"/>
                <w:szCs w:val="20"/>
                <w:lang w:eastAsia="ru-RU"/>
              </w:rPr>
              <w:t>. Товаро-сопроводительные документы для транспортировки подрядчиком.</w:t>
            </w:r>
            <w:r w:rsidRPr="00AE12DE">
              <w:rPr>
                <w:rFonts w:ascii="Arial" w:hAnsi="Arial" w:cs="Arial"/>
                <w:color w:val="000000"/>
                <w:sz w:val="18"/>
                <w:szCs w:val="20"/>
                <w:lang w:eastAsia="ru-RU"/>
              </w:rPr>
              <w:t xml:space="preserve"> </w:t>
            </w:r>
          </w:p>
        </w:tc>
      </w:tr>
    </w:tbl>
    <w:p w14:paraId="7B26632D" w14:textId="77777777" w:rsidR="00DE6FE6" w:rsidRDefault="00DE6FE6" w:rsidP="00DE6FE6">
      <w:pPr>
        <w:spacing w:after="240" w:line="276" w:lineRule="auto"/>
        <w:ind w:firstLine="567"/>
        <w:rPr>
          <w:rFonts w:ascii="Arial" w:hAnsi="Arial" w:cs="Arial"/>
          <w:i/>
          <w:color w:val="7F7F7F" w:themeColor="text1" w:themeTint="80"/>
        </w:rPr>
      </w:pPr>
    </w:p>
    <w:p w14:paraId="0AB7A2D2" w14:textId="77777777" w:rsidR="007511F1" w:rsidRDefault="007511F1" w:rsidP="007511F1">
      <w:pPr>
        <w:rPr>
          <w:rFonts w:eastAsiaTheme="majorEastAsia"/>
        </w:rPr>
      </w:pPr>
    </w:p>
    <w:p w14:paraId="41EE144D" w14:textId="041ABEEC" w:rsidR="005820B3" w:rsidRDefault="005820B3" w:rsidP="005820B3">
      <w:pPr>
        <w:pStyle w:val="4"/>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10.06.02.</w:t>
      </w:r>
      <w:del w:id="936" w:author="Savinskaya Yulia" w:date="2021-02-24T13:52:00Z">
        <w:r w:rsidR="00287281" w:rsidDel="00C25DAD">
          <w:rPr>
            <w:rFonts w:eastAsiaTheme="majorEastAsia" w:cstheme="majorBidi"/>
            <w:b/>
            <w:i w:val="0"/>
            <w:caps w:val="0"/>
            <w:sz w:val="24"/>
            <w:szCs w:val="24"/>
          </w:rPr>
          <w:delText>085</w:delText>
        </w:r>
        <w:r w:rsidR="00287281" w:rsidRPr="0012135C" w:rsidDel="00C25DAD">
          <w:rPr>
            <w:rFonts w:eastAsiaTheme="majorEastAsia" w:cstheme="majorBidi"/>
            <w:b/>
            <w:i w:val="0"/>
            <w:caps w:val="0"/>
            <w:sz w:val="24"/>
            <w:szCs w:val="24"/>
          </w:rPr>
          <w:delText xml:space="preserve"> </w:delText>
        </w:r>
      </w:del>
      <w:ins w:id="937" w:author="Savinskaya Yulia" w:date="2021-02-24T13:52:00Z">
        <w:r w:rsidR="00C25DAD">
          <w:rPr>
            <w:rFonts w:eastAsiaTheme="majorEastAsia" w:cstheme="majorBidi"/>
            <w:b/>
            <w:i w:val="0"/>
            <w:caps w:val="0"/>
            <w:sz w:val="24"/>
            <w:szCs w:val="24"/>
          </w:rPr>
          <w:t>100</w:t>
        </w:r>
        <w:r w:rsidR="00C25DAD" w:rsidRPr="0012135C">
          <w:rPr>
            <w:rFonts w:eastAsiaTheme="majorEastAsia" w:cstheme="majorBidi"/>
            <w:b/>
            <w:i w:val="0"/>
            <w:caps w:val="0"/>
            <w:sz w:val="24"/>
            <w:szCs w:val="24"/>
          </w:rPr>
          <w:t xml:space="preserve"> </w:t>
        </w:r>
      </w:ins>
      <w:r w:rsidRPr="0012135C">
        <w:rPr>
          <w:rFonts w:eastAsiaTheme="majorEastAsia" w:cstheme="majorBidi"/>
          <w:b/>
          <w:i w:val="0"/>
          <w:caps w:val="0"/>
          <w:sz w:val="24"/>
          <w:szCs w:val="24"/>
        </w:rPr>
        <w:t xml:space="preserve">– </w:t>
      </w:r>
      <w:r>
        <w:rPr>
          <w:rFonts w:eastAsiaTheme="majorEastAsia" w:cstheme="majorBidi"/>
          <w:b/>
          <w:i w:val="0"/>
          <w:caps w:val="0"/>
          <w:sz w:val="24"/>
          <w:szCs w:val="24"/>
        </w:rPr>
        <w:t>Отслеживание статусов внешней транспортировки</w:t>
      </w:r>
    </w:p>
    <w:p w14:paraId="658DA8C9" w14:textId="77777777" w:rsidR="001E6B5C" w:rsidRPr="001E6B5C" w:rsidRDefault="001E6B5C" w:rsidP="001C34FE">
      <w:pPr>
        <w:spacing w:line="276" w:lineRule="auto"/>
        <w:rPr>
          <w:rFonts w:eastAsiaTheme="majorEastAsia"/>
        </w:rPr>
      </w:pPr>
    </w:p>
    <w:bookmarkEnd w:id="931"/>
    <w:p w14:paraId="2105E951" w14:textId="741E4612" w:rsidR="004809F0" w:rsidRDefault="004809F0" w:rsidP="00AE12DE">
      <w:pPr>
        <w:spacing w:after="240" w:line="276" w:lineRule="auto"/>
        <w:ind w:firstLine="567"/>
        <w:rPr>
          <w:rFonts w:ascii="Arial" w:hAnsi="Arial" w:cs="Arial"/>
          <w:szCs w:val="24"/>
        </w:rPr>
      </w:pPr>
      <w:r w:rsidRPr="00AE12DE">
        <w:rPr>
          <w:rFonts w:ascii="Arial" w:hAnsi="Arial" w:cs="Arial"/>
          <w:szCs w:val="24"/>
        </w:rPr>
        <w:t xml:space="preserve">Для мониторинга и установки статусов </w:t>
      </w:r>
      <w:r w:rsidR="004B5B9D" w:rsidRPr="00AE12DE">
        <w:rPr>
          <w:rFonts w:ascii="Arial" w:hAnsi="Arial" w:cs="Arial"/>
          <w:szCs w:val="24"/>
        </w:rPr>
        <w:t xml:space="preserve">исполнения внешних </w:t>
      </w:r>
      <w:r w:rsidRPr="00AE12DE">
        <w:rPr>
          <w:rFonts w:ascii="Arial" w:hAnsi="Arial" w:cs="Arial"/>
          <w:szCs w:val="24"/>
        </w:rPr>
        <w:t xml:space="preserve">транспортировок Специалист Управления процессами перевозок использует </w:t>
      </w:r>
      <w:r w:rsidR="000A7A9C">
        <w:rPr>
          <w:rFonts w:ascii="Arial" w:hAnsi="Arial" w:cs="Arial"/>
          <w:szCs w:val="24"/>
        </w:rPr>
        <w:t>расширенный</w:t>
      </w:r>
      <w:r w:rsidR="004B5B9D" w:rsidRPr="00AE12DE">
        <w:rPr>
          <w:rFonts w:ascii="Arial" w:hAnsi="Arial" w:cs="Arial"/>
          <w:szCs w:val="24"/>
        </w:rPr>
        <w:t xml:space="preserve"> POWL отчет «Обзор заказов на автомобильный фрахт».</w:t>
      </w:r>
    </w:p>
    <w:p w14:paraId="7AD48F88" w14:textId="5EC5E5D9" w:rsidR="00875D22" w:rsidRPr="00AE12DE" w:rsidRDefault="00875D22" w:rsidP="00AE12DE">
      <w:pPr>
        <w:spacing w:after="240" w:line="276" w:lineRule="auto"/>
        <w:ind w:firstLine="567"/>
        <w:rPr>
          <w:rFonts w:ascii="Arial" w:hAnsi="Arial" w:cs="Arial"/>
          <w:szCs w:val="24"/>
        </w:rPr>
      </w:pPr>
      <w:r>
        <w:rPr>
          <w:rFonts w:ascii="Arial" w:hAnsi="Arial" w:cs="Arial"/>
          <w:szCs w:val="24"/>
        </w:rPr>
        <w:t xml:space="preserve">Для удобства отслеживания статусов </w:t>
      </w:r>
      <w:r w:rsidR="001D4291">
        <w:rPr>
          <w:rFonts w:ascii="Arial" w:hAnsi="Arial" w:cs="Arial"/>
          <w:szCs w:val="24"/>
        </w:rPr>
        <w:t xml:space="preserve">путевых листов как своих, так и путевых листов подрядчика, </w:t>
      </w:r>
      <w:r>
        <w:rPr>
          <w:rFonts w:ascii="Arial" w:hAnsi="Arial" w:cs="Arial"/>
          <w:szCs w:val="24"/>
        </w:rPr>
        <w:t xml:space="preserve">в рамках разработки </w:t>
      </w:r>
      <w:r w:rsidR="00FC5D5A">
        <w:rPr>
          <w:rFonts w:ascii="Arial" w:hAnsi="Arial" w:cs="Arial"/>
          <w:szCs w:val="24"/>
        </w:rPr>
        <w:t>MM131</w:t>
      </w:r>
      <w:r>
        <w:rPr>
          <w:rFonts w:ascii="Arial" w:hAnsi="Arial" w:cs="Arial"/>
          <w:szCs w:val="24"/>
        </w:rPr>
        <w:t xml:space="preserve"> будет создан «</w:t>
      </w:r>
      <w:r w:rsidR="00E150B3" w:rsidRPr="00AE12DE">
        <w:rPr>
          <w:rFonts w:ascii="Arial" w:hAnsi="Arial" w:cs="Arial"/>
          <w:szCs w:val="24"/>
        </w:rPr>
        <w:t>Базовый оперативный отчет по транспортировкам</w:t>
      </w:r>
      <w:r>
        <w:rPr>
          <w:rFonts w:ascii="Arial" w:hAnsi="Arial" w:cs="Arial"/>
          <w:szCs w:val="24"/>
        </w:rPr>
        <w:t xml:space="preserve">» с расширением полей стандартного </w:t>
      </w:r>
      <w:r w:rsidRPr="00D30A2C">
        <w:rPr>
          <w:rFonts w:ascii="Arial" w:hAnsi="Arial" w:cs="Arial"/>
          <w:szCs w:val="24"/>
        </w:rPr>
        <w:t>POWL отчет</w:t>
      </w:r>
      <w:r>
        <w:rPr>
          <w:rFonts w:ascii="Arial" w:hAnsi="Arial" w:cs="Arial"/>
          <w:szCs w:val="24"/>
        </w:rPr>
        <w:t>а</w:t>
      </w:r>
      <w:r w:rsidRPr="00D30A2C">
        <w:rPr>
          <w:rFonts w:ascii="Arial" w:hAnsi="Arial" w:cs="Arial"/>
          <w:szCs w:val="24"/>
        </w:rPr>
        <w:t xml:space="preserve"> «Обзор </w:t>
      </w:r>
      <w:r>
        <w:rPr>
          <w:rFonts w:ascii="Arial" w:hAnsi="Arial" w:cs="Arial"/>
          <w:szCs w:val="24"/>
        </w:rPr>
        <w:t>заказов на автомобильный фрахт».</w:t>
      </w:r>
    </w:p>
    <w:p w14:paraId="47933CB5" w14:textId="009CCEBA" w:rsidR="004809F0" w:rsidRPr="00AE12DE" w:rsidRDefault="004809F0" w:rsidP="00AE12DE">
      <w:pPr>
        <w:spacing w:after="240" w:line="276" w:lineRule="auto"/>
        <w:ind w:firstLine="567"/>
        <w:rPr>
          <w:rFonts w:ascii="Arial" w:hAnsi="Arial" w:cs="Arial"/>
          <w:szCs w:val="24"/>
        </w:rPr>
      </w:pPr>
      <w:r w:rsidRPr="00AE12DE">
        <w:rPr>
          <w:rFonts w:ascii="Arial" w:hAnsi="Arial" w:cs="Arial"/>
          <w:szCs w:val="24"/>
        </w:rPr>
        <w:t xml:space="preserve">По факту </w:t>
      </w:r>
      <w:r w:rsidR="004B5B9D" w:rsidRPr="00AE12DE">
        <w:rPr>
          <w:rFonts w:ascii="Arial" w:hAnsi="Arial" w:cs="Arial"/>
          <w:szCs w:val="24"/>
        </w:rPr>
        <w:t>выезда ТС на линию, во Фрахтовом заказе</w:t>
      </w:r>
      <w:r w:rsidR="00EB4461" w:rsidRPr="00AE12DE">
        <w:rPr>
          <w:rFonts w:ascii="Arial" w:hAnsi="Arial" w:cs="Arial"/>
          <w:szCs w:val="24"/>
        </w:rPr>
        <w:t>, на вкладке Этапы транспортировки,</w:t>
      </w:r>
      <w:r w:rsidR="004B5B9D" w:rsidRPr="00AE12DE">
        <w:rPr>
          <w:rFonts w:ascii="Arial" w:hAnsi="Arial" w:cs="Arial"/>
          <w:szCs w:val="24"/>
        </w:rPr>
        <w:t xml:space="preserve"> регистрируются факти</w:t>
      </w:r>
      <w:r w:rsidR="00EB4461" w:rsidRPr="00AE12DE">
        <w:rPr>
          <w:rFonts w:ascii="Arial" w:hAnsi="Arial" w:cs="Arial"/>
          <w:szCs w:val="24"/>
        </w:rPr>
        <w:t>ческие дата и время выезда ТС.</w:t>
      </w:r>
    </w:p>
    <w:p w14:paraId="7907DF90" w14:textId="72350DBC" w:rsidR="005820B3" w:rsidRDefault="005820B3" w:rsidP="00A61482">
      <w:pPr>
        <w:pStyle w:val="a7"/>
        <w:jc w:val="right"/>
        <w:rPr>
          <w:rFonts w:ascii="Arial" w:hAnsi="Arial" w:cs="Arial"/>
          <w:b/>
          <w:sz w:val="22"/>
        </w:rPr>
      </w:pPr>
      <w:r w:rsidRPr="00916FAB">
        <w:rPr>
          <w:rFonts w:ascii="Arial" w:hAnsi="Arial" w:cs="Arial"/>
          <w:b/>
          <w:sz w:val="22"/>
        </w:rPr>
        <w:t xml:space="preserve">Таблица </w:t>
      </w:r>
      <w:del w:id="938" w:author="Savinskaya Yulia" w:date="2021-02-24T14:56:00Z">
        <w:r w:rsidR="004B5B9D" w:rsidDel="00E07D2E">
          <w:rPr>
            <w:rFonts w:ascii="Arial" w:hAnsi="Arial" w:cs="Arial"/>
            <w:b/>
            <w:sz w:val="22"/>
          </w:rPr>
          <w:delText>26</w:delText>
        </w:r>
      </w:del>
      <w:ins w:id="939" w:author="Savinskaya Yulia" w:date="2021-02-24T14:56:00Z">
        <w:r w:rsidR="00E07D2E">
          <w:rPr>
            <w:rFonts w:ascii="Arial" w:hAnsi="Arial" w:cs="Arial"/>
            <w:b/>
            <w:sz w:val="22"/>
          </w:rPr>
          <w:t>27</w:t>
        </w:r>
      </w:ins>
      <w:r w:rsidRPr="00916FAB">
        <w:rPr>
          <w:rFonts w:ascii="Arial" w:hAnsi="Arial" w:cs="Arial"/>
          <w:b/>
          <w:sz w:val="22"/>
        </w:rPr>
        <w:t xml:space="preserve">. Описание </w:t>
      </w:r>
      <w:r>
        <w:rPr>
          <w:rFonts w:ascii="Arial" w:hAnsi="Arial" w:cs="Arial"/>
          <w:b/>
          <w:sz w:val="22"/>
        </w:rPr>
        <w:t>шага «</w:t>
      </w:r>
      <w:r w:rsidRPr="00F45F8C">
        <w:rPr>
          <w:rFonts w:ascii="Arial" w:hAnsi="Arial" w:cs="Arial"/>
          <w:b/>
          <w:sz w:val="22"/>
        </w:rPr>
        <w:t>Отслеживание статусов внешней транспортировки</w:t>
      </w:r>
      <w:r>
        <w:rPr>
          <w:rFonts w:ascii="Arial" w:hAnsi="Arial" w:cs="Arial"/>
          <w:b/>
          <w:sz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5820B3" w14:paraId="7FBEA919" w14:textId="77777777" w:rsidTr="005874C3">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E18A0CE" w14:textId="77777777" w:rsidR="005820B3" w:rsidRDefault="005820B3" w:rsidP="005874C3">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1DDE4AA" w14:textId="77777777" w:rsidR="005820B3" w:rsidRDefault="005820B3" w:rsidP="005874C3">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489A21D4" w14:textId="1043FA97" w:rsidR="005820B3" w:rsidRPr="00C43B68" w:rsidRDefault="004B5B9D" w:rsidP="005874C3">
            <w:pPr>
              <w:pStyle w:val="h"/>
              <w:spacing w:before="45" w:after="45"/>
              <w:jc w:val="both"/>
              <w:rPr>
                <w:noProof/>
                <w:szCs w:val="24"/>
                <w:lang w:val="en-US"/>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C109436" w14:textId="77777777" w:rsidR="005820B3" w:rsidRDefault="005820B3" w:rsidP="005874C3">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312BF6D" w14:textId="77777777" w:rsidR="005820B3" w:rsidRDefault="005820B3" w:rsidP="005874C3">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014669FB" w14:textId="77777777" w:rsidR="005820B3" w:rsidRDefault="005820B3" w:rsidP="005874C3">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55C6A34" w14:textId="77777777" w:rsidR="005820B3" w:rsidRDefault="005820B3" w:rsidP="005874C3">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562F0DA" w14:textId="77777777" w:rsidR="005820B3" w:rsidRDefault="005820B3" w:rsidP="005874C3">
            <w:pPr>
              <w:pStyle w:val="h"/>
              <w:spacing w:before="45" w:after="45"/>
              <w:rPr>
                <w:noProof/>
                <w:szCs w:val="24"/>
              </w:rPr>
            </w:pPr>
            <w:r>
              <w:rPr>
                <w:noProof/>
                <w:szCs w:val="24"/>
              </w:rPr>
              <w:t>Выход</w:t>
            </w:r>
          </w:p>
        </w:tc>
      </w:tr>
      <w:tr w:rsidR="005820B3" w14:paraId="23BC8AF8" w14:textId="77777777" w:rsidTr="005874C3">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06A288E" w14:textId="325525A9" w:rsidR="005820B3" w:rsidRPr="00F45F8C" w:rsidRDefault="005820B3" w:rsidP="00A61482">
            <w:pPr>
              <w:pStyle w:val="bbb"/>
              <w:spacing w:before="45" w:after="45"/>
              <w:rPr>
                <w:rFonts w:eastAsia="Times New Roman"/>
                <w:color w:val="auto"/>
                <w:sz w:val="20"/>
                <w:lang w:val="en-US" w:eastAsia="en-US"/>
              </w:rPr>
            </w:pPr>
            <w:r w:rsidRPr="00F45F8C">
              <w:rPr>
                <w:sz w:val="20"/>
              </w:rPr>
              <w:t>10.06.02.</w:t>
            </w:r>
            <w:r w:rsidR="004B5B9D">
              <w:rPr>
                <w:sz w:val="20"/>
              </w:rPr>
              <w:t>085</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3A2AED3" w14:textId="07929D43" w:rsidR="005820B3" w:rsidRPr="00F45F8C" w:rsidRDefault="005820B3" w:rsidP="00A61482">
            <w:pPr>
              <w:pStyle w:val="bbb"/>
              <w:spacing w:before="45" w:after="45"/>
              <w:rPr>
                <w:rFonts w:eastAsia="Times New Roman"/>
                <w:color w:val="auto"/>
                <w:sz w:val="20"/>
                <w:lang w:eastAsia="en-US"/>
              </w:rPr>
            </w:pPr>
            <w:r w:rsidRPr="00F45F8C">
              <w:rPr>
                <w:sz w:val="20"/>
              </w:rPr>
              <w:t xml:space="preserve">Отслеживание статусов внешней </w:t>
            </w:r>
            <w:r w:rsidRPr="00F45F8C">
              <w:rPr>
                <w:sz w:val="20"/>
              </w:rPr>
              <w:lastRenderedPageBreak/>
              <w:t>транспортировки</w:t>
            </w:r>
          </w:p>
        </w:tc>
        <w:tc>
          <w:tcPr>
            <w:tcW w:w="557" w:type="pct"/>
            <w:tcBorders>
              <w:top w:val="single" w:sz="6" w:space="0" w:color="000000"/>
              <w:left w:val="single" w:sz="6" w:space="0" w:color="000000"/>
              <w:bottom w:val="single" w:sz="6" w:space="0" w:color="000000"/>
              <w:right w:val="single" w:sz="6" w:space="0" w:color="000000"/>
            </w:tcBorders>
          </w:tcPr>
          <w:p w14:paraId="631982F5" w14:textId="1EA7D727" w:rsidR="005820B3" w:rsidRPr="00A61482" w:rsidRDefault="004B5B9D" w:rsidP="005874C3">
            <w:pPr>
              <w:pStyle w:val="bbb"/>
              <w:spacing w:before="45" w:after="45"/>
              <w:rPr>
                <w:rFonts w:eastAsia="Times New Roman"/>
                <w:color w:val="auto"/>
                <w:sz w:val="20"/>
                <w:lang w:eastAsia="en-US"/>
              </w:rPr>
            </w:pPr>
            <w:r>
              <w:rPr>
                <w:rFonts w:eastAsia="Times New Roman"/>
                <w:color w:val="auto"/>
                <w:sz w:val="20"/>
                <w:lang w:val="en-US" w:eastAsia="en-US"/>
              </w:rPr>
              <w:lastRenderedPageBreak/>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4C1D495" w14:textId="77777777" w:rsidR="005820B3" w:rsidRPr="0014154C" w:rsidRDefault="005820B3" w:rsidP="005874C3">
            <w:pPr>
              <w:pStyle w:val="bbb"/>
              <w:spacing w:before="45" w:after="45"/>
              <w:rPr>
                <w:rFonts w:eastAsia="Times New Roman"/>
                <w:color w:val="auto"/>
                <w:sz w:val="20"/>
                <w:lang w:eastAsia="en-US"/>
              </w:rPr>
            </w:pPr>
            <w:r>
              <w:rPr>
                <w:sz w:val="20"/>
              </w:rPr>
              <w:t xml:space="preserve">На данном шаге отслеживаются статусы исполнения </w:t>
            </w:r>
            <w:r>
              <w:rPr>
                <w:sz w:val="20"/>
              </w:rPr>
              <w:lastRenderedPageBreak/>
              <w:t>транспортировки.</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B054153" w14:textId="27F5B568" w:rsidR="005820B3" w:rsidRPr="00F45F8C" w:rsidRDefault="005820B3" w:rsidP="005874C3">
            <w:pPr>
              <w:spacing w:before="45" w:after="45"/>
              <w:ind w:left="-57"/>
              <w:jc w:val="left"/>
              <w:rPr>
                <w:rFonts w:ascii="Arial" w:hAnsi="Arial" w:cs="Arial"/>
                <w:sz w:val="20"/>
                <w:szCs w:val="20"/>
              </w:rPr>
            </w:pPr>
            <w:r w:rsidRPr="00F45F8C">
              <w:rPr>
                <w:rFonts w:ascii="Arial" w:eastAsia="Arial" w:hAnsi="Arial" w:cs="Arial"/>
                <w:color w:val="000000"/>
                <w:sz w:val="20"/>
                <w:szCs w:val="20"/>
              </w:rPr>
              <w:lastRenderedPageBreak/>
              <w:t>Специалист Управления процессами перевозок</w:t>
            </w:r>
          </w:p>
          <w:p w14:paraId="13A80E42" w14:textId="77777777" w:rsidR="005820B3" w:rsidRPr="00F45F8C" w:rsidRDefault="005820B3" w:rsidP="005874C3">
            <w:pPr>
              <w:spacing w:before="45" w:after="45"/>
              <w:ind w:left="-57"/>
              <w:jc w:val="left"/>
              <w:rPr>
                <w:rFonts w:ascii="Arial" w:hAnsi="Arial" w:cs="Arial"/>
                <w:sz w:val="20"/>
                <w:szCs w:val="20"/>
              </w:rPr>
            </w:pPr>
          </w:p>
        </w:tc>
        <w:tc>
          <w:tcPr>
            <w:tcW w:w="626" w:type="pct"/>
            <w:tcBorders>
              <w:top w:val="single" w:sz="6" w:space="0" w:color="000000"/>
              <w:left w:val="single" w:sz="6" w:space="0" w:color="000000"/>
              <w:bottom w:val="single" w:sz="6" w:space="0" w:color="000000"/>
              <w:right w:val="single" w:sz="6" w:space="0" w:color="000000"/>
            </w:tcBorders>
          </w:tcPr>
          <w:p w14:paraId="3FD80EE2" w14:textId="27E31CC5" w:rsidR="005820B3" w:rsidRPr="00F45F8C" w:rsidRDefault="004B5B9D" w:rsidP="005874C3">
            <w:pPr>
              <w:pStyle w:val="bbb"/>
              <w:spacing w:before="45" w:after="45"/>
              <w:rPr>
                <w:rFonts w:eastAsia="Times New Roman"/>
                <w:color w:val="auto"/>
                <w:sz w:val="20"/>
                <w:lang w:eastAsia="en-US"/>
              </w:rPr>
            </w:pPr>
            <w:r w:rsidRPr="004B5B9D">
              <w:rPr>
                <w:rFonts w:eastAsia="Times New Roman"/>
                <w:color w:val="auto"/>
                <w:sz w:val="20"/>
                <w:lang w:eastAsia="en-US"/>
              </w:rPr>
              <w:t>Выезд ТС зарегистрирован</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D9D3B9E" w14:textId="4E6447E1" w:rsidR="006120D9" w:rsidRPr="006120D9" w:rsidRDefault="004B5B9D" w:rsidP="00AE12DE">
            <w:pPr>
              <w:rPr>
                <w:rFonts w:ascii="Arial" w:hAnsi="Arial" w:cs="Arial"/>
                <w:sz w:val="20"/>
                <w:szCs w:val="20"/>
              </w:rPr>
            </w:pPr>
            <w:r>
              <w:rPr>
                <w:rFonts w:ascii="Arial" w:hAnsi="Arial" w:cs="Arial"/>
                <w:sz w:val="20"/>
                <w:szCs w:val="20"/>
              </w:rPr>
              <w:t>Путевой лист (</w:t>
            </w:r>
            <w:r w:rsidRPr="004B5B9D">
              <w:rPr>
                <w:rFonts w:ascii="Arial" w:hAnsi="Arial" w:cs="Arial"/>
                <w:sz w:val="20"/>
                <w:szCs w:val="20"/>
              </w:rPr>
              <w:t>Зарегистриро</w:t>
            </w:r>
            <w:r w:rsidRPr="004B5B9D">
              <w:rPr>
                <w:rFonts w:ascii="Arial" w:hAnsi="Arial" w:cs="Arial"/>
                <w:sz w:val="20"/>
                <w:szCs w:val="20"/>
              </w:rPr>
              <w:lastRenderedPageBreak/>
              <w:t>вано отправлени</w:t>
            </w:r>
            <w:r>
              <w:rPr>
                <w:rFonts w:ascii="Arial" w:hAnsi="Arial" w:cs="Arial"/>
                <w:sz w:val="20"/>
                <w:szCs w:val="20"/>
              </w:rPr>
              <w:t>е)</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4052080" w14:textId="2DB30B9C" w:rsidR="005820B3" w:rsidRPr="00F45F8C" w:rsidRDefault="00A61482" w:rsidP="00555ABE">
            <w:pPr>
              <w:pStyle w:val="bbb"/>
              <w:spacing w:before="45" w:after="45"/>
              <w:rPr>
                <w:rFonts w:eastAsia="Times New Roman"/>
                <w:color w:val="auto"/>
                <w:sz w:val="20"/>
                <w:lang w:eastAsia="en-US"/>
              </w:rPr>
            </w:pPr>
            <w:r>
              <w:rPr>
                <w:sz w:val="20"/>
              </w:rPr>
              <w:lastRenderedPageBreak/>
              <w:t>Путевой лист</w:t>
            </w:r>
          </w:p>
        </w:tc>
      </w:tr>
    </w:tbl>
    <w:p w14:paraId="132C15FA" w14:textId="77777777" w:rsidR="00831692" w:rsidRDefault="00831692" w:rsidP="00831692">
      <w:pPr>
        <w:rPr>
          <w:rFonts w:eastAsiaTheme="majorEastAsia"/>
        </w:rPr>
      </w:pPr>
    </w:p>
    <w:p w14:paraId="1D53CF0B" w14:textId="0AAF0F6A" w:rsidR="00B61ED2" w:rsidRPr="00A46114" w:rsidRDefault="00B61ED2" w:rsidP="00B61ED2">
      <w:pPr>
        <w:pStyle w:val="4"/>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10.06.02.</w:t>
      </w:r>
      <w:del w:id="940" w:author="Savinskaya Yulia" w:date="2021-02-24T13:52:00Z">
        <w:r w:rsidDel="00C25DAD">
          <w:rPr>
            <w:rFonts w:eastAsiaTheme="majorEastAsia" w:cstheme="majorBidi"/>
            <w:b/>
            <w:i w:val="0"/>
            <w:caps w:val="0"/>
            <w:sz w:val="24"/>
            <w:szCs w:val="24"/>
          </w:rPr>
          <w:delText>090</w:delText>
        </w:r>
        <w:r w:rsidRPr="0012135C" w:rsidDel="00C25DAD">
          <w:rPr>
            <w:rFonts w:eastAsiaTheme="majorEastAsia" w:cstheme="majorBidi"/>
            <w:b/>
            <w:i w:val="0"/>
            <w:caps w:val="0"/>
            <w:sz w:val="24"/>
            <w:szCs w:val="24"/>
          </w:rPr>
          <w:delText xml:space="preserve"> </w:delText>
        </w:r>
      </w:del>
      <w:ins w:id="941" w:author="Savinskaya Yulia" w:date="2021-02-24T13:52:00Z">
        <w:r w:rsidR="00C25DAD">
          <w:rPr>
            <w:rFonts w:eastAsiaTheme="majorEastAsia" w:cstheme="majorBidi"/>
            <w:b/>
            <w:i w:val="0"/>
            <w:caps w:val="0"/>
            <w:sz w:val="24"/>
            <w:szCs w:val="24"/>
          </w:rPr>
          <w:t>105</w:t>
        </w:r>
        <w:r w:rsidR="00C25DAD" w:rsidRPr="0012135C">
          <w:rPr>
            <w:rFonts w:eastAsiaTheme="majorEastAsia" w:cstheme="majorBidi"/>
            <w:b/>
            <w:i w:val="0"/>
            <w:caps w:val="0"/>
            <w:sz w:val="24"/>
            <w:szCs w:val="24"/>
          </w:rPr>
          <w:t xml:space="preserve"> </w:t>
        </w:r>
      </w:ins>
      <w:r w:rsidRPr="0012135C">
        <w:rPr>
          <w:rFonts w:eastAsiaTheme="majorEastAsia" w:cstheme="majorBidi"/>
          <w:b/>
          <w:i w:val="0"/>
          <w:caps w:val="0"/>
          <w:sz w:val="24"/>
          <w:szCs w:val="24"/>
        </w:rPr>
        <w:t xml:space="preserve">– </w:t>
      </w:r>
      <w:r>
        <w:rPr>
          <w:rFonts w:eastAsiaTheme="majorEastAsia" w:cstheme="majorBidi"/>
          <w:b/>
          <w:i w:val="0"/>
          <w:caps w:val="0"/>
          <w:sz w:val="24"/>
          <w:szCs w:val="24"/>
        </w:rPr>
        <w:t>Отслеживание статусов внутренней транспортировки</w:t>
      </w:r>
    </w:p>
    <w:p w14:paraId="333AADD1" w14:textId="77777777" w:rsidR="00B61ED2" w:rsidRPr="00FB12C7" w:rsidRDefault="00B61ED2" w:rsidP="00B61ED2">
      <w:pPr>
        <w:rPr>
          <w:rFonts w:ascii="Arial" w:eastAsiaTheme="majorEastAsia" w:hAnsi="Arial" w:cs="Arial"/>
          <w:szCs w:val="24"/>
        </w:rPr>
      </w:pPr>
    </w:p>
    <w:p w14:paraId="6D2AF614" w14:textId="3EAB0C1E" w:rsidR="00EB4461" w:rsidRDefault="004B5B9D" w:rsidP="00AE12DE">
      <w:pPr>
        <w:spacing w:after="240" w:line="276" w:lineRule="auto"/>
        <w:ind w:firstLine="567"/>
        <w:rPr>
          <w:rFonts w:ascii="Arial" w:hAnsi="Arial" w:cs="Arial"/>
        </w:rPr>
      </w:pPr>
      <w:r w:rsidRPr="00875D22">
        <w:rPr>
          <w:rFonts w:ascii="Arial" w:hAnsi="Arial" w:cs="Arial"/>
          <w:szCs w:val="24"/>
        </w:rPr>
        <w:t xml:space="preserve">Для мониторинга и установки статусов исполнения внутренних транспортировок Специалист Управления процессами перевозок использует </w:t>
      </w:r>
      <w:r w:rsidR="000A7A9C">
        <w:rPr>
          <w:rFonts w:ascii="Arial" w:hAnsi="Arial" w:cs="Arial"/>
          <w:szCs w:val="24"/>
        </w:rPr>
        <w:t>расширенный</w:t>
      </w:r>
      <w:r w:rsidRPr="00875D22">
        <w:rPr>
          <w:rFonts w:ascii="Arial" w:hAnsi="Arial" w:cs="Arial"/>
          <w:szCs w:val="24"/>
        </w:rPr>
        <w:t xml:space="preserve"> POWL отчет «Обзор заказов на автомобильный фрахт».</w:t>
      </w:r>
    </w:p>
    <w:p w14:paraId="242F3E3A" w14:textId="413D63A3" w:rsidR="00875D22" w:rsidRPr="00875D22" w:rsidRDefault="00875D22" w:rsidP="00AE12DE">
      <w:pPr>
        <w:spacing w:after="240" w:line="276" w:lineRule="auto"/>
        <w:ind w:firstLine="567"/>
        <w:rPr>
          <w:rFonts w:ascii="Arial" w:hAnsi="Arial" w:cs="Arial"/>
        </w:rPr>
      </w:pPr>
      <w:r>
        <w:rPr>
          <w:rFonts w:ascii="Arial" w:hAnsi="Arial" w:cs="Arial"/>
          <w:szCs w:val="24"/>
        </w:rPr>
        <w:t xml:space="preserve">Для удобства отслеживания статусов </w:t>
      </w:r>
      <w:r w:rsidR="00B6249E">
        <w:rPr>
          <w:rFonts w:ascii="Arial" w:hAnsi="Arial" w:cs="Arial"/>
          <w:szCs w:val="24"/>
        </w:rPr>
        <w:t>путевых листов как своих, так и путевых листов подрядчика, в</w:t>
      </w:r>
      <w:r>
        <w:rPr>
          <w:rFonts w:ascii="Arial" w:hAnsi="Arial" w:cs="Arial"/>
          <w:szCs w:val="24"/>
        </w:rPr>
        <w:t xml:space="preserve"> рамках разработки </w:t>
      </w:r>
      <w:r w:rsidR="00FC5D5A">
        <w:rPr>
          <w:rFonts w:ascii="Arial" w:hAnsi="Arial" w:cs="Arial"/>
          <w:szCs w:val="24"/>
        </w:rPr>
        <w:t>MM131</w:t>
      </w:r>
      <w:r w:rsidR="000A7A9C">
        <w:rPr>
          <w:rFonts w:ascii="Arial" w:hAnsi="Arial" w:cs="Arial"/>
          <w:szCs w:val="24"/>
        </w:rPr>
        <w:t xml:space="preserve"> </w:t>
      </w:r>
      <w:r>
        <w:rPr>
          <w:rFonts w:ascii="Arial" w:hAnsi="Arial" w:cs="Arial"/>
          <w:szCs w:val="24"/>
        </w:rPr>
        <w:t xml:space="preserve">будет создан </w:t>
      </w:r>
      <w:r w:rsidR="00E150B3">
        <w:rPr>
          <w:rFonts w:ascii="Arial" w:hAnsi="Arial" w:cs="Arial"/>
          <w:szCs w:val="24"/>
        </w:rPr>
        <w:t>«</w:t>
      </w:r>
      <w:r w:rsidR="00E150B3" w:rsidRPr="00F86E96">
        <w:rPr>
          <w:rFonts w:ascii="Arial" w:hAnsi="Arial" w:cs="Arial"/>
          <w:szCs w:val="24"/>
        </w:rPr>
        <w:t>Базовый оперативный отчет по транспортировкам</w:t>
      </w:r>
      <w:r w:rsidR="00E150B3">
        <w:rPr>
          <w:rFonts w:ascii="Arial" w:hAnsi="Arial" w:cs="Arial"/>
          <w:szCs w:val="24"/>
        </w:rPr>
        <w:t>»</w:t>
      </w:r>
      <w:r>
        <w:rPr>
          <w:rFonts w:ascii="Arial" w:hAnsi="Arial" w:cs="Arial"/>
          <w:szCs w:val="24"/>
        </w:rPr>
        <w:t xml:space="preserve"> с расширением полей стандартного </w:t>
      </w:r>
      <w:r w:rsidRPr="00D30A2C">
        <w:rPr>
          <w:rFonts w:ascii="Arial" w:hAnsi="Arial" w:cs="Arial"/>
          <w:szCs w:val="24"/>
        </w:rPr>
        <w:t>POWL отчет</w:t>
      </w:r>
      <w:r>
        <w:rPr>
          <w:rFonts w:ascii="Arial" w:hAnsi="Arial" w:cs="Arial"/>
          <w:szCs w:val="24"/>
        </w:rPr>
        <w:t>а</w:t>
      </w:r>
      <w:r w:rsidRPr="00D30A2C">
        <w:rPr>
          <w:rFonts w:ascii="Arial" w:hAnsi="Arial" w:cs="Arial"/>
          <w:szCs w:val="24"/>
        </w:rPr>
        <w:t xml:space="preserve"> «Обзор </w:t>
      </w:r>
      <w:r>
        <w:rPr>
          <w:rFonts w:ascii="Arial" w:hAnsi="Arial" w:cs="Arial"/>
          <w:szCs w:val="24"/>
        </w:rPr>
        <w:t>заказов на автомобильный фрахт».</w:t>
      </w:r>
    </w:p>
    <w:p w14:paraId="4372EC58" w14:textId="77777777" w:rsidR="00EB4461" w:rsidRPr="00875D22" w:rsidRDefault="004B5B9D" w:rsidP="00AE12DE">
      <w:pPr>
        <w:spacing w:after="240" w:line="276" w:lineRule="auto"/>
        <w:ind w:firstLine="567"/>
        <w:rPr>
          <w:rFonts w:ascii="Arial" w:hAnsi="Arial" w:cs="Arial"/>
        </w:rPr>
      </w:pPr>
      <w:r w:rsidRPr="00875D22">
        <w:rPr>
          <w:rFonts w:ascii="Arial" w:hAnsi="Arial" w:cs="Arial"/>
          <w:szCs w:val="24"/>
        </w:rPr>
        <w:t>По факту выезда ТС на линию, во Фрахтовом заказе</w:t>
      </w:r>
      <w:r w:rsidR="00EB4461" w:rsidRPr="00875D22">
        <w:rPr>
          <w:rFonts w:ascii="Arial" w:hAnsi="Arial" w:cs="Arial"/>
          <w:szCs w:val="24"/>
        </w:rPr>
        <w:t>, на вкладке Этапы транспортировки,</w:t>
      </w:r>
      <w:r w:rsidRPr="00875D22">
        <w:rPr>
          <w:rFonts w:ascii="Arial" w:hAnsi="Arial" w:cs="Arial"/>
          <w:szCs w:val="24"/>
        </w:rPr>
        <w:t xml:space="preserve"> регистрируются фактические дата и время выезда ТС.</w:t>
      </w:r>
    </w:p>
    <w:p w14:paraId="2AE1CB6E" w14:textId="50CE434D" w:rsidR="00B61ED2" w:rsidRDefault="00B61ED2" w:rsidP="004B5B9D">
      <w:pPr>
        <w:pStyle w:val="a7"/>
        <w:jc w:val="right"/>
        <w:rPr>
          <w:rFonts w:ascii="Arial" w:hAnsi="Arial" w:cs="Arial"/>
          <w:b/>
          <w:sz w:val="22"/>
        </w:rPr>
      </w:pPr>
      <w:r w:rsidRPr="00916FAB">
        <w:rPr>
          <w:rFonts w:ascii="Arial" w:hAnsi="Arial" w:cs="Arial"/>
          <w:b/>
          <w:sz w:val="22"/>
        </w:rPr>
        <w:t xml:space="preserve">Таблица </w:t>
      </w:r>
      <w:del w:id="942" w:author="Savinskaya Yulia" w:date="2021-02-24T14:56:00Z">
        <w:r w:rsidRPr="00916FAB" w:rsidDel="00E07D2E">
          <w:rPr>
            <w:rFonts w:ascii="Arial" w:hAnsi="Arial" w:cs="Arial"/>
            <w:b/>
            <w:sz w:val="22"/>
          </w:rPr>
          <w:fldChar w:fldCharType="begin"/>
        </w:r>
        <w:r w:rsidRPr="00916FAB" w:rsidDel="00E07D2E">
          <w:rPr>
            <w:rFonts w:ascii="Arial" w:hAnsi="Arial" w:cs="Arial"/>
            <w:b/>
            <w:sz w:val="22"/>
          </w:rPr>
          <w:delInstrText xml:space="preserve"> SEQ Таблица \* ARABIC </w:delInstrText>
        </w:r>
        <w:r w:rsidRPr="00916FAB" w:rsidDel="00E07D2E">
          <w:rPr>
            <w:rFonts w:ascii="Arial" w:hAnsi="Arial" w:cs="Arial"/>
            <w:b/>
            <w:sz w:val="22"/>
          </w:rPr>
          <w:fldChar w:fldCharType="separate"/>
        </w:r>
        <w:r w:rsidDel="00E07D2E">
          <w:rPr>
            <w:rFonts w:ascii="Arial" w:hAnsi="Arial" w:cs="Arial"/>
            <w:b/>
            <w:noProof/>
            <w:sz w:val="22"/>
          </w:rPr>
          <w:delText>2</w:delText>
        </w:r>
        <w:r w:rsidRPr="00916FAB" w:rsidDel="00E07D2E">
          <w:rPr>
            <w:rFonts w:ascii="Arial" w:hAnsi="Arial" w:cs="Arial"/>
            <w:b/>
            <w:sz w:val="22"/>
          </w:rPr>
          <w:fldChar w:fldCharType="end"/>
        </w:r>
        <w:r w:rsidR="00EB4461" w:rsidDel="00E07D2E">
          <w:rPr>
            <w:rFonts w:ascii="Arial" w:hAnsi="Arial" w:cs="Arial"/>
            <w:b/>
            <w:sz w:val="22"/>
          </w:rPr>
          <w:delText>7</w:delText>
        </w:r>
      </w:del>
      <w:ins w:id="943" w:author="Savinskaya Yulia" w:date="2021-02-24T14:56:00Z">
        <w:r w:rsidR="00E07D2E" w:rsidRPr="00916FAB">
          <w:rPr>
            <w:rFonts w:ascii="Arial" w:hAnsi="Arial" w:cs="Arial"/>
            <w:b/>
            <w:sz w:val="22"/>
          </w:rPr>
          <w:fldChar w:fldCharType="begin"/>
        </w:r>
        <w:r w:rsidR="00E07D2E" w:rsidRPr="00916FAB">
          <w:rPr>
            <w:rFonts w:ascii="Arial" w:hAnsi="Arial" w:cs="Arial"/>
            <w:b/>
            <w:sz w:val="22"/>
          </w:rPr>
          <w:instrText xml:space="preserve"> SEQ Таблица \* ARABIC </w:instrText>
        </w:r>
        <w:r w:rsidR="00E07D2E" w:rsidRPr="00916FAB">
          <w:rPr>
            <w:rFonts w:ascii="Arial" w:hAnsi="Arial" w:cs="Arial"/>
            <w:b/>
            <w:sz w:val="22"/>
          </w:rPr>
          <w:fldChar w:fldCharType="separate"/>
        </w:r>
        <w:r w:rsidR="00E07D2E">
          <w:rPr>
            <w:rFonts w:ascii="Arial" w:hAnsi="Arial" w:cs="Arial"/>
            <w:b/>
            <w:noProof/>
            <w:sz w:val="22"/>
          </w:rPr>
          <w:t>2</w:t>
        </w:r>
        <w:r w:rsidR="00E07D2E" w:rsidRPr="00916FAB">
          <w:rPr>
            <w:rFonts w:ascii="Arial" w:hAnsi="Arial" w:cs="Arial"/>
            <w:b/>
            <w:sz w:val="22"/>
          </w:rPr>
          <w:fldChar w:fldCharType="end"/>
        </w:r>
        <w:r w:rsidR="00E07D2E">
          <w:rPr>
            <w:rFonts w:ascii="Arial" w:hAnsi="Arial" w:cs="Arial"/>
            <w:b/>
            <w:sz w:val="22"/>
          </w:rPr>
          <w:t>8</w:t>
        </w:r>
      </w:ins>
      <w:r w:rsidRPr="00916FAB">
        <w:rPr>
          <w:rFonts w:ascii="Arial" w:hAnsi="Arial" w:cs="Arial"/>
          <w:b/>
          <w:sz w:val="22"/>
        </w:rPr>
        <w:t xml:space="preserve">. Описание </w:t>
      </w:r>
      <w:r>
        <w:rPr>
          <w:rFonts w:ascii="Arial" w:hAnsi="Arial" w:cs="Arial"/>
          <w:b/>
          <w:sz w:val="22"/>
        </w:rPr>
        <w:t>шага «</w:t>
      </w:r>
      <w:r w:rsidRPr="00F45F8C">
        <w:rPr>
          <w:rFonts w:ascii="Arial" w:hAnsi="Arial" w:cs="Arial"/>
          <w:b/>
          <w:sz w:val="22"/>
        </w:rPr>
        <w:t>Отслеживани</w:t>
      </w:r>
      <w:r>
        <w:rPr>
          <w:rFonts w:ascii="Arial" w:hAnsi="Arial" w:cs="Arial"/>
          <w:b/>
          <w:sz w:val="22"/>
        </w:rPr>
        <w:t>е статусов внутренней</w:t>
      </w:r>
      <w:r w:rsidRPr="00F45F8C">
        <w:rPr>
          <w:rFonts w:ascii="Arial" w:hAnsi="Arial" w:cs="Arial"/>
          <w:b/>
          <w:sz w:val="22"/>
        </w:rPr>
        <w:t xml:space="preserve"> транспортировки</w:t>
      </w:r>
      <w:r>
        <w:rPr>
          <w:rFonts w:ascii="Arial" w:hAnsi="Arial" w:cs="Arial"/>
          <w:b/>
          <w:sz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B61ED2" w14:paraId="22A50A9C" w14:textId="77777777" w:rsidTr="00BB38D5">
        <w:trPr>
          <w:cantSplit/>
          <w:tblHeader/>
        </w:trPr>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345FE2C" w14:textId="77777777" w:rsidR="00B61ED2" w:rsidRDefault="00B61ED2" w:rsidP="00BB38D5">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F34B534" w14:textId="77777777" w:rsidR="00B61ED2" w:rsidRDefault="00B61ED2" w:rsidP="00BB38D5">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44184FDA" w14:textId="77777777" w:rsidR="00B61ED2" w:rsidRPr="00C43B68" w:rsidRDefault="00EB4461" w:rsidP="00BB38D5">
            <w:pPr>
              <w:pStyle w:val="h"/>
              <w:spacing w:before="45" w:after="45"/>
              <w:jc w:val="both"/>
              <w:rPr>
                <w:noProof/>
                <w:szCs w:val="24"/>
                <w:lang w:val="en-US"/>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3BC2E5E" w14:textId="77777777" w:rsidR="00B61ED2" w:rsidRDefault="00B61ED2" w:rsidP="00BB38D5">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54BB3A1" w14:textId="77777777" w:rsidR="00B61ED2" w:rsidRDefault="00B61ED2" w:rsidP="00BB38D5">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1436D51F" w14:textId="77777777" w:rsidR="00B61ED2" w:rsidRDefault="00B61ED2" w:rsidP="00BB38D5">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69AD17E" w14:textId="77777777" w:rsidR="00B61ED2" w:rsidRDefault="00B61ED2" w:rsidP="00BB38D5">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C639056" w14:textId="77777777" w:rsidR="00B61ED2" w:rsidRDefault="00B61ED2" w:rsidP="00BB38D5">
            <w:pPr>
              <w:pStyle w:val="h"/>
              <w:spacing w:before="45" w:after="45"/>
              <w:rPr>
                <w:noProof/>
                <w:szCs w:val="24"/>
              </w:rPr>
            </w:pPr>
            <w:r>
              <w:rPr>
                <w:noProof/>
                <w:szCs w:val="24"/>
              </w:rPr>
              <w:t>Выход</w:t>
            </w:r>
          </w:p>
        </w:tc>
      </w:tr>
      <w:tr w:rsidR="00A61482" w14:paraId="779A1E52" w14:textId="77777777" w:rsidTr="00BB38D5">
        <w:trPr>
          <w:cantSplit/>
          <w:tblHeader/>
        </w:trPr>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094D492" w14:textId="77777777" w:rsidR="00A61482" w:rsidRPr="00AE12DE" w:rsidRDefault="00A61482" w:rsidP="00A61482">
            <w:pPr>
              <w:pStyle w:val="bbb"/>
              <w:spacing w:before="45" w:after="45"/>
              <w:rPr>
                <w:rFonts w:eastAsia="Times New Roman"/>
                <w:color w:val="auto"/>
                <w:sz w:val="20"/>
                <w:lang w:eastAsia="en-US"/>
              </w:rPr>
            </w:pPr>
            <w:r w:rsidRPr="00F45F8C">
              <w:rPr>
                <w:sz w:val="20"/>
              </w:rPr>
              <w:t>1</w:t>
            </w:r>
            <w:r>
              <w:rPr>
                <w:sz w:val="20"/>
              </w:rPr>
              <w:t>0.06.02.090</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8ABACF8" w14:textId="77777777" w:rsidR="00A61482" w:rsidRPr="00F45F8C" w:rsidRDefault="00A61482" w:rsidP="00A61482">
            <w:pPr>
              <w:pStyle w:val="bbb"/>
              <w:spacing w:before="45" w:after="45"/>
              <w:rPr>
                <w:rFonts w:eastAsia="Times New Roman"/>
                <w:color w:val="auto"/>
                <w:sz w:val="20"/>
                <w:lang w:eastAsia="en-US"/>
              </w:rPr>
            </w:pPr>
            <w:r w:rsidRPr="00F45F8C">
              <w:rPr>
                <w:sz w:val="20"/>
              </w:rPr>
              <w:t>Отслеживани</w:t>
            </w:r>
            <w:r>
              <w:rPr>
                <w:sz w:val="20"/>
              </w:rPr>
              <w:t>е внутренней</w:t>
            </w:r>
            <w:r w:rsidRPr="00F45F8C">
              <w:rPr>
                <w:sz w:val="20"/>
              </w:rPr>
              <w:t xml:space="preserve"> транспортировки</w:t>
            </w:r>
          </w:p>
        </w:tc>
        <w:tc>
          <w:tcPr>
            <w:tcW w:w="557" w:type="pct"/>
            <w:tcBorders>
              <w:top w:val="single" w:sz="6" w:space="0" w:color="000000"/>
              <w:left w:val="single" w:sz="6" w:space="0" w:color="000000"/>
              <w:bottom w:val="single" w:sz="6" w:space="0" w:color="000000"/>
              <w:right w:val="single" w:sz="6" w:space="0" w:color="000000"/>
            </w:tcBorders>
          </w:tcPr>
          <w:p w14:paraId="4D178E52" w14:textId="77777777" w:rsidR="00A61482" w:rsidRPr="00AE12DE" w:rsidRDefault="00A61482" w:rsidP="00A61482">
            <w:pPr>
              <w:pStyle w:val="bbb"/>
              <w:spacing w:before="45" w:after="45"/>
              <w:rPr>
                <w:rFonts w:eastAsia="Times New Roman"/>
                <w:color w:val="auto"/>
                <w:sz w:val="20"/>
                <w:lang w:val="en-US" w:eastAsia="en-US"/>
              </w:rPr>
            </w:pPr>
            <w:r>
              <w:rPr>
                <w:rFonts w:eastAsia="Times New Roman"/>
                <w:color w:val="auto"/>
                <w:sz w:val="20"/>
                <w:lang w:val="en-US" w:eastAsia="en-US"/>
              </w:rPr>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BBBACAB" w14:textId="77777777" w:rsidR="00A61482" w:rsidRPr="00494DC5" w:rsidRDefault="00A61482" w:rsidP="00A61482">
            <w:pPr>
              <w:pStyle w:val="bbb"/>
              <w:spacing w:before="45" w:after="45"/>
              <w:rPr>
                <w:rFonts w:eastAsia="Times New Roman"/>
                <w:color w:val="auto"/>
                <w:sz w:val="20"/>
                <w:lang w:eastAsia="en-US"/>
              </w:rPr>
            </w:pPr>
            <w:r>
              <w:rPr>
                <w:sz w:val="20"/>
              </w:rPr>
              <w:t>На данном шаге отслеживаются статусы исполнения транспортировки.</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9DBDD8A" w14:textId="77777777" w:rsidR="00A61482" w:rsidRPr="00F45F8C" w:rsidRDefault="00A61482" w:rsidP="00A61482">
            <w:pPr>
              <w:spacing w:before="45" w:after="45"/>
              <w:ind w:left="-57"/>
              <w:jc w:val="left"/>
              <w:rPr>
                <w:rFonts w:ascii="Arial" w:hAnsi="Arial" w:cs="Arial"/>
                <w:sz w:val="20"/>
                <w:szCs w:val="20"/>
              </w:rPr>
            </w:pPr>
            <w:r w:rsidRPr="00F45F8C">
              <w:rPr>
                <w:rFonts w:ascii="Arial" w:eastAsia="Arial" w:hAnsi="Arial" w:cs="Arial"/>
                <w:color w:val="000000"/>
                <w:sz w:val="20"/>
                <w:szCs w:val="20"/>
              </w:rPr>
              <w:t xml:space="preserve">Специалист </w:t>
            </w:r>
            <w:r w:rsidR="00A37DA4">
              <w:rPr>
                <w:rFonts w:ascii="Arial" w:eastAsia="Arial" w:hAnsi="Arial" w:cs="Arial"/>
                <w:color w:val="000000"/>
                <w:sz w:val="20"/>
                <w:szCs w:val="20"/>
              </w:rPr>
              <w:t>Управления процессами перевозок</w:t>
            </w:r>
          </w:p>
          <w:p w14:paraId="52CE9A33" w14:textId="77777777" w:rsidR="00A61482" w:rsidRPr="00F45F8C" w:rsidRDefault="00A61482" w:rsidP="00A61482">
            <w:pPr>
              <w:spacing w:before="45" w:after="45"/>
              <w:ind w:left="-57"/>
              <w:jc w:val="left"/>
              <w:rPr>
                <w:rFonts w:ascii="Arial" w:hAnsi="Arial" w:cs="Arial"/>
                <w:sz w:val="20"/>
                <w:szCs w:val="20"/>
              </w:rPr>
            </w:pPr>
          </w:p>
        </w:tc>
        <w:tc>
          <w:tcPr>
            <w:tcW w:w="626" w:type="pct"/>
            <w:tcBorders>
              <w:top w:val="single" w:sz="6" w:space="0" w:color="000000"/>
              <w:left w:val="single" w:sz="6" w:space="0" w:color="000000"/>
              <w:bottom w:val="single" w:sz="6" w:space="0" w:color="000000"/>
              <w:right w:val="single" w:sz="6" w:space="0" w:color="000000"/>
            </w:tcBorders>
          </w:tcPr>
          <w:p w14:paraId="5AFE70AA" w14:textId="77777777" w:rsidR="00A61482" w:rsidRPr="00F45F8C" w:rsidRDefault="00A61482" w:rsidP="00A61482">
            <w:pPr>
              <w:pStyle w:val="bbb"/>
              <w:spacing w:before="45" w:after="45"/>
              <w:rPr>
                <w:rFonts w:eastAsia="Times New Roman"/>
                <w:color w:val="auto"/>
                <w:sz w:val="20"/>
                <w:lang w:eastAsia="en-US"/>
              </w:rPr>
            </w:pPr>
            <w:r w:rsidRPr="004B5B9D">
              <w:rPr>
                <w:rFonts w:eastAsia="Times New Roman"/>
                <w:color w:val="auto"/>
                <w:sz w:val="20"/>
                <w:lang w:eastAsia="en-US"/>
              </w:rPr>
              <w:t>Выезд ТС зарегистрирован</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E35174D" w14:textId="77777777" w:rsidR="00A61482" w:rsidRPr="00E47C9C" w:rsidRDefault="00A61482" w:rsidP="00A61482">
            <w:pPr>
              <w:spacing w:before="45" w:after="45"/>
              <w:ind w:left="-57"/>
              <w:jc w:val="left"/>
              <w:rPr>
                <w:rFonts w:ascii="Arial" w:hAnsi="Arial" w:cs="Arial"/>
                <w:sz w:val="20"/>
                <w:szCs w:val="20"/>
              </w:rPr>
            </w:pPr>
            <w:r>
              <w:rPr>
                <w:rFonts w:ascii="Arial" w:hAnsi="Arial" w:cs="Arial"/>
                <w:sz w:val="20"/>
                <w:szCs w:val="20"/>
              </w:rPr>
              <w:t>Путевой лист (</w:t>
            </w:r>
            <w:r w:rsidRPr="004B5B9D">
              <w:rPr>
                <w:rFonts w:ascii="Arial" w:hAnsi="Arial" w:cs="Arial"/>
                <w:sz w:val="20"/>
                <w:szCs w:val="20"/>
              </w:rPr>
              <w:t>Зарегистрировано отправлени</w:t>
            </w:r>
            <w:r>
              <w:rPr>
                <w:rFonts w:ascii="Arial" w:hAnsi="Arial" w:cs="Arial"/>
                <w:sz w:val="20"/>
                <w:szCs w:val="20"/>
              </w:rPr>
              <w:t>е)</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5CBD43F" w14:textId="77777777" w:rsidR="00A61482" w:rsidRPr="00F45F8C" w:rsidRDefault="00A61482" w:rsidP="00A61482">
            <w:pPr>
              <w:pStyle w:val="bbb"/>
              <w:spacing w:before="45" w:after="45"/>
              <w:rPr>
                <w:rFonts w:eastAsia="Times New Roman"/>
                <w:color w:val="auto"/>
                <w:sz w:val="20"/>
                <w:lang w:eastAsia="en-US"/>
              </w:rPr>
            </w:pPr>
            <w:r>
              <w:rPr>
                <w:sz w:val="20"/>
              </w:rPr>
              <w:t>Путевой лист</w:t>
            </w:r>
          </w:p>
        </w:tc>
      </w:tr>
    </w:tbl>
    <w:p w14:paraId="6E8A1AC9" w14:textId="77777777" w:rsidR="00831692" w:rsidRPr="00246C20" w:rsidRDefault="00831692" w:rsidP="00357971">
      <w:pPr>
        <w:spacing w:after="240" w:line="276" w:lineRule="auto"/>
        <w:rPr>
          <w:rFonts w:ascii="Arial" w:eastAsiaTheme="majorEastAsia" w:hAnsi="Arial" w:cs="Arial"/>
          <w:szCs w:val="24"/>
        </w:rPr>
      </w:pPr>
    </w:p>
    <w:p w14:paraId="274C5033" w14:textId="77777777" w:rsidR="00AF1164" w:rsidRDefault="00AF1164" w:rsidP="00494DC5">
      <w:pPr>
        <w:rPr>
          <w:rFonts w:eastAsiaTheme="majorEastAsia"/>
        </w:rPr>
      </w:pPr>
    </w:p>
    <w:p w14:paraId="35AD7172" w14:textId="2C411385" w:rsidR="00357971" w:rsidRDefault="00357971" w:rsidP="008C14A2">
      <w:pPr>
        <w:pStyle w:val="4"/>
        <w:rPr>
          <w:rFonts w:eastAsiaTheme="majorEastAsia" w:cstheme="majorBidi"/>
          <w:b/>
          <w:i w:val="0"/>
          <w:caps w:val="0"/>
          <w:sz w:val="24"/>
          <w:szCs w:val="24"/>
        </w:rPr>
      </w:pPr>
      <w:r>
        <w:rPr>
          <w:rFonts w:eastAsiaTheme="majorEastAsia" w:cstheme="majorBidi"/>
          <w:b/>
          <w:i w:val="0"/>
          <w:caps w:val="0"/>
          <w:sz w:val="24"/>
          <w:szCs w:val="24"/>
        </w:rPr>
        <w:t>Шаг процесса 10.06.02.</w:t>
      </w:r>
      <w:del w:id="944" w:author="Savinskaya Yulia" w:date="2021-02-24T13:52:00Z">
        <w:r w:rsidDel="00C25DAD">
          <w:rPr>
            <w:rFonts w:eastAsiaTheme="majorEastAsia" w:cstheme="majorBidi"/>
            <w:b/>
            <w:i w:val="0"/>
            <w:caps w:val="0"/>
            <w:sz w:val="24"/>
            <w:szCs w:val="24"/>
          </w:rPr>
          <w:delText xml:space="preserve">095 </w:delText>
        </w:r>
      </w:del>
      <w:ins w:id="945" w:author="Savinskaya Yulia" w:date="2021-02-24T13:52:00Z">
        <w:r w:rsidR="00C25DAD">
          <w:rPr>
            <w:rFonts w:eastAsiaTheme="majorEastAsia" w:cstheme="majorBidi"/>
            <w:b/>
            <w:i w:val="0"/>
            <w:caps w:val="0"/>
            <w:sz w:val="24"/>
            <w:szCs w:val="24"/>
          </w:rPr>
          <w:t xml:space="preserve">110 </w:t>
        </w:r>
      </w:ins>
      <w:r>
        <w:rPr>
          <w:rFonts w:eastAsiaTheme="majorEastAsia" w:cstheme="majorBidi"/>
          <w:b/>
          <w:i w:val="0"/>
          <w:caps w:val="0"/>
          <w:sz w:val="24"/>
          <w:szCs w:val="24"/>
        </w:rPr>
        <w:t>– Ведение норм расхода топлива</w:t>
      </w:r>
    </w:p>
    <w:p w14:paraId="59E5EFBD" w14:textId="77777777" w:rsidR="008E0AC3" w:rsidRDefault="008E0AC3" w:rsidP="00AE12DE">
      <w:pPr>
        <w:rPr>
          <w:rFonts w:eastAsiaTheme="majorEastAsia"/>
        </w:rPr>
      </w:pPr>
    </w:p>
    <w:p w14:paraId="652B10E1" w14:textId="58E15B23" w:rsidR="008E0AC3" w:rsidRDefault="008E0AC3" w:rsidP="00AE12DE">
      <w:pPr>
        <w:spacing w:after="240" w:line="276" w:lineRule="auto"/>
        <w:ind w:firstLine="567"/>
        <w:rPr>
          <w:rFonts w:eastAsiaTheme="majorEastAsia" w:cs="Arial"/>
          <w:szCs w:val="24"/>
        </w:rPr>
      </w:pPr>
      <w:r w:rsidRPr="00AE12DE">
        <w:rPr>
          <w:rFonts w:ascii="Arial" w:eastAsiaTheme="majorEastAsia" w:hAnsi="Arial" w:cs="Arial"/>
          <w:szCs w:val="24"/>
        </w:rPr>
        <w:t xml:space="preserve">Ведение норм расхода топлива осуществляется Специалистом </w:t>
      </w:r>
      <w:del w:id="946" w:author="savinskayayub" w:date="2021-03-16T08:29:00Z">
        <w:r w:rsidRPr="00AE12DE" w:rsidDel="00A11B80">
          <w:rPr>
            <w:rFonts w:ascii="Arial" w:eastAsiaTheme="majorEastAsia" w:hAnsi="Arial" w:cs="Arial"/>
            <w:szCs w:val="24"/>
          </w:rPr>
          <w:delText xml:space="preserve">отдела </w:delText>
        </w:r>
      </w:del>
      <w:r w:rsidRPr="00AE12DE">
        <w:rPr>
          <w:rFonts w:ascii="Arial" w:eastAsiaTheme="majorEastAsia" w:hAnsi="Arial" w:cs="Arial"/>
          <w:szCs w:val="24"/>
        </w:rPr>
        <w:t>ПТО в транзакции NWBC с использованием таблицы транспортных тарифов на основании Приказа о нормах ГСМ.</w:t>
      </w:r>
    </w:p>
    <w:p w14:paraId="4033852B" w14:textId="1F7C9FBB" w:rsidR="008E0AC3" w:rsidRDefault="00D749D9" w:rsidP="00AE12DE">
      <w:pPr>
        <w:spacing w:after="240" w:line="276" w:lineRule="auto"/>
        <w:ind w:firstLine="567"/>
        <w:rPr>
          <w:rFonts w:eastAsiaTheme="majorEastAsia" w:cs="Arial"/>
          <w:szCs w:val="24"/>
        </w:rPr>
      </w:pPr>
      <w:r>
        <w:rPr>
          <w:rFonts w:ascii="Arial" w:eastAsiaTheme="majorEastAsia" w:hAnsi="Arial" w:cs="Arial"/>
          <w:szCs w:val="24"/>
        </w:rPr>
        <w:t>Ведение н</w:t>
      </w:r>
      <w:r w:rsidR="008E0AC3">
        <w:rPr>
          <w:rFonts w:ascii="Arial" w:eastAsiaTheme="majorEastAsia" w:hAnsi="Arial" w:cs="Arial"/>
          <w:szCs w:val="24"/>
        </w:rPr>
        <w:t>о</w:t>
      </w:r>
      <w:r>
        <w:rPr>
          <w:rFonts w:ascii="Arial" w:eastAsiaTheme="majorEastAsia" w:hAnsi="Arial" w:cs="Arial"/>
          <w:szCs w:val="24"/>
        </w:rPr>
        <w:t>рм</w:t>
      </w:r>
      <w:r w:rsidR="008E0AC3">
        <w:rPr>
          <w:rFonts w:ascii="Arial" w:eastAsiaTheme="majorEastAsia" w:hAnsi="Arial" w:cs="Arial"/>
          <w:szCs w:val="24"/>
        </w:rPr>
        <w:t xml:space="preserve"> расхода топлива </w:t>
      </w:r>
      <w:r>
        <w:rPr>
          <w:rFonts w:ascii="Arial" w:eastAsiaTheme="majorEastAsia" w:hAnsi="Arial" w:cs="Arial"/>
          <w:szCs w:val="24"/>
        </w:rPr>
        <w:t xml:space="preserve">должно быть выполнено на старте запуска системы </w:t>
      </w:r>
      <w:r>
        <w:rPr>
          <w:rFonts w:ascii="Arial" w:eastAsiaTheme="majorEastAsia" w:hAnsi="Arial" w:cs="Arial"/>
          <w:szCs w:val="24"/>
          <w:lang w:val="en-US"/>
        </w:rPr>
        <w:t>SAP</w:t>
      </w:r>
      <w:r w:rsidRPr="00AE12DE">
        <w:rPr>
          <w:rFonts w:ascii="Arial" w:eastAsiaTheme="majorEastAsia" w:hAnsi="Arial" w:cs="Arial"/>
          <w:szCs w:val="24"/>
        </w:rPr>
        <w:t xml:space="preserve"> </w:t>
      </w:r>
      <w:r>
        <w:rPr>
          <w:rFonts w:ascii="Arial" w:eastAsiaTheme="majorEastAsia" w:hAnsi="Arial" w:cs="Arial"/>
          <w:szCs w:val="24"/>
          <w:lang w:val="en-US"/>
        </w:rPr>
        <w:t>S</w:t>
      </w:r>
      <w:r w:rsidRPr="00AE12DE">
        <w:rPr>
          <w:rFonts w:ascii="Arial" w:eastAsiaTheme="majorEastAsia" w:hAnsi="Arial" w:cs="Arial"/>
          <w:szCs w:val="24"/>
        </w:rPr>
        <w:t>\4</w:t>
      </w:r>
      <w:r>
        <w:rPr>
          <w:rFonts w:ascii="Arial" w:eastAsiaTheme="majorEastAsia" w:hAnsi="Arial" w:cs="Arial"/>
          <w:szCs w:val="24"/>
          <w:lang w:val="en-US"/>
        </w:rPr>
        <w:t>HANA</w:t>
      </w:r>
      <w:r>
        <w:rPr>
          <w:rFonts w:ascii="Arial" w:eastAsiaTheme="majorEastAsia" w:hAnsi="Arial" w:cs="Arial"/>
          <w:szCs w:val="24"/>
        </w:rPr>
        <w:t xml:space="preserve">. Далее, при изменении норм, Специалист </w:t>
      </w:r>
      <w:del w:id="947" w:author="savinskayayub" w:date="2021-03-16T08:29:00Z">
        <w:r w:rsidDel="00A11B80">
          <w:rPr>
            <w:rFonts w:ascii="Arial" w:eastAsiaTheme="majorEastAsia" w:hAnsi="Arial" w:cs="Arial"/>
            <w:szCs w:val="24"/>
          </w:rPr>
          <w:delText xml:space="preserve">отдела </w:delText>
        </w:r>
      </w:del>
      <w:r>
        <w:rPr>
          <w:rFonts w:ascii="Arial" w:eastAsiaTheme="majorEastAsia" w:hAnsi="Arial" w:cs="Arial"/>
          <w:szCs w:val="24"/>
        </w:rPr>
        <w:t xml:space="preserve">ПТО корректирует значения в таблице транспортных тарифов. </w:t>
      </w:r>
      <w:r w:rsidR="00EB4810">
        <w:rPr>
          <w:rFonts w:ascii="Arial" w:eastAsiaTheme="majorEastAsia" w:hAnsi="Arial" w:cs="Arial"/>
          <w:szCs w:val="24"/>
        </w:rPr>
        <w:t xml:space="preserve">Специалист </w:t>
      </w:r>
      <w:del w:id="948" w:author="savinskayayub" w:date="2021-03-16T08:29:00Z">
        <w:r w:rsidR="00EB4810" w:rsidDel="00A11B80">
          <w:rPr>
            <w:rFonts w:ascii="Arial" w:eastAsiaTheme="majorEastAsia" w:hAnsi="Arial" w:cs="Arial"/>
            <w:szCs w:val="24"/>
          </w:rPr>
          <w:delText xml:space="preserve">отдела </w:delText>
        </w:r>
      </w:del>
      <w:r w:rsidR="00EB4810">
        <w:rPr>
          <w:rFonts w:ascii="Arial" w:eastAsiaTheme="majorEastAsia" w:hAnsi="Arial" w:cs="Arial"/>
          <w:szCs w:val="24"/>
        </w:rPr>
        <w:t xml:space="preserve">ПТО также определяет даты действия сезона (зима/лето) и допустимый процент отклонения фактического расхода от нормы с использованием объектов Условий в транзакции </w:t>
      </w:r>
      <w:r w:rsidR="00EB4810">
        <w:rPr>
          <w:rFonts w:ascii="Arial" w:eastAsiaTheme="majorEastAsia" w:hAnsi="Arial" w:cs="Arial"/>
          <w:szCs w:val="24"/>
          <w:lang w:val="en-US"/>
        </w:rPr>
        <w:t>NWBC</w:t>
      </w:r>
      <w:r w:rsidR="00EB4810">
        <w:rPr>
          <w:rFonts w:ascii="Arial" w:eastAsiaTheme="majorEastAsia" w:hAnsi="Arial" w:cs="Arial"/>
          <w:szCs w:val="24"/>
        </w:rPr>
        <w:t>.</w:t>
      </w:r>
    </w:p>
    <w:p w14:paraId="13889F03" w14:textId="5C9923C6" w:rsidR="00117789" w:rsidRDefault="00D749D9" w:rsidP="00AE12DE">
      <w:pPr>
        <w:spacing w:after="240" w:line="276" w:lineRule="auto"/>
        <w:ind w:firstLine="567"/>
        <w:rPr>
          <w:rFonts w:eastAsiaTheme="majorEastAsia" w:cs="Arial"/>
          <w:szCs w:val="24"/>
        </w:rPr>
      </w:pPr>
      <w:r>
        <w:rPr>
          <w:rFonts w:ascii="Arial" w:eastAsiaTheme="majorEastAsia" w:hAnsi="Arial" w:cs="Arial"/>
          <w:szCs w:val="24"/>
        </w:rPr>
        <w:t xml:space="preserve">Для расчета норм расхода топлива в системе также определены формулы, по которым рассчитывается норматив потребления топлива. К каждому ресурсу ТС определяется соответствующая формула расчета. </w:t>
      </w:r>
      <w:r w:rsidR="00927BAA">
        <w:rPr>
          <w:rFonts w:ascii="Arial" w:eastAsiaTheme="majorEastAsia" w:hAnsi="Arial" w:cs="Arial"/>
          <w:szCs w:val="24"/>
        </w:rPr>
        <w:t xml:space="preserve">Ведение соответствия формулы расчета и ресурса ТС </w:t>
      </w:r>
      <w:r w:rsidR="00927BAA">
        <w:rPr>
          <w:rFonts w:ascii="Arial" w:eastAsiaTheme="majorEastAsia" w:hAnsi="Arial" w:cs="Arial"/>
          <w:szCs w:val="24"/>
        </w:rPr>
        <w:lastRenderedPageBreak/>
        <w:t>осуществляется</w:t>
      </w:r>
      <w:r w:rsidR="005E2FDB">
        <w:rPr>
          <w:rFonts w:ascii="Arial" w:eastAsiaTheme="majorEastAsia" w:hAnsi="Arial" w:cs="Arial"/>
          <w:szCs w:val="24"/>
        </w:rPr>
        <w:t xml:space="preserve"> </w:t>
      </w:r>
      <w:del w:id="949" w:author="savinskayayub" w:date="2021-03-16T08:30:00Z">
        <w:r w:rsidR="005E2FDB" w:rsidDel="00A11B80">
          <w:rPr>
            <w:rFonts w:ascii="Arial" w:eastAsiaTheme="majorEastAsia" w:hAnsi="Arial" w:cs="Arial"/>
            <w:szCs w:val="24"/>
          </w:rPr>
          <w:delText xml:space="preserve">Сотрудником </w:delText>
        </w:r>
      </w:del>
      <w:ins w:id="950" w:author="savinskayayub" w:date="2021-03-16T08:30:00Z">
        <w:r w:rsidR="00A11B80">
          <w:rPr>
            <w:rFonts w:ascii="Arial" w:eastAsiaTheme="majorEastAsia" w:hAnsi="Arial" w:cs="Arial"/>
            <w:szCs w:val="24"/>
          </w:rPr>
          <w:t xml:space="preserve">Специалистом </w:t>
        </w:r>
      </w:ins>
      <w:del w:id="951" w:author="savinskayayub" w:date="2021-03-16T08:30:00Z">
        <w:r w:rsidR="005E2FDB" w:rsidDel="00A11B80">
          <w:rPr>
            <w:rFonts w:ascii="Arial" w:eastAsiaTheme="majorEastAsia" w:hAnsi="Arial" w:cs="Arial"/>
            <w:szCs w:val="24"/>
          </w:rPr>
          <w:delText xml:space="preserve">отдела </w:delText>
        </w:r>
      </w:del>
      <w:r w:rsidR="005E2FDB">
        <w:rPr>
          <w:rFonts w:ascii="Arial" w:eastAsiaTheme="majorEastAsia" w:hAnsi="Arial" w:cs="Arial"/>
          <w:szCs w:val="24"/>
        </w:rPr>
        <w:t>ПТО</w:t>
      </w:r>
      <w:r w:rsidR="00927BAA">
        <w:rPr>
          <w:rFonts w:ascii="Arial" w:eastAsiaTheme="majorEastAsia" w:hAnsi="Arial" w:cs="Arial"/>
          <w:szCs w:val="24"/>
        </w:rPr>
        <w:t xml:space="preserve"> с использованием </w:t>
      </w:r>
      <w:r w:rsidR="005E2FDB">
        <w:rPr>
          <w:rFonts w:ascii="Arial" w:eastAsiaTheme="majorEastAsia" w:hAnsi="Arial" w:cs="Arial"/>
          <w:szCs w:val="24"/>
        </w:rPr>
        <w:t xml:space="preserve">объектов </w:t>
      </w:r>
      <w:r w:rsidR="00927BAA">
        <w:rPr>
          <w:rFonts w:ascii="Arial" w:eastAsiaTheme="majorEastAsia" w:hAnsi="Arial" w:cs="Arial"/>
          <w:szCs w:val="24"/>
        </w:rPr>
        <w:t xml:space="preserve">Условий в транзакции </w:t>
      </w:r>
      <w:r w:rsidR="00927BAA">
        <w:rPr>
          <w:rFonts w:ascii="Arial" w:eastAsiaTheme="majorEastAsia" w:hAnsi="Arial" w:cs="Arial"/>
          <w:szCs w:val="24"/>
          <w:lang w:val="en-US"/>
        </w:rPr>
        <w:t>NWBC</w:t>
      </w:r>
      <w:r w:rsidR="00927BAA" w:rsidRPr="00AE12DE">
        <w:rPr>
          <w:rFonts w:ascii="Arial" w:eastAsiaTheme="majorEastAsia" w:hAnsi="Arial" w:cs="Arial"/>
          <w:szCs w:val="24"/>
        </w:rPr>
        <w:t>.</w:t>
      </w:r>
      <w:r w:rsidR="00754315">
        <w:rPr>
          <w:rFonts w:ascii="Arial" w:eastAsiaTheme="majorEastAsia" w:hAnsi="Arial" w:cs="Arial"/>
          <w:szCs w:val="24"/>
        </w:rPr>
        <w:t xml:space="preserve"> </w:t>
      </w:r>
    </w:p>
    <w:p w14:paraId="7B48E823" w14:textId="77777777" w:rsidR="00754315" w:rsidRDefault="00754315" w:rsidP="00AE12DE">
      <w:pPr>
        <w:spacing w:after="240" w:line="276" w:lineRule="auto"/>
        <w:ind w:firstLine="567"/>
        <w:rPr>
          <w:rFonts w:eastAsiaTheme="majorEastAsia" w:cs="Arial"/>
          <w:szCs w:val="24"/>
        </w:rPr>
      </w:pPr>
      <w:r>
        <w:rPr>
          <w:rFonts w:ascii="Arial" w:eastAsiaTheme="majorEastAsia" w:hAnsi="Arial" w:cs="Arial"/>
          <w:szCs w:val="24"/>
        </w:rPr>
        <w:t>Расчет норм расхода топлива будет реализован с использованием доработанного стандартного функционала по расчету затрат во Фрахтовом заказе. Для возможности реализации данного функционала</w:t>
      </w:r>
      <w:r w:rsidR="00117789">
        <w:rPr>
          <w:rFonts w:ascii="Arial" w:eastAsiaTheme="majorEastAsia" w:hAnsi="Arial" w:cs="Arial"/>
          <w:szCs w:val="24"/>
        </w:rPr>
        <w:t>,</w:t>
      </w:r>
      <w:r>
        <w:rPr>
          <w:rFonts w:ascii="Arial" w:eastAsiaTheme="majorEastAsia" w:hAnsi="Arial" w:cs="Arial"/>
          <w:szCs w:val="24"/>
        </w:rPr>
        <w:t xml:space="preserve"> в системе будет заведен технический деловой партнер для ук</w:t>
      </w:r>
      <w:r w:rsidR="00117789">
        <w:rPr>
          <w:rFonts w:ascii="Arial" w:eastAsiaTheme="majorEastAsia" w:hAnsi="Arial" w:cs="Arial"/>
          <w:szCs w:val="24"/>
        </w:rPr>
        <w:t xml:space="preserve">азания </w:t>
      </w:r>
      <w:r>
        <w:rPr>
          <w:rFonts w:ascii="Arial" w:eastAsiaTheme="majorEastAsia" w:hAnsi="Arial" w:cs="Arial"/>
          <w:szCs w:val="24"/>
        </w:rPr>
        <w:t xml:space="preserve">во Фрахтовом соглашении и расчета нормирования ГСМ. Реализация функциональности по </w:t>
      </w:r>
      <w:r w:rsidR="00117789">
        <w:rPr>
          <w:rFonts w:ascii="Arial" w:eastAsiaTheme="majorEastAsia" w:hAnsi="Arial" w:cs="Arial"/>
          <w:szCs w:val="24"/>
        </w:rPr>
        <w:t>н</w:t>
      </w:r>
      <w:r>
        <w:rPr>
          <w:rFonts w:ascii="Arial" w:eastAsiaTheme="majorEastAsia" w:hAnsi="Arial" w:cs="Arial"/>
          <w:szCs w:val="24"/>
        </w:rPr>
        <w:t>ормированию ГСМ и отображению всех показателей на отдельной вкладке во Фрахтовом заказе будет разработана в рамках ММ23.01.</w:t>
      </w:r>
    </w:p>
    <w:p w14:paraId="36FE93CE" w14:textId="77777777" w:rsidR="00CF3E9E" w:rsidRPr="006A196A" w:rsidRDefault="00CF3E9E" w:rsidP="00AE12DE">
      <w:pPr>
        <w:spacing w:after="240" w:line="276" w:lineRule="auto"/>
        <w:ind w:firstLine="567"/>
        <w:rPr>
          <w:rFonts w:eastAsiaTheme="majorEastAsia" w:cs="Arial"/>
          <w:szCs w:val="24"/>
        </w:rPr>
      </w:pPr>
      <w:r>
        <w:rPr>
          <w:rFonts w:ascii="Arial" w:eastAsiaTheme="majorEastAsia" w:hAnsi="Arial" w:cs="Arial"/>
          <w:szCs w:val="24"/>
        </w:rPr>
        <w:t>В приложении 4 информация по формулам расчета норм расхода топлива.</w:t>
      </w:r>
    </w:p>
    <w:p w14:paraId="5F7920DF" w14:textId="2D874553" w:rsidR="00CB514F" w:rsidRDefault="00CB514F" w:rsidP="00CB514F">
      <w:pPr>
        <w:pStyle w:val="a7"/>
        <w:jc w:val="right"/>
        <w:rPr>
          <w:rFonts w:ascii="Arial" w:hAnsi="Arial" w:cs="Arial"/>
          <w:b/>
          <w:sz w:val="22"/>
        </w:rPr>
      </w:pPr>
      <w:r w:rsidRPr="00916FAB">
        <w:rPr>
          <w:rFonts w:ascii="Arial" w:hAnsi="Arial" w:cs="Arial"/>
          <w:b/>
          <w:sz w:val="22"/>
        </w:rPr>
        <w:t xml:space="preserve">Таблица </w:t>
      </w:r>
      <w:del w:id="952" w:author="Savinskaya Yulia" w:date="2021-02-24T14:56:00Z">
        <w:r w:rsidRPr="00916FAB" w:rsidDel="00E07D2E">
          <w:rPr>
            <w:rFonts w:ascii="Arial" w:hAnsi="Arial" w:cs="Arial"/>
            <w:b/>
            <w:sz w:val="22"/>
          </w:rPr>
          <w:fldChar w:fldCharType="begin"/>
        </w:r>
        <w:r w:rsidRPr="00916FAB" w:rsidDel="00E07D2E">
          <w:rPr>
            <w:rFonts w:ascii="Arial" w:hAnsi="Arial" w:cs="Arial"/>
            <w:b/>
            <w:sz w:val="22"/>
          </w:rPr>
          <w:delInstrText xml:space="preserve"> SEQ Таблица \* ARABIC </w:delInstrText>
        </w:r>
        <w:r w:rsidRPr="00916FAB" w:rsidDel="00E07D2E">
          <w:rPr>
            <w:rFonts w:ascii="Arial" w:hAnsi="Arial" w:cs="Arial"/>
            <w:b/>
            <w:sz w:val="22"/>
          </w:rPr>
          <w:fldChar w:fldCharType="separate"/>
        </w:r>
        <w:r w:rsidDel="00E07D2E">
          <w:rPr>
            <w:rFonts w:ascii="Arial" w:hAnsi="Arial" w:cs="Arial"/>
            <w:b/>
            <w:noProof/>
            <w:sz w:val="22"/>
          </w:rPr>
          <w:delText>2</w:delText>
        </w:r>
        <w:r w:rsidRPr="00916FAB" w:rsidDel="00E07D2E">
          <w:rPr>
            <w:rFonts w:ascii="Arial" w:hAnsi="Arial" w:cs="Arial"/>
            <w:b/>
            <w:sz w:val="22"/>
          </w:rPr>
          <w:fldChar w:fldCharType="end"/>
        </w:r>
        <w:r w:rsidDel="00E07D2E">
          <w:rPr>
            <w:rFonts w:ascii="Arial" w:hAnsi="Arial" w:cs="Arial"/>
            <w:b/>
            <w:sz w:val="22"/>
          </w:rPr>
          <w:delText>8</w:delText>
        </w:r>
      </w:del>
      <w:ins w:id="953" w:author="Savinskaya Yulia" w:date="2021-02-24T14:56:00Z">
        <w:r w:rsidR="00E07D2E" w:rsidRPr="00916FAB">
          <w:rPr>
            <w:rFonts w:ascii="Arial" w:hAnsi="Arial" w:cs="Arial"/>
            <w:b/>
            <w:sz w:val="22"/>
          </w:rPr>
          <w:fldChar w:fldCharType="begin"/>
        </w:r>
        <w:r w:rsidR="00E07D2E" w:rsidRPr="00916FAB">
          <w:rPr>
            <w:rFonts w:ascii="Arial" w:hAnsi="Arial" w:cs="Arial"/>
            <w:b/>
            <w:sz w:val="22"/>
          </w:rPr>
          <w:instrText xml:space="preserve"> SEQ Таблица \* ARABIC </w:instrText>
        </w:r>
        <w:r w:rsidR="00E07D2E" w:rsidRPr="00916FAB">
          <w:rPr>
            <w:rFonts w:ascii="Arial" w:hAnsi="Arial" w:cs="Arial"/>
            <w:b/>
            <w:sz w:val="22"/>
          </w:rPr>
          <w:fldChar w:fldCharType="separate"/>
        </w:r>
        <w:r w:rsidR="00E07D2E">
          <w:rPr>
            <w:rFonts w:ascii="Arial" w:hAnsi="Arial" w:cs="Arial"/>
            <w:b/>
            <w:noProof/>
            <w:sz w:val="22"/>
          </w:rPr>
          <w:t>2</w:t>
        </w:r>
        <w:r w:rsidR="00E07D2E" w:rsidRPr="00916FAB">
          <w:rPr>
            <w:rFonts w:ascii="Arial" w:hAnsi="Arial" w:cs="Arial"/>
            <w:b/>
            <w:sz w:val="22"/>
          </w:rPr>
          <w:fldChar w:fldCharType="end"/>
        </w:r>
        <w:r w:rsidR="00E07D2E">
          <w:rPr>
            <w:rFonts w:ascii="Arial" w:hAnsi="Arial" w:cs="Arial"/>
            <w:b/>
            <w:sz w:val="22"/>
          </w:rPr>
          <w:t>9</w:t>
        </w:r>
      </w:ins>
      <w:r w:rsidRPr="00916FAB">
        <w:rPr>
          <w:rFonts w:ascii="Arial" w:hAnsi="Arial" w:cs="Arial"/>
          <w:b/>
          <w:sz w:val="22"/>
        </w:rPr>
        <w:t xml:space="preserve">. Описание </w:t>
      </w:r>
      <w:r>
        <w:rPr>
          <w:rFonts w:ascii="Arial" w:hAnsi="Arial" w:cs="Arial"/>
          <w:b/>
          <w:sz w:val="22"/>
        </w:rPr>
        <w:t>шага «Ведение норм расхода топлива»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CB514F" w14:paraId="17FD4BC2" w14:textId="77777777" w:rsidTr="0070246D">
        <w:trPr>
          <w:cantSplit/>
          <w:tblHeader/>
        </w:trPr>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4EEFF73" w14:textId="77777777" w:rsidR="00CB514F" w:rsidRDefault="00CB514F" w:rsidP="0070246D">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FCAC2F5" w14:textId="77777777" w:rsidR="00CB514F" w:rsidRDefault="00CB514F" w:rsidP="0070246D">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40A60539" w14:textId="77777777" w:rsidR="00CB514F" w:rsidRPr="00C43B68" w:rsidRDefault="00CB514F" w:rsidP="0070246D">
            <w:pPr>
              <w:pStyle w:val="h"/>
              <w:spacing w:before="45" w:after="45"/>
              <w:jc w:val="both"/>
              <w:rPr>
                <w:noProof/>
                <w:szCs w:val="24"/>
                <w:lang w:val="en-US"/>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C233BD7" w14:textId="77777777" w:rsidR="00CB514F" w:rsidRDefault="00CB514F" w:rsidP="0070246D">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EBB82AB" w14:textId="77777777" w:rsidR="00CB514F" w:rsidRDefault="00CB514F" w:rsidP="0070246D">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6A90B29C" w14:textId="77777777" w:rsidR="00CB514F" w:rsidRDefault="00CB514F" w:rsidP="0070246D">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C20F85E" w14:textId="77777777" w:rsidR="00CB514F" w:rsidRDefault="00CB514F" w:rsidP="0070246D">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7E504FE" w14:textId="77777777" w:rsidR="00CB514F" w:rsidRDefault="00CB514F" w:rsidP="0070246D">
            <w:pPr>
              <w:pStyle w:val="h"/>
              <w:spacing w:before="45" w:after="45"/>
              <w:rPr>
                <w:noProof/>
                <w:szCs w:val="24"/>
              </w:rPr>
            </w:pPr>
            <w:r>
              <w:rPr>
                <w:noProof/>
                <w:szCs w:val="24"/>
              </w:rPr>
              <w:t>Выход</w:t>
            </w:r>
          </w:p>
        </w:tc>
      </w:tr>
      <w:tr w:rsidR="00CB514F" w14:paraId="470CFD61" w14:textId="77777777" w:rsidTr="0070246D">
        <w:trPr>
          <w:cantSplit/>
          <w:tblHeader/>
        </w:trPr>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B500FE4" w14:textId="77777777" w:rsidR="00CB514F" w:rsidRPr="002B5F19" w:rsidRDefault="00CB514F" w:rsidP="0070246D">
            <w:pPr>
              <w:pStyle w:val="bbb"/>
              <w:spacing w:before="45" w:after="45"/>
              <w:rPr>
                <w:rFonts w:eastAsia="Times New Roman"/>
                <w:color w:val="auto"/>
                <w:sz w:val="20"/>
                <w:lang w:eastAsia="en-US"/>
              </w:rPr>
            </w:pPr>
            <w:r w:rsidRPr="00F45F8C">
              <w:rPr>
                <w:sz w:val="20"/>
              </w:rPr>
              <w:t>1</w:t>
            </w:r>
            <w:r>
              <w:rPr>
                <w:sz w:val="20"/>
              </w:rPr>
              <w:t>0.06.02.0</w:t>
            </w:r>
            <w:r w:rsidR="00927BAA">
              <w:rPr>
                <w:sz w:val="20"/>
              </w:rPr>
              <w:t>95</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97E836D" w14:textId="77777777" w:rsidR="00CB514F" w:rsidRPr="00F45F8C" w:rsidRDefault="00927BAA" w:rsidP="0070246D">
            <w:pPr>
              <w:pStyle w:val="bbb"/>
              <w:spacing w:before="45" w:after="45"/>
              <w:rPr>
                <w:rFonts w:eastAsia="Times New Roman"/>
                <w:color w:val="auto"/>
                <w:sz w:val="20"/>
                <w:lang w:eastAsia="en-US"/>
              </w:rPr>
            </w:pPr>
            <w:r>
              <w:rPr>
                <w:sz w:val="20"/>
              </w:rPr>
              <w:t>Ведение норм расхода топлива</w:t>
            </w:r>
          </w:p>
        </w:tc>
        <w:tc>
          <w:tcPr>
            <w:tcW w:w="557" w:type="pct"/>
            <w:tcBorders>
              <w:top w:val="single" w:sz="6" w:space="0" w:color="000000"/>
              <w:left w:val="single" w:sz="6" w:space="0" w:color="000000"/>
              <w:bottom w:val="single" w:sz="6" w:space="0" w:color="000000"/>
              <w:right w:val="single" w:sz="6" w:space="0" w:color="000000"/>
            </w:tcBorders>
          </w:tcPr>
          <w:p w14:paraId="0584F87E" w14:textId="77777777" w:rsidR="00CB514F" w:rsidRPr="002B5F19" w:rsidRDefault="00CB514F" w:rsidP="0070246D">
            <w:pPr>
              <w:pStyle w:val="bbb"/>
              <w:spacing w:before="45" w:after="45"/>
              <w:rPr>
                <w:rFonts w:eastAsia="Times New Roman"/>
                <w:color w:val="auto"/>
                <w:sz w:val="20"/>
                <w:lang w:val="en-US" w:eastAsia="en-US"/>
              </w:rPr>
            </w:pPr>
            <w:r>
              <w:rPr>
                <w:rFonts w:eastAsia="Times New Roman"/>
                <w:color w:val="auto"/>
                <w:sz w:val="20"/>
                <w:lang w:val="en-US" w:eastAsia="en-US"/>
              </w:rPr>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93DB20B" w14:textId="77777777" w:rsidR="00CB514F" w:rsidRPr="00494DC5" w:rsidRDefault="00CB514F" w:rsidP="00FB515C">
            <w:pPr>
              <w:pStyle w:val="bbb"/>
              <w:spacing w:before="45" w:after="45"/>
              <w:rPr>
                <w:rFonts w:eastAsia="Times New Roman"/>
                <w:color w:val="auto"/>
                <w:sz w:val="20"/>
                <w:lang w:eastAsia="en-US"/>
              </w:rPr>
            </w:pPr>
            <w:r>
              <w:rPr>
                <w:sz w:val="20"/>
              </w:rPr>
              <w:t xml:space="preserve">На данном шаге </w:t>
            </w:r>
            <w:r w:rsidR="00927BAA">
              <w:rPr>
                <w:sz w:val="20"/>
              </w:rPr>
              <w:t>осуществляется ведение норм расхода топлива</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EE439A5" w14:textId="3EF605D5" w:rsidR="00CB514F" w:rsidRPr="00F45F8C" w:rsidRDefault="00927BAA" w:rsidP="0070246D">
            <w:pPr>
              <w:spacing w:before="45" w:after="45"/>
              <w:ind w:left="-57"/>
              <w:jc w:val="left"/>
              <w:rPr>
                <w:rFonts w:ascii="Arial" w:hAnsi="Arial" w:cs="Arial"/>
                <w:sz w:val="20"/>
                <w:szCs w:val="20"/>
              </w:rPr>
            </w:pPr>
            <w:r>
              <w:rPr>
                <w:rFonts w:ascii="Arial" w:eastAsia="Arial" w:hAnsi="Arial" w:cs="Arial"/>
                <w:color w:val="000000"/>
                <w:sz w:val="20"/>
                <w:szCs w:val="20"/>
              </w:rPr>
              <w:t xml:space="preserve">Специалист </w:t>
            </w:r>
            <w:del w:id="954" w:author="savinskayayub" w:date="2021-03-16T08:30:00Z">
              <w:r w:rsidDel="00A11B80">
                <w:rPr>
                  <w:rFonts w:ascii="Arial" w:eastAsia="Arial" w:hAnsi="Arial" w:cs="Arial"/>
                  <w:color w:val="000000"/>
                  <w:sz w:val="20"/>
                  <w:szCs w:val="20"/>
                </w:rPr>
                <w:delText xml:space="preserve">отдела </w:delText>
              </w:r>
            </w:del>
            <w:r>
              <w:rPr>
                <w:rFonts w:ascii="Arial" w:eastAsia="Arial" w:hAnsi="Arial" w:cs="Arial"/>
                <w:color w:val="000000"/>
                <w:sz w:val="20"/>
                <w:szCs w:val="20"/>
              </w:rPr>
              <w:t>ПТО</w:t>
            </w:r>
          </w:p>
          <w:p w14:paraId="04844D21" w14:textId="77777777" w:rsidR="00CB514F" w:rsidRPr="00F45F8C" w:rsidRDefault="00CB514F" w:rsidP="0070246D">
            <w:pPr>
              <w:spacing w:before="45" w:after="45"/>
              <w:ind w:left="-57"/>
              <w:jc w:val="left"/>
              <w:rPr>
                <w:rFonts w:ascii="Arial" w:hAnsi="Arial" w:cs="Arial"/>
                <w:sz w:val="20"/>
                <w:szCs w:val="20"/>
              </w:rPr>
            </w:pPr>
          </w:p>
        </w:tc>
        <w:tc>
          <w:tcPr>
            <w:tcW w:w="626" w:type="pct"/>
            <w:tcBorders>
              <w:top w:val="single" w:sz="6" w:space="0" w:color="000000"/>
              <w:left w:val="single" w:sz="6" w:space="0" w:color="000000"/>
              <w:bottom w:val="single" w:sz="6" w:space="0" w:color="000000"/>
              <w:right w:val="single" w:sz="6" w:space="0" w:color="000000"/>
            </w:tcBorders>
          </w:tcPr>
          <w:p w14:paraId="628FAAD3" w14:textId="77777777" w:rsidR="00CB514F" w:rsidRPr="00F45F8C" w:rsidRDefault="00927BAA" w:rsidP="0070246D">
            <w:pPr>
              <w:pStyle w:val="bbb"/>
              <w:spacing w:before="45" w:after="45"/>
              <w:rPr>
                <w:rFonts w:eastAsia="Times New Roman"/>
                <w:color w:val="auto"/>
                <w:sz w:val="20"/>
                <w:lang w:eastAsia="en-US"/>
              </w:rPr>
            </w:pPr>
            <w:r w:rsidRPr="00927BAA">
              <w:rPr>
                <w:rFonts w:eastAsia="Times New Roman"/>
                <w:color w:val="auto"/>
                <w:sz w:val="20"/>
                <w:lang w:eastAsia="en-US"/>
              </w:rPr>
              <w:t>Необходимо внести нормы по расходу ГСМ</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C995790" w14:textId="77777777" w:rsidR="00CB514F" w:rsidRPr="00E47C9C" w:rsidRDefault="00927BAA" w:rsidP="0070246D">
            <w:pPr>
              <w:spacing w:before="45" w:after="45"/>
              <w:ind w:left="-57"/>
              <w:jc w:val="left"/>
              <w:rPr>
                <w:rFonts w:ascii="Arial" w:hAnsi="Arial" w:cs="Arial"/>
                <w:sz w:val="20"/>
                <w:szCs w:val="20"/>
              </w:rPr>
            </w:pPr>
            <w:r w:rsidRPr="00927BAA">
              <w:rPr>
                <w:rFonts w:ascii="Arial" w:hAnsi="Arial" w:cs="Arial"/>
                <w:sz w:val="20"/>
                <w:szCs w:val="20"/>
              </w:rPr>
              <w:t>Приказ о нормах ГСМ</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1C11344" w14:textId="77777777" w:rsidR="00CB514F" w:rsidRPr="00F45F8C" w:rsidRDefault="00927BAA" w:rsidP="0070246D">
            <w:pPr>
              <w:pStyle w:val="bbb"/>
              <w:spacing w:before="45" w:after="45"/>
              <w:rPr>
                <w:rFonts w:eastAsia="Times New Roman"/>
                <w:color w:val="auto"/>
                <w:sz w:val="20"/>
                <w:lang w:eastAsia="en-US"/>
              </w:rPr>
            </w:pPr>
            <w:r w:rsidRPr="00927BAA">
              <w:rPr>
                <w:sz w:val="20"/>
              </w:rPr>
              <w:t>Таблица транспортных тарифов</w:t>
            </w:r>
          </w:p>
        </w:tc>
      </w:tr>
    </w:tbl>
    <w:p w14:paraId="58615EBC" w14:textId="65554F58" w:rsidR="00D749D9" w:rsidRPr="00AE12DE" w:rsidRDefault="00D749D9" w:rsidP="00AE12DE">
      <w:pPr>
        <w:spacing w:after="240" w:line="276" w:lineRule="auto"/>
        <w:rPr>
          <w:rFonts w:eastAsiaTheme="majorEastAsia" w:cs="Arial"/>
          <w:i/>
          <w:caps/>
          <w:szCs w:val="24"/>
        </w:rPr>
      </w:pPr>
    </w:p>
    <w:p w14:paraId="2A7C2CBD" w14:textId="3ED6AD22" w:rsidR="00E677EA" w:rsidRDefault="00E677EA" w:rsidP="008C14A2">
      <w:pPr>
        <w:pStyle w:val="4"/>
        <w:rPr>
          <w:rFonts w:eastAsiaTheme="majorEastAsia" w:cstheme="majorBidi"/>
          <w:b/>
          <w:i w:val="0"/>
          <w:caps w:val="0"/>
          <w:sz w:val="24"/>
          <w:szCs w:val="24"/>
        </w:rPr>
      </w:pPr>
      <w:r>
        <w:rPr>
          <w:rFonts w:eastAsiaTheme="majorEastAsia" w:cstheme="majorBidi"/>
          <w:b/>
          <w:i w:val="0"/>
          <w:caps w:val="0"/>
          <w:sz w:val="24"/>
          <w:szCs w:val="24"/>
        </w:rPr>
        <w:t>Шаг процесса 10.06.02.</w:t>
      </w:r>
      <w:del w:id="955" w:author="Savinskaya Yulia" w:date="2021-02-24T13:52:00Z">
        <w:r w:rsidDel="00C25DAD">
          <w:rPr>
            <w:rFonts w:eastAsiaTheme="majorEastAsia" w:cstheme="majorBidi"/>
            <w:b/>
            <w:i w:val="0"/>
            <w:caps w:val="0"/>
            <w:sz w:val="24"/>
            <w:szCs w:val="24"/>
          </w:rPr>
          <w:delText xml:space="preserve">100 </w:delText>
        </w:r>
      </w:del>
      <w:ins w:id="956" w:author="Savinskaya Yulia" w:date="2021-02-24T13:52:00Z">
        <w:r w:rsidR="00C25DAD">
          <w:rPr>
            <w:rFonts w:eastAsiaTheme="majorEastAsia" w:cstheme="majorBidi"/>
            <w:b/>
            <w:i w:val="0"/>
            <w:caps w:val="0"/>
            <w:sz w:val="24"/>
            <w:szCs w:val="24"/>
          </w:rPr>
          <w:t xml:space="preserve">115 </w:t>
        </w:r>
      </w:ins>
      <w:r>
        <w:rPr>
          <w:rFonts w:eastAsiaTheme="majorEastAsia" w:cstheme="majorBidi"/>
          <w:b/>
          <w:i w:val="0"/>
          <w:caps w:val="0"/>
          <w:sz w:val="24"/>
          <w:szCs w:val="24"/>
        </w:rPr>
        <w:t>– Списание ГСМ</w:t>
      </w:r>
    </w:p>
    <w:p w14:paraId="78CD0B59" w14:textId="77777777" w:rsidR="00B6766A" w:rsidRDefault="00B6766A" w:rsidP="00AE12DE">
      <w:pPr>
        <w:rPr>
          <w:rFonts w:eastAsiaTheme="majorEastAsia"/>
        </w:rPr>
      </w:pPr>
    </w:p>
    <w:p w14:paraId="6D395A7A" w14:textId="5E7197DC" w:rsidR="0070246D" w:rsidRDefault="004F774E" w:rsidP="00AE12DE">
      <w:pPr>
        <w:spacing w:after="240" w:line="276" w:lineRule="auto"/>
        <w:ind w:firstLine="567"/>
        <w:rPr>
          <w:rFonts w:ascii="Arial" w:eastAsiaTheme="majorEastAsia" w:hAnsi="Arial" w:cs="Arial"/>
          <w:szCs w:val="24"/>
        </w:rPr>
      </w:pPr>
      <w:r w:rsidRPr="00AE12DE">
        <w:rPr>
          <w:rFonts w:ascii="Arial" w:eastAsiaTheme="majorEastAsia" w:hAnsi="Arial" w:cs="Arial"/>
          <w:szCs w:val="24"/>
        </w:rPr>
        <w:t xml:space="preserve">После закрытия Путевого листа Специалист </w:t>
      </w:r>
      <w:del w:id="957" w:author="savinskayayub" w:date="2021-03-16T08:30:00Z">
        <w:r w:rsidRPr="00AE12DE" w:rsidDel="00A11B80">
          <w:rPr>
            <w:rFonts w:ascii="Arial" w:eastAsiaTheme="majorEastAsia" w:hAnsi="Arial" w:cs="Arial"/>
            <w:szCs w:val="24"/>
          </w:rPr>
          <w:delText xml:space="preserve">отдела </w:delText>
        </w:r>
      </w:del>
      <w:r w:rsidRPr="00AE12DE">
        <w:rPr>
          <w:rFonts w:ascii="Arial" w:eastAsiaTheme="majorEastAsia" w:hAnsi="Arial" w:cs="Arial"/>
          <w:szCs w:val="24"/>
        </w:rPr>
        <w:t xml:space="preserve">ПТО проверяет корректность расчета норм расхода топлива и анализирует экономию или пережог топлива. В случае превышения установленной нормы расхода ГСМ, система </w:t>
      </w:r>
      <w:r w:rsidR="001C5FD6">
        <w:rPr>
          <w:rFonts w:ascii="Arial" w:eastAsiaTheme="majorEastAsia" w:hAnsi="Arial" w:cs="Arial"/>
          <w:szCs w:val="24"/>
        </w:rPr>
        <w:t xml:space="preserve">будет </w:t>
      </w:r>
      <w:r w:rsidRPr="00AE12DE">
        <w:rPr>
          <w:rFonts w:ascii="Arial" w:eastAsiaTheme="majorEastAsia" w:hAnsi="Arial" w:cs="Arial"/>
          <w:szCs w:val="24"/>
        </w:rPr>
        <w:t>выда</w:t>
      </w:r>
      <w:r w:rsidR="001C5FD6">
        <w:rPr>
          <w:rFonts w:ascii="Arial" w:eastAsiaTheme="majorEastAsia" w:hAnsi="Arial" w:cs="Arial"/>
          <w:szCs w:val="24"/>
        </w:rPr>
        <w:t>вать</w:t>
      </w:r>
      <w:r w:rsidRPr="00AE12DE">
        <w:rPr>
          <w:rFonts w:ascii="Arial" w:eastAsiaTheme="majorEastAsia" w:hAnsi="Arial" w:cs="Arial"/>
          <w:szCs w:val="24"/>
        </w:rPr>
        <w:t xml:space="preserve"> сообщение о критичном отклонении ГСМ. Чтобы игнорировать возникшее отклонение, </w:t>
      </w:r>
      <w:r w:rsidR="00AD7ED4">
        <w:rPr>
          <w:rFonts w:ascii="Arial" w:eastAsiaTheme="majorEastAsia" w:hAnsi="Arial" w:cs="Arial"/>
          <w:szCs w:val="24"/>
        </w:rPr>
        <w:t xml:space="preserve">в </w:t>
      </w:r>
      <w:r w:rsidRPr="00AE12DE">
        <w:rPr>
          <w:rFonts w:ascii="Arial" w:eastAsiaTheme="majorEastAsia" w:hAnsi="Arial" w:cs="Arial"/>
          <w:szCs w:val="24"/>
        </w:rPr>
        <w:t xml:space="preserve">POWL </w:t>
      </w:r>
      <w:r w:rsidR="00AD7ED4">
        <w:rPr>
          <w:rFonts w:ascii="Arial" w:eastAsiaTheme="majorEastAsia" w:hAnsi="Arial" w:cs="Arial"/>
          <w:szCs w:val="24"/>
        </w:rPr>
        <w:t>отчете</w:t>
      </w:r>
      <w:r w:rsidRPr="00AE12DE">
        <w:rPr>
          <w:rFonts w:ascii="Arial" w:eastAsiaTheme="majorEastAsia" w:hAnsi="Arial" w:cs="Arial"/>
          <w:szCs w:val="24"/>
        </w:rPr>
        <w:t xml:space="preserve"> </w:t>
      </w:r>
      <w:r w:rsidR="00AD7ED4">
        <w:rPr>
          <w:rFonts w:ascii="Arial" w:eastAsiaTheme="majorEastAsia" w:hAnsi="Arial" w:cs="Arial"/>
          <w:szCs w:val="24"/>
        </w:rPr>
        <w:t>«</w:t>
      </w:r>
      <w:r w:rsidRPr="00AE12DE">
        <w:rPr>
          <w:rFonts w:ascii="Arial" w:eastAsiaTheme="majorEastAsia" w:hAnsi="Arial" w:cs="Arial"/>
          <w:szCs w:val="24"/>
        </w:rPr>
        <w:t>Обзор</w:t>
      </w:r>
      <w:r w:rsidR="0070246D" w:rsidRPr="00AE12DE">
        <w:rPr>
          <w:rFonts w:ascii="Arial" w:eastAsiaTheme="majorEastAsia" w:hAnsi="Arial" w:cs="Arial"/>
          <w:szCs w:val="24"/>
        </w:rPr>
        <w:t xml:space="preserve"> заказов на автомобильный фрахт</w:t>
      </w:r>
      <w:r w:rsidRPr="00AE12DE">
        <w:rPr>
          <w:rFonts w:ascii="Arial" w:eastAsiaTheme="majorEastAsia" w:hAnsi="Arial" w:cs="Arial"/>
          <w:szCs w:val="24"/>
        </w:rPr>
        <w:t xml:space="preserve">» </w:t>
      </w:r>
      <w:r w:rsidR="001C5FD6">
        <w:rPr>
          <w:rFonts w:ascii="Arial" w:eastAsiaTheme="majorEastAsia" w:hAnsi="Arial" w:cs="Arial"/>
          <w:szCs w:val="24"/>
        </w:rPr>
        <w:t xml:space="preserve">будет </w:t>
      </w:r>
      <w:r w:rsidRPr="00AE12DE">
        <w:rPr>
          <w:rFonts w:ascii="Arial" w:eastAsiaTheme="majorEastAsia" w:hAnsi="Arial" w:cs="Arial"/>
          <w:szCs w:val="24"/>
        </w:rPr>
        <w:t>устанавлива</w:t>
      </w:r>
      <w:r w:rsidR="001C5FD6">
        <w:rPr>
          <w:rFonts w:ascii="Arial" w:eastAsiaTheme="majorEastAsia" w:hAnsi="Arial" w:cs="Arial"/>
          <w:szCs w:val="24"/>
        </w:rPr>
        <w:t>ться</w:t>
      </w:r>
      <w:r w:rsidRPr="00AE12DE">
        <w:rPr>
          <w:rFonts w:ascii="Arial" w:eastAsiaTheme="majorEastAsia" w:hAnsi="Arial" w:cs="Arial"/>
          <w:szCs w:val="24"/>
        </w:rPr>
        <w:t xml:space="preserve"> признак</w:t>
      </w:r>
      <w:r w:rsidR="0070246D" w:rsidRPr="00AE12DE">
        <w:rPr>
          <w:rFonts w:ascii="Arial" w:eastAsiaTheme="majorEastAsia" w:hAnsi="Arial" w:cs="Arial"/>
          <w:szCs w:val="24"/>
        </w:rPr>
        <w:t xml:space="preserve"> «Игнорировать критичное отклонение ГСМ».  </w:t>
      </w:r>
    </w:p>
    <w:p w14:paraId="4C50F1FB" w14:textId="77777777" w:rsidR="004F774E" w:rsidRDefault="004F774E" w:rsidP="00AE12DE">
      <w:pPr>
        <w:spacing w:after="240" w:line="276" w:lineRule="auto"/>
        <w:ind w:firstLine="567"/>
        <w:rPr>
          <w:rFonts w:eastAsiaTheme="majorEastAsia" w:cs="Arial"/>
          <w:szCs w:val="24"/>
        </w:rPr>
      </w:pPr>
      <w:r w:rsidRPr="004F774E">
        <w:rPr>
          <w:rFonts w:ascii="Arial" w:eastAsiaTheme="majorEastAsia" w:hAnsi="Arial" w:cs="Arial"/>
          <w:szCs w:val="24"/>
        </w:rPr>
        <w:t>Для возможности списания обязательно должна быть заявлена потребность в ГСМ</w:t>
      </w:r>
      <w:r>
        <w:rPr>
          <w:rFonts w:ascii="Arial" w:eastAsiaTheme="majorEastAsia" w:hAnsi="Arial" w:cs="Arial"/>
          <w:szCs w:val="24"/>
        </w:rPr>
        <w:t xml:space="preserve"> – заявка на списание топлива (см. процесс ПП-10.03.02-</w:t>
      </w:r>
      <w:r>
        <w:rPr>
          <w:rFonts w:ascii="Arial" w:eastAsiaTheme="majorEastAsia" w:hAnsi="Arial" w:cs="Arial"/>
          <w:szCs w:val="24"/>
          <w:lang w:val="en-US"/>
        </w:rPr>
        <w:t>ERP</w:t>
      </w:r>
      <w:r w:rsidRPr="00AE12DE">
        <w:rPr>
          <w:rFonts w:ascii="Arial" w:eastAsiaTheme="majorEastAsia" w:hAnsi="Arial" w:cs="Arial"/>
          <w:szCs w:val="24"/>
        </w:rPr>
        <w:t xml:space="preserve"> </w:t>
      </w:r>
      <w:r>
        <w:rPr>
          <w:rFonts w:ascii="Arial" w:eastAsiaTheme="majorEastAsia" w:hAnsi="Arial" w:cs="Arial"/>
          <w:szCs w:val="24"/>
        </w:rPr>
        <w:t>Регистрация потребности).</w:t>
      </w:r>
      <w:r w:rsidR="001C5FD6">
        <w:rPr>
          <w:rFonts w:ascii="Arial" w:eastAsiaTheme="majorEastAsia" w:hAnsi="Arial" w:cs="Arial"/>
          <w:szCs w:val="24"/>
        </w:rPr>
        <w:t xml:space="preserve"> Данная заявка будет подбираться автоматически на основании МВЗ, к которому относится транспортное средство, это же МВЗ будет указано в заявке на списание. Данная возможность будет реализована в рамках разработки</w:t>
      </w:r>
      <w:r w:rsidR="002F3B81">
        <w:rPr>
          <w:rFonts w:ascii="Arial" w:eastAsiaTheme="majorEastAsia" w:hAnsi="Arial" w:cs="Arial"/>
          <w:szCs w:val="24"/>
        </w:rPr>
        <w:t xml:space="preserve"> ММ117.01.</w:t>
      </w:r>
    </w:p>
    <w:p w14:paraId="5860072B" w14:textId="5A997480" w:rsidR="00AA0E93" w:rsidRDefault="00AA0E93" w:rsidP="00AE12DE">
      <w:pPr>
        <w:spacing w:after="240" w:line="276" w:lineRule="auto"/>
        <w:ind w:firstLine="708"/>
        <w:rPr>
          <w:rFonts w:cs="Arial"/>
          <w:szCs w:val="24"/>
        </w:rPr>
      </w:pPr>
      <w:r>
        <w:rPr>
          <w:rFonts w:ascii="Arial" w:hAnsi="Arial" w:cs="Arial"/>
          <w:szCs w:val="24"/>
        </w:rPr>
        <w:t>С</w:t>
      </w:r>
      <w:r w:rsidRPr="001337C0">
        <w:rPr>
          <w:rFonts w:ascii="Arial" w:hAnsi="Arial" w:cs="Arial"/>
          <w:szCs w:val="24"/>
        </w:rPr>
        <w:t xml:space="preserve">пециалист </w:t>
      </w:r>
      <w:del w:id="958" w:author="savinskayayub" w:date="2021-03-16T08:30:00Z">
        <w:r w:rsidDel="00A11B80">
          <w:rPr>
            <w:rFonts w:ascii="Arial" w:hAnsi="Arial" w:cs="Arial"/>
            <w:szCs w:val="24"/>
          </w:rPr>
          <w:delText xml:space="preserve">отдела </w:delText>
        </w:r>
      </w:del>
      <w:r>
        <w:rPr>
          <w:rFonts w:ascii="Arial" w:hAnsi="Arial" w:cs="Arial"/>
          <w:szCs w:val="24"/>
        </w:rPr>
        <w:t>ПТО с помощью</w:t>
      </w:r>
      <w:r w:rsidRPr="001337C0">
        <w:rPr>
          <w:rFonts w:ascii="Arial" w:hAnsi="Arial" w:cs="Arial"/>
          <w:szCs w:val="24"/>
        </w:rPr>
        <w:t xml:space="preserve"> разработки пользовательского расширения системы SAP S/4HANA (Код в реестре разработок MM66), в рабочем списке путевых листов выделяет те записи, по которым необходимо произвести списание ГСМ, </w:t>
      </w:r>
      <w:r>
        <w:rPr>
          <w:rFonts w:ascii="Arial" w:hAnsi="Arial" w:cs="Arial"/>
          <w:szCs w:val="24"/>
        </w:rPr>
        <w:t xml:space="preserve">и </w:t>
      </w:r>
      <w:r w:rsidRPr="001337C0">
        <w:rPr>
          <w:rFonts w:ascii="Arial" w:hAnsi="Arial" w:cs="Arial"/>
          <w:szCs w:val="24"/>
        </w:rPr>
        <w:t>осуществляет списание фактически израсходованного ГСМ в системе SAP S/4HANA</w:t>
      </w:r>
      <w:r>
        <w:rPr>
          <w:rFonts w:ascii="Arial" w:hAnsi="Arial" w:cs="Arial"/>
          <w:szCs w:val="24"/>
        </w:rPr>
        <w:t xml:space="preserve"> путем выбора соответствующей функции в рабочем списке.  В результате в системе автоматически формируется поток документов, отражающий списание израсходованного по путевому листу объема топ</w:t>
      </w:r>
      <w:r>
        <w:rPr>
          <w:rFonts w:ascii="Arial" w:hAnsi="Arial" w:cs="Arial"/>
          <w:szCs w:val="24"/>
        </w:rPr>
        <w:lastRenderedPageBreak/>
        <w:t>лива на объект учета затрат в соответствии с документом потребности, указанным в путевом листе. Если документом потребности является технологический заказ, то в системе автоматически формируется документ материала и бухгалтерский документ, отражающие списание топлива из партии соответствующего ТС (номер партии указан в ЕО – транспортное средство) на данный технологический заказ. Если документом потребности является заявка на списание, то в системе автоматически к данной заявке формируется заказ на списание, документ исходящей поставки, документ материала и бухгалтерский документ, отражающие списание топлива из партии соответствующего ТС на МВЗ, указанное в заявке на списание.</w:t>
      </w:r>
      <w:r w:rsidR="001B4A14">
        <w:rPr>
          <w:rFonts w:ascii="Arial" w:hAnsi="Arial" w:cs="Arial"/>
          <w:szCs w:val="24"/>
        </w:rPr>
        <w:t xml:space="preserve"> </w:t>
      </w:r>
    </w:p>
    <w:p w14:paraId="76FFE66B" w14:textId="77777777" w:rsidR="00AA0E93" w:rsidRDefault="00AA0E93" w:rsidP="00AA0E93">
      <w:pPr>
        <w:spacing w:after="240" w:line="276" w:lineRule="auto"/>
        <w:ind w:firstLine="708"/>
        <w:rPr>
          <w:rFonts w:ascii="Arial" w:hAnsi="Arial" w:cs="Arial"/>
          <w:szCs w:val="24"/>
        </w:rPr>
      </w:pPr>
      <w:r>
        <w:rPr>
          <w:rFonts w:ascii="Arial" w:hAnsi="Arial" w:cs="Arial"/>
          <w:szCs w:val="24"/>
        </w:rPr>
        <w:t>Для списания ГСМ предусматриваются два вида движения:</w:t>
      </w:r>
    </w:p>
    <w:p w14:paraId="523782FE" w14:textId="77777777" w:rsidR="00AA0E93" w:rsidRDefault="00AA0E93" w:rsidP="00AE12DE">
      <w:pPr>
        <w:pStyle w:val="af9"/>
        <w:numPr>
          <w:ilvl w:val="0"/>
          <w:numId w:val="94"/>
        </w:numPr>
        <w:spacing w:after="240" w:line="276" w:lineRule="auto"/>
        <w:rPr>
          <w:rFonts w:ascii="Arial" w:hAnsi="Arial" w:cs="Arial"/>
          <w:szCs w:val="24"/>
        </w:rPr>
      </w:pPr>
      <w:r w:rsidRPr="00AE12DE">
        <w:rPr>
          <w:rFonts w:ascii="Arial" w:hAnsi="Arial" w:cs="Arial"/>
          <w:szCs w:val="24"/>
        </w:rPr>
        <w:t>Списание ГСМ в пределах нормы</w:t>
      </w:r>
    </w:p>
    <w:p w14:paraId="36A9284F" w14:textId="77777777" w:rsidR="00AA0E93" w:rsidRPr="00AE12DE" w:rsidRDefault="00AA0E93" w:rsidP="00AE12DE">
      <w:pPr>
        <w:pStyle w:val="af9"/>
        <w:numPr>
          <w:ilvl w:val="0"/>
          <w:numId w:val="94"/>
        </w:numPr>
        <w:spacing w:after="240" w:line="276" w:lineRule="auto"/>
        <w:rPr>
          <w:rFonts w:ascii="Arial" w:hAnsi="Arial" w:cs="Arial"/>
          <w:szCs w:val="24"/>
        </w:rPr>
      </w:pPr>
      <w:r w:rsidRPr="00AE12DE">
        <w:rPr>
          <w:rFonts w:ascii="Arial" w:hAnsi="Arial" w:cs="Arial"/>
          <w:szCs w:val="24"/>
        </w:rPr>
        <w:t>Списание ГСМ сверх нормы</w:t>
      </w:r>
    </w:p>
    <w:p w14:paraId="127C36F8" w14:textId="77777777" w:rsidR="00AA0E93" w:rsidRDefault="00AA0E93" w:rsidP="00AA0E93">
      <w:pPr>
        <w:spacing w:after="240" w:line="276" w:lineRule="auto"/>
        <w:ind w:firstLine="708"/>
        <w:rPr>
          <w:rFonts w:ascii="Arial" w:hAnsi="Arial" w:cs="Arial"/>
          <w:szCs w:val="24"/>
        </w:rPr>
      </w:pPr>
      <w:r>
        <w:rPr>
          <w:rFonts w:ascii="Arial" w:hAnsi="Arial" w:cs="Arial"/>
          <w:szCs w:val="24"/>
        </w:rPr>
        <w:t>При наличии перерасхода ГСМ относительно нормы, в документе списания ГСМ формируются две строки с указанием соответствующих видов движения.</w:t>
      </w:r>
    </w:p>
    <w:p w14:paraId="42557A85" w14:textId="77777777" w:rsidR="00AA0E93" w:rsidRPr="00AE12DE" w:rsidRDefault="00AA0E93" w:rsidP="00AE12DE">
      <w:pPr>
        <w:spacing w:after="240" w:line="276" w:lineRule="auto"/>
        <w:ind w:firstLine="567"/>
        <w:rPr>
          <w:rFonts w:ascii="Arial" w:eastAsiaTheme="majorEastAsia" w:hAnsi="Arial" w:cs="Arial"/>
          <w:szCs w:val="24"/>
        </w:rPr>
      </w:pPr>
      <w:r>
        <w:rPr>
          <w:rFonts w:ascii="Arial" w:hAnsi="Arial" w:cs="Arial"/>
          <w:szCs w:val="24"/>
        </w:rPr>
        <w:t>Так же в путевом листе предусматривается признак «</w:t>
      </w:r>
      <w:r>
        <w:rPr>
          <w:rFonts w:ascii="Arial" w:eastAsiaTheme="majorEastAsia" w:hAnsi="Arial" w:cs="Arial"/>
          <w:szCs w:val="24"/>
        </w:rPr>
        <w:t>Обоснование пережога ГСМ</w:t>
      </w:r>
      <w:r>
        <w:rPr>
          <w:rFonts w:ascii="Arial" w:hAnsi="Arial" w:cs="Arial"/>
          <w:szCs w:val="24"/>
        </w:rPr>
        <w:t xml:space="preserve">». Данный признак активируется при наличии письменного обоснования перерасхода от водителя. Если данный признак активирован, то сверхнормативное списание ГСМ выполняется с видом движения «Списание ГСМ в пределах нормы». </w:t>
      </w:r>
      <w:r>
        <w:rPr>
          <w:rFonts w:ascii="Arial" w:eastAsiaTheme="majorEastAsia" w:hAnsi="Arial" w:cs="Arial"/>
          <w:szCs w:val="24"/>
        </w:rPr>
        <w:t xml:space="preserve">Для обоснования сверхнормативного расхода топлива Заместитель по направлению </w:t>
      </w:r>
      <w:r w:rsidRPr="002B5F19">
        <w:rPr>
          <w:rFonts w:ascii="Arial" w:eastAsiaTheme="majorEastAsia" w:hAnsi="Arial" w:cs="Arial"/>
          <w:szCs w:val="24"/>
        </w:rPr>
        <w:t>во Фрахтовом заказе или в стандартном POWL отчете «Обзор заказов на автомобильный фрахт» устанавливает признак</w:t>
      </w:r>
      <w:r>
        <w:rPr>
          <w:rFonts w:ascii="Arial" w:eastAsiaTheme="majorEastAsia" w:hAnsi="Arial" w:cs="Arial"/>
          <w:szCs w:val="24"/>
        </w:rPr>
        <w:t xml:space="preserve"> «Обоснование пережога ГСМ».</w:t>
      </w:r>
    </w:p>
    <w:p w14:paraId="644A2385" w14:textId="44FCFBF6" w:rsidR="00AA0E93" w:rsidRDefault="00AA0E93" w:rsidP="00AA0E93">
      <w:pPr>
        <w:spacing w:after="240" w:line="276" w:lineRule="auto"/>
        <w:ind w:firstLine="708"/>
        <w:rPr>
          <w:rFonts w:ascii="Arial" w:hAnsi="Arial" w:cs="Arial"/>
          <w:szCs w:val="24"/>
        </w:rPr>
      </w:pPr>
      <w:r>
        <w:rPr>
          <w:rFonts w:ascii="Arial" w:hAnsi="Arial" w:cs="Arial"/>
          <w:szCs w:val="24"/>
        </w:rPr>
        <w:t xml:space="preserve">Это необходимо для целей налогового учета (см. документ </w:t>
      </w:r>
      <w:r w:rsidR="00EF595F">
        <w:rPr>
          <w:rFonts w:ascii="Arial" w:hAnsi="Arial" w:cs="Arial"/>
          <w:szCs w:val="24"/>
        </w:rPr>
        <w:t>ERP.</w:t>
      </w:r>
      <w:ins w:id="959" w:author="SintsovaMA" w:date="2021-02-25T12:42:00Z">
        <w:r w:rsidR="00AA4133" w:rsidRPr="00472B5A">
          <w:rPr>
            <w:rFonts w:ascii="Arial" w:hAnsi="Arial" w:cs="Arial"/>
            <w:szCs w:val="24"/>
            <w:rPrChange w:id="960" w:author="SintsovaMA" w:date="2021-02-25T12:42:00Z">
              <w:rPr>
                <w:rFonts w:ascii="Arial" w:hAnsi="Arial" w:cs="Arial"/>
                <w:szCs w:val="24"/>
                <w:lang w:val="en-US"/>
              </w:rPr>
            </w:rPrChange>
          </w:rPr>
          <w:t>13.9</w:t>
        </w:r>
      </w:ins>
      <w:del w:id="961" w:author="SintsovaMA" w:date="2021-02-25T12:42:00Z">
        <w:r w:rsidR="00EF595F" w:rsidDel="00AA4133">
          <w:rPr>
            <w:rFonts w:ascii="Arial" w:hAnsi="Arial" w:cs="Arial"/>
            <w:szCs w:val="24"/>
          </w:rPr>
          <w:delText>9</w:delText>
        </w:r>
      </w:del>
      <w:ins w:id="962" w:author="SintsovaMA" w:date="2021-02-25T12:42:00Z">
        <w:r w:rsidR="00472B5A" w:rsidRPr="00472B5A">
          <w:rPr>
            <w:rFonts w:ascii="Arial" w:hAnsi="Arial" w:cs="Arial"/>
            <w:szCs w:val="24"/>
            <w:rPrChange w:id="963" w:author="SintsovaMA" w:date="2021-02-25T12:42:00Z">
              <w:rPr>
                <w:rFonts w:ascii="Arial" w:hAnsi="Arial" w:cs="Arial"/>
                <w:szCs w:val="24"/>
                <w:lang w:val="en-US"/>
              </w:rPr>
            </w:rPrChange>
          </w:rPr>
          <w:t>_2_</w:t>
        </w:r>
      </w:ins>
      <w:del w:id="964" w:author="SintsovaMA" w:date="2021-02-25T12:42:00Z">
        <w:r w:rsidR="00EF595F" w:rsidDel="00AA4133">
          <w:rPr>
            <w:rFonts w:ascii="Arial" w:hAnsi="Arial" w:cs="Arial"/>
            <w:szCs w:val="24"/>
          </w:rPr>
          <w:delText>.</w:delText>
        </w:r>
        <w:r w:rsidR="00EF595F" w:rsidDel="00472B5A">
          <w:rPr>
            <w:rFonts w:ascii="Arial" w:hAnsi="Arial" w:cs="Arial"/>
            <w:szCs w:val="24"/>
          </w:rPr>
          <w:delText>1</w:delText>
        </w:r>
        <w:r w:rsidRPr="000B53E3" w:rsidDel="00472B5A">
          <w:rPr>
            <w:rFonts w:ascii="Arial" w:hAnsi="Arial" w:cs="Arial"/>
            <w:szCs w:val="24"/>
          </w:rPr>
          <w:delText>_</w:delText>
        </w:r>
      </w:del>
      <w:r w:rsidRPr="000B53E3">
        <w:rPr>
          <w:rFonts w:ascii="Arial" w:hAnsi="Arial" w:cs="Arial"/>
          <w:szCs w:val="24"/>
        </w:rPr>
        <w:t>44_</w:t>
      </w:r>
      <w:ins w:id="965" w:author="SintsovaMA" w:date="2021-02-25T12:42:00Z">
        <w:r w:rsidR="00472B5A">
          <w:rPr>
            <w:rFonts w:ascii="Arial" w:hAnsi="Arial" w:cs="Arial"/>
            <w:szCs w:val="24"/>
            <w:lang w:val="en-US"/>
          </w:rPr>
          <w:t>FI</w:t>
        </w:r>
        <w:r w:rsidR="00472B5A" w:rsidRPr="00B81D05">
          <w:rPr>
            <w:rFonts w:ascii="Arial" w:hAnsi="Arial" w:cs="Arial"/>
            <w:szCs w:val="24"/>
            <w:rPrChange w:id="966" w:author="SintsovaMA" w:date="2021-02-25T12:42:00Z">
              <w:rPr>
                <w:rFonts w:ascii="Arial" w:hAnsi="Arial" w:cs="Arial"/>
                <w:szCs w:val="24"/>
                <w:lang w:val="en-US"/>
              </w:rPr>
            </w:rPrChange>
          </w:rPr>
          <w:t>_</w:t>
        </w:r>
      </w:ins>
      <w:del w:id="967" w:author="SintsovaMA" w:date="2021-02-25T12:42:00Z">
        <w:r w:rsidDel="00B81D05">
          <w:rPr>
            <w:rFonts w:ascii="Arial" w:hAnsi="Arial" w:cs="Arial"/>
            <w:szCs w:val="24"/>
          </w:rPr>
          <w:delText xml:space="preserve">КД </w:delText>
        </w:r>
      </w:del>
      <w:r>
        <w:rPr>
          <w:rFonts w:ascii="Arial" w:hAnsi="Arial" w:cs="Arial"/>
          <w:szCs w:val="24"/>
        </w:rPr>
        <w:t>Налог на прибыль).</w:t>
      </w:r>
    </w:p>
    <w:p w14:paraId="0B41920A" w14:textId="56BDD5FA" w:rsidR="00AA0E93" w:rsidRDefault="00AA0E93" w:rsidP="00AE12DE">
      <w:pPr>
        <w:spacing w:after="240" w:line="276" w:lineRule="auto"/>
        <w:ind w:firstLine="708"/>
        <w:rPr>
          <w:ins w:id="968" w:author="Savinskaya Yulia" w:date="2021-02-25T15:01:00Z"/>
          <w:rFonts w:ascii="Arial" w:hAnsi="Arial" w:cs="Arial"/>
          <w:szCs w:val="24"/>
        </w:rPr>
      </w:pPr>
      <w:r>
        <w:rPr>
          <w:rFonts w:ascii="Arial" w:hAnsi="Arial" w:cs="Arial"/>
          <w:szCs w:val="24"/>
        </w:rPr>
        <w:t>В случае, если в путевом листе зафиксирован факт заправки ТС по талонам, топливным картам или за наличный расчет (заполнен заказ на поставку и указано заправленное по чекам количество), то перед формированием документов списания в системе автоматически создается документ поступления материала к указанному заказу на поставку в партию соответствующего ТС на виртуальный склад «Топливо в баках ТС» в соответствии с указанным количеством заправки.</w:t>
      </w:r>
      <w:r w:rsidR="001B4A14">
        <w:rPr>
          <w:rFonts w:ascii="Arial" w:hAnsi="Arial" w:cs="Arial"/>
          <w:szCs w:val="24"/>
        </w:rPr>
        <w:t xml:space="preserve"> Для возможности автоматической записи заправок в путево</w:t>
      </w:r>
      <w:r w:rsidR="006804E7">
        <w:rPr>
          <w:rFonts w:ascii="Arial" w:hAnsi="Arial" w:cs="Arial"/>
          <w:szCs w:val="24"/>
        </w:rPr>
        <w:t>й лист</w:t>
      </w:r>
      <w:r w:rsidR="001B4A14">
        <w:rPr>
          <w:rFonts w:ascii="Arial" w:hAnsi="Arial" w:cs="Arial"/>
          <w:szCs w:val="24"/>
        </w:rPr>
        <w:t xml:space="preserve"> и </w:t>
      </w:r>
      <w:r w:rsidR="001B4A14" w:rsidRPr="00D65B5B">
        <w:rPr>
          <w:rFonts w:ascii="Arial" w:hAnsi="Arial" w:cs="Arial"/>
          <w:szCs w:val="24"/>
        </w:rPr>
        <w:t>выбор</w:t>
      </w:r>
      <w:r w:rsidR="001B4A14">
        <w:rPr>
          <w:rFonts w:ascii="Arial" w:hAnsi="Arial" w:cs="Arial"/>
          <w:szCs w:val="24"/>
        </w:rPr>
        <w:t>а</w:t>
      </w:r>
      <w:r w:rsidR="001B4A14" w:rsidRPr="00D65B5B">
        <w:rPr>
          <w:rFonts w:ascii="Arial" w:hAnsi="Arial" w:cs="Arial"/>
          <w:szCs w:val="24"/>
        </w:rPr>
        <w:t xml:space="preserve"> партий, запас из которых необходим</w:t>
      </w:r>
      <w:r w:rsidR="001B4A14">
        <w:rPr>
          <w:rFonts w:ascii="Arial" w:hAnsi="Arial" w:cs="Arial"/>
          <w:szCs w:val="24"/>
        </w:rPr>
        <w:t xml:space="preserve">о выбирать для списания топлива, будет выполнена разработка </w:t>
      </w:r>
      <w:r w:rsidR="006402AF">
        <w:rPr>
          <w:rFonts w:ascii="Arial" w:hAnsi="Arial" w:cs="Arial"/>
          <w:szCs w:val="24"/>
        </w:rPr>
        <w:t>MM123</w:t>
      </w:r>
      <w:r w:rsidR="001B4A14" w:rsidRPr="00AE12DE">
        <w:rPr>
          <w:rFonts w:ascii="Arial" w:hAnsi="Arial" w:cs="Arial"/>
          <w:szCs w:val="24"/>
        </w:rPr>
        <w:t xml:space="preserve">.01. </w:t>
      </w:r>
      <w:r w:rsidR="00CE4F32">
        <w:rPr>
          <w:rFonts w:ascii="Arial" w:hAnsi="Arial" w:cs="Arial"/>
          <w:szCs w:val="24"/>
        </w:rPr>
        <w:t>«</w:t>
      </w:r>
      <w:r w:rsidR="001B4A14" w:rsidRPr="00AE12DE">
        <w:rPr>
          <w:rFonts w:ascii="Arial" w:hAnsi="Arial" w:cs="Arial"/>
          <w:szCs w:val="24"/>
        </w:rPr>
        <w:t>Изменение логики выбора партий в путевом листе</w:t>
      </w:r>
      <w:r w:rsidR="00CE4F32">
        <w:rPr>
          <w:rFonts w:ascii="Arial" w:hAnsi="Arial" w:cs="Arial"/>
          <w:szCs w:val="24"/>
        </w:rPr>
        <w:t>».</w:t>
      </w:r>
    </w:p>
    <w:p w14:paraId="58B6ACB1" w14:textId="31D3A25E" w:rsidR="00F77F77" w:rsidRPr="00F77F77" w:rsidRDefault="00F77F77">
      <w:pPr>
        <w:spacing w:after="240" w:line="276" w:lineRule="auto"/>
        <w:ind w:firstLine="567"/>
        <w:rPr>
          <w:rFonts w:ascii="Arial" w:eastAsiaTheme="majorEastAsia" w:hAnsi="Arial" w:cs="Arial"/>
          <w:rPrChange w:id="969" w:author="Savinskaya Yulia" w:date="2021-02-25T15:01:00Z">
            <w:rPr>
              <w:rFonts w:cs="Arial"/>
              <w:szCs w:val="24"/>
            </w:rPr>
          </w:rPrChange>
        </w:rPr>
        <w:pPrChange w:id="970" w:author="Savinskaya Yulia" w:date="2021-02-25T15:01:00Z">
          <w:pPr>
            <w:spacing w:after="240" w:line="276" w:lineRule="auto"/>
            <w:ind w:firstLine="708"/>
          </w:pPr>
        </w:pPrChange>
      </w:pPr>
      <w:ins w:id="971" w:author="Savinskaya Yulia" w:date="2021-02-25T15:01:00Z">
        <w:r>
          <w:rPr>
            <w:rFonts w:ascii="Arial" w:eastAsiaTheme="majorEastAsia" w:hAnsi="Arial" w:cs="Arial"/>
            <w:szCs w:val="24"/>
          </w:rPr>
          <w:t>Для транспортных средств, по которым будут закрываться производственные заказы, списание ГСМ осуществляется по факту заправленного топлива без расчета нормы расхода.</w:t>
        </w:r>
      </w:ins>
    </w:p>
    <w:p w14:paraId="6D8C529C" w14:textId="22B6D9C1" w:rsidR="002E344E" w:rsidRPr="00AE12DE" w:rsidRDefault="002E344E" w:rsidP="00AE12DE">
      <w:pPr>
        <w:spacing w:after="240" w:line="276" w:lineRule="auto"/>
        <w:ind w:firstLine="708"/>
        <w:rPr>
          <w:rFonts w:cs="Arial"/>
          <w:szCs w:val="24"/>
        </w:rPr>
      </w:pPr>
      <w:r>
        <w:rPr>
          <w:rFonts w:ascii="Arial" w:hAnsi="Arial" w:cs="Arial"/>
          <w:szCs w:val="24"/>
        </w:rPr>
        <w:lastRenderedPageBreak/>
        <w:t xml:space="preserve">Возможность массового списания ГСМ из стандартного </w:t>
      </w:r>
      <w:r>
        <w:rPr>
          <w:rFonts w:ascii="Arial" w:hAnsi="Arial" w:cs="Arial"/>
          <w:szCs w:val="24"/>
          <w:lang w:val="en-US"/>
        </w:rPr>
        <w:t>POWL</w:t>
      </w:r>
      <w:r w:rsidRPr="00AE12DE">
        <w:rPr>
          <w:rFonts w:ascii="Arial" w:hAnsi="Arial" w:cs="Arial"/>
          <w:szCs w:val="24"/>
        </w:rPr>
        <w:t xml:space="preserve"> </w:t>
      </w:r>
      <w:r>
        <w:rPr>
          <w:rFonts w:ascii="Arial" w:hAnsi="Arial" w:cs="Arial"/>
          <w:szCs w:val="24"/>
        </w:rPr>
        <w:t>Отчета «Обзор за</w:t>
      </w:r>
      <w:r w:rsidR="002F53C8">
        <w:rPr>
          <w:rFonts w:ascii="Arial" w:hAnsi="Arial" w:cs="Arial"/>
          <w:szCs w:val="24"/>
        </w:rPr>
        <w:t xml:space="preserve">казов на автомобильный фрахт» и </w:t>
      </w:r>
      <w:r>
        <w:rPr>
          <w:rFonts w:ascii="Arial" w:hAnsi="Arial" w:cs="Arial"/>
          <w:szCs w:val="24"/>
        </w:rPr>
        <w:t>расширение данного отчета на дополнительные поля</w:t>
      </w:r>
      <w:r w:rsidR="002F53C8">
        <w:rPr>
          <w:rFonts w:ascii="Arial" w:hAnsi="Arial" w:cs="Arial"/>
          <w:szCs w:val="24"/>
        </w:rPr>
        <w:t xml:space="preserve"> </w:t>
      </w:r>
      <w:r>
        <w:rPr>
          <w:rFonts w:ascii="Arial" w:hAnsi="Arial" w:cs="Arial"/>
          <w:szCs w:val="24"/>
        </w:rPr>
        <w:t>будет реализовано с помощью разработки ММ66.01.</w:t>
      </w:r>
      <w:r w:rsidR="002F53C8">
        <w:rPr>
          <w:rFonts w:ascii="Arial" w:hAnsi="Arial" w:cs="Arial"/>
          <w:szCs w:val="24"/>
        </w:rPr>
        <w:t xml:space="preserve"> Возможность списания ГСМ на конкретную дату, а также сторно ГСМ на конкретную дату, в случае закрытия периода в котором был зарегистрирован путевой лист, будет реализовано с помощью разработки </w:t>
      </w:r>
      <w:r w:rsidR="006402AF">
        <w:rPr>
          <w:rFonts w:ascii="Arial" w:hAnsi="Arial" w:cs="Arial"/>
          <w:szCs w:val="24"/>
        </w:rPr>
        <w:t>MM123</w:t>
      </w:r>
      <w:r w:rsidR="002F53C8">
        <w:rPr>
          <w:rFonts w:ascii="Arial" w:hAnsi="Arial" w:cs="Arial"/>
          <w:szCs w:val="24"/>
        </w:rPr>
        <w:t>.01.</w:t>
      </w:r>
    </w:p>
    <w:p w14:paraId="3B4A27BA" w14:textId="7D008ECC" w:rsidR="00B6766A" w:rsidRDefault="00B6766A" w:rsidP="00B6766A">
      <w:pPr>
        <w:pStyle w:val="a7"/>
        <w:jc w:val="right"/>
        <w:rPr>
          <w:rFonts w:ascii="Arial" w:hAnsi="Arial" w:cs="Arial"/>
          <w:b/>
          <w:sz w:val="22"/>
        </w:rPr>
      </w:pPr>
      <w:r w:rsidRPr="00916FAB">
        <w:rPr>
          <w:rFonts w:ascii="Arial" w:hAnsi="Arial" w:cs="Arial"/>
          <w:b/>
          <w:sz w:val="22"/>
        </w:rPr>
        <w:t xml:space="preserve">Таблица </w:t>
      </w:r>
      <w:del w:id="972" w:author="Savinskaya Yulia" w:date="2021-02-24T14:56:00Z">
        <w:r w:rsidRPr="00916FAB" w:rsidDel="00E07D2E">
          <w:rPr>
            <w:rFonts w:ascii="Arial" w:hAnsi="Arial" w:cs="Arial"/>
            <w:b/>
            <w:sz w:val="22"/>
          </w:rPr>
          <w:fldChar w:fldCharType="begin"/>
        </w:r>
        <w:r w:rsidRPr="00916FAB" w:rsidDel="00E07D2E">
          <w:rPr>
            <w:rFonts w:ascii="Arial" w:hAnsi="Arial" w:cs="Arial"/>
            <w:b/>
            <w:sz w:val="22"/>
          </w:rPr>
          <w:delInstrText xml:space="preserve"> SEQ Таблица \* ARABIC </w:delInstrText>
        </w:r>
        <w:r w:rsidRPr="00916FAB" w:rsidDel="00E07D2E">
          <w:rPr>
            <w:rFonts w:ascii="Arial" w:hAnsi="Arial" w:cs="Arial"/>
            <w:b/>
            <w:sz w:val="22"/>
          </w:rPr>
          <w:fldChar w:fldCharType="separate"/>
        </w:r>
        <w:r w:rsidDel="00E07D2E">
          <w:rPr>
            <w:rFonts w:ascii="Arial" w:hAnsi="Arial" w:cs="Arial"/>
            <w:b/>
            <w:noProof/>
            <w:sz w:val="22"/>
          </w:rPr>
          <w:delText>2</w:delText>
        </w:r>
        <w:r w:rsidRPr="00916FAB" w:rsidDel="00E07D2E">
          <w:rPr>
            <w:rFonts w:ascii="Arial" w:hAnsi="Arial" w:cs="Arial"/>
            <w:b/>
            <w:sz w:val="22"/>
          </w:rPr>
          <w:fldChar w:fldCharType="end"/>
        </w:r>
        <w:r w:rsidDel="00E07D2E">
          <w:rPr>
            <w:rFonts w:ascii="Arial" w:hAnsi="Arial" w:cs="Arial"/>
            <w:b/>
            <w:sz w:val="22"/>
          </w:rPr>
          <w:delText>9</w:delText>
        </w:r>
      </w:del>
      <w:ins w:id="973" w:author="Savinskaya Yulia" w:date="2021-02-24T14:56:00Z">
        <w:r w:rsidR="00E07D2E">
          <w:rPr>
            <w:rFonts w:ascii="Arial" w:hAnsi="Arial" w:cs="Arial"/>
            <w:b/>
            <w:sz w:val="22"/>
          </w:rPr>
          <w:t>30</w:t>
        </w:r>
      </w:ins>
      <w:r w:rsidRPr="00916FAB">
        <w:rPr>
          <w:rFonts w:ascii="Arial" w:hAnsi="Arial" w:cs="Arial"/>
          <w:b/>
          <w:sz w:val="22"/>
        </w:rPr>
        <w:t xml:space="preserve">. Описание </w:t>
      </w:r>
      <w:r>
        <w:rPr>
          <w:rFonts w:ascii="Arial" w:hAnsi="Arial" w:cs="Arial"/>
          <w:b/>
          <w:sz w:val="22"/>
        </w:rPr>
        <w:t>шага «Списание ГСМ»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B6766A" w14:paraId="40B79DE2" w14:textId="77777777" w:rsidTr="0070246D">
        <w:trPr>
          <w:cantSplit/>
          <w:tblHeader/>
        </w:trPr>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6E2EA8E" w14:textId="77777777" w:rsidR="00B6766A" w:rsidRDefault="00B6766A" w:rsidP="0070246D">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A4D1736" w14:textId="77777777" w:rsidR="00B6766A" w:rsidRDefault="00B6766A" w:rsidP="0070246D">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2A80535A" w14:textId="77777777" w:rsidR="00B6766A" w:rsidRPr="00C43B68" w:rsidRDefault="00B6766A" w:rsidP="0070246D">
            <w:pPr>
              <w:pStyle w:val="h"/>
              <w:spacing w:before="45" w:after="45"/>
              <w:jc w:val="both"/>
              <w:rPr>
                <w:noProof/>
                <w:szCs w:val="24"/>
                <w:lang w:val="en-US"/>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80A6A48" w14:textId="77777777" w:rsidR="00B6766A" w:rsidRDefault="00B6766A" w:rsidP="0070246D">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29C03AD" w14:textId="77777777" w:rsidR="00B6766A" w:rsidRDefault="00B6766A" w:rsidP="0070246D">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1645F48B" w14:textId="77777777" w:rsidR="00B6766A" w:rsidRDefault="00B6766A" w:rsidP="0070246D">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4C3332B" w14:textId="77777777" w:rsidR="00B6766A" w:rsidRDefault="00B6766A" w:rsidP="0070246D">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F8EB4B7" w14:textId="77777777" w:rsidR="00B6766A" w:rsidRDefault="00B6766A" w:rsidP="0070246D">
            <w:pPr>
              <w:pStyle w:val="h"/>
              <w:spacing w:before="45" w:after="45"/>
              <w:rPr>
                <w:noProof/>
                <w:szCs w:val="24"/>
              </w:rPr>
            </w:pPr>
            <w:r>
              <w:rPr>
                <w:noProof/>
                <w:szCs w:val="24"/>
              </w:rPr>
              <w:t>Выход</w:t>
            </w:r>
          </w:p>
        </w:tc>
      </w:tr>
      <w:tr w:rsidR="00B6766A" w14:paraId="4E0459DD" w14:textId="77777777" w:rsidTr="0070246D">
        <w:trPr>
          <w:cantSplit/>
          <w:tblHeader/>
        </w:trPr>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F30B2ED" w14:textId="77777777" w:rsidR="00B6766A" w:rsidRPr="002B5F19" w:rsidRDefault="00B6766A" w:rsidP="00FB515C">
            <w:pPr>
              <w:pStyle w:val="bbb"/>
              <w:spacing w:before="45" w:after="45"/>
              <w:rPr>
                <w:rFonts w:eastAsia="Times New Roman"/>
                <w:color w:val="auto"/>
                <w:sz w:val="20"/>
                <w:lang w:eastAsia="en-US"/>
              </w:rPr>
            </w:pPr>
            <w:r w:rsidRPr="00F45F8C">
              <w:rPr>
                <w:sz w:val="20"/>
              </w:rPr>
              <w:t>1</w:t>
            </w:r>
            <w:r>
              <w:rPr>
                <w:sz w:val="20"/>
              </w:rPr>
              <w:t>0.06.02.100</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A4D2768" w14:textId="77777777" w:rsidR="00B6766A" w:rsidRPr="00F45F8C" w:rsidRDefault="00B6766A" w:rsidP="0070246D">
            <w:pPr>
              <w:pStyle w:val="bbb"/>
              <w:spacing w:before="45" w:after="45"/>
              <w:rPr>
                <w:rFonts w:eastAsia="Times New Roman"/>
                <w:color w:val="auto"/>
                <w:sz w:val="20"/>
                <w:lang w:eastAsia="en-US"/>
              </w:rPr>
            </w:pPr>
            <w:r>
              <w:rPr>
                <w:sz w:val="20"/>
              </w:rPr>
              <w:t>Списание ГСМ</w:t>
            </w:r>
          </w:p>
        </w:tc>
        <w:tc>
          <w:tcPr>
            <w:tcW w:w="557" w:type="pct"/>
            <w:tcBorders>
              <w:top w:val="single" w:sz="6" w:space="0" w:color="000000"/>
              <w:left w:val="single" w:sz="6" w:space="0" w:color="000000"/>
              <w:bottom w:val="single" w:sz="6" w:space="0" w:color="000000"/>
              <w:right w:val="single" w:sz="6" w:space="0" w:color="000000"/>
            </w:tcBorders>
          </w:tcPr>
          <w:p w14:paraId="2CED9D8B" w14:textId="77777777" w:rsidR="00B6766A" w:rsidRPr="002B5F19" w:rsidRDefault="00B6766A" w:rsidP="0070246D">
            <w:pPr>
              <w:pStyle w:val="bbb"/>
              <w:spacing w:before="45" w:after="45"/>
              <w:rPr>
                <w:rFonts w:eastAsia="Times New Roman"/>
                <w:color w:val="auto"/>
                <w:sz w:val="20"/>
                <w:lang w:val="en-US" w:eastAsia="en-US"/>
              </w:rPr>
            </w:pPr>
            <w:r>
              <w:rPr>
                <w:rFonts w:eastAsia="Times New Roman"/>
                <w:color w:val="auto"/>
                <w:sz w:val="20"/>
                <w:lang w:val="en-US" w:eastAsia="en-US"/>
              </w:rPr>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2C1B264" w14:textId="77777777" w:rsidR="00B6766A" w:rsidRPr="00494DC5" w:rsidRDefault="00B6766A" w:rsidP="00FB515C">
            <w:pPr>
              <w:pStyle w:val="bbb"/>
              <w:spacing w:before="45" w:after="45"/>
              <w:rPr>
                <w:rFonts w:eastAsia="Times New Roman"/>
                <w:color w:val="auto"/>
                <w:sz w:val="20"/>
                <w:lang w:eastAsia="en-US"/>
              </w:rPr>
            </w:pPr>
            <w:r>
              <w:rPr>
                <w:sz w:val="20"/>
              </w:rPr>
              <w:t>На данном шаге осуществляется списание ГСМ</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BE57873" w14:textId="4B41BBF5" w:rsidR="00B6766A" w:rsidRDefault="00B6766A" w:rsidP="0070246D">
            <w:pPr>
              <w:spacing w:before="45" w:after="45"/>
              <w:ind w:left="-57"/>
              <w:jc w:val="left"/>
              <w:rPr>
                <w:rFonts w:ascii="Arial" w:eastAsia="Arial" w:hAnsi="Arial" w:cs="Arial"/>
                <w:color w:val="000000"/>
                <w:sz w:val="20"/>
                <w:szCs w:val="20"/>
              </w:rPr>
            </w:pPr>
            <w:r>
              <w:rPr>
                <w:rFonts w:ascii="Arial" w:eastAsia="Arial" w:hAnsi="Arial" w:cs="Arial"/>
                <w:color w:val="000000"/>
                <w:sz w:val="20"/>
                <w:szCs w:val="20"/>
              </w:rPr>
              <w:t xml:space="preserve">Специалист </w:t>
            </w:r>
            <w:del w:id="974" w:author="savinskayayub" w:date="2021-03-16T08:30:00Z">
              <w:r w:rsidDel="00A11B80">
                <w:rPr>
                  <w:rFonts w:ascii="Arial" w:eastAsia="Arial" w:hAnsi="Arial" w:cs="Arial"/>
                  <w:color w:val="000000"/>
                  <w:sz w:val="20"/>
                  <w:szCs w:val="20"/>
                </w:rPr>
                <w:delText xml:space="preserve">отдела </w:delText>
              </w:r>
            </w:del>
            <w:r>
              <w:rPr>
                <w:rFonts w:ascii="Arial" w:eastAsia="Arial" w:hAnsi="Arial" w:cs="Arial"/>
                <w:color w:val="000000"/>
                <w:sz w:val="20"/>
                <w:szCs w:val="20"/>
              </w:rPr>
              <w:t>ПТО</w:t>
            </w:r>
          </w:p>
          <w:p w14:paraId="3D4AB09D" w14:textId="77777777" w:rsidR="004F774E" w:rsidRDefault="004F774E" w:rsidP="0070246D">
            <w:pPr>
              <w:spacing w:before="45" w:after="45"/>
              <w:ind w:left="-57"/>
              <w:jc w:val="left"/>
              <w:rPr>
                <w:rFonts w:ascii="Arial" w:eastAsia="Arial" w:hAnsi="Arial" w:cs="Arial"/>
                <w:color w:val="000000"/>
                <w:sz w:val="20"/>
                <w:szCs w:val="20"/>
              </w:rPr>
            </w:pPr>
          </w:p>
          <w:p w14:paraId="756652E5" w14:textId="77777777" w:rsidR="004F774E" w:rsidRPr="00F45F8C" w:rsidRDefault="004F774E" w:rsidP="0070246D">
            <w:pPr>
              <w:spacing w:before="45" w:after="45"/>
              <w:ind w:left="-57"/>
              <w:jc w:val="left"/>
              <w:rPr>
                <w:rFonts w:ascii="Arial" w:hAnsi="Arial" w:cs="Arial"/>
                <w:sz w:val="20"/>
                <w:szCs w:val="20"/>
              </w:rPr>
            </w:pPr>
            <w:r>
              <w:rPr>
                <w:rFonts w:ascii="Arial" w:eastAsia="Arial" w:hAnsi="Arial" w:cs="Arial"/>
                <w:color w:val="000000"/>
                <w:sz w:val="20"/>
                <w:szCs w:val="20"/>
              </w:rPr>
              <w:t>Заместитель по направлению</w:t>
            </w:r>
          </w:p>
          <w:p w14:paraId="71870F8D" w14:textId="77777777" w:rsidR="00B6766A" w:rsidRPr="00F45F8C" w:rsidRDefault="00B6766A" w:rsidP="0070246D">
            <w:pPr>
              <w:spacing w:before="45" w:after="45"/>
              <w:ind w:left="-57"/>
              <w:jc w:val="left"/>
              <w:rPr>
                <w:rFonts w:ascii="Arial" w:hAnsi="Arial" w:cs="Arial"/>
                <w:sz w:val="20"/>
                <w:szCs w:val="20"/>
              </w:rPr>
            </w:pPr>
          </w:p>
        </w:tc>
        <w:tc>
          <w:tcPr>
            <w:tcW w:w="626" w:type="pct"/>
            <w:tcBorders>
              <w:top w:val="single" w:sz="6" w:space="0" w:color="000000"/>
              <w:left w:val="single" w:sz="6" w:space="0" w:color="000000"/>
              <w:bottom w:val="single" w:sz="6" w:space="0" w:color="000000"/>
              <w:right w:val="single" w:sz="6" w:space="0" w:color="000000"/>
            </w:tcBorders>
          </w:tcPr>
          <w:p w14:paraId="656C97DF" w14:textId="77777777" w:rsidR="00B6766A" w:rsidRPr="00F45F8C" w:rsidRDefault="00B6766A" w:rsidP="0070246D">
            <w:pPr>
              <w:pStyle w:val="bbb"/>
              <w:spacing w:before="45" w:after="45"/>
              <w:rPr>
                <w:rFonts w:eastAsia="Times New Roman"/>
                <w:color w:val="auto"/>
                <w:sz w:val="20"/>
                <w:lang w:eastAsia="en-US"/>
              </w:rPr>
            </w:pPr>
            <w:r w:rsidRPr="00B6766A">
              <w:rPr>
                <w:rFonts w:eastAsia="Times New Roman"/>
                <w:color w:val="auto"/>
                <w:sz w:val="20"/>
                <w:lang w:eastAsia="en-US"/>
              </w:rPr>
              <w:t>Путевой лист рассчитан. Необходимо списать ГСМ</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20B2566" w14:textId="77777777" w:rsidR="00B6766A" w:rsidRDefault="00B6766A" w:rsidP="0070246D">
            <w:pPr>
              <w:spacing w:before="45" w:after="45"/>
              <w:ind w:left="-57"/>
              <w:jc w:val="left"/>
              <w:rPr>
                <w:rFonts w:ascii="Arial" w:hAnsi="Arial" w:cs="Arial"/>
                <w:sz w:val="20"/>
                <w:szCs w:val="20"/>
              </w:rPr>
            </w:pPr>
            <w:r w:rsidRPr="00B6766A">
              <w:rPr>
                <w:rFonts w:ascii="Arial" w:hAnsi="Arial" w:cs="Arial"/>
                <w:sz w:val="20"/>
                <w:szCs w:val="20"/>
              </w:rPr>
              <w:t>Путевой лист</w:t>
            </w:r>
            <w:r>
              <w:rPr>
                <w:rFonts w:ascii="Arial" w:hAnsi="Arial" w:cs="Arial"/>
                <w:sz w:val="20"/>
                <w:szCs w:val="20"/>
              </w:rPr>
              <w:t xml:space="preserve"> (рассчитан)</w:t>
            </w:r>
          </w:p>
          <w:p w14:paraId="50A6764C" w14:textId="77777777" w:rsidR="00B6766A" w:rsidRPr="00E47C9C" w:rsidRDefault="00B6766A" w:rsidP="0070246D">
            <w:pPr>
              <w:spacing w:before="45" w:after="45"/>
              <w:ind w:left="-57"/>
              <w:jc w:val="left"/>
              <w:rPr>
                <w:rFonts w:ascii="Arial" w:hAnsi="Arial" w:cs="Arial"/>
                <w:sz w:val="20"/>
                <w:szCs w:val="20"/>
              </w:rPr>
            </w:pPr>
            <w:r w:rsidRPr="00B6766A">
              <w:rPr>
                <w:rFonts w:ascii="Arial" w:hAnsi="Arial" w:cs="Arial"/>
                <w:sz w:val="20"/>
                <w:szCs w:val="20"/>
              </w:rPr>
              <w:t>Заявка на списание МТР</w:t>
            </w:r>
            <w:r>
              <w:rPr>
                <w:rFonts w:ascii="Arial" w:hAnsi="Arial" w:cs="Arial"/>
                <w:sz w:val="20"/>
                <w:szCs w:val="20"/>
              </w:rPr>
              <w:t xml:space="preserve"> (</w:t>
            </w:r>
            <w:r w:rsidRPr="00B6766A">
              <w:rPr>
                <w:rFonts w:ascii="Arial" w:hAnsi="Arial" w:cs="Arial"/>
                <w:sz w:val="20"/>
                <w:szCs w:val="20"/>
              </w:rPr>
              <w:t>Согласована Руководителем планировщика потребности</w:t>
            </w:r>
            <w:r>
              <w:rPr>
                <w:rFonts w:ascii="Arial" w:hAnsi="Arial" w:cs="Arial"/>
                <w:sz w:val="20"/>
                <w:szCs w:val="20"/>
              </w:rPr>
              <w:t>)</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D151CF3" w14:textId="77777777" w:rsidR="00B6766A" w:rsidRPr="00F45F8C" w:rsidRDefault="00B6766A" w:rsidP="0070246D">
            <w:pPr>
              <w:pStyle w:val="bbb"/>
              <w:spacing w:before="45" w:after="45"/>
              <w:rPr>
                <w:rFonts w:eastAsia="Times New Roman"/>
                <w:color w:val="auto"/>
                <w:sz w:val="20"/>
                <w:lang w:eastAsia="en-US"/>
              </w:rPr>
            </w:pPr>
            <w:r w:rsidRPr="00B6766A">
              <w:rPr>
                <w:sz w:val="20"/>
              </w:rPr>
              <w:t>Путевой лист</w:t>
            </w:r>
            <w:r>
              <w:rPr>
                <w:sz w:val="20"/>
              </w:rPr>
              <w:t xml:space="preserve"> (ГСМ списан)</w:t>
            </w:r>
          </w:p>
        </w:tc>
      </w:tr>
    </w:tbl>
    <w:p w14:paraId="17F846FC" w14:textId="77777777" w:rsidR="00B6766A" w:rsidRPr="00AE12DE" w:rsidRDefault="00B6766A" w:rsidP="00AE12DE">
      <w:pPr>
        <w:rPr>
          <w:rFonts w:eastAsiaTheme="majorEastAsia"/>
          <w:i/>
          <w:caps/>
        </w:rPr>
      </w:pPr>
    </w:p>
    <w:p w14:paraId="2AC7E0E7" w14:textId="1DEF2E1F" w:rsidR="00E677EA" w:rsidRDefault="00E677EA" w:rsidP="008C14A2">
      <w:pPr>
        <w:pStyle w:val="4"/>
        <w:rPr>
          <w:rFonts w:eastAsiaTheme="majorEastAsia" w:cstheme="majorBidi"/>
          <w:b/>
          <w:i w:val="0"/>
          <w:caps w:val="0"/>
          <w:sz w:val="24"/>
          <w:szCs w:val="24"/>
        </w:rPr>
      </w:pPr>
      <w:r>
        <w:rPr>
          <w:rFonts w:eastAsiaTheme="majorEastAsia" w:cstheme="majorBidi"/>
          <w:b/>
          <w:i w:val="0"/>
          <w:caps w:val="0"/>
          <w:sz w:val="24"/>
          <w:szCs w:val="24"/>
        </w:rPr>
        <w:t>Шаг процесса 10.06.02.</w:t>
      </w:r>
      <w:del w:id="975" w:author="Savinskaya Yulia" w:date="2021-02-24T13:52:00Z">
        <w:r w:rsidDel="00C25DAD">
          <w:rPr>
            <w:rFonts w:eastAsiaTheme="majorEastAsia" w:cstheme="majorBidi"/>
            <w:b/>
            <w:i w:val="0"/>
            <w:caps w:val="0"/>
            <w:sz w:val="24"/>
            <w:szCs w:val="24"/>
          </w:rPr>
          <w:delText xml:space="preserve">105 </w:delText>
        </w:r>
      </w:del>
      <w:ins w:id="976" w:author="Savinskaya Yulia" w:date="2021-02-24T13:52:00Z">
        <w:r w:rsidR="00C25DAD">
          <w:rPr>
            <w:rFonts w:eastAsiaTheme="majorEastAsia" w:cstheme="majorBidi"/>
            <w:b/>
            <w:i w:val="0"/>
            <w:caps w:val="0"/>
            <w:sz w:val="24"/>
            <w:szCs w:val="24"/>
          </w:rPr>
          <w:t xml:space="preserve">120 </w:t>
        </w:r>
      </w:ins>
      <w:r>
        <w:rPr>
          <w:rFonts w:eastAsiaTheme="majorEastAsia" w:cstheme="majorBidi"/>
          <w:b/>
          <w:i w:val="0"/>
          <w:caps w:val="0"/>
          <w:sz w:val="24"/>
          <w:szCs w:val="24"/>
        </w:rPr>
        <w:t>– Передача данных в АСУП</w:t>
      </w:r>
    </w:p>
    <w:p w14:paraId="510BCFF7" w14:textId="77777777" w:rsidR="00C94887" w:rsidRDefault="00C94887" w:rsidP="00AE12DE">
      <w:pPr>
        <w:rPr>
          <w:rFonts w:eastAsiaTheme="majorEastAsia"/>
        </w:rPr>
      </w:pPr>
    </w:p>
    <w:p w14:paraId="4D360C99" w14:textId="4DFFFA77" w:rsidR="00C94887" w:rsidRDefault="00C94887" w:rsidP="00AE12DE">
      <w:pPr>
        <w:spacing w:after="240" w:line="276" w:lineRule="auto"/>
        <w:ind w:firstLine="567"/>
        <w:rPr>
          <w:rFonts w:cs="Arial"/>
          <w:szCs w:val="24"/>
        </w:rPr>
      </w:pPr>
      <w:r w:rsidRPr="00AE12DE">
        <w:rPr>
          <w:rFonts w:ascii="Arial" w:hAnsi="Arial" w:cs="Arial"/>
          <w:szCs w:val="24"/>
        </w:rPr>
        <w:t xml:space="preserve">После </w:t>
      </w:r>
      <w:r w:rsidR="003B17B6">
        <w:rPr>
          <w:rFonts w:ascii="Arial" w:hAnsi="Arial" w:cs="Arial"/>
          <w:szCs w:val="24"/>
        </w:rPr>
        <w:t>получения подтверждения, что все путевые листы за период обработаны и закрыты</w:t>
      </w:r>
      <w:r w:rsidRPr="00AE12DE">
        <w:rPr>
          <w:rFonts w:ascii="Arial" w:hAnsi="Arial" w:cs="Arial"/>
          <w:szCs w:val="24"/>
        </w:rPr>
        <w:t>, Сотрудник ОТиЗ в системе АСУП запрашивает данные по работе водителей. После запроса данные автоматически передаются из системы SAP S/4HANA в систему АСУП.</w:t>
      </w:r>
    </w:p>
    <w:p w14:paraId="2D8E2991" w14:textId="77777777" w:rsidR="00F53BF4" w:rsidRPr="00AE12DE" w:rsidRDefault="00F53BF4" w:rsidP="00AE12DE">
      <w:pPr>
        <w:spacing w:after="240" w:line="276" w:lineRule="auto"/>
        <w:ind w:firstLine="567"/>
        <w:rPr>
          <w:rFonts w:ascii="Arial" w:hAnsi="Arial" w:cs="Arial"/>
          <w:szCs w:val="24"/>
        </w:rPr>
      </w:pPr>
      <w:r w:rsidRPr="00AE12DE">
        <w:rPr>
          <w:rFonts w:ascii="Arial" w:hAnsi="Arial" w:cs="Arial"/>
          <w:szCs w:val="24"/>
        </w:rPr>
        <w:t xml:space="preserve">В выгрузку попадают данные: </w:t>
      </w:r>
    </w:p>
    <w:p w14:paraId="41DD6D4D" w14:textId="77777777" w:rsidR="00F53BF4" w:rsidRDefault="00F53BF4" w:rsidP="00AE12DE">
      <w:pPr>
        <w:pStyle w:val="af9"/>
        <w:numPr>
          <w:ilvl w:val="0"/>
          <w:numId w:val="85"/>
        </w:numPr>
        <w:spacing w:after="240" w:line="276" w:lineRule="auto"/>
        <w:rPr>
          <w:rFonts w:ascii="Arial" w:hAnsi="Arial" w:cs="Arial"/>
          <w:szCs w:val="24"/>
        </w:rPr>
      </w:pPr>
      <w:r w:rsidRPr="00AE12DE">
        <w:rPr>
          <w:rFonts w:ascii="Arial" w:hAnsi="Arial" w:cs="Arial"/>
          <w:szCs w:val="24"/>
        </w:rPr>
        <w:t>по путевым листам организации за каждую смену (день) в отчетном месяце в разрезе сотрудников для расчета суммы сдельной оплаты.</w:t>
      </w:r>
    </w:p>
    <w:p w14:paraId="66B703B4" w14:textId="77777777" w:rsidR="00F53BF4" w:rsidRDefault="00F53BF4" w:rsidP="00AE12DE">
      <w:pPr>
        <w:pStyle w:val="af9"/>
        <w:numPr>
          <w:ilvl w:val="0"/>
          <w:numId w:val="85"/>
        </w:numPr>
        <w:spacing w:after="240" w:line="276" w:lineRule="auto"/>
        <w:rPr>
          <w:rFonts w:ascii="Arial" w:hAnsi="Arial" w:cs="Arial"/>
          <w:szCs w:val="24"/>
        </w:rPr>
      </w:pPr>
      <w:r w:rsidRPr="00AE12DE">
        <w:rPr>
          <w:rFonts w:ascii="Arial" w:hAnsi="Arial" w:cs="Arial"/>
          <w:szCs w:val="24"/>
        </w:rPr>
        <w:t>по путевым листам организации за каждую смену (день) в отчетном месяце в разрезе сотрудников для расчета повременной оплаты по пассажирскому транспорту и спец. технике.</w:t>
      </w:r>
    </w:p>
    <w:p w14:paraId="1615FD57" w14:textId="77777777" w:rsidR="00F53BF4" w:rsidRPr="00AE12DE" w:rsidRDefault="00F53BF4" w:rsidP="00AE12DE">
      <w:pPr>
        <w:pStyle w:val="af9"/>
        <w:numPr>
          <w:ilvl w:val="0"/>
          <w:numId w:val="85"/>
        </w:numPr>
        <w:spacing w:after="240" w:line="276" w:lineRule="auto"/>
        <w:rPr>
          <w:rFonts w:ascii="Arial" w:hAnsi="Arial" w:cs="Arial"/>
          <w:szCs w:val="24"/>
        </w:rPr>
      </w:pPr>
      <w:r w:rsidRPr="00AE12DE">
        <w:rPr>
          <w:rFonts w:ascii="Arial" w:hAnsi="Arial" w:cs="Arial"/>
          <w:szCs w:val="24"/>
        </w:rPr>
        <w:t>по простоям/ремонтам водителей за каждый день в отчетном месяце в разрезе сотрудников для расчета повременной оплаты.</w:t>
      </w:r>
    </w:p>
    <w:p w14:paraId="64A4AA20" w14:textId="77777777" w:rsidR="00F53BF4" w:rsidRPr="00AE12DE" w:rsidRDefault="00F53BF4" w:rsidP="00AE12DE">
      <w:pPr>
        <w:spacing w:after="240" w:line="276" w:lineRule="auto"/>
        <w:ind w:firstLine="567"/>
        <w:rPr>
          <w:rFonts w:ascii="Arial" w:hAnsi="Arial" w:cs="Arial"/>
          <w:szCs w:val="24"/>
        </w:rPr>
      </w:pPr>
      <w:r w:rsidRPr="00AE12DE">
        <w:rPr>
          <w:rFonts w:ascii="Arial" w:hAnsi="Arial" w:cs="Arial"/>
          <w:szCs w:val="24"/>
        </w:rPr>
        <w:t>Данные выгружаются в разрезе аналитик:</w:t>
      </w:r>
    </w:p>
    <w:p w14:paraId="1C1F7E52" w14:textId="77777777" w:rsidR="00F53BF4" w:rsidRDefault="00F53BF4" w:rsidP="00AE12DE">
      <w:pPr>
        <w:pStyle w:val="af9"/>
        <w:numPr>
          <w:ilvl w:val="0"/>
          <w:numId w:val="86"/>
        </w:numPr>
        <w:spacing w:after="240" w:line="276" w:lineRule="auto"/>
        <w:rPr>
          <w:rFonts w:ascii="Arial" w:hAnsi="Arial" w:cs="Arial"/>
          <w:szCs w:val="24"/>
        </w:rPr>
      </w:pPr>
      <w:r w:rsidRPr="00AE12DE">
        <w:rPr>
          <w:rFonts w:ascii="Arial" w:hAnsi="Arial" w:cs="Arial"/>
          <w:szCs w:val="24"/>
        </w:rPr>
        <w:t>табельный номер АСУП;</w:t>
      </w:r>
    </w:p>
    <w:p w14:paraId="7F3DCA74" w14:textId="77777777" w:rsidR="00F53BF4" w:rsidRDefault="00F53BF4" w:rsidP="00AE12DE">
      <w:pPr>
        <w:pStyle w:val="af9"/>
        <w:numPr>
          <w:ilvl w:val="0"/>
          <w:numId w:val="86"/>
        </w:numPr>
        <w:spacing w:after="240" w:line="276" w:lineRule="auto"/>
        <w:rPr>
          <w:rFonts w:ascii="Arial" w:hAnsi="Arial" w:cs="Arial"/>
          <w:szCs w:val="24"/>
        </w:rPr>
      </w:pPr>
      <w:r w:rsidRPr="00AE12DE">
        <w:rPr>
          <w:rFonts w:ascii="Arial" w:hAnsi="Arial" w:cs="Arial"/>
          <w:szCs w:val="24"/>
        </w:rPr>
        <w:t>дата начала поездки/ремонта</w:t>
      </w:r>
      <w:r w:rsidRPr="00AE12DE" w:rsidDel="00FA630F">
        <w:rPr>
          <w:rFonts w:ascii="Arial" w:hAnsi="Arial" w:cs="Arial"/>
          <w:szCs w:val="24"/>
        </w:rPr>
        <w:t xml:space="preserve"> </w:t>
      </w:r>
    </w:p>
    <w:p w14:paraId="008CCCF7" w14:textId="77777777" w:rsidR="00F53BF4" w:rsidRDefault="00F53BF4" w:rsidP="00AE12DE">
      <w:pPr>
        <w:pStyle w:val="af9"/>
        <w:numPr>
          <w:ilvl w:val="0"/>
          <w:numId w:val="86"/>
        </w:numPr>
        <w:spacing w:after="240" w:line="276" w:lineRule="auto"/>
        <w:rPr>
          <w:rFonts w:ascii="Arial" w:hAnsi="Arial" w:cs="Arial"/>
          <w:szCs w:val="24"/>
        </w:rPr>
      </w:pPr>
      <w:r w:rsidRPr="00AE12DE">
        <w:rPr>
          <w:rFonts w:ascii="Arial" w:hAnsi="Arial" w:cs="Arial"/>
          <w:szCs w:val="24"/>
        </w:rPr>
        <w:lastRenderedPageBreak/>
        <w:t>дата окончания поездки/ремонта</w:t>
      </w:r>
    </w:p>
    <w:p w14:paraId="349FC6EB" w14:textId="7038814B" w:rsidR="00F53BF4" w:rsidRDefault="00F53BF4" w:rsidP="00AE12DE">
      <w:pPr>
        <w:pStyle w:val="af9"/>
        <w:numPr>
          <w:ilvl w:val="0"/>
          <w:numId w:val="86"/>
        </w:numPr>
        <w:spacing w:after="240" w:line="276" w:lineRule="auto"/>
        <w:rPr>
          <w:rFonts w:ascii="Arial" w:hAnsi="Arial" w:cs="Arial"/>
          <w:szCs w:val="24"/>
        </w:rPr>
      </w:pPr>
      <w:r w:rsidRPr="00AE12DE">
        <w:rPr>
          <w:rFonts w:ascii="Arial" w:hAnsi="Arial" w:cs="Arial"/>
          <w:szCs w:val="24"/>
        </w:rPr>
        <w:t xml:space="preserve">вид оплаты (сдельная, повременная, ремонтный простой, перевозка </w:t>
      </w:r>
      <w:r w:rsidR="003B17B6">
        <w:rPr>
          <w:rFonts w:ascii="Arial" w:hAnsi="Arial" w:cs="Arial"/>
          <w:szCs w:val="24"/>
        </w:rPr>
        <w:t>по количеству ездок</w:t>
      </w:r>
      <w:r w:rsidR="0086269F">
        <w:rPr>
          <w:rFonts w:ascii="Arial" w:hAnsi="Arial" w:cs="Arial"/>
          <w:szCs w:val="24"/>
        </w:rPr>
        <w:t xml:space="preserve"> (на момент подготовки данного документа используется для перевозки угля)</w:t>
      </w:r>
      <w:r w:rsidRPr="00AE12DE">
        <w:rPr>
          <w:rFonts w:ascii="Arial" w:hAnsi="Arial" w:cs="Arial"/>
          <w:szCs w:val="24"/>
        </w:rPr>
        <w:t>);</w:t>
      </w:r>
    </w:p>
    <w:p w14:paraId="709EFF22" w14:textId="77777777" w:rsidR="00F53BF4" w:rsidRDefault="00F53BF4" w:rsidP="00AE12DE">
      <w:pPr>
        <w:pStyle w:val="af9"/>
        <w:numPr>
          <w:ilvl w:val="0"/>
          <w:numId w:val="86"/>
        </w:numPr>
        <w:spacing w:after="240" w:line="276" w:lineRule="auto"/>
        <w:rPr>
          <w:rFonts w:ascii="Arial" w:hAnsi="Arial" w:cs="Arial"/>
          <w:szCs w:val="24"/>
        </w:rPr>
      </w:pPr>
      <w:r w:rsidRPr="00AE12DE">
        <w:rPr>
          <w:rFonts w:ascii="Arial" w:hAnsi="Arial" w:cs="Arial"/>
          <w:szCs w:val="24"/>
        </w:rPr>
        <w:t>показатель для расчета оплаты труда (зависит от вида оплаты труда):</w:t>
      </w:r>
    </w:p>
    <w:p w14:paraId="1EAEB7EC" w14:textId="77777777" w:rsidR="00F53BF4" w:rsidRDefault="00F53BF4" w:rsidP="00AE12DE">
      <w:pPr>
        <w:pStyle w:val="af9"/>
        <w:numPr>
          <w:ilvl w:val="0"/>
          <w:numId w:val="86"/>
        </w:numPr>
        <w:spacing w:after="240" w:line="276" w:lineRule="auto"/>
        <w:rPr>
          <w:rFonts w:ascii="Arial" w:hAnsi="Arial" w:cs="Arial"/>
          <w:szCs w:val="24"/>
        </w:rPr>
      </w:pPr>
      <w:r w:rsidRPr="00AE12DE">
        <w:rPr>
          <w:rFonts w:ascii="Arial" w:hAnsi="Arial" w:cs="Arial"/>
          <w:szCs w:val="24"/>
        </w:rPr>
        <w:t>для сдельной оплаты: рассчитанный показатель по сделке с учётом всех коэффициентов;</w:t>
      </w:r>
    </w:p>
    <w:p w14:paraId="2FD29EA5" w14:textId="77777777" w:rsidR="00F53BF4" w:rsidRDefault="00F53BF4" w:rsidP="00AE12DE">
      <w:pPr>
        <w:pStyle w:val="af9"/>
        <w:numPr>
          <w:ilvl w:val="0"/>
          <w:numId w:val="86"/>
        </w:numPr>
        <w:spacing w:after="240" w:line="276" w:lineRule="auto"/>
        <w:rPr>
          <w:rFonts w:ascii="Arial" w:hAnsi="Arial" w:cs="Arial"/>
          <w:szCs w:val="24"/>
        </w:rPr>
      </w:pPr>
      <w:r w:rsidRPr="00AE12DE">
        <w:rPr>
          <w:rFonts w:ascii="Arial" w:hAnsi="Arial" w:cs="Arial"/>
          <w:szCs w:val="24"/>
        </w:rPr>
        <w:t>для повременной оплаты:</w:t>
      </w:r>
      <w:r w:rsidRPr="00AE12DE" w:rsidDel="00C95DDF">
        <w:rPr>
          <w:rFonts w:ascii="Arial" w:hAnsi="Arial" w:cs="Arial"/>
          <w:szCs w:val="24"/>
        </w:rPr>
        <w:t xml:space="preserve"> </w:t>
      </w:r>
      <w:r w:rsidRPr="00AE12DE">
        <w:rPr>
          <w:rFonts w:ascii="Arial" w:hAnsi="Arial" w:cs="Arial"/>
          <w:szCs w:val="24"/>
        </w:rPr>
        <w:t>часы работы;</w:t>
      </w:r>
    </w:p>
    <w:p w14:paraId="3E1CE57A" w14:textId="77777777" w:rsidR="00F53BF4" w:rsidRDefault="00F53BF4" w:rsidP="00AE12DE">
      <w:pPr>
        <w:pStyle w:val="af9"/>
        <w:numPr>
          <w:ilvl w:val="0"/>
          <w:numId w:val="86"/>
        </w:numPr>
        <w:spacing w:after="240" w:line="276" w:lineRule="auto"/>
        <w:rPr>
          <w:rFonts w:ascii="Arial" w:hAnsi="Arial" w:cs="Arial"/>
          <w:szCs w:val="24"/>
        </w:rPr>
      </w:pPr>
      <w:r w:rsidRPr="00AE12DE">
        <w:rPr>
          <w:rFonts w:ascii="Arial" w:hAnsi="Arial" w:cs="Arial"/>
          <w:szCs w:val="24"/>
        </w:rPr>
        <w:t>для ремонтного простоя: часы ремонта ТС и прочих хоз. простоев;</w:t>
      </w:r>
    </w:p>
    <w:p w14:paraId="759C425F" w14:textId="1ABD6BC2" w:rsidR="00F53BF4" w:rsidRDefault="00F53BF4" w:rsidP="00AE12DE">
      <w:pPr>
        <w:pStyle w:val="af9"/>
        <w:numPr>
          <w:ilvl w:val="0"/>
          <w:numId w:val="86"/>
        </w:numPr>
        <w:spacing w:after="240" w:line="276" w:lineRule="auto"/>
        <w:rPr>
          <w:rFonts w:ascii="Arial" w:hAnsi="Arial" w:cs="Arial"/>
          <w:szCs w:val="24"/>
        </w:rPr>
      </w:pPr>
      <w:r w:rsidRPr="00AE12DE">
        <w:rPr>
          <w:rFonts w:ascii="Arial" w:hAnsi="Arial" w:cs="Arial"/>
          <w:szCs w:val="24"/>
        </w:rPr>
        <w:t xml:space="preserve">для перевозки </w:t>
      </w:r>
      <w:r w:rsidR="003B17B6">
        <w:rPr>
          <w:rFonts w:ascii="Arial" w:hAnsi="Arial" w:cs="Arial"/>
          <w:szCs w:val="24"/>
        </w:rPr>
        <w:t>по количеству ездок</w:t>
      </w:r>
      <w:r w:rsidRPr="00AE12DE">
        <w:rPr>
          <w:rFonts w:ascii="Arial" w:hAnsi="Arial" w:cs="Arial"/>
          <w:szCs w:val="24"/>
        </w:rPr>
        <w:t>: количество рейсов.</w:t>
      </w:r>
    </w:p>
    <w:p w14:paraId="06AB3A8A" w14:textId="77777777" w:rsidR="00F53BF4" w:rsidRDefault="00F53BF4" w:rsidP="00AE12DE">
      <w:pPr>
        <w:pStyle w:val="af9"/>
        <w:numPr>
          <w:ilvl w:val="0"/>
          <w:numId w:val="86"/>
        </w:numPr>
        <w:spacing w:after="240" w:line="276" w:lineRule="auto"/>
        <w:rPr>
          <w:rFonts w:ascii="Arial" w:hAnsi="Arial" w:cs="Arial"/>
          <w:szCs w:val="24"/>
        </w:rPr>
      </w:pPr>
      <w:r w:rsidRPr="00AE12DE">
        <w:rPr>
          <w:rFonts w:ascii="Arial" w:hAnsi="Arial" w:cs="Arial"/>
          <w:szCs w:val="24"/>
        </w:rPr>
        <w:t>регион, где выполнялись перевозки;</w:t>
      </w:r>
    </w:p>
    <w:p w14:paraId="71F175B4" w14:textId="77777777" w:rsidR="00F53BF4" w:rsidRDefault="00F53BF4" w:rsidP="00AE12DE">
      <w:pPr>
        <w:spacing w:after="240" w:line="276" w:lineRule="auto"/>
        <w:ind w:firstLine="708"/>
        <w:rPr>
          <w:rFonts w:cs="Arial"/>
          <w:szCs w:val="24"/>
        </w:rPr>
      </w:pPr>
      <w:r>
        <w:rPr>
          <w:rFonts w:ascii="Arial" w:hAnsi="Arial" w:cs="Arial"/>
          <w:szCs w:val="24"/>
        </w:rPr>
        <w:t>Данная возможность будет реализована в рамах разработки ММ66.01.</w:t>
      </w:r>
    </w:p>
    <w:p w14:paraId="573D75B9" w14:textId="77777777" w:rsidR="001C5FD6" w:rsidRPr="00075B53" w:rsidRDefault="001C5FD6" w:rsidP="001C5FD6">
      <w:pPr>
        <w:spacing w:after="240" w:line="276" w:lineRule="auto"/>
        <w:ind w:firstLine="708"/>
        <w:rPr>
          <w:rFonts w:ascii="Arial" w:hAnsi="Arial" w:cs="Arial"/>
          <w:szCs w:val="24"/>
        </w:rPr>
      </w:pPr>
      <w:r w:rsidRPr="00075B53">
        <w:rPr>
          <w:rFonts w:ascii="Arial" w:hAnsi="Arial" w:cs="Arial"/>
          <w:szCs w:val="24"/>
        </w:rPr>
        <w:t>По путевым листам за месяц (относящимся к перевозке МТР) с системным статусом «Закрыт»</w:t>
      </w:r>
      <w:r>
        <w:rPr>
          <w:rFonts w:ascii="Arial" w:hAnsi="Arial" w:cs="Arial"/>
          <w:szCs w:val="24"/>
        </w:rPr>
        <w:t xml:space="preserve"> и «ГСМ списан»</w:t>
      </w:r>
      <w:r w:rsidRPr="00075B53">
        <w:rPr>
          <w:rFonts w:ascii="Arial" w:hAnsi="Arial" w:cs="Arial"/>
          <w:szCs w:val="24"/>
        </w:rPr>
        <w:t xml:space="preserve"> будет выполняться расчет коэффициента приработка, который будет передаваться в систему АСУП для расчета суммы сдельной оплаты труда. Эта интеграция описана в соглашении об интеграции ERP.5.6.03 </w:t>
      </w:r>
      <w:r>
        <w:rPr>
          <w:rFonts w:ascii="Arial" w:hAnsi="Arial" w:cs="Arial"/>
          <w:szCs w:val="24"/>
        </w:rPr>
        <w:t>«</w:t>
      </w:r>
      <w:r w:rsidRPr="00075B53">
        <w:rPr>
          <w:rFonts w:ascii="Arial" w:hAnsi="Arial" w:cs="Arial"/>
          <w:szCs w:val="24"/>
        </w:rPr>
        <w:t>Разработка и внедрение автоматизированной системы управления персоналом (АСУП)</w:t>
      </w:r>
      <w:r>
        <w:rPr>
          <w:rFonts w:ascii="Arial" w:hAnsi="Arial" w:cs="Arial"/>
          <w:szCs w:val="24"/>
        </w:rPr>
        <w:t>»</w:t>
      </w:r>
      <w:r w:rsidRPr="00075B53">
        <w:rPr>
          <w:rFonts w:ascii="Arial" w:hAnsi="Arial" w:cs="Arial"/>
          <w:szCs w:val="24"/>
        </w:rPr>
        <w:t>. Для выполнения этой интеграции будут использованы 2 разработки</w:t>
      </w:r>
      <w:r>
        <w:rPr>
          <w:rFonts w:ascii="Arial" w:hAnsi="Arial" w:cs="Arial"/>
          <w:szCs w:val="24"/>
        </w:rPr>
        <w:t xml:space="preserve"> (код в реестре разработок MM66)</w:t>
      </w:r>
      <w:r w:rsidRPr="00075B53">
        <w:rPr>
          <w:rFonts w:ascii="Arial" w:hAnsi="Arial" w:cs="Arial"/>
          <w:szCs w:val="24"/>
        </w:rPr>
        <w:t>:</w:t>
      </w:r>
    </w:p>
    <w:p w14:paraId="6BDA1372" w14:textId="77777777" w:rsidR="001C5FD6" w:rsidRPr="00D30A2C" w:rsidRDefault="001C5FD6" w:rsidP="001C5FD6">
      <w:pPr>
        <w:pStyle w:val="af9"/>
        <w:numPr>
          <w:ilvl w:val="0"/>
          <w:numId w:val="95"/>
        </w:numPr>
        <w:spacing w:after="240" w:line="276" w:lineRule="auto"/>
        <w:rPr>
          <w:rFonts w:ascii="Arial" w:hAnsi="Arial" w:cs="Arial"/>
          <w:szCs w:val="24"/>
        </w:rPr>
      </w:pPr>
      <w:r w:rsidRPr="00D30A2C">
        <w:rPr>
          <w:rFonts w:ascii="Arial" w:hAnsi="Arial" w:cs="Arial"/>
          <w:szCs w:val="24"/>
        </w:rPr>
        <w:t>Функциональный модуль расчета коэффициента приработка;</w:t>
      </w:r>
    </w:p>
    <w:p w14:paraId="2828E311" w14:textId="77777777" w:rsidR="001C5FD6" w:rsidRPr="00D30A2C" w:rsidRDefault="001C5FD6" w:rsidP="001C5FD6">
      <w:pPr>
        <w:pStyle w:val="af9"/>
        <w:numPr>
          <w:ilvl w:val="0"/>
          <w:numId w:val="95"/>
        </w:numPr>
        <w:spacing w:after="240" w:line="276" w:lineRule="auto"/>
        <w:rPr>
          <w:rFonts w:ascii="Arial" w:hAnsi="Arial" w:cs="Arial"/>
          <w:szCs w:val="24"/>
        </w:rPr>
      </w:pPr>
      <w:r w:rsidRPr="00D30A2C">
        <w:rPr>
          <w:rFonts w:ascii="Arial" w:hAnsi="Arial" w:cs="Arial"/>
          <w:szCs w:val="24"/>
        </w:rPr>
        <w:t>Передача данных для расчета сдельной оплаты труда в АСУП по запросу.</w:t>
      </w:r>
    </w:p>
    <w:p w14:paraId="439BD752" w14:textId="02EF16AF" w:rsidR="002671F8" w:rsidRPr="001C5FD6" w:rsidRDefault="002671F8" w:rsidP="00AE12DE">
      <w:pPr>
        <w:spacing w:after="240" w:line="276" w:lineRule="auto"/>
        <w:ind w:firstLine="709"/>
        <w:rPr>
          <w:rFonts w:ascii="Arial" w:hAnsi="Arial" w:cs="Arial"/>
          <w:szCs w:val="24"/>
        </w:rPr>
      </w:pPr>
      <w:r>
        <w:rPr>
          <w:rFonts w:ascii="Arial" w:hAnsi="Arial" w:cs="Arial"/>
        </w:rPr>
        <w:t>В случае изменения данных после закрытия путевого листа, которые влияют на расчет коэффициента приработка будет предусмотрен как автоматический пересчет, так и возможность ручного запуска перерасчета коэффициента приработка пользователем.</w:t>
      </w:r>
    </w:p>
    <w:p w14:paraId="4CA03DF4" w14:textId="77777777" w:rsidR="001C5FD6" w:rsidRDefault="001C5FD6" w:rsidP="001C5FD6">
      <w:pPr>
        <w:spacing w:after="240" w:line="276" w:lineRule="auto"/>
        <w:ind w:firstLine="708"/>
        <w:rPr>
          <w:rFonts w:ascii="Arial" w:hAnsi="Arial" w:cs="Arial"/>
          <w:szCs w:val="24"/>
        </w:rPr>
      </w:pPr>
      <w:r w:rsidRPr="001C5FD6">
        <w:rPr>
          <w:rFonts w:ascii="Arial" w:hAnsi="Arial" w:cs="Arial"/>
          <w:szCs w:val="24"/>
        </w:rPr>
        <w:t>Чтобы пользователю понять, необходимо ли уведомлять отдел по расчету заработной платы, возможно посмотреть в ФЗ на вкладке «Статусы» статус передачи данных в АСУП. Если статус передачи имеет значение «Не передавалось», то уведомлять нет необходимости. Если статус имеет значения «Передано частично» или «Передано полностью», то необходимо уведомить отдел по расчету заработной платы о произведенных изменениях.</w:t>
      </w:r>
    </w:p>
    <w:p w14:paraId="3A759953" w14:textId="77777777" w:rsidR="00DD2C84" w:rsidRPr="00AE12DE" w:rsidRDefault="00DD2C84" w:rsidP="00DD2C84">
      <w:pPr>
        <w:spacing w:after="240" w:line="276" w:lineRule="auto"/>
        <w:ind w:firstLine="708"/>
        <w:rPr>
          <w:rFonts w:cs="Arial"/>
          <w:szCs w:val="24"/>
        </w:rPr>
      </w:pPr>
      <w:r>
        <w:rPr>
          <w:rFonts w:ascii="Arial" w:hAnsi="Arial" w:cs="Arial"/>
          <w:szCs w:val="24"/>
        </w:rPr>
        <w:t>Данная возможность будет реализована с помощью разработки ММ117.01.</w:t>
      </w:r>
    </w:p>
    <w:p w14:paraId="4C87DD44" w14:textId="77777777" w:rsidR="004C20C6" w:rsidRPr="004C20C6" w:rsidRDefault="0086269F" w:rsidP="001C5FD6">
      <w:pPr>
        <w:spacing w:after="240" w:line="276" w:lineRule="auto"/>
        <w:ind w:firstLine="708"/>
        <w:rPr>
          <w:rFonts w:ascii="Arial" w:hAnsi="Arial" w:cs="Arial"/>
          <w:szCs w:val="24"/>
        </w:rPr>
      </w:pPr>
      <w:r>
        <w:rPr>
          <w:rFonts w:ascii="Arial" w:hAnsi="Arial" w:cs="Arial"/>
          <w:szCs w:val="24"/>
        </w:rPr>
        <w:lastRenderedPageBreak/>
        <w:t>Для возможности сверки данных, переданных в систему АСУП, и для расшифровки данных, сформировавших сводный интегральный коэффициент</w:t>
      </w:r>
      <w:r w:rsidR="00DD2C84">
        <w:rPr>
          <w:rFonts w:ascii="Arial" w:hAnsi="Arial" w:cs="Arial"/>
          <w:szCs w:val="24"/>
        </w:rPr>
        <w:t>,</w:t>
      </w:r>
      <w:r>
        <w:rPr>
          <w:rFonts w:ascii="Arial" w:hAnsi="Arial" w:cs="Arial"/>
          <w:szCs w:val="24"/>
        </w:rPr>
        <w:t xml:space="preserve"> для сотрудников </w:t>
      </w:r>
      <w:r w:rsidRPr="00AE12DE">
        <w:rPr>
          <w:rFonts w:ascii="Arial" w:hAnsi="Arial" w:cs="Arial"/>
          <w:szCs w:val="24"/>
        </w:rPr>
        <w:t>ОТиЗ</w:t>
      </w:r>
      <w:r>
        <w:rPr>
          <w:rFonts w:ascii="Arial" w:hAnsi="Arial" w:cs="Arial"/>
          <w:szCs w:val="24"/>
        </w:rPr>
        <w:t xml:space="preserve"> предусмотрен отчет по путевым листам, отображающий всю информацию со всеми коэффицие</w:t>
      </w:r>
      <w:r w:rsidRPr="004C20C6">
        <w:rPr>
          <w:rFonts w:ascii="Arial" w:hAnsi="Arial" w:cs="Arial"/>
          <w:szCs w:val="24"/>
        </w:rPr>
        <w:t>нтами, влияющими на сдельную оплату труда</w:t>
      </w:r>
      <w:r w:rsidR="004C20C6" w:rsidRPr="004C20C6">
        <w:rPr>
          <w:rFonts w:ascii="Arial" w:hAnsi="Arial" w:cs="Arial"/>
          <w:szCs w:val="24"/>
        </w:rPr>
        <w:t>:</w:t>
      </w:r>
    </w:p>
    <w:p w14:paraId="13406AEC" w14:textId="77777777" w:rsidR="004C20C6" w:rsidRPr="00AE12DE" w:rsidRDefault="004C20C6" w:rsidP="00AE12DE">
      <w:pPr>
        <w:pStyle w:val="af9"/>
        <w:numPr>
          <w:ilvl w:val="0"/>
          <w:numId w:val="115"/>
        </w:numPr>
        <w:spacing w:after="240" w:line="276" w:lineRule="auto"/>
        <w:rPr>
          <w:rFonts w:ascii="Arial" w:hAnsi="Arial" w:cs="Arial"/>
          <w:szCs w:val="24"/>
        </w:rPr>
      </w:pPr>
      <w:r w:rsidRPr="00AE12DE">
        <w:rPr>
          <w:rFonts w:ascii="Arial" w:hAnsi="Arial" w:cs="Arial"/>
          <w:szCs w:val="24"/>
        </w:rPr>
        <w:t>К1 – поправочный коэффициент к типу ТС;</w:t>
      </w:r>
    </w:p>
    <w:p w14:paraId="2952A4D2" w14:textId="77777777" w:rsidR="004C20C6" w:rsidRPr="00AE12DE" w:rsidRDefault="004C20C6" w:rsidP="00AE12DE">
      <w:pPr>
        <w:pStyle w:val="af9"/>
        <w:numPr>
          <w:ilvl w:val="0"/>
          <w:numId w:val="115"/>
        </w:numPr>
        <w:spacing w:after="240" w:line="276" w:lineRule="auto"/>
        <w:rPr>
          <w:rFonts w:ascii="Arial" w:hAnsi="Arial" w:cs="Arial"/>
          <w:szCs w:val="24"/>
        </w:rPr>
      </w:pPr>
      <w:r w:rsidRPr="00AE12DE">
        <w:rPr>
          <w:rFonts w:ascii="Arial" w:hAnsi="Arial" w:cs="Arial"/>
          <w:szCs w:val="24"/>
        </w:rPr>
        <w:t>К2 – поправочный коэффициент по виду груза;</w:t>
      </w:r>
    </w:p>
    <w:p w14:paraId="6289D1E5" w14:textId="77777777" w:rsidR="004C20C6" w:rsidRPr="00AE12DE" w:rsidRDefault="004C20C6" w:rsidP="00AE12DE">
      <w:pPr>
        <w:pStyle w:val="af9"/>
        <w:numPr>
          <w:ilvl w:val="0"/>
          <w:numId w:val="115"/>
        </w:numPr>
        <w:spacing w:after="240" w:line="276" w:lineRule="auto"/>
        <w:rPr>
          <w:rFonts w:ascii="Arial" w:hAnsi="Arial" w:cs="Arial"/>
          <w:szCs w:val="24"/>
        </w:rPr>
      </w:pPr>
      <w:r w:rsidRPr="00AE12DE">
        <w:rPr>
          <w:rFonts w:ascii="Arial" w:hAnsi="Arial" w:cs="Arial"/>
          <w:szCs w:val="24"/>
        </w:rPr>
        <w:t>К3 - коэффициент за использование прицепа;</w:t>
      </w:r>
    </w:p>
    <w:p w14:paraId="5C463494" w14:textId="77777777" w:rsidR="004C20C6" w:rsidRPr="00AE12DE" w:rsidRDefault="004C20C6" w:rsidP="00AE12DE">
      <w:pPr>
        <w:pStyle w:val="af9"/>
        <w:numPr>
          <w:ilvl w:val="0"/>
          <w:numId w:val="115"/>
        </w:numPr>
        <w:spacing w:after="240" w:line="276" w:lineRule="auto"/>
        <w:rPr>
          <w:rFonts w:ascii="Arial" w:hAnsi="Arial" w:cs="Arial"/>
          <w:szCs w:val="24"/>
        </w:rPr>
      </w:pPr>
      <w:r w:rsidRPr="00AE12DE">
        <w:rPr>
          <w:rFonts w:ascii="Arial" w:hAnsi="Arial" w:cs="Arial"/>
          <w:szCs w:val="24"/>
        </w:rPr>
        <w:t>К4 - коэффициент за попутный груз;</w:t>
      </w:r>
    </w:p>
    <w:p w14:paraId="0C5BEB4F" w14:textId="77777777" w:rsidR="004C20C6" w:rsidRPr="00AE12DE" w:rsidRDefault="004C20C6" w:rsidP="00AE12DE">
      <w:pPr>
        <w:pStyle w:val="af9"/>
        <w:numPr>
          <w:ilvl w:val="0"/>
          <w:numId w:val="115"/>
        </w:numPr>
        <w:spacing w:after="240" w:line="276" w:lineRule="auto"/>
        <w:rPr>
          <w:rFonts w:ascii="Arial" w:hAnsi="Arial" w:cs="Arial"/>
          <w:szCs w:val="24"/>
        </w:rPr>
      </w:pPr>
      <w:r w:rsidRPr="00AE12DE">
        <w:rPr>
          <w:rFonts w:ascii="Arial" w:hAnsi="Arial" w:cs="Arial"/>
          <w:szCs w:val="24"/>
        </w:rPr>
        <w:t>К5 - коэффициент, учитывающий количество водителей, участвующих в перевозке;</w:t>
      </w:r>
    </w:p>
    <w:p w14:paraId="3D5EEB80" w14:textId="77777777" w:rsidR="004C20C6" w:rsidRPr="004C20C6" w:rsidRDefault="0086269F" w:rsidP="004C20C6">
      <w:pPr>
        <w:spacing w:after="240" w:line="276" w:lineRule="auto"/>
        <w:ind w:firstLine="708"/>
        <w:rPr>
          <w:rFonts w:ascii="Arial" w:hAnsi="Arial" w:cs="Arial"/>
          <w:szCs w:val="24"/>
        </w:rPr>
      </w:pPr>
      <w:r w:rsidRPr="004C20C6">
        <w:rPr>
          <w:rFonts w:ascii="Arial" w:hAnsi="Arial" w:cs="Arial"/>
          <w:szCs w:val="24"/>
        </w:rPr>
        <w:t>Также отчет показывает данные по повременным путевым листам.</w:t>
      </w:r>
      <w:r w:rsidR="004C20C6">
        <w:rPr>
          <w:rFonts w:ascii="Arial" w:hAnsi="Arial" w:cs="Arial"/>
          <w:szCs w:val="24"/>
        </w:rPr>
        <w:t xml:space="preserve"> Предусмотрена возможность выгрузки отчет в заявленный </w:t>
      </w:r>
      <w:r w:rsidR="004C20C6">
        <w:rPr>
          <w:rFonts w:ascii="Arial" w:hAnsi="Arial" w:cs="Arial"/>
          <w:szCs w:val="24"/>
          <w:lang w:val="en-US"/>
        </w:rPr>
        <w:t>Excel</w:t>
      </w:r>
      <w:r w:rsidR="004C20C6" w:rsidRPr="00AE12DE">
        <w:rPr>
          <w:rFonts w:ascii="Arial" w:hAnsi="Arial" w:cs="Arial"/>
          <w:szCs w:val="24"/>
        </w:rPr>
        <w:t xml:space="preserve"> </w:t>
      </w:r>
      <w:r w:rsidR="004C20C6">
        <w:rPr>
          <w:rFonts w:ascii="Arial" w:hAnsi="Arial" w:cs="Arial"/>
          <w:szCs w:val="24"/>
        </w:rPr>
        <w:t>формат.</w:t>
      </w:r>
    </w:p>
    <w:p w14:paraId="7D7D5102" w14:textId="79ECC82E" w:rsidR="001C5FD6" w:rsidRPr="006A196A" w:rsidRDefault="001C5FD6" w:rsidP="00AE12DE">
      <w:pPr>
        <w:spacing w:after="240" w:line="276" w:lineRule="auto"/>
        <w:ind w:firstLine="708"/>
        <w:rPr>
          <w:rFonts w:cs="Arial"/>
          <w:szCs w:val="24"/>
        </w:rPr>
      </w:pPr>
      <w:r>
        <w:rPr>
          <w:rFonts w:ascii="Arial" w:hAnsi="Arial" w:cs="Arial"/>
          <w:szCs w:val="24"/>
        </w:rPr>
        <w:t>Данная возможность будет реализована с помощью разработки ММ</w:t>
      </w:r>
      <w:r w:rsidR="00DD2C84">
        <w:rPr>
          <w:rFonts w:ascii="Arial" w:hAnsi="Arial" w:cs="Arial"/>
          <w:szCs w:val="24"/>
        </w:rPr>
        <w:t>67</w:t>
      </w:r>
      <w:r>
        <w:rPr>
          <w:rFonts w:ascii="Arial" w:hAnsi="Arial" w:cs="Arial"/>
          <w:szCs w:val="24"/>
        </w:rPr>
        <w:t>.</w:t>
      </w:r>
    </w:p>
    <w:p w14:paraId="4B99ACD1" w14:textId="3AC96C99" w:rsidR="00C94887" w:rsidRDefault="00C94887" w:rsidP="00C94887">
      <w:pPr>
        <w:pStyle w:val="a7"/>
        <w:jc w:val="right"/>
        <w:rPr>
          <w:rFonts w:ascii="Arial" w:hAnsi="Arial" w:cs="Arial"/>
          <w:b/>
          <w:sz w:val="22"/>
        </w:rPr>
      </w:pPr>
      <w:r w:rsidRPr="00916FAB">
        <w:rPr>
          <w:rFonts w:ascii="Arial" w:hAnsi="Arial" w:cs="Arial"/>
          <w:b/>
          <w:sz w:val="22"/>
        </w:rPr>
        <w:t>Таблица</w:t>
      </w:r>
      <w:r>
        <w:rPr>
          <w:rFonts w:ascii="Arial" w:hAnsi="Arial" w:cs="Arial"/>
          <w:b/>
          <w:sz w:val="22"/>
        </w:rPr>
        <w:t xml:space="preserve"> </w:t>
      </w:r>
      <w:del w:id="977" w:author="Savinskaya Yulia" w:date="2021-02-24T14:56:00Z">
        <w:r w:rsidDel="00E07D2E">
          <w:rPr>
            <w:rFonts w:ascii="Arial" w:hAnsi="Arial" w:cs="Arial"/>
            <w:b/>
            <w:sz w:val="22"/>
          </w:rPr>
          <w:delText>30</w:delText>
        </w:r>
      </w:del>
      <w:ins w:id="978" w:author="Savinskaya Yulia" w:date="2021-02-24T14:56:00Z">
        <w:r w:rsidR="00E07D2E">
          <w:rPr>
            <w:rFonts w:ascii="Arial" w:hAnsi="Arial" w:cs="Arial"/>
            <w:b/>
            <w:sz w:val="22"/>
          </w:rPr>
          <w:t>31</w:t>
        </w:r>
      </w:ins>
      <w:r w:rsidRPr="00916FAB">
        <w:rPr>
          <w:rFonts w:ascii="Arial" w:hAnsi="Arial" w:cs="Arial"/>
          <w:b/>
          <w:sz w:val="22"/>
        </w:rPr>
        <w:t xml:space="preserve">. Описание </w:t>
      </w:r>
      <w:r>
        <w:rPr>
          <w:rFonts w:ascii="Arial" w:hAnsi="Arial" w:cs="Arial"/>
          <w:b/>
          <w:sz w:val="22"/>
        </w:rPr>
        <w:t>шага «Передача данных в АСУП»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C94887" w14:paraId="490CA6B1" w14:textId="77777777" w:rsidTr="0070246D">
        <w:trPr>
          <w:cantSplit/>
          <w:tblHeader/>
        </w:trPr>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187A7C3" w14:textId="77777777" w:rsidR="00C94887" w:rsidRDefault="00C94887" w:rsidP="0070246D">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C3BDBE0" w14:textId="77777777" w:rsidR="00C94887" w:rsidRDefault="00C94887" w:rsidP="0070246D">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0F6EF9C5" w14:textId="77777777" w:rsidR="00C94887" w:rsidRPr="00C43B68" w:rsidRDefault="00C94887" w:rsidP="0070246D">
            <w:pPr>
              <w:pStyle w:val="h"/>
              <w:spacing w:before="45" w:after="45"/>
              <w:jc w:val="both"/>
              <w:rPr>
                <w:noProof/>
                <w:szCs w:val="24"/>
                <w:lang w:val="en-US"/>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F70A26E" w14:textId="77777777" w:rsidR="00C94887" w:rsidRDefault="00C94887" w:rsidP="0070246D">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F1421B7" w14:textId="77777777" w:rsidR="00C94887" w:rsidRDefault="00C94887" w:rsidP="0070246D">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125E3576" w14:textId="77777777" w:rsidR="00C94887" w:rsidRDefault="00C94887" w:rsidP="0070246D">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335AA63" w14:textId="77777777" w:rsidR="00C94887" w:rsidRDefault="00C94887" w:rsidP="0070246D">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CD66C7B" w14:textId="77777777" w:rsidR="00C94887" w:rsidRDefault="00C94887" w:rsidP="0070246D">
            <w:pPr>
              <w:pStyle w:val="h"/>
              <w:spacing w:before="45" w:after="45"/>
              <w:rPr>
                <w:noProof/>
                <w:szCs w:val="24"/>
              </w:rPr>
            </w:pPr>
            <w:r>
              <w:rPr>
                <w:noProof/>
                <w:szCs w:val="24"/>
              </w:rPr>
              <w:t>Выход</w:t>
            </w:r>
          </w:p>
        </w:tc>
      </w:tr>
      <w:tr w:rsidR="00C94887" w14:paraId="19F75D7A" w14:textId="77777777" w:rsidTr="0070246D">
        <w:trPr>
          <w:cantSplit/>
          <w:tblHeader/>
        </w:trPr>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5639F75" w14:textId="77777777" w:rsidR="00C94887" w:rsidRPr="002B5F19" w:rsidRDefault="00C94887" w:rsidP="0070246D">
            <w:pPr>
              <w:pStyle w:val="bbb"/>
              <w:spacing w:before="45" w:after="45"/>
              <w:rPr>
                <w:rFonts w:eastAsia="Times New Roman"/>
                <w:color w:val="auto"/>
                <w:sz w:val="20"/>
                <w:lang w:eastAsia="en-US"/>
              </w:rPr>
            </w:pPr>
            <w:r w:rsidRPr="00F45F8C">
              <w:rPr>
                <w:sz w:val="20"/>
              </w:rPr>
              <w:t>1</w:t>
            </w:r>
            <w:r>
              <w:rPr>
                <w:sz w:val="20"/>
              </w:rPr>
              <w:t>0.06.02.</w:t>
            </w:r>
            <w:r w:rsidR="00F53BF4">
              <w:rPr>
                <w:sz w:val="20"/>
              </w:rPr>
              <w:t>10</w:t>
            </w:r>
            <w:r>
              <w:rPr>
                <w:sz w:val="20"/>
              </w:rPr>
              <w:t>5</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9E90619" w14:textId="77777777" w:rsidR="00C94887" w:rsidRPr="00F45F8C" w:rsidRDefault="00F53BF4" w:rsidP="0070246D">
            <w:pPr>
              <w:pStyle w:val="bbb"/>
              <w:spacing w:before="45" w:after="45"/>
              <w:rPr>
                <w:rFonts w:eastAsia="Times New Roman"/>
                <w:color w:val="auto"/>
                <w:sz w:val="20"/>
                <w:lang w:eastAsia="en-US"/>
              </w:rPr>
            </w:pPr>
            <w:r>
              <w:rPr>
                <w:sz w:val="20"/>
              </w:rPr>
              <w:t>Передача данных в АСУП</w:t>
            </w:r>
          </w:p>
        </w:tc>
        <w:tc>
          <w:tcPr>
            <w:tcW w:w="557" w:type="pct"/>
            <w:tcBorders>
              <w:top w:val="single" w:sz="6" w:space="0" w:color="000000"/>
              <w:left w:val="single" w:sz="6" w:space="0" w:color="000000"/>
              <w:bottom w:val="single" w:sz="6" w:space="0" w:color="000000"/>
              <w:right w:val="single" w:sz="6" w:space="0" w:color="000000"/>
            </w:tcBorders>
          </w:tcPr>
          <w:p w14:paraId="5B9BC891" w14:textId="77777777" w:rsidR="00C94887" w:rsidRPr="002B5F19" w:rsidRDefault="00C94887" w:rsidP="0070246D">
            <w:pPr>
              <w:pStyle w:val="bbb"/>
              <w:spacing w:before="45" w:after="45"/>
              <w:rPr>
                <w:rFonts w:eastAsia="Times New Roman"/>
                <w:color w:val="auto"/>
                <w:sz w:val="20"/>
                <w:lang w:val="en-US" w:eastAsia="en-US"/>
              </w:rPr>
            </w:pPr>
            <w:r>
              <w:rPr>
                <w:rFonts w:eastAsia="Times New Roman"/>
                <w:color w:val="auto"/>
                <w:sz w:val="20"/>
                <w:lang w:val="en-US" w:eastAsia="en-US"/>
              </w:rPr>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26A5A91" w14:textId="77777777" w:rsidR="00C94887" w:rsidRPr="00494DC5" w:rsidRDefault="00C94887" w:rsidP="00FB515C">
            <w:pPr>
              <w:pStyle w:val="bbb"/>
              <w:spacing w:before="45" w:after="45"/>
              <w:rPr>
                <w:rFonts w:eastAsia="Times New Roman"/>
                <w:color w:val="auto"/>
                <w:sz w:val="20"/>
                <w:lang w:eastAsia="en-US"/>
              </w:rPr>
            </w:pPr>
            <w:r>
              <w:rPr>
                <w:sz w:val="20"/>
              </w:rPr>
              <w:t xml:space="preserve">На данном шаге осуществляется </w:t>
            </w:r>
            <w:r w:rsidR="00F53BF4">
              <w:rPr>
                <w:sz w:val="20"/>
              </w:rPr>
              <w:t>передача данных в АСУП</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52111C4" w14:textId="77777777" w:rsidR="00C94887" w:rsidRPr="00F45F8C" w:rsidRDefault="00F53BF4" w:rsidP="0070246D">
            <w:pPr>
              <w:spacing w:before="45" w:after="45"/>
              <w:ind w:left="-57"/>
              <w:jc w:val="left"/>
              <w:rPr>
                <w:rFonts w:ascii="Arial" w:hAnsi="Arial" w:cs="Arial"/>
                <w:sz w:val="20"/>
                <w:szCs w:val="20"/>
              </w:rPr>
            </w:pPr>
            <w:r>
              <w:rPr>
                <w:rFonts w:ascii="Arial" w:eastAsia="Arial" w:hAnsi="Arial" w:cs="Arial"/>
                <w:color w:val="000000"/>
                <w:sz w:val="20"/>
                <w:szCs w:val="20"/>
              </w:rPr>
              <w:t>Сотрудник ОТиЗ</w:t>
            </w:r>
          </w:p>
          <w:p w14:paraId="20B362AD" w14:textId="77777777" w:rsidR="00C94887" w:rsidRPr="00F45F8C" w:rsidRDefault="00C94887" w:rsidP="0070246D">
            <w:pPr>
              <w:spacing w:before="45" w:after="45"/>
              <w:ind w:left="-57"/>
              <w:jc w:val="left"/>
              <w:rPr>
                <w:rFonts w:ascii="Arial" w:hAnsi="Arial" w:cs="Arial"/>
                <w:sz w:val="20"/>
                <w:szCs w:val="20"/>
              </w:rPr>
            </w:pPr>
          </w:p>
        </w:tc>
        <w:tc>
          <w:tcPr>
            <w:tcW w:w="626" w:type="pct"/>
            <w:tcBorders>
              <w:top w:val="single" w:sz="6" w:space="0" w:color="000000"/>
              <w:left w:val="single" w:sz="6" w:space="0" w:color="000000"/>
              <w:bottom w:val="single" w:sz="6" w:space="0" w:color="000000"/>
              <w:right w:val="single" w:sz="6" w:space="0" w:color="000000"/>
            </w:tcBorders>
          </w:tcPr>
          <w:p w14:paraId="1CDD427E" w14:textId="77777777" w:rsidR="00C94887" w:rsidRPr="00F45F8C" w:rsidRDefault="00F53BF4" w:rsidP="0070246D">
            <w:pPr>
              <w:pStyle w:val="bbb"/>
              <w:spacing w:before="45" w:after="45"/>
              <w:rPr>
                <w:rFonts w:eastAsia="Times New Roman"/>
                <w:color w:val="auto"/>
                <w:sz w:val="20"/>
                <w:lang w:eastAsia="en-US"/>
              </w:rPr>
            </w:pPr>
            <w:r w:rsidRPr="00F53BF4">
              <w:rPr>
                <w:rFonts w:eastAsia="Times New Roman"/>
                <w:color w:val="auto"/>
                <w:sz w:val="20"/>
                <w:lang w:eastAsia="en-US"/>
              </w:rPr>
              <w:t>Необходимо передать данные в АСУП</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F4CA5BA" w14:textId="77777777" w:rsidR="00C94887" w:rsidRPr="00E47C9C" w:rsidRDefault="00F53BF4" w:rsidP="0070246D">
            <w:pPr>
              <w:spacing w:before="45" w:after="45"/>
              <w:ind w:left="-57"/>
              <w:jc w:val="left"/>
              <w:rPr>
                <w:rFonts w:ascii="Arial" w:hAnsi="Arial" w:cs="Arial"/>
                <w:sz w:val="20"/>
                <w:szCs w:val="20"/>
              </w:rPr>
            </w:pPr>
            <w:r>
              <w:rPr>
                <w:rFonts w:ascii="Arial" w:hAnsi="Arial" w:cs="Arial"/>
                <w:sz w:val="20"/>
                <w:szCs w:val="20"/>
              </w:rPr>
              <w:t>Путевой лист (ГСМ списан)</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A7EB51F" w14:textId="77777777" w:rsidR="00C94887" w:rsidRPr="00F45F8C" w:rsidRDefault="00F53BF4" w:rsidP="0070246D">
            <w:pPr>
              <w:pStyle w:val="bbb"/>
              <w:spacing w:before="45" w:after="45"/>
              <w:rPr>
                <w:rFonts w:eastAsia="Times New Roman"/>
                <w:color w:val="auto"/>
                <w:sz w:val="20"/>
                <w:lang w:eastAsia="en-US"/>
              </w:rPr>
            </w:pPr>
            <w:r>
              <w:rPr>
                <w:sz w:val="20"/>
              </w:rPr>
              <w:t>Путевой лист (</w:t>
            </w:r>
            <w:r w:rsidRPr="00F53BF4">
              <w:rPr>
                <w:sz w:val="20"/>
              </w:rPr>
              <w:t>Передано в АСУП</w:t>
            </w:r>
            <w:r>
              <w:rPr>
                <w:sz w:val="20"/>
              </w:rPr>
              <w:t>)</w:t>
            </w:r>
          </w:p>
        </w:tc>
      </w:tr>
    </w:tbl>
    <w:p w14:paraId="41C9C46C" w14:textId="77777777" w:rsidR="00C94887" w:rsidRPr="00AE12DE" w:rsidRDefault="00C94887" w:rsidP="00AE12DE">
      <w:pPr>
        <w:spacing w:after="240" w:line="276" w:lineRule="auto"/>
        <w:rPr>
          <w:rFonts w:cs="Arial"/>
          <w:i/>
          <w:caps/>
          <w:szCs w:val="24"/>
        </w:rPr>
      </w:pPr>
    </w:p>
    <w:p w14:paraId="7481386D" w14:textId="4F54615F" w:rsidR="008C14A2" w:rsidRPr="00A46114" w:rsidDel="00DB193D" w:rsidRDefault="008C14A2" w:rsidP="008C14A2">
      <w:pPr>
        <w:pStyle w:val="4"/>
        <w:rPr>
          <w:del w:id="979" w:author="Savinskaya Yulia" w:date="2021-02-25T15:04:00Z"/>
          <w:rFonts w:eastAsiaTheme="majorEastAsia" w:cstheme="majorBidi"/>
          <w:b/>
          <w:i w:val="0"/>
          <w:caps w:val="0"/>
          <w:sz w:val="24"/>
          <w:szCs w:val="24"/>
        </w:rPr>
      </w:pPr>
      <w:del w:id="980" w:author="Savinskaya Yulia" w:date="2021-02-25T15:04:00Z">
        <w:r w:rsidRPr="0012135C" w:rsidDel="00DB193D">
          <w:rPr>
            <w:rFonts w:eastAsiaTheme="majorEastAsia" w:cstheme="majorBidi"/>
            <w:b/>
            <w:i w:val="0"/>
            <w:caps w:val="0"/>
            <w:sz w:val="24"/>
            <w:szCs w:val="24"/>
          </w:rPr>
          <w:delText xml:space="preserve">Шаг процесса </w:delText>
        </w:r>
        <w:r w:rsidDel="00DB193D">
          <w:rPr>
            <w:rFonts w:eastAsiaTheme="majorEastAsia" w:cstheme="majorBidi"/>
            <w:b/>
            <w:i w:val="0"/>
            <w:caps w:val="0"/>
            <w:sz w:val="24"/>
            <w:szCs w:val="24"/>
          </w:rPr>
          <w:delText>10.06.02.</w:delText>
        </w:r>
      </w:del>
      <w:del w:id="981" w:author="Savinskaya Yulia" w:date="2021-02-24T13:52:00Z">
        <w:r w:rsidDel="00C25DAD">
          <w:rPr>
            <w:rFonts w:eastAsiaTheme="majorEastAsia" w:cstheme="majorBidi"/>
            <w:b/>
            <w:i w:val="0"/>
            <w:caps w:val="0"/>
            <w:sz w:val="24"/>
            <w:szCs w:val="24"/>
          </w:rPr>
          <w:delText>1</w:delText>
        </w:r>
        <w:r w:rsidR="000957A4" w:rsidDel="00C25DAD">
          <w:rPr>
            <w:rFonts w:eastAsiaTheme="majorEastAsia" w:cstheme="majorBidi"/>
            <w:b/>
            <w:i w:val="0"/>
            <w:caps w:val="0"/>
            <w:sz w:val="24"/>
            <w:szCs w:val="24"/>
          </w:rPr>
          <w:delText>10</w:delText>
        </w:r>
        <w:r w:rsidDel="00C25DAD">
          <w:rPr>
            <w:rFonts w:eastAsiaTheme="majorEastAsia" w:cstheme="majorBidi"/>
            <w:b/>
            <w:i w:val="0"/>
            <w:caps w:val="0"/>
            <w:sz w:val="24"/>
            <w:szCs w:val="24"/>
          </w:rPr>
          <w:delText xml:space="preserve"> </w:delText>
        </w:r>
      </w:del>
      <w:del w:id="982" w:author="Savinskaya Yulia" w:date="2021-02-25T15:04:00Z">
        <w:r w:rsidR="00F80505" w:rsidDel="00DB193D">
          <w:rPr>
            <w:rFonts w:eastAsiaTheme="majorEastAsia" w:cstheme="majorBidi"/>
            <w:b/>
            <w:i w:val="0"/>
            <w:caps w:val="0"/>
            <w:sz w:val="24"/>
            <w:szCs w:val="24"/>
          </w:rPr>
          <w:delText xml:space="preserve">- </w:delText>
        </w:r>
        <w:r w:rsidDel="00DB193D">
          <w:rPr>
            <w:rFonts w:eastAsiaTheme="majorEastAsia" w:cstheme="majorBidi"/>
            <w:b/>
            <w:i w:val="0"/>
            <w:caps w:val="0"/>
            <w:sz w:val="24"/>
            <w:szCs w:val="24"/>
          </w:rPr>
          <w:delText>Расчет транспортировки</w:delText>
        </w:r>
      </w:del>
    </w:p>
    <w:p w14:paraId="1C5E9B98" w14:textId="732868A1" w:rsidR="008C14A2" w:rsidDel="00DB193D" w:rsidRDefault="008C14A2" w:rsidP="008C14A2">
      <w:pPr>
        <w:rPr>
          <w:del w:id="983" w:author="Savinskaya Yulia" w:date="2021-02-25T15:04:00Z"/>
          <w:rFonts w:eastAsiaTheme="majorEastAsia"/>
        </w:rPr>
      </w:pPr>
    </w:p>
    <w:p w14:paraId="7483E291" w14:textId="26ED3F2B" w:rsidR="00C97704" w:rsidDel="00DB193D" w:rsidRDefault="00C97704" w:rsidP="00C97704">
      <w:pPr>
        <w:spacing w:after="240" w:line="276" w:lineRule="auto"/>
        <w:ind w:firstLine="567"/>
        <w:rPr>
          <w:del w:id="984" w:author="Savinskaya Yulia" w:date="2021-02-25T15:04:00Z"/>
          <w:rFonts w:ascii="Arial" w:hAnsi="Arial" w:cs="Arial"/>
          <w:szCs w:val="24"/>
        </w:rPr>
      </w:pPr>
      <w:del w:id="985" w:author="Savinskaya Yulia" w:date="2021-02-25T15:04:00Z">
        <w:r w:rsidDel="00DB193D">
          <w:rPr>
            <w:rFonts w:ascii="Arial" w:hAnsi="Arial" w:cs="Arial"/>
            <w:szCs w:val="24"/>
          </w:rPr>
          <w:delText xml:space="preserve">Если Транспортировка осуществляется силами стороннего подрядчика, то </w:delText>
        </w:r>
        <w:r w:rsidRPr="00EF3F79" w:rsidDel="00DB193D">
          <w:rPr>
            <w:rFonts w:ascii="Arial" w:hAnsi="Arial" w:cs="Arial"/>
            <w:szCs w:val="24"/>
          </w:rPr>
          <w:delText xml:space="preserve">после окончания транспортировки, </w:delText>
        </w:r>
        <w:r w:rsidR="00D22155" w:rsidRPr="00EF3F79" w:rsidDel="00DB193D">
          <w:rPr>
            <w:rFonts w:ascii="Arial" w:hAnsi="Arial" w:cs="Arial"/>
            <w:szCs w:val="24"/>
          </w:rPr>
          <w:delText>Т</w:delText>
        </w:r>
        <w:r w:rsidRPr="00EF3F79" w:rsidDel="00DB193D">
          <w:rPr>
            <w:rFonts w:ascii="Arial" w:hAnsi="Arial" w:cs="Arial"/>
            <w:szCs w:val="24"/>
          </w:rPr>
          <w:delText xml:space="preserve">аксировщик производит расчет стоимости транспортировки для последующих взаиморасчетов с транспортной компании. </w:delText>
        </w:r>
        <w:r w:rsidDel="00DB193D">
          <w:rPr>
            <w:rFonts w:ascii="Arial" w:hAnsi="Arial" w:cs="Arial"/>
            <w:szCs w:val="24"/>
          </w:rPr>
          <w:delText>Данный расчет выполняется автоматически на основании транспортных тарифов подрядчика, внесенных в</w:delText>
        </w:r>
        <w:r w:rsidR="0081084C" w:rsidDel="00DB193D">
          <w:rPr>
            <w:rFonts w:ascii="Arial" w:hAnsi="Arial" w:cs="Arial"/>
            <w:szCs w:val="24"/>
          </w:rPr>
          <w:delText xml:space="preserve"> документ Фрахтовое соглашение в</w:delText>
        </w:r>
        <w:r w:rsidDel="00DB193D">
          <w:rPr>
            <w:rFonts w:ascii="Arial" w:hAnsi="Arial" w:cs="Arial"/>
            <w:szCs w:val="24"/>
          </w:rPr>
          <w:delText xml:space="preserve"> </w:delText>
        </w:r>
        <w:r w:rsidR="0081084C" w:rsidDel="00DB193D">
          <w:rPr>
            <w:rFonts w:ascii="Arial" w:hAnsi="Arial" w:cs="Arial"/>
            <w:szCs w:val="24"/>
          </w:rPr>
          <w:delText>системе</w:delText>
        </w:r>
        <w:r w:rsidR="005E0CE8" w:rsidDel="00DB193D">
          <w:rPr>
            <w:rFonts w:ascii="Arial" w:hAnsi="Arial" w:cs="Arial"/>
            <w:szCs w:val="24"/>
          </w:rPr>
          <w:delText xml:space="preserve"> </w:delText>
        </w:r>
        <w:r w:rsidRPr="00EF3F79" w:rsidDel="00DB193D">
          <w:rPr>
            <w:rFonts w:ascii="Arial" w:hAnsi="Arial" w:cs="Arial"/>
            <w:szCs w:val="24"/>
          </w:rPr>
          <w:delText>SAP</w:delText>
        </w:r>
        <w:r w:rsidDel="00DB193D">
          <w:rPr>
            <w:rFonts w:ascii="Arial" w:hAnsi="Arial" w:cs="Arial"/>
            <w:szCs w:val="24"/>
          </w:rPr>
          <w:delText>, и фактических данных по исполнению транспортировки (т*км).</w:delText>
        </w:r>
        <w:r w:rsidR="00D56029" w:rsidDel="00DB193D">
          <w:rPr>
            <w:rFonts w:ascii="Arial" w:hAnsi="Arial" w:cs="Arial"/>
            <w:szCs w:val="24"/>
          </w:rPr>
          <w:delText xml:space="preserve"> Фактические тонно-километры вносятся во Фрахтовый заказ </w:delText>
        </w:r>
        <w:r w:rsidR="00D22155" w:rsidDel="00DB193D">
          <w:rPr>
            <w:rFonts w:ascii="Arial" w:hAnsi="Arial" w:cs="Arial"/>
            <w:szCs w:val="24"/>
          </w:rPr>
          <w:delText>Т</w:delText>
        </w:r>
        <w:r w:rsidR="004131D2" w:rsidDel="00DB193D">
          <w:rPr>
            <w:rFonts w:ascii="Arial" w:hAnsi="Arial" w:cs="Arial"/>
            <w:szCs w:val="24"/>
          </w:rPr>
          <w:delText xml:space="preserve">аксировщиком вручную </w:delText>
        </w:r>
        <w:r w:rsidR="00D56029" w:rsidDel="00DB193D">
          <w:rPr>
            <w:rFonts w:ascii="Arial" w:hAnsi="Arial" w:cs="Arial"/>
            <w:szCs w:val="24"/>
          </w:rPr>
          <w:delText>на основании Путевого листа.</w:delText>
        </w:r>
      </w:del>
    </w:p>
    <w:p w14:paraId="0297D867" w14:textId="4D0BEA29" w:rsidR="002C5578" w:rsidDel="00DB193D" w:rsidRDefault="00C97704" w:rsidP="00EF3F79">
      <w:pPr>
        <w:spacing w:after="240" w:line="276" w:lineRule="auto"/>
        <w:ind w:firstLine="567"/>
        <w:rPr>
          <w:del w:id="986" w:author="Savinskaya Yulia" w:date="2021-02-25T15:04:00Z"/>
          <w:rFonts w:ascii="Arial" w:hAnsi="Arial" w:cs="Arial"/>
          <w:szCs w:val="24"/>
        </w:rPr>
      </w:pPr>
      <w:del w:id="987" w:author="Savinskaya Yulia" w:date="2021-02-25T15:04:00Z">
        <w:r w:rsidDel="00DB193D">
          <w:rPr>
            <w:rFonts w:ascii="Arial" w:hAnsi="Arial" w:cs="Arial"/>
            <w:szCs w:val="24"/>
          </w:rPr>
          <w:delText xml:space="preserve">Для </w:delText>
        </w:r>
        <w:r w:rsidR="002C5578" w:rsidDel="00DB193D">
          <w:rPr>
            <w:rFonts w:ascii="Arial" w:hAnsi="Arial" w:cs="Arial"/>
            <w:szCs w:val="24"/>
          </w:rPr>
          <w:delText>выполнения данного шага</w:delText>
        </w:r>
        <w:r w:rsidR="00A13311" w:rsidDel="00DB193D">
          <w:rPr>
            <w:rFonts w:ascii="Arial" w:hAnsi="Arial" w:cs="Arial"/>
            <w:szCs w:val="24"/>
          </w:rPr>
          <w:delText xml:space="preserve"> в системе</w:delText>
        </w:r>
        <w:r w:rsidDel="00DB193D">
          <w:rPr>
            <w:rFonts w:ascii="Arial" w:hAnsi="Arial" w:cs="Arial"/>
            <w:szCs w:val="24"/>
          </w:rPr>
          <w:delText xml:space="preserve"> </w:delText>
        </w:r>
        <w:r w:rsidRPr="00EF3F79" w:rsidDel="00DB193D">
          <w:rPr>
            <w:rFonts w:ascii="Arial" w:hAnsi="Arial" w:cs="Arial"/>
            <w:szCs w:val="24"/>
          </w:rPr>
          <w:delText>SAP</w:delText>
        </w:r>
        <w:r w:rsidRPr="00C97704" w:rsidDel="00DB193D">
          <w:rPr>
            <w:rFonts w:ascii="Arial" w:hAnsi="Arial" w:cs="Arial"/>
            <w:szCs w:val="24"/>
          </w:rPr>
          <w:delText xml:space="preserve"> </w:delText>
        </w:r>
        <w:r w:rsidDel="00DB193D">
          <w:rPr>
            <w:rFonts w:ascii="Arial" w:hAnsi="Arial" w:cs="Arial"/>
            <w:szCs w:val="24"/>
          </w:rPr>
          <w:delText>долж</w:delText>
        </w:r>
        <w:r w:rsidR="0081084C" w:rsidDel="00DB193D">
          <w:rPr>
            <w:rFonts w:ascii="Arial" w:hAnsi="Arial" w:cs="Arial"/>
            <w:szCs w:val="24"/>
          </w:rPr>
          <w:delText>е</w:delText>
        </w:r>
        <w:r w:rsidR="00A13311" w:rsidDel="00DB193D">
          <w:rPr>
            <w:rFonts w:ascii="Arial" w:hAnsi="Arial" w:cs="Arial"/>
            <w:szCs w:val="24"/>
          </w:rPr>
          <w:delText>н</w:delText>
        </w:r>
        <w:r w:rsidDel="00DB193D">
          <w:rPr>
            <w:rFonts w:ascii="Arial" w:hAnsi="Arial" w:cs="Arial"/>
            <w:szCs w:val="24"/>
          </w:rPr>
          <w:delText xml:space="preserve"> быть предварительно </w:delText>
        </w:r>
        <w:r w:rsidR="0081084C" w:rsidDel="00DB193D">
          <w:rPr>
            <w:rFonts w:ascii="Arial" w:hAnsi="Arial" w:cs="Arial"/>
            <w:szCs w:val="24"/>
          </w:rPr>
          <w:delText>создан документ Фрахтовое соглашение, в котором имеются</w:delText>
        </w:r>
        <w:r w:rsidDel="00DB193D">
          <w:rPr>
            <w:rFonts w:ascii="Arial" w:hAnsi="Arial" w:cs="Arial"/>
            <w:szCs w:val="24"/>
          </w:rPr>
          <w:delText xml:space="preserve"> данные о тарифах транспортной компании, а также определена модель тарификации. В качестве базовой модели тарификации предполагается использовать модель тарифа за </w:delText>
        </w:r>
        <w:r w:rsidR="002C5578" w:rsidDel="00DB193D">
          <w:rPr>
            <w:rFonts w:ascii="Arial" w:hAnsi="Arial" w:cs="Arial"/>
            <w:szCs w:val="24"/>
          </w:rPr>
          <w:delText>тонно</w:delText>
        </w:r>
        <w:r w:rsidDel="00DB193D">
          <w:rPr>
            <w:rFonts w:ascii="Arial" w:hAnsi="Arial" w:cs="Arial"/>
            <w:szCs w:val="24"/>
          </w:rPr>
          <w:delText>*км.</w:delText>
        </w:r>
        <w:r w:rsidR="009C6949" w:rsidRPr="009C6949" w:rsidDel="00DB193D">
          <w:rPr>
            <w:rFonts w:ascii="Arial" w:hAnsi="Arial" w:cs="Arial"/>
            <w:szCs w:val="24"/>
          </w:rPr>
          <w:delText xml:space="preserve"> </w:delText>
        </w:r>
      </w:del>
    </w:p>
    <w:p w14:paraId="1655A77C" w14:textId="70591EFF" w:rsidR="001008DA" w:rsidDel="00DB193D" w:rsidRDefault="00F00A17" w:rsidP="00EF3F79">
      <w:pPr>
        <w:spacing w:after="240" w:line="276" w:lineRule="auto"/>
        <w:ind w:firstLine="567"/>
        <w:rPr>
          <w:del w:id="988" w:author="Savinskaya Yulia" w:date="2021-02-25T15:04:00Z"/>
          <w:rFonts w:ascii="Arial" w:hAnsi="Arial" w:cs="Arial"/>
          <w:szCs w:val="24"/>
        </w:rPr>
      </w:pPr>
      <w:del w:id="989" w:author="Savinskaya Yulia" w:date="2021-02-25T15:04:00Z">
        <w:r w:rsidDel="00DB193D">
          <w:rPr>
            <w:rFonts w:ascii="Arial" w:hAnsi="Arial" w:cs="Arial"/>
            <w:szCs w:val="24"/>
          </w:rPr>
          <w:delText>Для работы технологического транспорта предусмотрена модель</w:delText>
        </w:r>
        <w:r w:rsidR="00441DAC" w:rsidDel="00DB193D">
          <w:rPr>
            <w:rFonts w:ascii="Arial" w:hAnsi="Arial" w:cs="Arial"/>
            <w:szCs w:val="24"/>
          </w:rPr>
          <w:delText xml:space="preserve"> тарификации, основанная на </w:delText>
        </w:r>
        <w:r w:rsidR="005E0CE8" w:rsidDel="00DB193D">
          <w:rPr>
            <w:rFonts w:ascii="Arial" w:hAnsi="Arial" w:cs="Arial"/>
            <w:szCs w:val="24"/>
          </w:rPr>
          <w:delText>машино-часах</w:delText>
        </w:r>
        <w:r w:rsidDel="00DB193D">
          <w:rPr>
            <w:rFonts w:ascii="Arial" w:hAnsi="Arial" w:cs="Arial"/>
            <w:szCs w:val="24"/>
          </w:rPr>
          <w:delText>.</w:delText>
        </w:r>
      </w:del>
    </w:p>
    <w:p w14:paraId="6F06FF23" w14:textId="0E283EB7" w:rsidR="00C97704" w:rsidRPr="001008DA" w:rsidDel="00DB193D" w:rsidRDefault="001008DA" w:rsidP="00EF3F79">
      <w:pPr>
        <w:spacing w:after="240" w:line="276" w:lineRule="auto"/>
        <w:ind w:firstLine="567"/>
        <w:rPr>
          <w:del w:id="990" w:author="Savinskaya Yulia" w:date="2021-02-25T15:04:00Z"/>
          <w:rFonts w:ascii="Arial" w:hAnsi="Arial" w:cs="Arial"/>
          <w:szCs w:val="24"/>
        </w:rPr>
      </w:pPr>
      <w:del w:id="991" w:author="Savinskaya Yulia" w:date="2021-02-25T15:04:00Z">
        <w:r w:rsidDel="00DB193D">
          <w:rPr>
            <w:rFonts w:ascii="Arial" w:hAnsi="Arial" w:cs="Arial"/>
            <w:szCs w:val="24"/>
          </w:rPr>
          <w:delText>Также</w:delText>
        </w:r>
        <w:r w:rsidRPr="001008DA" w:rsidDel="00DB193D">
          <w:rPr>
            <w:rFonts w:ascii="Arial" w:hAnsi="Arial" w:cs="Arial"/>
            <w:szCs w:val="24"/>
          </w:rPr>
          <w:delText xml:space="preserve"> возможна таксировка ТС</w:delText>
        </w:r>
        <w:r w:rsidR="004C4170" w:rsidDel="00DB193D">
          <w:rPr>
            <w:rFonts w:ascii="Arial" w:hAnsi="Arial" w:cs="Arial"/>
            <w:szCs w:val="24"/>
          </w:rPr>
          <w:delText>,</w:delText>
        </w:r>
        <w:r w:rsidRPr="001008DA" w:rsidDel="00DB193D">
          <w:rPr>
            <w:rFonts w:ascii="Arial" w:hAnsi="Arial" w:cs="Arial"/>
            <w:szCs w:val="24"/>
          </w:rPr>
          <w:delText xml:space="preserve"> работавших по одному путевому листу в рамках договора перевозки и </w:delText>
        </w:r>
        <w:r w:rsidR="00EF3F79" w:rsidRPr="001008DA" w:rsidDel="00DB193D">
          <w:rPr>
            <w:rFonts w:ascii="Arial" w:hAnsi="Arial" w:cs="Arial"/>
            <w:szCs w:val="24"/>
          </w:rPr>
          <w:delText>повременного</w:delText>
        </w:r>
        <w:r w:rsidRPr="001008DA" w:rsidDel="00DB193D">
          <w:rPr>
            <w:rFonts w:ascii="Arial" w:hAnsi="Arial" w:cs="Arial"/>
            <w:szCs w:val="24"/>
          </w:rPr>
          <w:delText xml:space="preserve"> привлечения</w:delText>
        </w:r>
        <w:r w:rsidDel="00DB193D">
          <w:rPr>
            <w:rFonts w:ascii="Arial" w:hAnsi="Arial" w:cs="Arial"/>
            <w:szCs w:val="24"/>
          </w:rPr>
          <w:delText>.</w:delText>
        </w:r>
      </w:del>
    </w:p>
    <w:p w14:paraId="7A76D04E" w14:textId="22A8C708" w:rsidR="00441DAC" w:rsidDel="00DB193D" w:rsidRDefault="00C46354" w:rsidP="00EF3F79">
      <w:pPr>
        <w:spacing w:after="240" w:line="276" w:lineRule="auto"/>
        <w:ind w:firstLine="567"/>
        <w:rPr>
          <w:del w:id="992" w:author="Savinskaya Yulia" w:date="2021-02-25T15:04:00Z"/>
          <w:rFonts w:ascii="Arial" w:hAnsi="Arial" w:cs="Arial"/>
          <w:szCs w:val="24"/>
        </w:rPr>
      </w:pPr>
      <w:del w:id="993" w:author="Savinskaya Yulia" w:date="2021-02-25T15:04:00Z">
        <w:r w:rsidDel="00DB193D">
          <w:rPr>
            <w:rFonts w:ascii="Arial" w:hAnsi="Arial" w:cs="Arial"/>
            <w:szCs w:val="24"/>
          </w:rPr>
          <w:delText xml:space="preserve">Кроме базовой </w:delText>
        </w:r>
        <w:r w:rsidR="00DC107E" w:rsidDel="00DB193D">
          <w:rPr>
            <w:rFonts w:ascii="Arial" w:hAnsi="Arial" w:cs="Arial"/>
            <w:szCs w:val="24"/>
          </w:rPr>
          <w:delText>также предусмотрены</w:delText>
        </w:r>
        <w:r w:rsidR="00441DAC" w:rsidDel="00DB193D">
          <w:rPr>
            <w:rFonts w:ascii="Arial" w:hAnsi="Arial" w:cs="Arial"/>
            <w:szCs w:val="24"/>
          </w:rPr>
          <w:delText xml:space="preserve"> </w:delText>
        </w:r>
        <w:r w:rsidR="007A3941" w:rsidDel="00DB193D">
          <w:rPr>
            <w:rFonts w:ascii="Arial" w:hAnsi="Arial" w:cs="Arial"/>
            <w:szCs w:val="24"/>
          </w:rPr>
          <w:delText>модели тарификации, основанные на следующих параметрах</w:delText>
        </w:r>
        <w:r w:rsidR="00441DAC" w:rsidDel="00DB193D">
          <w:rPr>
            <w:rFonts w:ascii="Arial" w:hAnsi="Arial" w:cs="Arial"/>
            <w:szCs w:val="24"/>
          </w:rPr>
          <w:delText>:</w:delText>
        </w:r>
      </w:del>
    </w:p>
    <w:p w14:paraId="3B22446F" w14:textId="550ABBEE" w:rsidR="00EF3F79" w:rsidDel="00DB193D" w:rsidRDefault="00441DAC" w:rsidP="00EF3F79">
      <w:pPr>
        <w:pStyle w:val="af9"/>
        <w:numPr>
          <w:ilvl w:val="0"/>
          <w:numId w:val="87"/>
        </w:numPr>
        <w:spacing w:after="240" w:line="276" w:lineRule="auto"/>
        <w:rPr>
          <w:del w:id="994" w:author="Savinskaya Yulia" w:date="2021-02-25T15:04:00Z"/>
          <w:rFonts w:ascii="Arial" w:hAnsi="Arial" w:cs="Arial"/>
          <w:szCs w:val="24"/>
        </w:rPr>
      </w:pPr>
      <w:del w:id="995" w:author="Savinskaya Yulia" w:date="2021-02-25T15:04:00Z">
        <w:r w:rsidRPr="00EF3F79" w:rsidDel="00DB193D">
          <w:rPr>
            <w:rFonts w:ascii="Arial" w:hAnsi="Arial" w:cs="Arial"/>
            <w:szCs w:val="24"/>
          </w:rPr>
          <w:delText>Вид груза</w:delText>
        </w:r>
        <w:r w:rsidR="00832E61" w:rsidRPr="00EF3F79" w:rsidDel="00DB193D">
          <w:rPr>
            <w:rFonts w:ascii="Arial" w:hAnsi="Arial" w:cs="Arial"/>
            <w:szCs w:val="24"/>
          </w:rPr>
          <w:delText>;</w:delText>
        </w:r>
      </w:del>
    </w:p>
    <w:p w14:paraId="2CA83928" w14:textId="4F5C1BD6" w:rsidR="00EF3F79" w:rsidDel="00DB193D" w:rsidRDefault="00441DAC" w:rsidP="00EF3F79">
      <w:pPr>
        <w:pStyle w:val="af9"/>
        <w:numPr>
          <w:ilvl w:val="0"/>
          <w:numId w:val="87"/>
        </w:numPr>
        <w:spacing w:after="240" w:line="276" w:lineRule="auto"/>
        <w:rPr>
          <w:del w:id="996" w:author="Savinskaya Yulia" w:date="2021-02-25T15:04:00Z"/>
          <w:rFonts w:ascii="Arial" w:hAnsi="Arial" w:cs="Arial"/>
          <w:szCs w:val="24"/>
        </w:rPr>
      </w:pPr>
      <w:del w:id="997" w:author="Savinskaya Yulia" w:date="2021-02-25T15:04:00Z">
        <w:r w:rsidRPr="00EF3F79" w:rsidDel="00DB193D">
          <w:rPr>
            <w:rFonts w:ascii="Arial" w:hAnsi="Arial" w:cs="Arial"/>
            <w:szCs w:val="24"/>
          </w:rPr>
          <w:delText>Маршрут</w:delText>
        </w:r>
        <w:r w:rsidR="00832E61" w:rsidRPr="00EF3F79" w:rsidDel="00DB193D">
          <w:rPr>
            <w:rFonts w:ascii="Arial" w:hAnsi="Arial" w:cs="Arial"/>
            <w:szCs w:val="24"/>
          </w:rPr>
          <w:delText>;</w:delText>
        </w:r>
      </w:del>
    </w:p>
    <w:p w14:paraId="4CA57D69" w14:textId="10AB1053" w:rsidR="00EF3F79" w:rsidDel="00DB193D" w:rsidRDefault="00441DAC" w:rsidP="00EF3F79">
      <w:pPr>
        <w:pStyle w:val="af9"/>
        <w:numPr>
          <w:ilvl w:val="0"/>
          <w:numId w:val="87"/>
        </w:numPr>
        <w:spacing w:after="240" w:line="276" w:lineRule="auto"/>
        <w:rPr>
          <w:del w:id="998" w:author="Savinskaya Yulia" w:date="2021-02-25T15:04:00Z"/>
          <w:rFonts w:ascii="Arial" w:hAnsi="Arial" w:cs="Arial"/>
          <w:szCs w:val="24"/>
        </w:rPr>
      </w:pPr>
      <w:del w:id="999" w:author="Savinskaya Yulia" w:date="2021-02-25T15:04:00Z">
        <w:r w:rsidRPr="00EF3F79" w:rsidDel="00DB193D">
          <w:rPr>
            <w:rFonts w:ascii="Arial" w:hAnsi="Arial" w:cs="Arial"/>
            <w:szCs w:val="24"/>
          </w:rPr>
          <w:delText>Сезон</w:delText>
        </w:r>
        <w:r w:rsidR="00832E61" w:rsidRPr="00EF3F79" w:rsidDel="00DB193D">
          <w:rPr>
            <w:rFonts w:ascii="Arial" w:hAnsi="Arial" w:cs="Arial"/>
            <w:szCs w:val="24"/>
          </w:rPr>
          <w:delText>;</w:delText>
        </w:r>
      </w:del>
    </w:p>
    <w:p w14:paraId="03C902BC" w14:textId="1AAF2D46" w:rsidR="00EF3F79" w:rsidDel="00DB193D" w:rsidRDefault="00441DAC" w:rsidP="00EF3F79">
      <w:pPr>
        <w:pStyle w:val="af9"/>
        <w:numPr>
          <w:ilvl w:val="0"/>
          <w:numId w:val="87"/>
        </w:numPr>
        <w:spacing w:after="240" w:line="276" w:lineRule="auto"/>
        <w:rPr>
          <w:del w:id="1000" w:author="Savinskaya Yulia" w:date="2021-02-25T15:04:00Z"/>
          <w:rFonts w:ascii="Arial" w:hAnsi="Arial" w:cs="Arial"/>
          <w:szCs w:val="24"/>
        </w:rPr>
      </w:pPr>
      <w:del w:id="1001" w:author="Savinskaya Yulia" w:date="2021-02-25T15:04:00Z">
        <w:r w:rsidRPr="00EF3F79" w:rsidDel="00DB193D">
          <w:rPr>
            <w:rFonts w:ascii="Arial" w:hAnsi="Arial" w:cs="Arial"/>
            <w:szCs w:val="24"/>
          </w:rPr>
          <w:delText>Поправочный коэффициент, например</w:delText>
        </w:r>
        <w:r w:rsidR="007A3941" w:rsidRPr="00EF3F79" w:rsidDel="00DB193D">
          <w:rPr>
            <w:rFonts w:ascii="Arial" w:hAnsi="Arial" w:cs="Arial"/>
            <w:szCs w:val="24"/>
          </w:rPr>
          <w:delText>,</w:delText>
        </w:r>
        <w:r w:rsidRPr="00EF3F79" w:rsidDel="00DB193D">
          <w:rPr>
            <w:rFonts w:ascii="Arial" w:hAnsi="Arial" w:cs="Arial"/>
            <w:szCs w:val="24"/>
          </w:rPr>
          <w:delText xml:space="preserve"> индексация на все тарифы + 10%</w:delText>
        </w:r>
        <w:r w:rsidR="00832E61" w:rsidRPr="00EF3F79" w:rsidDel="00DB193D">
          <w:rPr>
            <w:rFonts w:ascii="Arial" w:hAnsi="Arial" w:cs="Arial"/>
            <w:szCs w:val="24"/>
          </w:rPr>
          <w:delText>;</w:delText>
        </w:r>
      </w:del>
    </w:p>
    <w:p w14:paraId="517A94C0" w14:textId="40155623" w:rsidR="00EF3F79" w:rsidDel="00DB193D" w:rsidRDefault="00441DAC" w:rsidP="00EF3F79">
      <w:pPr>
        <w:pStyle w:val="af9"/>
        <w:numPr>
          <w:ilvl w:val="0"/>
          <w:numId w:val="87"/>
        </w:numPr>
        <w:spacing w:after="240" w:line="276" w:lineRule="auto"/>
        <w:rPr>
          <w:del w:id="1002" w:author="Savinskaya Yulia" w:date="2021-02-25T15:04:00Z"/>
          <w:rFonts w:ascii="Arial" w:hAnsi="Arial" w:cs="Arial"/>
          <w:szCs w:val="24"/>
        </w:rPr>
      </w:pPr>
      <w:del w:id="1003" w:author="Savinskaya Yulia" w:date="2021-02-25T15:04:00Z">
        <w:r w:rsidRPr="00EF3F79" w:rsidDel="00DB193D">
          <w:rPr>
            <w:rFonts w:ascii="Arial" w:hAnsi="Arial" w:cs="Arial"/>
            <w:szCs w:val="24"/>
          </w:rPr>
          <w:delText>Загрузка ТС 18 тонн (когда за груз меньше 18 тонн применяется тариф, как за 18 тонн)</w:delText>
        </w:r>
        <w:r w:rsidR="00832E61" w:rsidRPr="00EF3F79" w:rsidDel="00DB193D">
          <w:rPr>
            <w:rFonts w:ascii="Arial" w:hAnsi="Arial" w:cs="Arial"/>
            <w:szCs w:val="24"/>
          </w:rPr>
          <w:delText>;</w:delText>
        </w:r>
      </w:del>
    </w:p>
    <w:p w14:paraId="66A97B44" w14:textId="770D7B99" w:rsidR="00546DE1" w:rsidRPr="00EF3F79" w:rsidDel="00DB193D" w:rsidRDefault="002C5578" w:rsidP="00EF3F79">
      <w:pPr>
        <w:pStyle w:val="af9"/>
        <w:numPr>
          <w:ilvl w:val="0"/>
          <w:numId w:val="87"/>
        </w:numPr>
        <w:spacing w:after="240" w:line="276" w:lineRule="auto"/>
        <w:rPr>
          <w:del w:id="1004" w:author="Savinskaya Yulia" w:date="2021-02-25T15:04:00Z"/>
          <w:rFonts w:ascii="Arial" w:hAnsi="Arial" w:cs="Arial"/>
          <w:szCs w:val="24"/>
        </w:rPr>
      </w:pPr>
      <w:del w:id="1005" w:author="Savinskaya Yulia" w:date="2021-02-25T15:04:00Z">
        <w:r w:rsidRPr="00EF3F79" w:rsidDel="00DB193D">
          <w:rPr>
            <w:rFonts w:ascii="Arial" w:hAnsi="Arial" w:cs="Arial"/>
            <w:szCs w:val="24"/>
          </w:rPr>
          <w:delText>Машино</w:delText>
        </w:r>
        <w:r w:rsidR="001008DA" w:rsidRPr="00EF3F79" w:rsidDel="00DB193D">
          <w:rPr>
            <w:rFonts w:ascii="Arial" w:hAnsi="Arial" w:cs="Arial"/>
            <w:szCs w:val="24"/>
          </w:rPr>
          <w:delText>-ч</w:delText>
        </w:r>
        <w:r w:rsidR="00441DAC" w:rsidRPr="00EF3F79" w:rsidDel="00DB193D">
          <w:rPr>
            <w:rFonts w:ascii="Arial" w:hAnsi="Arial" w:cs="Arial"/>
            <w:szCs w:val="24"/>
          </w:rPr>
          <w:delText>асы</w:delText>
        </w:r>
        <w:r w:rsidR="00832E61" w:rsidRPr="00EF3F79" w:rsidDel="00DB193D">
          <w:rPr>
            <w:rFonts w:ascii="Arial" w:hAnsi="Arial" w:cs="Arial"/>
            <w:szCs w:val="24"/>
          </w:rPr>
          <w:delText>.</w:delText>
        </w:r>
      </w:del>
    </w:p>
    <w:p w14:paraId="0EEAC0AA" w14:textId="49853434" w:rsidR="004162F5" w:rsidDel="00DB193D" w:rsidRDefault="002805AA" w:rsidP="00EF3F79">
      <w:pPr>
        <w:spacing w:after="240" w:line="276" w:lineRule="auto"/>
        <w:ind w:firstLine="567"/>
        <w:rPr>
          <w:del w:id="1006" w:author="Savinskaya Yulia" w:date="2021-02-25T15:04:00Z"/>
          <w:rFonts w:ascii="Arial" w:hAnsi="Arial" w:cs="Arial"/>
          <w:szCs w:val="24"/>
        </w:rPr>
      </w:pPr>
      <w:del w:id="1007" w:author="Savinskaya Yulia" w:date="2021-02-25T15:04:00Z">
        <w:r w:rsidDel="00DB193D">
          <w:rPr>
            <w:rFonts w:ascii="Arial" w:hAnsi="Arial" w:cs="Arial"/>
            <w:szCs w:val="24"/>
          </w:rPr>
          <w:delText>Для идентификац</w:delText>
        </w:r>
        <w:r w:rsidR="004162F5" w:rsidDel="00DB193D">
          <w:rPr>
            <w:rFonts w:ascii="Arial" w:hAnsi="Arial" w:cs="Arial"/>
            <w:szCs w:val="24"/>
          </w:rPr>
          <w:delText xml:space="preserve">ии Фрахтового заказа </w:delText>
        </w:r>
        <w:r w:rsidR="00A73B7C" w:rsidDel="00DB193D">
          <w:rPr>
            <w:rFonts w:ascii="Arial" w:hAnsi="Arial" w:cs="Arial"/>
            <w:szCs w:val="24"/>
          </w:rPr>
          <w:delText>п</w:delText>
        </w:r>
        <w:r w:rsidR="004C4170" w:rsidDel="00DB193D">
          <w:rPr>
            <w:rFonts w:ascii="Arial" w:hAnsi="Arial" w:cs="Arial"/>
            <w:szCs w:val="24"/>
          </w:rPr>
          <w:delText xml:space="preserve">о штриховому коду </w:delText>
        </w:r>
        <w:r w:rsidR="004162F5" w:rsidDel="00DB193D">
          <w:rPr>
            <w:rFonts w:ascii="Arial" w:hAnsi="Arial" w:cs="Arial"/>
            <w:szCs w:val="24"/>
          </w:rPr>
          <w:delText xml:space="preserve">документа «Транспортная накладная» или «Поручение экспедитору» </w:delText>
        </w:r>
        <w:r w:rsidDel="00DB193D">
          <w:rPr>
            <w:rFonts w:ascii="Arial" w:hAnsi="Arial" w:cs="Arial"/>
            <w:szCs w:val="24"/>
          </w:rPr>
          <w:delText xml:space="preserve">Таксировщик в </w:delText>
        </w:r>
        <w:r w:rsidR="00EF3F79" w:rsidDel="00DB193D">
          <w:rPr>
            <w:rFonts w:ascii="Arial" w:hAnsi="Arial" w:cs="Arial"/>
            <w:szCs w:val="24"/>
          </w:rPr>
          <w:delText xml:space="preserve">стандартном </w:delText>
        </w:r>
        <w:r w:rsidR="00EF3F79" w:rsidDel="00DB193D">
          <w:rPr>
            <w:rFonts w:ascii="Arial" w:hAnsi="Arial" w:cs="Arial"/>
            <w:szCs w:val="24"/>
            <w:lang w:val="en-US"/>
          </w:rPr>
          <w:delText>POWL</w:delText>
        </w:r>
        <w:r w:rsidR="00EF3F79" w:rsidRPr="00AE12DE" w:rsidDel="00DB193D">
          <w:rPr>
            <w:rFonts w:ascii="Arial" w:hAnsi="Arial" w:cs="Arial"/>
            <w:szCs w:val="24"/>
          </w:rPr>
          <w:delText xml:space="preserve"> </w:delText>
        </w:r>
        <w:r w:rsidR="00EF3F79" w:rsidDel="00DB193D">
          <w:rPr>
            <w:rFonts w:ascii="Arial" w:hAnsi="Arial" w:cs="Arial"/>
            <w:szCs w:val="24"/>
          </w:rPr>
          <w:delText>отчете «Обзор заказов на автомобильный фрахт»</w:delText>
        </w:r>
        <w:r w:rsidR="00A73B7C" w:rsidDel="00DB193D">
          <w:rPr>
            <w:rFonts w:ascii="Arial" w:hAnsi="Arial" w:cs="Arial"/>
            <w:szCs w:val="24"/>
          </w:rPr>
          <w:delText>,</w:delText>
        </w:r>
        <w:r w:rsidDel="00DB193D">
          <w:rPr>
            <w:rFonts w:ascii="Arial" w:hAnsi="Arial" w:cs="Arial"/>
            <w:szCs w:val="24"/>
          </w:rPr>
          <w:delText xml:space="preserve"> сканирует штриховой код</w:delText>
        </w:r>
        <w:r w:rsidR="004162F5" w:rsidDel="00DB193D">
          <w:rPr>
            <w:rFonts w:ascii="Arial" w:hAnsi="Arial" w:cs="Arial"/>
            <w:szCs w:val="24"/>
          </w:rPr>
          <w:delText xml:space="preserve">, </w:delText>
        </w:r>
        <w:r w:rsidR="00A73B7C" w:rsidDel="00DB193D">
          <w:rPr>
            <w:rFonts w:ascii="Arial" w:hAnsi="Arial" w:cs="Arial"/>
            <w:szCs w:val="24"/>
          </w:rPr>
          <w:delText>-</w:delText>
        </w:r>
        <w:r w:rsidR="004162F5" w:rsidDel="00DB193D">
          <w:rPr>
            <w:rFonts w:ascii="Arial" w:hAnsi="Arial" w:cs="Arial"/>
            <w:szCs w:val="24"/>
          </w:rPr>
          <w:delText xml:space="preserve"> система автоматически возвращает номер Фрахтового заказа.</w:delText>
        </w:r>
        <w:r w:rsidR="00A73B7C" w:rsidDel="00DB193D">
          <w:rPr>
            <w:rFonts w:ascii="Arial" w:hAnsi="Arial" w:cs="Arial"/>
            <w:szCs w:val="24"/>
          </w:rPr>
          <w:delText xml:space="preserve"> </w:delText>
        </w:r>
        <w:r w:rsidR="00D80518" w:rsidDel="00DB193D">
          <w:rPr>
            <w:rFonts w:ascii="Arial" w:hAnsi="Arial" w:cs="Arial"/>
            <w:szCs w:val="24"/>
          </w:rPr>
          <w:delText xml:space="preserve">Данное требование будет реализовано с помощью разработки </w:delText>
        </w:r>
        <w:r w:rsidR="00EF3F79" w:rsidRPr="00EF3F79" w:rsidDel="00DB193D">
          <w:rPr>
            <w:rFonts w:ascii="Arial" w:hAnsi="Arial" w:cs="Arial"/>
            <w:szCs w:val="24"/>
          </w:rPr>
          <w:delText>MM</w:delText>
        </w:r>
        <w:r w:rsidR="00EF3F79" w:rsidDel="00DB193D">
          <w:rPr>
            <w:rFonts w:ascii="Arial" w:hAnsi="Arial" w:cs="Arial"/>
            <w:szCs w:val="24"/>
          </w:rPr>
          <w:delText>08</w:delText>
        </w:r>
        <w:r w:rsidR="00D80518" w:rsidDel="00DB193D">
          <w:rPr>
            <w:rFonts w:ascii="Arial" w:hAnsi="Arial" w:cs="Arial"/>
            <w:szCs w:val="24"/>
          </w:rPr>
          <w:delText xml:space="preserve">. </w:delText>
        </w:r>
        <w:r w:rsidR="00A73B7C" w:rsidDel="00DB193D">
          <w:rPr>
            <w:rFonts w:ascii="Arial" w:hAnsi="Arial" w:cs="Arial"/>
            <w:szCs w:val="24"/>
          </w:rPr>
          <w:delText xml:space="preserve">Таксировщик нажимает клавишу </w:delText>
        </w:r>
        <w:r w:rsidR="00A73B7C" w:rsidRPr="00EF3F79" w:rsidDel="00DB193D">
          <w:rPr>
            <w:rFonts w:ascii="Arial" w:hAnsi="Arial" w:cs="Arial"/>
            <w:szCs w:val="24"/>
          </w:rPr>
          <w:delText>ENTER</w:delText>
        </w:r>
        <w:r w:rsidR="00A73B7C" w:rsidRPr="00A73B7C" w:rsidDel="00DB193D">
          <w:rPr>
            <w:rFonts w:ascii="Arial" w:hAnsi="Arial" w:cs="Arial"/>
            <w:szCs w:val="24"/>
          </w:rPr>
          <w:delText xml:space="preserve"> </w:delText>
        </w:r>
        <w:r w:rsidR="00A73B7C" w:rsidDel="00DB193D">
          <w:rPr>
            <w:rFonts w:ascii="Arial" w:hAnsi="Arial" w:cs="Arial"/>
            <w:szCs w:val="24"/>
          </w:rPr>
          <w:delText>и открывает Фрахтовый заказ на изменение.</w:delText>
        </w:r>
      </w:del>
    </w:p>
    <w:p w14:paraId="2C9A3694" w14:textId="4247F7C5" w:rsidR="00441DAC" w:rsidRPr="00F00A17" w:rsidDel="00DB193D" w:rsidRDefault="00A73B7C" w:rsidP="00FB515C">
      <w:pPr>
        <w:spacing w:after="240" w:line="276" w:lineRule="auto"/>
        <w:ind w:firstLine="567"/>
        <w:rPr>
          <w:del w:id="1008" w:author="Savinskaya Yulia" w:date="2021-02-25T15:04:00Z"/>
          <w:rFonts w:ascii="Arial" w:hAnsi="Arial" w:cs="Arial"/>
          <w:szCs w:val="24"/>
        </w:rPr>
      </w:pPr>
      <w:del w:id="1009" w:author="Savinskaya Yulia" w:date="2021-02-25T15:04:00Z">
        <w:r w:rsidDel="00DB193D">
          <w:rPr>
            <w:rFonts w:ascii="Arial" w:hAnsi="Arial" w:cs="Arial"/>
            <w:szCs w:val="24"/>
          </w:rPr>
          <w:delText>Для выполнения расчета транспортировки Таксировщик запускает функцию «Рассчитать затраты»</w:delText>
        </w:r>
        <w:r w:rsidR="00D80518" w:rsidDel="00DB193D">
          <w:rPr>
            <w:rFonts w:ascii="Arial" w:hAnsi="Arial" w:cs="Arial"/>
            <w:szCs w:val="24"/>
          </w:rPr>
          <w:delText xml:space="preserve"> из Фрахтового заказа</w:delText>
        </w:r>
        <w:r w:rsidDel="00DB193D">
          <w:rPr>
            <w:rFonts w:ascii="Arial" w:hAnsi="Arial" w:cs="Arial"/>
            <w:szCs w:val="24"/>
          </w:rPr>
          <w:delText>.</w:delText>
        </w:r>
      </w:del>
    </w:p>
    <w:p w14:paraId="332CA23C" w14:textId="4601EAC3" w:rsidR="008C14A2" w:rsidDel="00DB193D" w:rsidRDefault="008C14A2" w:rsidP="008C14A2">
      <w:pPr>
        <w:pStyle w:val="a7"/>
        <w:jc w:val="right"/>
        <w:rPr>
          <w:del w:id="1010" w:author="Savinskaya Yulia" w:date="2021-02-25T15:04:00Z"/>
          <w:rFonts w:ascii="Arial" w:hAnsi="Arial" w:cs="Arial"/>
          <w:b/>
          <w:sz w:val="22"/>
        </w:rPr>
      </w:pPr>
      <w:del w:id="1011" w:author="Savinskaya Yulia" w:date="2021-02-25T15:04:00Z">
        <w:r w:rsidRPr="00916FAB" w:rsidDel="00DB193D">
          <w:rPr>
            <w:rFonts w:ascii="Arial" w:hAnsi="Arial" w:cs="Arial"/>
            <w:b/>
            <w:sz w:val="22"/>
          </w:rPr>
          <w:delText xml:space="preserve">Таблица </w:delText>
        </w:r>
      </w:del>
      <w:del w:id="1012" w:author="Savinskaya Yulia" w:date="2021-02-24T14:56:00Z">
        <w:r w:rsidR="00EF3F79" w:rsidDel="00E07D2E">
          <w:rPr>
            <w:rFonts w:ascii="Arial" w:hAnsi="Arial" w:cs="Arial"/>
            <w:b/>
            <w:sz w:val="22"/>
          </w:rPr>
          <w:delText>31</w:delText>
        </w:r>
      </w:del>
      <w:del w:id="1013" w:author="Savinskaya Yulia" w:date="2021-02-25T15:04:00Z">
        <w:r w:rsidRPr="00916FAB" w:rsidDel="00DB193D">
          <w:rPr>
            <w:rFonts w:ascii="Arial" w:hAnsi="Arial" w:cs="Arial"/>
            <w:b/>
            <w:sz w:val="22"/>
          </w:rPr>
          <w:delText xml:space="preserve">. Описание </w:delText>
        </w:r>
        <w:r w:rsidDel="00DB193D">
          <w:rPr>
            <w:rFonts w:ascii="Arial" w:hAnsi="Arial" w:cs="Arial"/>
            <w:b/>
            <w:sz w:val="22"/>
          </w:rPr>
          <w:delText xml:space="preserve">шага «Расчет </w:delText>
        </w:r>
        <w:r w:rsidRPr="00F45F8C" w:rsidDel="00DB193D">
          <w:rPr>
            <w:rFonts w:ascii="Arial" w:hAnsi="Arial" w:cs="Arial"/>
            <w:b/>
            <w:sz w:val="22"/>
          </w:rPr>
          <w:delText>транспортировки</w:delText>
        </w:r>
        <w:r w:rsidDel="00DB193D">
          <w:rPr>
            <w:rFonts w:ascii="Arial" w:hAnsi="Arial" w:cs="Arial"/>
            <w:b/>
            <w:sz w:val="22"/>
          </w:rPr>
          <w:delText>»</w:delText>
        </w:r>
      </w:del>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8C14A2" w:rsidDel="00DB193D" w14:paraId="348547F8" w14:textId="362DC516" w:rsidTr="00EE55DB">
        <w:trPr>
          <w:del w:id="1014" w:author="Savinskaya Yulia" w:date="2021-02-25T15:04:00Z"/>
        </w:trPr>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258A2CD" w14:textId="52981DAB" w:rsidR="008C14A2" w:rsidDel="00DB193D" w:rsidRDefault="008C14A2" w:rsidP="00EE55DB">
            <w:pPr>
              <w:pStyle w:val="h"/>
              <w:spacing w:before="45" w:after="45"/>
              <w:rPr>
                <w:del w:id="1015" w:author="Savinskaya Yulia" w:date="2021-02-25T15:04:00Z"/>
                <w:noProof/>
                <w:szCs w:val="24"/>
              </w:rPr>
            </w:pPr>
            <w:del w:id="1016" w:author="Savinskaya Yulia" w:date="2021-02-25T15:04:00Z">
              <w:r w:rsidDel="00DB193D">
                <w:rPr>
                  <w:noProof/>
                  <w:szCs w:val="24"/>
                </w:rPr>
                <w:delText>№</w:delText>
              </w:r>
            </w:del>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D6A657F" w14:textId="30B7195D" w:rsidR="008C14A2" w:rsidDel="00DB193D" w:rsidRDefault="008C14A2" w:rsidP="00EE55DB">
            <w:pPr>
              <w:pStyle w:val="h"/>
              <w:spacing w:before="45" w:after="45"/>
              <w:rPr>
                <w:del w:id="1017" w:author="Savinskaya Yulia" w:date="2021-02-25T15:04:00Z"/>
                <w:noProof/>
                <w:szCs w:val="24"/>
              </w:rPr>
            </w:pPr>
            <w:del w:id="1018" w:author="Savinskaya Yulia" w:date="2021-02-25T15:04:00Z">
              <w:r w:rsidDel="00DB193D">
                <w:rPr>
                  <w:noProof/>
                  <w:szCs w:val="24"/>
                </w:rPr>
                <w:delText>Операция</w:delText>
              </w:r>
            </w:del>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65C47680" w14:textId="027D2B56" w:rsidR="008C14A2" w:rsidRPr="00E12003" w:rsidDel="00DB193D" w:rsidRDefault="00EF3F79" w:rsidP="00EE55DB">
            <w:pPr>
              <w:pStyle w:val="h"/>
              <w:spacing w:before="45" w:after="45"/>
              <w:jc w:val="both"/>
              <w:rPr>
                <w:del w:id="1019" w:author="Savinskaya Yulia" w:date="2021-02-25T15:04:00Z"/>
                <w:noProof/>
                <w:szCs w:val="24"/>
                <w:rPrChange w:id="1020" w:author="SintsovaMA" w:date="2021-02-25T12:15:00Z">
                  <w:rPr>
                    <w:del w:id="1021" w:author="Savinskaya Yulia" w:date="2021-02-25T15:04:00Z"/>
                    <w:noProof/>
                    <w:szCs w:val="24"/>
                    <w:lang w:val="en-US"/>
                  </w:rPr>
                </w:rPrChange>
              </w:rPr>
            </w:pPr>
            <w:del w:id="1022" w:author="Savinskaya Yulia" w:date="2021-02-25T15:04:00Z">
              <w:r w:rsidDel="00DB193D">
                <w:rPr>
                  <w:noProof/>
                  <w:szCs w:val="24"/>
                </w:rPr>
                <w:delText>Транзакция</w:delText>
              </w:r>
            </w:del>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D0303A3" w14:textId="16F42709" w:rsidR="008C14A2" w:rsidDel="00DB193D" w:rsidRDefault="008C14A2" w:rsidP="00EE55DB">
            <w:pPr>
              <w:pStyle w:val="h"/>
              <w:spacing w:before="45" w:after="45"/>
              <w:rPr>
                <w:del w:id="1023" w:author="Savinskaya Yulia" w:date="2021-02-25T15:04:00Z"/>
                <w:noProof/>
                <w:szCs w:val="24"/>
              </w:rPr>
            </w:pPr>
            <w:del w:id="1024" w:author="Savinskaya Yulia" w:date="2021-02-25T15:04:00Z">
              <w:r w:rsidDel="00DB193D">
                <w:rPr>
                  <w:noProof/>
                  <w:szCs w:val="24"/>
                </w:rPr>
                <w:delText>Описание</w:delText>
              </w:r>
            </w:del>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7AF56B6" w14:textId="2F8A3EDE" w:rsidR="008C14A2" w:rsidDel="00DB193D" w:rsidRDefault="008C14A2" w:rsidP="00EE55DB">
            <w:pPr>
              <w:pStyle w:val="h"/>
              <w:spacing w:before="45" w:after="45"/>
              <w:rPr>
                <w:del w:id="1025" w:author="Savinskaya Yulia" w:date="2021-02-25T15:04:00Z"/>
                <w:noProof/>
                <w:szCs w:val="24"/>
              </w:rPr>
            </w:pPr>
            <w:del w:id="1026" w:author="Savinskaya Yulia" w:date="2021-02-25T15:04:00Z">
              <w:r w:rsidDel="00DB193D">
                <w:rPr>
                  <w:noProof/>
                  <w:szCs w:val="24"/>
                </w:rPr>
                <w:delText>Бизнес-роль</w:delText>
              </w:r>
            </w:del>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5C9E5D6E" w14:textId="659A96C6" w:rsidR="008C14A2" w:rsidDel="00DB193D" w:rsidRDefault="008C14A2" w:rsidP="00EE55DB">
            <w:pPr>
              <w:pStyle w:val="h"/>
              <w:spacing w:before="45" w:after="45"/>
              <w:rPr>
                <w:del w:id="1027" w:author="Savinskaya Yulia" w:date="2021-02-25T15:04:00Z"/>
                <w:noProof/>
                <w:szCs w:val="24"/>
              </w:rPr>
            </w:pPr>
            <w:del w:id="1028" w:author="Savinskaya Yulia" w:date="2021-02-25T15:04:00Z">
              <w:r w:rsidDel="00DB193D">
                <w:rPr>
                  <w:noProof/>
                  <w:szCs w:val="24"/>
                </w:rPr>
                <w:delText>Предпосылки</w:delText>
              </w:r>
            </w:del>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2733295" w14:textId="769718BF" w:rsidR="008C14A2" w:rsidDel="00DB193D" w:rsidRDefault="008C14A2" w:rsidP="00EE55DB">
            <w:pPr>
              <w:pStyle w:val="h"/>
              <w:spacing w:before="45" w:after="45"/>
              <w:rPr>
                <w:del w:id="1029" w:author="Savinskaya Yulia" w:date="2021-02-25T15:04:00Z"/>
                <w:noProof/>
                <w:szCs w:val="24"/>
              </w:rPr>
            </w:pPr>
            <w:del w:id="1030" w:author="Savinskaya Yulia" w:date="2021-02-25T15:04:00Z">
              <w:r w:rsidDel="00DB193D">
                <w:rPr>
                  <w:noProof/>
                  <w:szCs w:val="24"/>
                </w:rPr>
                <w:delText>Вход</w:delText>
              </w:r>
            </w:del>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8684E00" w14:textId="1D9D4A08" w:rsidR="008C14A2" w:rsidDel="00DB193D" w:rsidRDefault="008C14A2" w:rsidP="00EE55DB">
            <w:pPr>
              <w:pStyle w:val="h"/>
              <w:spacing w:before="45" w:after="45"/>
              <w:rPr>
                <w:del w:id="1031" w:author="Savinskaya Yulia" w:date="2021-02-25T15:04:00Z"/>
                <w:noProof/>
                <w:szCs w:val="24"/>
              </w:rPr>
            </w:pPr>
            <w:del w:id="1032" w:author="Savinskaya Yulia" w:date="2021-02-25T15:04:00Z">
              <w:r w:rsidDel="00DB193D">
                <w:rPr>
                  <w:noProof/>
                  <w:szCs w:val="24"/>
                </w:rPr>
                <w:delText>Выход</w:delText>
              </w:r>
            </w:del>
          </w:p>
        </w:tc>
      </w:tr>
      <w:tr w:rsidR="008C14A2" w:rsidDel="00DB193D" w14:paraId="49E13C4C" w14:textId="5533F5E0" w:rsidTr="00EE55DB">
        <w:trPr>
          <w:del w:id="1033" w:author="Savinskaya Yulia" w:date="2021-02-25T15:04:00Z"/>
        </w:trPr>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826B322" w14:textId="10EF5079" w:rsidR="008C14A2" w:rsidRPr="00AE12DE" w:rsidDel="00DB193D" w:rsidRDefault="008C14A2" w:rsidP="00FB515C">
            <w:pPr>
              <w:pStyle w:val="bbb"/>
              <w:spacing w:before="45" w:after="45"/>
              <w:rPr>
                <w:del w:id="1034" w:author="Savinskaya Yulia" w:date="2021-02-25T15:04:00Z"/>
                <w:rFonts w:eastAsia="Times New Roman"/>
                <w:color w:val="auto"/>
                <w:sz w:val="20"/>
                <w:lang w:eastAsia="en-US"/>
              </w:rPr>
            </w:pPr>
            <w:del w:id="1035" w:author="Savinskaya Yulia" w:date="2021-02-25T15:04:00Z">
              <w:r w:rsidRPr="001942F9" w:rsidDel="00DB193D">
                <w:rPr>
                  <w:sz w:val="20"/>
                </w:rPr>
                <w:delText>10.06.02.</w:delText>
              </w:r>
              <w:r w:rsidR="00EF3F79" w:rsidRPr="00E12003" w:rsidDel="00DB193D">
                <w:rPr>
                  <w:sz w:val="20"/>
                  <w:rPrChange w:id="1036" w:author="SintsovaMA" w:date="2021-02-25T12:15:00Z">
                    <w:rPr>
                      <w:sz w:val="20"/>
                      <w:lang w:val="en-US"/>
                    </w:rPr>
                  </w:rPrChange>
                </w:rPr>
                <w:delText>1</w:delText>
              </w:r>
              <w:r w:rsidR="00EF3F79" w:rsidDel="00DB193D">
                <w:rPr>
                  <w:sz w:val="20"/>
                </w:rPr>
                <w:delText>10</w:delText>
              </w:r>
            </w:del>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FB30879" w14:textId="68D622D4" w:rsidR="008C14A2" w:rsidRPr="001942F9" w:rsidDel="00DB193D" w:rsidRDefault="008C14A2" w:rsidP="00EE55DB">
            <w:pPr>
              <w:pStyle w:val="bbb"/>
              <w:spacing w:before="45" w:after="45"/>
              <w:rPr>
                <w:del w:id="1037" w:author="Savinskaya Yulia" w:date="2021-02-25T15:04:00Z"/>
                <w:rFonts w:eastAsia="Times New Roman"/>
                <w:color w:val="auto"/>
                <w:sz w:val="20"/>
                <w:lang w:eastAsia="en-US"/>
              </w:rPr>
            </w:pPr>
            <w:del w:id="1038" w:author="Savinskaya Yulia" w:date="2021-02-25T15:04:00Z">
              <w:r w:rsidDel="00DB193D">
                <w:rPr>
                  <w:sz w:val="20"/>
                </w:rPr>
                <w:delText>Расчет</w:delText>
              </w:r>
              <w:r w:rsidRPr="001942F9" w:rsidDel="00DB193D">
                <w:rPr>
                  <w:sz w:val="20"/>
                </w:rPr>
                <w:delText xml:space="preserve"> транспортировки</w:delText>
              </w:r>
            </w:del>
          </w:p>
        </w:tc>
        <w:tc>
          <w:tcPr>
            <w:tcW w:w="557" w:type="pct"/>
            <w:tcBorders>
              <w:top w:val="single" w:sz="6" w:space="0" w:color="000000"/>
              <w:left w:val="single" w:sz="6" w:space="0" w:color="000000"/>
              <w:bottom w:val="single" w:sz="6" w:space="0" w:color="000000"/>
              <w:right w:val="single" w:sz="6" w:space="0" w:color="000000"/>
            </w:tcBorders>
          </w:tcPr>
          <w:p w14:paraId="1259042B" w14:textId="5F62379C" w:rsidR="00F00A17" w:rsidRPr="00E12003" w:rsidDel="00DB193D" w:rsidRDefault="00EF3F79" w:rsidP="00EE55DB">
            <w:pPr>
              <w:pStyle w:val="bbb"/>
              <w:spacing w:before="45" w:after="45"/>
              <w:rPr>
                <w:del w:id="1039" w:author="Savinskaya Yulia" w:date="2021-02-25T15:04:00Z"/>
                <w:rFonts w:eastAsia="Times New Roman"/>
                <w:color w:val="auto"/>
                <w:sz w:val="20"/>
                <w:lang w:eastAsia="en-US"/>
                <w:rPrChange w:id="1040" w:author="SintsovaMA" w:date="2021-02-25T12:15:00Z">
                  <w:rPr>
                    <w:del w:id="1041" w:author="Savinskaya Yulia" w:date="2021-02-25T15:04:00Z"/>
                    <w:rFonts w:eastAsia="Times New Roman"/>
                    <w:color w:val="auto"/>
                    <w:sz w:val="20"/>
                    <w:lang w:val="en-US" w:eastAsia="en-US"/>
                  </w:rPr>
                </w:rPrChange>
              </w:rPr>
            </w:pPr>
            <w:del w:id="1042" w:author="Savinskaya Yulia" w:date="2021-02-25T15:04:00Z">
              <w:r w:rsidDel="00DB193D">
                <w:rPr>
                  <w:rFonts w:eastAsia="Times New Roman"/>
                  <w:color w:val="auto"/>
                  <w:sz w:val="20"/>
                  <w:lang w:val="en-US" w:eastAsia="en-US"/>
                </w:rPr>
                <w:delText>NWBC</w:delText>
              </w:r>
            </w:del>
          </w:p>
          <w:p w14:paraId="7C01A2FC" w14:textId="55FC34E9" w:rsidR="008C14A2" w:rsidRPr="001942F9" w:rsidDel="00DB193D" w:rsidRDefault="008C14A2" w:rsidP="00EE55DB">
            <w:pPr>
              <w:pStyle w:val="bbb"/>
              <w:spacing w:before="45" w:after="45"/>
              <w:rPr>
                <w:del w:id="1043" w:author="Savinskaya Yulia" w:date="2021-02-25T15:04:00Z"/>
                <w:rFonts w:eastAsia="Times New Roman"/>
                <w:color w:val="auto"/>
                <w:sz w:val="20"/>
                <w:lang w:eastAsia="en-US"/>
              </w:rPr>
            </w:pPr>
            <w:del w:id="1044" w:author="Savinskaya Yulia" w:date="2021-02-25T15:04:00Z">
              <w:r w:rsidRPr="001942F9" w:rsidDel="00DB193D">
                <w:rPr>
                  <w:rFonts w:eastAsia="Times New Roman"/>
                  <w:color w:val="auto"/>
                  <w:sz w:val="20"/>
                  <w:lang w:eastAsia="en-US"/>
                </w:rPr>
                <w:delText>Обработать фрахтовый заказ</w:delText>
              </w:r>
            </w:del>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5D694AE" w14:textId="5557B0CD" w:rsidR="008C14A2" w:rsidRPr="001942F9" w:rsidDel="00DB193D" w:rsidRDefault="008C14A2" w:rsidP="00055BF2">
            <w:pPr>
              <w:pStyle w:val="bbb"/>
              <w:spacing w:before="45" w:after="45"/>
              <w:rPr>
                <w:del w:id="1045" w:author="Savinskaya Yulia" w:date="2021-02-25T15:04:00Z"/>
                <w:sz w:val="20"/>
              </w:rPr>
            </w:pPr>
            <w:del w:id="1046" w:author="Savinskaya Yulia" w:date="2021-02-25T15:04:00Z">
              <w:r w:rsidRPr="001942F9" w:rsidDel="00DB193D">
                <w:rPr>
                  <w:sz w:val="20"/>
                </w:rPr>
                <w:delText xml:space="preserve">На данном шаге </w:delText>
              </w:r>
              <w:r w:rsidR="00055BF2" w:rsidDel="00DB193D">
                <w:rPr>
                  <w:sz w:val="20"/>
                </w:rPr>
                <w:delText xml:space="preserve">рассчитываются </w:delText>
              </w:r>
              <w:r w:rsidRPr="001942F9" w:rsidDel="00DB193D">
                <w:rPr>
                  <w:sz w:val="20"/>
                </w:rPr>
                <w:delText xml:space="preserve">транспортные затраты </w:delText>
              </w:r>
              <w:r w:rsidR="00055BF2" w:rsidDel="00DB193D">
                <w:rPr>
                  <w:sz w:val="20"/>
                </w:rPr>
                <w:delText>для транспортировки транспортом Подрядчика.</w:delText>
              </w:r>
            </w:del>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412D038" w14:textId="0372C56F" w:rsidR="008C14A2" w:rsidRPr="001942F9" w:rsidDel="00DB193D" w:rsidRDefault="008C14A2" w:rsidP="00EE55DB">
            <w:pPr>
              <w:spacing w:before="45" w:after="45"/>
              <w:ind w:left="-57"/>
              <w:jc w:val="left"/>
              <w:rPr>
                <w:del w:id="1047" w:author="Savinskaya Yulia" w:date="2021-02-25T15:04:00Z"/>
                <w:rFonts w:ascii="Arial" w:hAnsi="Arial" w:cs="Arial"/>
                <w:sz w:val="20"/>
                <w:szCs w:val="20"/>
              </w:rPr>
            </w:pPr>
            <w:del w:id="1048" w:author="Savinskaya Yulia" w:date="2021-02-25T15:04:00Z">
              <w:r w:rsidRPr="001942F9" w:rsidDel="00DB193D">
                <w:rPr>
                  <w:rFonts w:ascii="Arial" w:eastAsia="Arial" w:hAnsi="Arial" w:cs="Arial"/>
                  <w:color w:val="000000"/>
                  <w:sz w:val="20"/>
                  <w:szCs w:val="20"/>
                </w:rPr>
                <w:delText>Таксировщик</w:delText>
              </w:r>
            </w:del>
          </w:p>
          <w:p w14:paraId="10CADB99" w14:textId="650CD9D6" w:rsidR="008C14A2" w:rsidRPr="001942F9" w:rsidDel="00DB193D" w:rsidRDefault="008C14A2" w:rsidP="00EE55DB">
            <w:pPr>
              <w:spacing w:before="45" w:after="45"/>
              <w:ind w:left="-57"/>
              <w:jc w:val="left"/>
              <w:rPr>
                <w:del w:id="1049" w:author="Savinskaya Yulia" w:date="2021-02-25T15:04:00Z"/>
                <w:rFonts w:ascii="Arial" w:hAnsi="Arial" w:cs="Arial"/>
                <w:sz w:val="20"/>
                <w:szCs w:val="20"/>
              </w:rPr>
            </w:pPr>
          </w:p>
        </w:tc>
        <w:tc>
          <w:tcPr>
            <w:tcW w:w="626" w:type="pct"/>
            <w:tcBorders>
              <w:top w:val="single" w:sz="6" w:space="0" w:color="000000"/>
              <w:left w:val="single" w:sz="6" w:space="0" w:color="000000"/>
              <w:bottom w:val="single" w:sz="6" w:space="0" w:color="000000"/>
              <w:right w:val="single" w:sz="6" w:space="0" w:color="000000"/>
            </w:tcBorders>
          </w:tcPr>
          <w:p w14:paraId="51573BBF" w14:textId="0022B288" w:rsidR="00B81FB5" w:rsidRPr="00B81FB5" w:rsidDel="00DB193D" w:rsidRDefault="008C14A2" w:rsidP="00B81FB5">
            <w:pPr>
              <w:pStyle w:val="bbb"/>
              <w:spacing w:before="45" w:after="45"/>
              <w:rPr>
                <w:del w:id="1050" w:author="Savinskaya Yulia" w:date="2021-02-25T15:04:00Z"/>
                <w:rFonts w:eastAsia="Times New Roman"/>
                <w:color w:val="auto"/>
                <w:sz w:val="20"/>
                <w:lang w:eastAsia="en-US"/>
              </w:rPr>
            </w:pPr>
            <w:del w:id="1051" w:author="Savinskaya Yulia" w:date="2021-02-25T15:04:00Z">
              <w:r w:rsidRPr="001942F9" w:rsidDel="00DB193D">
                <w:rPr>
                  <w:rFonts w:eastAsia="Times New Roman"/>
                  <w:color w:val="auto"/>
                  <w:sz w:val="20"/>
                  <w:lang w:eastAsia="en-US"/>
                </w:rPr>
                <w:delText>Транспортировка транспортом</w:delText>
              </w:r>
              <w:r w:rsidR="00B81FB5" w:rsidDel="00DB193D">
                <w:rPr>
                  <w:rFonts w:eastAsia="Times New Roman"/>
                  <w:color w:val="auto"/>
                  <w:sz w:val="20"/>
                  <w:lang w:eastAsia="en-US"/>
                </w:rPr>
                <w:delText xml:space="preserve"> Подрядчика завершена</w:delText>
              </w:r>
              <w:r w:rsidR="00B81FB5" w:rsidRPr="00B81FB5" w:rsidDel="00DB193D">
                <w:rPr>
                  <w:rFonts w:eastAsia="Times New Roman"/>
                  <w:color w:val="auto"/>
                  <w:sz w:val="20"/>
                  <w:lang w:eastAsia="en-US"/>
                </w:rPr>
                <w:delText>;</w:delText>
              </w:r>
            </w:del>
          </w:p>
          <w:p w14:paraId="1A9BECF3" w14:textId="6306F5FA" w:rsidR="008C14A2" w:rsidRPr="001942F9" w:rsidDel="00DB193D" w:rsidRDefault="00B81FB5" w:rsidP="00B81FB5">
            <w:pPr>
              <w:pStyle w:val="bbb"/>
              <w:spacing w:before="45" w:after="45"/>
              <w:rPr>
                <w:del w:id="1052" w:author="Savinskaya Yulia" w:date="2021-02-25T15:04:00Z"/>
                <w:rFonts w:eastAsia="Times New Roman"/>
                <w:color w:val="auto"/>
                <w:sz w:val="20"/>
                <w:lang w:eastAsia="en-US"/>
              </w:rPr>
            </w:pPr>
            <w:del w:id="1053" w:author="Savinskaya Yulia" w:date="2021-02-25T15:04:00Z">
              <w:r w:rsidDel="00DB193D">
                <w:rPr>
                  <w:rFonts w:eastAsia="Times New Roman"/>
                  <w:color w:val="auto"/>
                  <w:sz w:val="20"/>
                  <w:lang w:eastAsia="en-US"/>
                </w:rPr>
                <w:delText>Фрахтовое соглашение создано.</w:delText>
              </w:r>
            </w:del>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ADDE298" w14:textId="2C320356" w:rsidR="00055BF2" w:rsidRPr="00055BF2" w:rsidDel="00DB193D" w:rsidRDefault="00EF3F79" w:rsidP="00055BF2">
            <w:pPr>
              <w:spacing w:before="45" w:after="45"/>
              <w:jc w:val="left"/>
              <w:rPr>
                <w:del w:id="1054" w:author="Savinskaya Yulia" w:date="2021-02-25T15:04:00Z"/>
                <w:rFonts w:ascii="Arial" w:eastAsia="Arial" w:hAnsi="Arial" w:cs="Arial"/>
                <w:color w:val="000000"/>
                <w:sz w:val="20"/>
                <w:szCs w:val="20"/>
              </w:rPr>
            </w:pPr>
            <w:del w:id="1055" w:author="Savinskaya Yulia" w:date="2021-02-25T15:04:00Z">
              <w:r w:rsidRPr="00EF3F79" w:rsidDel="00DB193D">
                <w:rPr>
                  <w:rFonts w:ascii="Arial" w:eastAsia="Arial" w:hAnsi="Arial" w:cs="Arial"/>
                  <w:color w:val="000000"/>
                  <w:sz w:val="20"/>
                  <w:szCs w:val="20"/>
                </w:rPr>
                <w:delText xml:space="preserve">Путевой лист подрядчика </w:delText>
              </w:r>
              <w:r w:rsidR="00055BF2" w:rsidRPr="00055BF2" w:rsidDel="00DB193D">
                <w:rPr>
                  <w:rFonts w:ascii="Arial" w:eastAsia="Arial" w:hAnsi="Arial" w:cs="Arial"/>
                  <w:color w:val="000000"/>
                  <w:sz w:val="20"/>
                  <w:szCs w:val="20"/>
                </w:rPr>
                <w:delText>(Завершено);</w:delText>
              </w:r>
            </w:del>
          </w:p>
          <w:p w14:paraId="5D4AC386" w14:textId="1DA8ECB5" w:rsidR="00F00A17" w:rsidRPr="00055BF2" w:rsidDel="00DB193D" w:rsidRDefault="00055BF2" w:rsidP="00055BF2">
            <w:pPr>
              <w:spacing w:before="45" w:after="45"/>
              <w:jc w:val="left"/>
              <w:rPr>
                <w:del w:id="1056" w:author="Savinskaya Yulia" w:date="2021-02-25T15:04:00Z"/>
                <w:rFonts w:ascii="Arial" w:eastAsia="Arial" w:hAnsi="Arial" w:cs="Arial"/>
                <w:color w:val="000000"/>
                <w:sz w:val="20"/>
                <w:szCs w:val="20"/>
              </w:rPr>
            </w:pPr>
            <w:del w:id="1057" w:author="Savinskaya Yulia" w:date="2021-02-25T15:04:00Z">
              <w:r w:rsidRPr="00055BF2" w:rsidDel="00DB193D">
                <w:rPr>
                  <w:rFonts w:ascii="Arial" w:eastAsia="Arial" w:hAnsi="Arial" w:cs="Arial"/>
                  <w:color w:val="000000"/>
                  <w:sz w:val="20"/>
                  <w:szCs w:val="20"/>
                </w:rPr>
                <w:delText>Фрахтовое соглашение.</w:delText>
              </w:r>
            </w:del>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83BD183" w14:textId="685D0FCC" w:rsidR="008C14A2" w:rsidRPr="001942F9" w:rsidDel="00DB193D" w:rsidRDefault="00EF3F79" w:rsidP="00EE55DB">
            <w:pPr>
              <w:pStyle w:val="bbb"/>
              <w:spacing w:before="45" w:after="45"/>
              <w:rPr>
                <w:del w:id="1058" w:author="Savinskaya Yulia" w:date="2021-02-25T15:04:00Z"/>
                <w:rFonts w:eastAsia="Times New Roman"/>
                <w:color w:val="auto"/>
                <w:sz w:val="20"/>
                <w:lang w:eastAsia="en-US"/>
              </w:rPr>
            </w:pPr>
            <w:del w:id="1059" w:author="Savinskaya Yulia" w:date="2021-02-25T15:04:00Z">
              <w:r w:rsidRPr="00EF3F79" w:rsidDel="00DB193D">
                <w:rPr>
                  <w:sz w:val="20"/>
                </w:rPr>
                <w:delText xml:space="preserve">Путевой лист подрядчика </w:delText>
              </w:r>
              <w:r w:rsidR="00555ABE" w:rsidDel="00DB193D">
                <w:rPr>
                  <w:sz w:val="20"/>
                </w:rPr>
                <w:delText>(Рассчита</w:delText>
              </w:r>
              <w:r w:rsidDel="00DB193D">
                <w:rPr>
                  <w:sz w:val="20"/>
                </w:rPr>
                <w:delText>н</w:delText>
              </w:r>
              <w:r w:rsidR="00555ABE" w:rsidDel="00DB193D">
                <w:rPr>
                  <w:sz w:val="20"/>
                </w:rPr>
                <w:delText>)</w:delText>
              </w:r>
            </w:del>
          </w:p>
        </w:tc>
      </w:tr>
    </w:tbl>
    <w:p w14:paraId="60D301CE" w14:textId="77777777" w:rsidR="008C14A2" w:rsidRDefault="008C14A2" w:rsidP="008C14A2">
      <w:pPr>
        <w:rPr>
          <w:rFonts w:eastAsiaTheme="majorEastAsia"/>
        </w:rPr>
      </w:pPr>
    </w:p>
    <w:p w14:paraId="19F91FA5" w14:textId="6E32EB29" w:rsidR="00E7492C" w:rsidRPr="00A46114" w:rsidRDefault="00E7492C" w:rsidP="00E7492C">
      <w:pPr>
        <w:pStyle w:val="4"/>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sidR="008C14A2">
        <w:rPr>
          <w:rFonts w:eastAsiaTheme="majorEastAsia" w:cstheme="majorBidi"/>
          <w:b/>
          <w:i w:val="0"/>
          <w:caps w:val="0"/>
          <w:sz w:val="24"/>
          <w:szCs w:val="24"/>
        </w:rPr>
        <w:t>10.06.02.</w:t>
      </w:r>
      <w:del w:id="1060" w:author="Savinskaya Yulia" w:date="2021-02-24T13:53:00Z">
        <w:r w:rsidR="008C14A2" w:rsidDel="00C25DAD">
          <w:rPr>
            <w:rFonts w:eastAsiaTheme="majorEastAsia" w:cstheme="majorBidi"/>
            <w:b/>
            <w:i w:val="0"/>
            <w:caps w:val="0"/>
            <w:sz w:val="24"/>
            <w:szCs w:val="24"/>
          </w:rPr>
          <w:delText>1</w:delText>
        </w:r>
        <w:r w:rsidR="000957A4" w:rsidDel="00C25DAD">
          <w:rPr>
            <w:rFonts w:eastAsiaTheme="majorEastAsia" w:cstheme="majorBidi"/>
            <w:b/>
            <w:i w:val="0"/>
            <w:caps w:val="0"/>
            <w:sz w:val="24"/>
            <w:szCs w:val="24"/>
          </w:rPr>
          <w:delText>20</w:delText>
        </w:r>
        <w:r w:rsidRPr="0012135C" w:rsidDel="00C25DAD">
          <w:rPr>
            <w:rFonts w:eastAsiaTheme="majorEastAsia" w:cstheme="majorBidi"/>
            <w:b/>
            <w:i w:val="0"/>
            <w:caps w:val="0"/>
            <w:sz w:val="24"/>
            <w:szCs w:val="24"/>
          </w:rPr>
          <w:delText xml:space="preserve"> </w:delText>
        </w:r>
      </w:del>
      <w:ins w:id="1061" w:author="Savinskaya Yulia" w:date="2021-02-24T13:53:00Z">
        <w:r w:rsidR="00C25DAD">
          <w:rPr>
            <w:rFonts w:eastAsiaTheme="majorEastAsia" w:cstheme="majorBidi"/>
            <w:b/>
            <w:i w:val="0"/>
            <w:caps w:val="0"/>
            <w:sz w:val="24"/>
            <w:szCs w:val="24"/>
          </w:rPr>
          <w:t>130</w:t>
        </w:r>
        <w:r w:rsidR="00C25DAD" w:rsidRPr="0012135C">
          <w:rPr>
            <w:rFonts w:eastAsiaTheme="majorEastAsia" w:cstheme="majorBidi"/>
            <w:b/>
            <w:i w:val="0"/>
            <w:caps w:val="0"/>
            <w:sz w:val="24"/>
            <w:szCs w:val="24"/>
          </w:rPr>
          <w:t xml:space="preserve"> </w:t>
        </w:r>
      </w:ins>
      <w:r w:rsidRPr="0012135C">
        <w:rPr>
          <w:rFonts w:eastAsiaTheme="majorEastAsia" w:cstheme="majorBidi"/>
          <w:b/>
          <w:i w:val="0"/>
          <w:caps w:val="0"/>
          <w:sz w:val="24"/>
          <w:szCs w:val="24"/>
        </w:rPr>
        <w:t xml:space="preserve">– </w:t>
      </w:r>
      <w:r w:rsidRPr="00E7492C">
        <w:rPr>
          <w:rFonts w:eastAsiaTheme="majorEastAsia" w:cstheme="majorBidi"/>
          <w:b/>
          <w:i w:val="0"/>
          <w:caps w:val="0"/>
          <w:sz w:val="24"/>
          <w:szCs w:val="24"/>
        </w:rPr>
        <w:t>Получение акта выполненных работ и счет-фактуры на транспортные услуги от подрядчика</w:t>
      </w:r>
    </w:p>
    <w:p w14:paraId="053FAE53" w14:textId="77777777" w:rsidR="00E7492C" w:rsidRPr="00FB12C7" w:rsidRDefault="00E7492C" w:rsidP="00E7492C">
      <w:pPr>
        <w:rPr>
          <w:rFonts w:ascii="Arial" w:eastAsiaTheme="majorEastAsia" w:hAnsi="Arial" w:cs="Arial"/>
          <w:szCs w:val="24"/>
        </w:rPr>
      </w:pPr>
    </w:p>
    <w:p w14:paraId="770F4E29" w14:textId="1333273D" w:rsidR="00E7492C" w:rsidRDefault="006C0ECE" w:rsidP="00EF3F79">
      <w:pPr>
        <w:spacing w:after="240" w:line="276" w:lineRule="auto"/>
        <w:ind w:firstLine="567"/>
        <w:rPr>
          <w:rFonts w:ascii="Arial" w:hAnsi="Arial" w:cs="Arial"/>
          <w:szCs w:val="24"/>
        </w:rPr>
      </w:pPr>
      <w:r>
        <w:rPr>
          <w:rFonts w:ascii="Arial" w:hAnsi="Arial" w:cs="Arial"/>
          <w:szCs w:val="24"/>
        </w:rPr>
        <w:t>Если транспортировка осуществлялась тр</w:t>
      </w:r>
      <w:r w:rsidR="00836D4A">
        <w:rPr>
          <w:rFonts w:ascii="Arial" w:hAnsi="Arial" w:cs="Arial"/>
          <w:szCs w:val="24"/>
        </w:rPr>
        <w:t>анспортом П</w:t>
      </w:r>
      <w:r>
        <w:rPr>
          <w:rFonts w:ascii="Arial" w:hAnsi="Arial" w:cs="Arial"/>
          <w:szCs w:val="24"/>
        </w:rPr>
        <w:t>одрядчика,</w:t>
      </w:r>
      <w:r w:rsidR="002115BC" w:rsidRPr="002115BC">
        <w:rPr>
          <w:rFonts w:ascii="Arial" w:hAnsi="Arial" w:cs="Arial"/>
          <w:szCs w:val="24"/>
        </w:rPr>
        <w:t xml:space="preserve"> </w:t>
      </w:r>
      <w:r w:rsidR="002115BC">
        <w:rPr>
          <w:rFonts w:ascii="Arial" w:hAnsi="Arial" w:cs="Arial"/>
          <w:szCs w:val="24"/>
        </w:rPr>
        <w:t>то</w:t>
      </w:r>
      <w:r>
        <w:rPr>
          <w:rFonts w:ascii="Arial" w:hAnsi="Arial" w:cs="Arial"/>
          <w:szCs w:val="24"/>
        </w:rPr>
        <w:t xml:space="preserve"> после </w:t>
      </w:r>
      <w:r w:rsidR="00884CB8">
        <w:rPr>
          <w:rFonts w:ascii="Arial" w:hAnsi="Arial" w:cs="Arial"/>
          <w:szCs w:val="24"/>
        </w:rPr>
        <w:t>ее завершения</w:t>
      </w:r>
      <w:r>
        <w:rPr>
          <w:rFonts w:ascii="Arial" w:hAnsi="Arial" w:cs="Arial"/>
          <w:szCs w:val="24"/>
        </w:rPr>
        <w:t xml:space="preserve"> Специалист Управления процессами перевозок</w:t>
      </w:r>
      <w:r w:rsidR="00836D4A">
        <w:rPr>
          <w:rFonts w:ascii="Arial" w:hAnsi="Arial" w:cs="Arial"/>
          <w:szCs w:val="24"/>
        </w:rPr>
        <w:t>,</w:t>
      </w:r>
      <w:r>
        <w:rPr>
          <w:rFonts w:ascii="Arial" w:hAnsi="Arial" w:cs="Arial"/>
          <w:szCs w:val="24"/>
        </w:rPr>
        <w:t xml:space="preserve"> </w:t>
      </w:r>
      <w:r w:rsidR="00836D4A">
        <w:rPr>
          <w:rFonts w:ascii="Arial" w:hAnsi="Arial" w:cs="Arial"/>
          <w:szCs w:val="24"/>
        </w:rPr>
        <w:t>в зависимости от вида договора</w:t>
      </w:r>
      <w:r w:rsidR="00441F05">
        <w:rPr>
          <w:rFonts w:ascii="Arial" w:hAnsi="Arial" w:cs="Arial"/>
          <w:szCs w:val="24"/>
        </w:rPr>
        <w:t>,</w:t>
      </w:r>
      <w:r w:rsidR="00836D4A">
        <w:rPr>
          <w:rFonts w:ascii="Arial" w:hAnsi="Arial" w:cs="Arial"/>
          <w:szCs w:val="24"/>
        </w:rPr>
        <w:t xml:space="preserve"> по которому были оказаны услуги, получают у П</w:t>
      </w:r>
      <w:r>
        <w:rPr>
          <w:rFonts w:ascii="Arial" w:hAnsi="Arial" w:cs="Arial"/>
          <w:szCs w:val="24"/>
        </w:rPr>
        <w:t>одрядчика следующие документы:</w:t>
      </w:r>
    </w:p>
    <w:p w14:paraId="21367AF3" w14:textId="77777777" w:rsidR="00EF3F79" w:rsidRDefault="006C0ECE" w:rsidP="00EF3F79">
      <w:pPr>
        <w:pStyle w:val="af9"/>
        <w:numPr>
          <w:ilvl w:val="0"/>
          <w:numId w:val="88"/>
        </w:numPr>
        <w:spacing w:after="240" w:line="276" w:lineRule="auto"/>
        <w:rPr>
          <w:rFonts w:ascii="Arial" w:hAnsi="Arial" w:cs="Arial"/>
          <w:szCs w:val="24"/>
        </w:rPr>
      </w:pPr>
      <w:r w:rsidRPr="00EF3F79">
        <w:rPr>
          <w:rFonts w:ascii="Arial" w:hAnsi="Arial" w:cs="Arial"/>
          <w:szCs w:val="24"/>
        </w:rPr>
        <w:t>Акт выполненных работ</w:t>
      </w:r>
      <w:r w:rsidR="009A548C" w:rsidRPr="00EF3F79">
        <w:rPr>
          <w:rFonts w:ascii="Arial" w:hAnsi="Arial" w:cs="Arial"/>
          <w:szCs w:val="24"/>
        </w:rPr>
        <w:t>;</w:t>
      </w:r>
    </w:p>
    <w:p w14:paraId="42178016" w14:textId="77777777" w:rsidR="00EF3F79" w:rsidRDefault="006C0ECE" w:rsidP="00EF3F79">
      <w:pPr>
        <w:pStyle w:val="af9"/>
        <w:numPr>
          <w:ilvl w:val="0"/>
          <w:numId w:val="88"/>
        </w:numPr>
        <w:spacing w:after="240" w:line="276" w:lineRule="auto"/>
        <w:rPr>
          <w:rFonts w:ascii="Arial" w:hAnsi="Arial" w:cs="Arial"/>
          <w:szCs w:val="24"/>
        </w:rPr>
      </w:pPr>
      <w:r w:rsidRPr="00EF3F79">
        <w:rPr>
          <w:rFonts w:ascii="Arial" w:hAnsi="Arial" w:cs="Arial"/>
          <w:szCs w:val="24"/>
        </w:rPr>
        <w:t>Счет-фактура</w:t>
      </w:r>
      <w:r w:rsidR="004459E9" w:rsidRPr="00EF3F79">
        <w:rPr>
          <w:rFonts w:ascii="Arial" w:hAnsi="Arial" w:cs="Arial"/>
          <w:szCs w:val="24"/>
        </w:rPr>
        <w:t>;</w:t>
      </w:r>
    </w:p>
    <w:p w14:paraId="1A99B498" w14:textId="77777777" w:rsidR="00EF3F79" w:rsidRDefault="004459E9" w:rsidP="00EF3F79">
      <w:pPr>
        <w:pStyle w:val="af9"/>
        <w:numPr>
          <w:ilvl w:val="0"/>
          <w:numId w:val="88"/>
        </w:numPr>
        <w:spacing w:after="240" w:line="276" w:lineRule="auto"/>
        <w:rPr>
          <w:rFonts w:ascii="Arial" w:hAnsi="Arial" w:cs="Arial"/>
          <w:szCs w:val="24"/>
        </w:rPr>
      </w:pPr>
      <w:r w:rsidRPr="00EF3F79">
        <w:rPr>
          <w:rFonts w:ascii="Arial" w:hAnsi="Arial" w:cs="Arial"/>
          <w:szCs w:val="24"/>
        </w:rPr>
        <w:t>Справка ЭСМ-7</w:t>
      </w:r>
      <w:r w:rsidR="00836D4A" w:rsidRPr="00EF3F79">
        <w:rPr>
          <w:rFonts w:ascii="Arial" w:hAnsi="Arial" w:cs="Arial"/>
          <w:szCs w:val="24"/>
        </w:rPr>
        <w:t xml:space="preserve"> (если перевозка была по договору на услуги машин и механизмов);</w:t>
      </w:r>
    </w:p>
    <w:p w14:paraId="15B1F494" w14:textId="77777777" w:rsidR="00EF3F79" w:rsidRDefault="00836D4A" w:rsidP="00EF3F79">
      <w:pPr>
        <w:pStyle w:val="af9"/>
        <w:numPr>
          <w:ilvl w:val="0"/>
          <w:numId w:val="88"/>
        </w:numPr>
        <w:spacing w:after="240" w:line="276" w:lineRule="auto"/>
        <w:rPr>
          <w:rFonts w:ascii="Arial" w:hAnsi="Arial" w:cs="Arial"/>
          <w:szCs w:val="24"/>
        </w:rPr>
      </w:pPr>
      <w:r w:rsidRPr="00EF3F79">
        <w:rPr>
          <w:rFonts w:ascii="Arial" w:hAnsi="Arial" w:cs="Arial"/>
          <w:szCs w:val="24"/>
        </w:rPr>
        <w:lastRenderedPageBreak/>
        <w:t>Поручение экспедитору (если перевозка была по договору грузоперевозки или экспедиции);</w:t>
      </w:r>
    </w:p>
    <w:p w14:paraId="67007E92" w14:textId="77777777" w:rsidR="00836D4A" w:rsidRPr="00EF3F79" w:rsidRDefault="00836D4A" w:rsidP="00EF3F79">
      <w:pPr>
        <w:pStyle w:val="af9"/>
        <w:numPr>
          <w:ilvl w:val="0"/>
          <w:numId w:val="88"/>
        </w:numPr>
        <w:spacing w:after="240" w:line="276" w:lineRule="auto"/>
        <w:rPr>
          <w:rFonts w:ascii="Arial" w:hAnsi="Arial" w:cs="Arial"/>
          <w:szCs w:val="24"/>
        </w:rPr>
      </w:pPr>
      <w:r w:rsidRPr="00EF3F79">
        <w:rPr>
          <w:rFonts w:ascii="Arial" w:hAnsi="Arial" w:cs="Arial"/>
          <w:szCs w:val="24"/>
        </w:rPr>
        <w:t>Экспедиторская расписка (если перевозка была по договору грузоперевозки или экспедиции).</w:t>
      </w:r>
    </w:p>
    <w:p w14:paraId="190498B5" w14:textId="50C6DDE8" w:rsidR="00AD10BA" w:rsidRPr="00AE12DE" w:rsidRDefault="00CE35B5" w:rsidP="00AE12DE">
      <w:pPr>
        <w:spacing w:after="240" w:line="276" w:lineRule="auto"/>
        <w:ind w:firstLine="567"/>
        <w:rPr>
          <w:rFonts w:ascii="Arial" w:hAnsi="Arial" w:cs="Arial"/>
          <w:szCs w:val="24"/>
        </w:rPr>
      </w:pPr>
      <w:r>
        <w:rPr>
          <w:rFonts w:ascii="Arial" w:hAnsi="Arial" w:cs="Arial"/>
          <w:szCs w:val="24"/>
        </w:rPr>
        <w:t xml:space="preserve">Специалист Управления процессами перевозок </w:t>
      </w:r>
      <w:r w:rsidR="00AD10BA">
        <w:rPr>
          <w:rFonts w:ascii="Arial" w:hAnsi="Arial" w:cs="Arial"/>
          <w:szCs w:val="24"/>
        </w:rPr>
        <w:t xml:space="preserve">использует стандартный расширенный </w:t>
      </w:r>
      <w:r w:rsidR="00AD10BA">
        <w:rPr>
          <w:rFonts w:ascii="Arial" w:hAnsi="Arial" w:cs="Arial"/>
          <w:szCs w:val="24"/>
          <w:lang w:val="en-US"/>
        </w:rPr>
        <w:t>POWL</w:t>
      </w:r>
      <w:r w:rsidR="00AD10BA" w:rsidRPr="00AE12DE">
        <w:rPr>
          <w:rFonts w:ascii="Arial" w:hAnsi="Arial" w:cs="Arial"/>
          <w:szCs w:val="24"/>
        </w:rPr>
        <w:t xml:space="preserve"> </w:t>
      </w:r>
      <w:r w:rsidR="00AD10BA">
        <w:rPr>
          <w:rFonts w:ascii="Arial" w:hAnsi="Arial" w:cs="Arial"/>
          <w:szCs w:val="24"/>
        </w:rPr>
        <w:t xml:space="preserve">отчет «Обзор заказов на автомобильный фрахт» производит </w:t>
      </w:r>
      <w:r w:rsidR="00AD10BA" w:rsidRPr="00AE12DE">
        <w:rPr>
          <w:rFonts w:ascii="Arial" w:hAnsi="Arial" w:cs="Arial"/>
          <w:szCs w:val="24"/>
        </w:rPr>
        <w:t xml:space="preserve">проверку документов на предмет: </w:t>
      </w:r>
    </w:p>
    <w:p w14:paraId="60632048" w14:textId="77777777" w:rsidR="00AD10BA" w:rsidRDefault="00AD10BA" w:rsidP="00AE12DE">
      <w:pPr>
        <w:pStyle w:val="af9"/>
        <w:numPr>
          <w:ilvl w:val="0"/>
          <w:numId w:val="105"/>
        </w:numPr>
        <w:spacing w:after="240" w:line="276" w:lineRule="auto"/>
        <w:rPr>
          <w:rFonts w:ascii="Arial" w:hAnsi="Arial" w:cs="Arial"/>
          <w:szCs w:val="24"/>
        </w:rPr>
      </w:pPr>
      <w:r w:rsidRPr="00AE12DE">
        <w:rPr>
          <w:rFonts w:ascii="Arial" w:hAnsi="Arial" w:cs="Arial"/>
          <w:szCs w:val="24"/>
        </w:rPr>
        <w:t xml:space="preserve">комплектности и корректности оформления (соответствия законодательно установленным требованиям); </w:t>
      </w:r>
    </w:p>
    <w:p w14:paraId="55DA63C4" w14:textId="77777777" w:rsidR="00AD10BA" w:rsidRPr="00AE12DE" w:rsidRDefault="00AD10BA" w:rsidP="00AE12DE">
      <w:pPr>
        <w:pStyle w:val="af9"/>
        <w:numPr>
          <w:ilvl w:val="0"/>
          <w:numId w:val="105"/>
        </w:numPr>
        <w:spacing w:after="240" w:line="276" w:lineRule="auto"/>
        <w:rPr>
          <w:rFonts w:ascii="Arial" w:hAnsi="Arial" w:cs="Arial"/>
          <w:szCs w:val="24"/>
        </w:rPr>
      </w:pPr>
      <w:r w:rsidRPr="00AE12DE">
        <w:rPr>
          <w:rFonts w:ascii="Arial" w:hAnsi="Arial" w:cs="Arial"/>
          <w:szCs w:val="24"/>
        </w:rPr>
        <w:t xml:space="preserve">соответствия данных акта выполненных работ и счета-фактуры между собой (контрагент, наименование услуги, сумма). </w:t>
      </w:r>
    </w:p>
    <w:p w14:paraId="3632287A" w14:textId="77777777" w:rsidR="00AD10BA" w:rsidRPr="00AE12DE" w:rsidRDefault="00AD10BA" w:rsidP="00AE12DE">
      <w:pPr>
        <w:spacing w:after="240" w:line="276" w:lineRule="auto"/>
        <w:ind w:firstLine="567"/>
        <w:rPr>
          <w:rFonts w:ascii="Arial" w:hAnsi="Arial" w:cs="Arial"/>
          <w:szCs w:val="24"/>
        </w:rPr>
      </w:pPr>
      <w:r w:rsidRPr="00AE12DE">
        <w:rPr>
          <w:rFonts w:ascii="Arial" w:hAnsi="Arial" w:cs="Arial"/>
          <w:szCs w:val="24"/>
        </w:rPr>
        <w:t xml:space="preserve">В случае наличия замечаний, Специалист Управления процессами перевозок инициирует внесение исправлений в первичные документы подрядчиком, после чего проводит повторную проверку документов. </w:t>
      </w:r>
    </w:p>
    <w:p w14:paraId="6AA61F55" w14:textId="25BF921E" w:rsidR="00CE35B5" w:rsidRDefault="00AD10BA">
      <w:pPr>
        <w:spacing w:after="240" w:line="276" w:lineRule="auto"/>
        <w:ind w:firstLine="567"/>
        <w:rPr>
          <w:rFonts w:ascii="Arial" w:hAnsi="Arial" w:cs="Arial"/>
          <w:szCs w:val="24"/>
        </w:rPr>
      </w:pPr>
      <w:r w:rsidRPr="00AE12DE">
        <w:rPr>
          <w:rFonts w:ascii="Arial" w:hAnsi="Arial" w:cs="Arial"/>
          <w:szCs w:val="24"/>
        </w:rPr>
        <w:t>В случае отсутствия замечаний, Специалист Управления процессами перевозок подписывает акт выполненных работ со своей стороны и передаёт документы Менеджеру по сопровождению договора для регистрации документов в системе SAP S/4HANA</w:t>
      </w:r>
      <w:r>
        <w:rPr>
          <w:rFonts w:ascii="Arial" w:hAnsi="Arial" w:cs="Arial"/>
          <w:szCs w:val="24"/>
        </w:rPr>
        <w:t xml:space="preserve"> </w:t>
      </w:r>
      <w:r w:rsidR="00CE35B5">
        <w:rPr>
          <w:rFonts w:ascii="Arial" w:hAnsi="Arial" w:cs="Arial"/>
          <w:szCs w:val="24"/>
        </w:rPr>
        <w:t>в процесс «Управление обязательствами по закупке работ и услуг», где осуществляется регистрация акта выполненных работ, счета-фактуры и прово</w:t>
      </w:r>
      <w:r w:rsidR="00EF3F79">
        <w:rPr>
          <w:rFonts w:ascii="Arial" w:hAnsi="Arial" w:cs="Arial"/>
          <w:szCs w:val="24"/>
        </w:rPr>
        <w:t>дка кредиторской задолженности.</w:t>
      </w:r>
    </w:p>
    <w:p w14:paraId="020CFC7D" w14:textId="770C8599" w:rsidR="00E7492C" w:rsidRDefault="00E7492C" w:rsidP="00E7492C">
      <w:pPr>
        <w:pStyle w:val="a7"/>
        <w:jc w:val="right"/>
        <w:rPr>
          <w:rFonts w:ascii="Arial" w:hAnsi="Arial" w:cs="Arial"/>
          <w:b/>
          <w:sz w:val="22"/>
        </w:rPr>
      </w:pPr>
      <w:r w:rsidRPr="00916FAB">
        <w:rPr>
          <w:rFonts w:ascii="Arial" w:hAnsi="Arial" w:cs="Arial"/>
          <w:b/>
          <w:sz w:val="22"/>
        </w:rPr>
        <w:t>Таблица</w:t>
      </w:r>
      <w:r w:rsidR="00EF3F79">
        <w:rPr>
          <w:rFonts w:ascii="Arial" w:hAnsi="Arial" w:cs="Arial"/>
          <w:b/>
          <w:sz w:val="22"/>
        </w:rPr>
        <w:t xml:space="preserve"> 32</w:t>
      </w:r>
      <w:r w:rsidRPr="00916FAB">
        <w:rPr>
          <w:rFonts w:ascii="Arial" w:hAnsi="Arial" w:cs="Arial"/>
          <w:b/>
          <w:sz w:val="22"/>
        </w:rPr>
        <w:t xml:space="preserve">. Описание </w:t>
      </w:r>
      <w:r>
        <w:rPr>
          <w:rFonts w:ascii="Arial" w:hAnsi="Arial" w:cs="Arial"/>
          <w:b/>
          <w:noProof/>
          <w:sz w:val="22"/>
        </w:rPr>
        <w:t>шага «</w:t>
      </w:r>
      <w:r w:rsidRPr="00E7492C">
        <w:rPr>
          <w:rFonts w:ascii="Arial" w:hAnsi="Arial" w:cs="Arial"/>
          <w:b/>
          <w:noProof/>
          <w:sz w:val="22"/>
        </w:rPr>
        <w:t>Получение акта выполненных работ и счет</w:t>
      </w:r>
      <w:r w:rsidR="00FD7319">
        <w:rPr>
          <w:rFonts w:ascii="Arial" w:hAnsi="Arial" w:cs="Arial"/>
          <w:b/>
          <w:noProof/>
          <w:sz w:val="22"/>
        </w:rPr>
        <w:t>а</w:t>
      </w:r>
      <w:r w:rsidRPr="00E7492C">
        <w:rPr>
          <w:rFonts w:ascii="Arial" w:hAnsi="Arial" w:cs="Arial"/>
          <w:b/>
          <w:noProof/>
          <w:sz w:val="22"/>
        </w:rPr>
        <w:t>-фактуры на транспортные услуги от подрядчика</w:t>
      </w:r>
      <w:r>
        <w:rPr>
          <w:rFonts w:ascii="Arial" w:hAnsi="Arial" w:cs="Arial"/>
          <w:b/>
          <w:noProof/>
          <w:sz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E7492C" w14:paraId="12189E45" w14:textId="77777777" w:rsidTr="0083743F">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73EFD82" w14:textId="77777777" w:rsidR="00E7492C" w:rsidRDefault="00E7492C" w:rsidP="0083743F">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690439D" w14:textId="77777777" w:rsidR="00E7492C" w:rsidRDefault="00E7492C" w:rsidP="0083743F">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777EB147" w14:textId="02834C4E" w:rsidR="00E7492C" w:rsidRPr="00C43B68" w:rsidRDefault="00EF3F79" w:rsidP="0083743F">
            <w:pPr>
              <w:pStyle w:val="h"/>
              <w:spacing w:before="45" w:after="45"/>
              <w:jc w:val="both"/>
              <w:rPr>
                <w:noProof/>
                <w:szCs w:val="24"/>
                <w:lang w:val="en-US"/>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263E96D" w14:textId="77777777" w:rsidR="00E7492C" w:rsidRDefault="00E7492C" w:rsidP="0083743F">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DFEE585" w14:textId="77777777" w:rsidR="00E7492C" w:rsidRDefault="00E7492C" w:rsidP="0083743F">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16B800E0" w14:textId="77777777" w:rsidR="00E7492C" w:rsidRDefault="00E7492C" w:rsidP="0083743F">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C0657E2" w14:textId="77777777" w:rsidR="00E7492C" w:rsidRDefault="00E7492C" w:rsidP="0083743F">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A665006" w14:textId="77777777" w:rsidR="00E7492C" w:rsidRDefault="00E7492C" w:rsidP="0083743F">
            <w:pPr>
              <w:pStyle w:val="h"/>
              <w:spacing w:before="45" w:after="45"/>
              <w:rPr>
                <w:noProof/>
                <w:szCs w:val="24"/>
              </w:rPr>
            </w:pPr>
            <w:r>
              <w:rPr>
                <w:noProof/>
                <w:szCs w:val="24"/>
              </w:rPr>
              <w:t>Выход</w:t>
            </w:r>
          </w:p>
        </w:tc>
      </w:tr>
      <w:tr w:rsidR="006C0ECE" w14:paraId="69EA8232" w14:textId="77777777" w:rsidTr="0083743F">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57C775C" w14:textId="74093124" w:rsidR="006C0ECE" w:rsidRPr="006C0ECE" w:rsidRDefault="006C0ECE" w:rsidP="00FB515C">
            <w:pPr>
              <w:pStyle w:val="bbb"/>
              <w:spacing w:before="45" w:after="45"/>
              <w:rPr>
                <w:rFonts w:eastAsia="Times New Roman"/>
                <w:color w:val="auto"/>
                <w:sz w:val="20"/>
                <w:lang w:val="en-US" w:eastAsia="en-US"/>
              </w:rPr>
            </w:pPr>
            <w:r w:rsidRPr="006C0ECE">
              <w:rPr>
                <w:sz w:val="20"/>
              </w:rPr>
              <w:t>10.06.02.</w:t>
            </w:r>
            <w:r w:rsidR="00EF3F79" w:rsidRPr="006C0ECE">
              <w:rPr>
                <w:sz w:val="20"/>
                <w:lang w:val="en-US"/>
              </w:rPr>
              <w:t>1</w:t>
            </w:r>
            <w:r w:rsidR="00EF3F79">
              <w:rPr>
                <w:sz w:val="20"/>
                <w:lang w:val="en-US"/>
              </w:rPr>
              <w:t>2</w:t>
            </w:r>
            <w:r w:rsidR="00EF3F79" w:rsidRPr="006C0ECE">
              <w:rPr>
                <w:sz w:val="20"/>
                <w:lang w:val="en-US"/>
              </w:rPr>
              <w:t>0</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2FBEA67" w14:textId="77777777" w:rsidR="006C0ECE" w:rsidRPr="006C0ECE" w:rsidRDefault="006C0ECE" w:rsidP="006C0ECE">
            <w:pPr>
              <w:pStyle w:val="bbb"/>
              <w:spacing w:before="45" w:after="45"/>
              <w:rPr>
                <w:rFonts w:eastAsia="Times New Roman"/>
                <w:color w:val="auto"/>
                <w:sz w:val="20"/>
                <w:lang w:eastAsia="en-US"/>
              </w:rPr>
            </w:pPr>
            <w:r w:rsidRPr="006C0ECE">
              <w:rPr>
                <w:sz w:val="20"/>
              </w:rPr>
              <w:t>Получение акта выполненных работ и счет-фактуры на транспортные услуги от подрядчика</w:t>
            </w:r>
          </w:p>
        </w:tc>
        <w:tc>
          <w:tcPr>
            <w:tcW w:w="557" w:type="pct"/>
            <w:tcBorders>
              <w:top w:val="single" w:sz="6" w:space="0" w:color="000000"/>
              <w:left w:val="single" w:sz="6" w:space="0" w:color="000000"/>
              <w:bottom w:val="single" w:sz="6" w:space="0" w:color="000000"/>
              <w:right w:val="single" w:sz="6" w:space="0" w:color="000000"/>
            </w:tcBorders>
          </w:tcPr>
          <w:p w14:paraId="355C2D10" w14:textId="1FAF3A60" w:rsidR="006C0ECE" w:rsidRPr="00AE12DE" w:rsidRDefault="00EF3F79" w:rsidP="006C0ECE">
            <w:pPr>
              <w:pStyle w:val="bbb"/>
              <w:spacing w:before="45" w:after="45"/>
              <w:rPr>
                <w:rFonts w:eastAsia="Times New Roman"/>
                <w:color w:val="auto"/>
                <w:sz w:val="20"/>
                <w:lang w:val="en-US" w:eastAsia="en-US"/>
              </w:rPr>
            </w:pPr>
            <w:r>
              <w:rPr>
                <w:rFonts w:eastAsia="Times New Roman"/>
                <w:color w:val="auto"/>
                <w:sz w:val="20"/>
                <w:lang w:val="en-US" w:eastAsia="en-US"/>
              </w:rPr>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C3988C5" w14:textId="77777777" w:rsidR="006C0ECE" w:rsidRPr="006C0ECE" w:rsidRDefault="006C0ECE" w:rsidP="006C0ECE">
            <w:pPr>
              <w:pStyle w:val="bbb"/>
              <w:spacing w:before="45" w:after="45"/>
              <w:rPr>
                <w:sz w:val="20"/>
              </w:rPr>
            </w:pPr>
            <w:r w:rsidRPr="006C0ECE">
              <w:rPr>
                <w:sz w:val="20"/>
              </w:rPr>
              <w:t>Описание контрольной процедуры:</w:t>
            </w:r>
          </w:p>
          <w:p w14:paraId="3640ABC2" w14:textId="77777777" w:rsidR="006C0ECE" w:rsidRPr="006C0ECE" w:rsidRDefault="006C0ECE" w:rsidP="006C0ECE">
            <w:pPr>
              <w:pStyle w:val="bbb"/>
              <w:spacing w:before="45" w:after="45"/>
              <w:rPr>
                <w:rFonts w:eastAsia="Times New Roman"/>
                <w:color w:val="auto"/>
                <w:sz w:val="20"/>
                <w:lang w:eastAsia="en-US"/>
              </w:rPr>
            </w:pPr>
            <w:r w:rsidRPr="006C0ECE">
              <w:rPr>
                <w:sz w:val="20"/>
              </w:rPr>
              <w:t xml:space="preserve"> При получении акта выполненных работ и счет-фактуры от подрядчика Исполнитель КП проверяет их на предмет корректности и соответствия фактически выполненным услугам по </w:t>
            </w:r>
            <w:r w:rsidRPr="006C0ECE">
              <w:rPr>
                <w:sz w:val="20"/>
              </w:rPr>
              <w:lastRenderedPageBreak/>
              <w:t>транспортировке</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E9B8372" w14:textId="645CEF28" w:rsidR="003305A0" w:rsidRPr="006C0ECE" w:rsidRDefault="006C0ECE" w:rsidP="002B52C6">
            <w:pPr>
              <w:spacing w:before="45" w:after="45"/>
              <w:ind w:left="-57"/>
              <w:jc w:val="left"/>
              <w:rPr>
                <w:rFonts w:ascii="Arial" w:hAnsi="Arial" w:cs="Arial"/>
                <w:sz w:val="20"/>
                <w:szCs w:val="20"/>
              </w:rPr>
            </w:pPr>
            <w:r w:rsidRPr="006C0ECE">
              <w:rPr>
                <w:rFonts w:ascii="Arial" w:eastAsia="Arial" w:hAnsi="Arial" w:cs="Arial"/>
                <w:color w:val="000000"/>
                <w:sz w:val="20"/>
                <w:szCs w:val="20"/>
              </w:rPr>
              <w:lastRenderedPageBreak/>
              <w:t>Специалист Управления процессами перевозок</w:t>
            </w:r>
          </w:p>
          <w:p w14:paraId="3F0E7FF6" w14:textId="77777777" w:rsidR="003305A0" w:rsidRPr="006C0ECE" w:rsidRDefault="003305A0" w:rsidP="006C0ECE">
            <w:pPr>
              <w:spacing w:before="45" w:after="45"/>
              <w:ind w:left="-57"/>
              <w:jc w:val="left"/>
              <w:rPr>
                <w:rFonts w:ascii="Arial" w:hAnsi="Arial" w:cs="Arial"/>
                <w:sz w:val="20"/>
                <w:szCs w:val="20"/>
              </w:rPr>
            </w:pPr>
          </w:p>
          <w:p w14:paraId="2A4FC826" w14:textId="77777777" w:rsidR="006C0ECE" w:rsidRPr="006C0ECE" w:rsidRDefault="006C0ECE" w:rsidP="006C0ECE">
            <w:pPr>
              <w:spacing w:before="45" w:after="45"/>
              <w:ind w:left="-57"/>
              <w:jc w:val="left"/>
              <w:rPr>
                <w:rFonts w:ascii="Arial" w:hAnsi="Arial" w:cs="Arial"/>
                <w:sz w:val="20"/>
                <w:szCs w:val="20"/>
              </w:rPr>
            </w:pPr>
          </w:p>
        </w:tc>
        <w:tc>
          <w:tcPr>
            <w:tcW w:w="626" w:type="pct"/>
            <w:tcBorders>
              <w:top w:val="single" w:sz="6" w:space="0" w:color="000000"/>
              <w:left w:val="single" w:sz="6" w:space="0" w:color="000000"/>
              <w:bottom w:val="single" w:sz="6" w:space="0" w:color="000000"/>
              <w:right w:val="single" w:sz="6" w:space="0" w:color="000000"/>
            </w:tcBorders>
          </w:tcPr>
          <w:p w14:paraId="51BE3418" w14:textId="77777777" w:rsidR="006C0ECE" w:rsidRPr="006C0ECE" w:rsidRDefault="006C0ECE" w:rsidP="006C0ECE">
            <w:pPr>
              <w:pStyle w:val="bbb"/>
              <w:spacing w:before="45" w:after="45"/>
              <w:rPr>
                <w:rFonts w:eastAsia="Times New Roman"/>
                <w:color w:val="auto"/>
                <w:sz w:val="20"/>
                <w:lang w:eastAsia="en-US"/>
              </w:rPr>
            </w:pPr>
            <w:r w:rsidRPr="006C0ECE">
              <w:rPr>
                <w:rFonts w:eastAsia="Times New Roman"/>
                <w:color w:val="auto"/>
                <w:sz w:val="20"/>
                <w:lang w:eastAsia="en-US"/>
              </w:rPr>
              <w:t>Транспортировка транспортом подрядчика завершена.</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8E151D7" w14:textId="77777777" w:rsidR="002D4475" w:rsidRPr="002D4475" w:rsidRDefault="006C0ECE" w:rsidP="002D4475">
            <w:pPr>
              <w:spacing w:before="45" w:after="45"/>
              <w:jc w:val="left"/>
              <w:rPr>
                <w:rFonts w:ascii="Arial" w:hAnsi="Arial" w:cs="Arial"/>
                <w:sz w:val="20"/>
                <w:szCs w:val="20"/>
              </w:rPr>
            </w:pPr>
            <w:r w:rsidRPr="002D4475">
              <w:rPr>
                <w:rFonts w:ascii="Arial" w:hAnsi="Arial" w:cs="Arial"/>
                <w:sz w:val="20"/>
                <w:szCs w:val="20"/>
              </w:rPr>
              <w:t>Счет-фактура</w:t>
            </w:r>
            <w:r w:rsidRPr="002D4475">
              <w:rPr>
                <w:rFonts w:ascii="Arial" w:hAnsi="Arial" w:cs="Arial"/>
                <w:sz w:val="20"/>
                <w:szCs w:val="20"/>
              </w:rPr>
              <w:br/>
              <w:t>(Передан подрядчиком)</w:t>
            </w:r>
            <w:r w:rsidR="002D4475" w:rsidRPr="002D4475">
              <w:rPr>
                <w:rFonts w:ascii="Arial" w:hAnsi="Arial" w:cs="Arial"/>
                <w:sz w:val="20"/>
                <w:szCs w:val="20"/>
              </w:rPr>
              <w:t>;</w:t>
            </w:r>
            <w:r w:rsidRPr="002D4475">
              <w:rPr>
                <w:rFonts w:ascii="Arial" w:hAnsi="Arial" w:cs="Arial"/>
                <w:sz w:val="20"/>
                <w:szCs w:val="20"/>
              </w:rPr>
              <w:br/>
              <w:t>2. Акт выполненных работ, услуг</w:t>
            </w:r>
            <w:r w:rsidRPr="002D4475">
              <w:rPr>
                <w:rFonts w:ascii="Arial" w:hAnsi="Arial" w:cs="Arial"/>
                <w:sz w:val="20"/>
                <w:szCs w:val="20"/>
              </w:rPr>
              <w:br/>
              <w:t>(Передан подрядчиком)</w:t>
            </w:r>
            <w:r w:rsidR="002D4475" w:rsidRPr="002D4475">
              <w:rPr>
                <w:rFonts w:ascii="Arial" w:hAnsi="Arial" w:cs="Arial"/>
                <w:sz w:val="20"/>
                <w:szCs w:val="20"/>
              </w:rPr>
              <w:t>;</w:t>
            </w:r>
          </w:p>
          <w:p w14:paraId="470D65C5" w14:textId="77777777" w:rsidR="006C0ECE" w:rsidRPr="002D4475" w:rsidRDefault="002D4475" w:rsidP="002D4475">
            <w:pPr>
              <w:spacing w:before="45" w:after="45"/>
              <w:jc w:val="left"/>
              <w:rPr>
                <w:rFonts w:ascii="Arial" w:hAnsi="Arial" w:cs="Arial"/>
                <w:sz w:val="20"/>
                <w:szCs w:val="20"/>
              </w:rPr>
            </w:pPr>
            <w:r w:rsidRPr="002D4475">
              <w:rPr>
                <w:rFonts w:ascii="Arial" w:hAnsi="Arial" w:cs="Arial"/>
                <w:sz w:val="20"/>
                <w:szCs w:val="20"/>
              </w:rPr>
              <w:t>Справка ЭСМ-7.</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806070A" w14:textId="77777777" w:rsidR="006C0ECE" w:rsidRDefault="006C0ECE" w:rsidP="006C0ECE">
            <w:pPr>
              <w:pStyle w:val="bbb"/>
              <w:spacing w:before="45" w:after="45"/>
              <w:rPr>
                <w:sz w:val="20"/>
              </w:rPr>
            </w:pPr>
            <w:r w:rsidRPr="006C0ECE">
              <w:rPr>
                <w:sz w:val="20"/>
              </w:rPr>
              <w:t>1. Пакет первичных документов</w:t>
            </w:r>
            <w:r w:rsidRPr="006C0ECE">
              <w:rPr>
                <w:sz w:val="20"/>
              </w:rPr>
              <w:br/>
              <w:t>2. Акт выполненных работ, услуг</w:t>
            </w:r>
          </w:p>
          <w:p w14:paraId="4A48E79E" w14:textId="77777777" w:rsidR="002B5C18" w:rsidRPr="006C0ECE" w:rsidRDefault="002B5C18" w:rsidP="006C0ECE">
            <w:pPr>
              <w:pStyle w:val="bbb"/>
              <w:spacing w:before="45" w:after="45"/>
              <w:rPr>
                <w:rFonts w:eastAsia="Times New Roman"/>
                <w:color w:val="auto"/>
                <w:sz w:val="20"/>
                <w:lang w:eastAsia="en-US"/>
              </w:rPr>
            </w:pPr>
          </w:p>
        </w:tc>
      </w:tr>
    </w:tbl>
    <w:p w14:paraId="6491A449" w14:textId="77777777" w:rsidR="00E7492C" w:rsidRDefault="00E7492C" w:rsidP="00E7492C">
      <w:pPr>
        <w:rPr>
          <w:rFonts w:eastAsiaTheme="majorEastAsia"/>
        </w:rPr>
      </w:pPr>
    </w:p>
    <w:p w14:paraId="4258627B" w14:textId="77777777" w:rsidR="0043622A" w:rsidRDefault="0043622A" w:rsidP="0043622A">
      <w:pPr>
        <w:spacing w:after="240" w:line="276" w:lineRule="auto"/>
        <w:ind w:firstLine="567"/>
        <w:rPr>
          <w:rFonts w:ascii="Arial" w:hAnsi="Arial" w:cs="Arial"/>
        </w:rPr>
      </w:pPr>
      <w:r w:rsidRPr="00D5251F">
        <w:rPr>
          <w:rFonts w:ascii="Arial" w:hAnsi="Arial" w:cs="Arial"/>
        </w:rPr>
        <w:t xml:space="preserve">Детальное описание шагов приведено в Приложении </w:t>
      </w:r>
      <w:r>
        <w:rPr>
          <w:rFonts w:ascii="Arial" w:hAnsi="Arial" w:cs="Arial"/>
        </w:rPr>
        <w:t xml:space="preserve">№ </w:t>
      </w:r>
      <w:r w:rsidR="00D45D95">
        <w:rPr>
          <w:rFonts w:ascii="Arial" w:hAnsi="Arial" w:cs="Arial"/>
        </w:rPr>
        <w:t>3</w:t>
      </w:r>
      <w:r w:rsidRPr="00D5251F">
        <w:rPr>
          <w:rFonts w:ascii="Arial" w:hAnsi="Arial" w:cs="Arial"/>
        </w:rPr>
        <w:t>.</w:t>
      </w:r>
    </w:p>
    <w:p w14:paraId="32746B39" w14:textId="683CBA14" w:rsidR="00C25DAD" w:rsidRDefault="00C25DAD" w:rsidP="00CD04EB">
      <w:pPr>
        <w:pStyle w:val="4"/>
        <w:rPr>
          <w:ins w:id="1062" w:author="Savinskaya Yulia" w:date="2021-02-24T14:36:00Z"/>
          <w:rFonts w:eastAsiaTheme="majorEastAsia" w:cstheme="majorBidi"/>
          <w:b/>
          <w:i w:val="0"/>
          <w:caps w:val="0"/>
          <w:sz w:val="24"/>
          <w:szCs w:val="24"/>
        </w:rPr>
      </w:pPr>
      <w:ins w:id="1063" w:author="Savinskaya Yulia" w:date="2021-02-24T13:53:00Z">
        <w:r>
          <w:rPr>
            <w:rFonts w:eastAsiaTheme="majorEastAsia" w:cstheme="majorBidi"/>
            <w:b/>
            <w:i w:val="0"/>
            <w:caps w:val="0"/>
            <w:sz w:val="24"/>
            <w:szCs w:val="24"/>
          </w:rPr>
          <w:t xml:space="preserve">Шаг процесса 10.06.02.135 – Сверка объемов выполненных работ по заявкам </w:t>
        </w:r>
      </w:ins>
    </w:p>
    <w:p w14:paraId="553D1DA3" w14:textId="77777777" w:rsidR="00306332" w:rsidRPr="00306332" w:rsidRDefault="00306332">
      <w:pPr>
        <w:rPr>
          <w:ins w:id="1064" w:author="Savinskaya Yulia" w:date="2021-02-24T14:35:00Z"/>
          <w:rFonts w:eastAsiaTheme="majorEastAsia"/>
          <w:i/>
          <w:caps/>
          <w:rPrChange w:id="1065" w:author="Savinskaya Yulia" w:date="2021-02-24T14:36:00Z">
            <w:rPr>
              <w:ins w:id="1066" w:author="Savinskaya Yulia" w:date="2021-02-24T14:35:00Z"/>
              <w:rFonts w:eastAsiaTheme="majorEastAsia" w:cstheme="majorBidi"/>
              <w:b/>
              <w:i w:val="0"/>
              <w:caps w:val="0"/>
              <w:sz w:val="24"/>
              <w:szCs w:val="24"/>
            </w:rPr>
          </w:rPrChange>
        </w:rPr>
        <w:pPrChange w:id="1067" w:author="Savinskaya Yulia" w:date="2021-02-24T14:36:00Z">
          <w:pPr>
            <w:pStyle w:val="4"/>
          </w:pPr>
        </w:pPrChange>
      </w:pPr>
    </w:p>
    <w:p w14:paraId="6A910EC0" w14:textId="04603A9A" w:rsidR="0021348B" w:rsidRDefault="0021348B">
      <w:pPr>
        <w:spacing w:after="240" w:line="276" w:lineRule="auto"/>
        <w:ind w:firstLine="567"/>
        <w:rPr>
          <w:ins w:id="1068" w:author="Savinskaya Yulia" w:date="2021-02-24T14:43:00Z"/>
          <w:rFonts w:cs="Arial"/>
          <w:szCs w:val="24"/>
        </w:rPr>
        <w:pPrChange w:id="1069" w:author="Savinskaya Yulia" w:date="2021-02-24T14:36:00Z">
          <w:pPr>
            <w:pStyle w:val="4"/>
          </w:pPr>
        </w:pPrChange>
      </w:pPr>
      <w:ins w:id="1070" w:author="Savinskaya Yulia" w:date="2021-02-24T14:35:00Z">
        <w:r w:rsidRPr="00306332">
          <w:rPr>
            <w:rFonts w:ascii="Arial" w:hAnsi="Arial" w:cs="Arial"/>
            <w:szCs w:val="24"/>
            <w:rPrChange w:id="1071" w:author="Savinskaya Yulia" w:date="2021-02-24T14:36:00Z">
              <w:rPr>
                <w:rFonts w:eastAsiaTheme="majorEastAsia"/>
                <w:i w:val="0"/>
                <w:caps w:val="0"/>
              </w:rPr>
            </w:rPrChange>
          </w:rPr>
          <w:t>После внесения фактических данных по выполненным работам</w:t>
        </w:r>
        <w:r w:rsidR="00306332" w:rsidRPr="00306332">
          <w:rPr>
            <w:rFonts w:ascii="Arial" w:hAnsi="Arial" w:cs="Arial"/>
            <w:szCs w:val="24"/>
            <w:rPrChange w:id="1072" w:author="Savinskaya Yulia" w:date="2021-02-24T14:36:00Z">
              <w:rPr>
                <w:rFonts w:eastAsiaTheme="majorEastAsia"/>
                <w:i w:val="0"/>
                <w:caps w:val="0"/>
              </w:rPr>
            </w:rPrChange>
          </w:rPr>
          <w:t xml:space="preserve"> осуществляется сверка объемов выполненных работ по заявкам</w:t>
        </w:r>
      </w:ins>
      <w:ins w:id="1073" w:author="Savinskaya Yulia" w:date="2021-02-24T14:36:00Z">
        <w:r w:rsidR="00306332">
          <w:rPr>
            <w:rFonts w:ascii="Arial" w:hAnsi="Arial" w:cs="Arial"/>
            <w:szCs w:val="24"/>
          </w:rPr>
          <w:t xml:space="preserve"> на потребность в ТС</w:t>
        </w:r>
      </w:ins>
      <w:ins w:id="1074" w:author="Savinskaya Yulia" w:date="2021-02-24T14:35:00Z">
        <w:r w:rsidR="00306332" w:rsidRPr="00306332">
          <w:rPr>
            <w:rFonts w:ascii="Arial" w:hAnsi="Arial" w:cs="Arial"/>
            <w:szCs w:val="24"/>
            <w:rPrChange w:id="1075" w:author="Savinskaya Yulia" w:date="2021-02-24T14:36:00Z">
              <w:rPr>
                <w:rFonts w:eastAsiaTheme="majorEastAsia"/>
                <w:i w:val="0"/>
                <w:caps w:val="0"/>
              </w:rPr>
            </w:rPrChange>
          </w:rPr>
          <w:t xml:space="preserve">. Для выполнения сверки пользователь с </w:t>
        </w:r>
      </w:ins>
      <w:ins w:id="1076" w:author="Savinskaya Yulia" w:date="2021-02-24T14:36:00Z">
        <w:r w:rsidR="00306332" w:rsidRPr="00306332">
          <w:rPr>
            <w:rFonts w:ascii="Arial" w:hAnsi="Arial" w:cs="Arial"/>
            <w:szCs w:val="24"/>
            <w:rPrChange w:id="1077" w:author="Savinskaya Yulia" w:date="2021-02-24T14:36:00Z">
              <w:rPr>
                <w:rFonts w:eastAsiaTheme="majorEastAsia"/>
                <w:i w:val="0"/>
                <w:caps w:val="0"/>
              </w:rPr>
            </w:rPrChange>
          </w:rPr>
          <w:t>р</w:t>
        </w:r>
      </w:ins>
      <w:ins w:id="1078" w:author="Savinskaya Yulia" w:date="2021-02-24T14:35:00Z">
        <w:r w:rsidR="00306332" w:rsidRPr="00306332">
          <w:rPr>
            <w:rFonts w:ascii="Arial" w:hAnsi="Arial" w:cs="Arial"/>
            <w:szCs w:val="24"/>
            <w:rPrChange w:id="1079" w:author="Savinskaya Yulia" w:date="2021-02-24T14:36:00Z">
              <w:rPr>
                <w:rFonts w:eastAsiaTheme="majorEastAsia"/>
                <w:i w:val="0"/>
                <w:caps w:val="0"/>
              </w:rPr>
            </w:rPrChange>
          </w:rPr>
          <w:t xml:space="preserve">олью </w:t>
        </w:r>
      </w:ins>
      <w:ins w:id="1080" w:author="Savinskaya Yulia" w:date="2021-02-24T14:36:00Z">
        <w:r w:rsidR="00306332" w:rsidRPr="00306332">
          <w:rPr>
            <w:rFonts w:ascii="Arial" w:hAnsi="Arial" w:cs="Arial"/>
            <w:szCs w:val="24"/>
            <w:rPrChange w:id="1081" w:author="Savinskaya Yulia" w:date="2021-02-24T14:36:00Z">
              <w:rPr>
                <w:rFonts w:eastAsiaTheme="majorEastAsia"/>
                <w:i w:val="0"/>
                <w:caps w:val="0"/>
              </w:rPr>
            </w:rPrChange>
          </w:rPr>
          <w:t xml:space="preserve">Диспетчер ТДО использует </w:t>
        </w:r>
      </w:ins>
      <w:ins w:id="1082" w:author="Savinskaya Yulia" w:date="2021-02-24T14:37:00Z">
        <w:r w:rsidR="00306332">
          <w:rPr>
            <w:rFonts w:ascii="Arial" w:hAnsi="Arial" w:cs="Arial"/>
            <w:szCs w:val="24"/>
          </w:rPr>
          <w:t xml:space="preserve">расширенный стандартный </w:t>
        </w:r>
        <w:r w:rsidR="00306332">
          <w:rPr>
            <w:rFonts w:ascii="Arial" w:hAnsi="Arial" w:cs="Arial"/>
            <w:szCs w:val="24"/>
            <w:lang w:val="en-US"/>
          </w:rPr>
          <w:t>POWL</w:t>
        </w:r>
        <w:r w:rsidR="00306332" w:rsidRPr="00306332">
          <w:rPr>
            <w:rFonts w:ascii="Arial" w:hAnsi="Arial" w:cs="Arial"/>
            <w:szCs w:val="24"/>
            <w:rPrChange w:id="1083" w:author="Savinskaya Yulia" w:date="2021-02-24T14:37:00Z">
              <w:rPr>
                <w:rFonts w:cs="Arial"/>
                <w:i w:val="0"/>
                <w:caps w:val="0"/>
                <w:szCs w:val="24"/>
                <w:lang w:val="en-US"/>
              </w:rPr>
            </w:rPrChange>
          </w:rPr>
          <w:t xml:space="preserve"> </w:t>
        </w:r>
        <w:r w:rsidR="00306332">
          <w:rPr>
            <w:rFonts w:ascii="Arial" w:hAnsi="Arial" w:cs="Arial"/>
            <w:szCs w:val="24"/>
          </w:rPr>
          <w:t>отчет «Обзор экспедиционного заказа»</w:t>
        </w:r>
      </w:ins>
      <w:ins w:id="1084" w:author="Savinskaya Yulia" w:date="2021-02-24T15:55:00Z">
        <w:r w:rsidR="00905DFE">
          <w:rPr>
            <w:rFonts w:ascii="Arial" w:hAnsi="Arial" w:cs="Arial"/>
            <w:szCs w:val="24"/>
          </w:rPr>
          <w:t xml:space="preserve"> (отчет «Сверка объемов выполненных работ по заявкам»)</w:t>
        </w:r>
      </w:ins>
      <w:ins w:id="1085" w:author="Savinskaya Yulia" w:date="2021-02-24T14:37:00Z">
        <w:r w:rsidR="00306332">
          <w:rPr>
            <w:rFonts w:ascii="Arial" w:hAnsi="Arial" w:cs="Arial"/>
            <w:szCs w:val="24"/>
          </w:rPr>
          <w:t xml:space="preserve">. </w:t>
        </w:r>
      </w:ins>
      <w:ins w:id="1086" w:author="Savinskaya Yulia" w:date="2021-02-24T14:40:00Z">
        <w:r w:rsidR="00306332">
          <w:rPr>
            <w:rFonts w:ascii="Arial" w:hAnsi="Arial" w:cs="Arial"/>
            <w:szCs w:val="24"/>
          </w:rPr>
          <w:t>При выполнении сверки Ди</w:t>
        </w:r>
      </w:ins>
      <w:ins w:id="1087" w:author="Savinskaya Yulia" w:date="2021-02-24T14:41:00Z">
        <w:r w:rsidR="00306332">
          <w:rPr>
            <w:rFonts w:ascii="Arial" w:hAnsi="Arial" w:cs="Arial"/>
            <w:szCs w:val="24"/>
          </w:rPr>
          <w:t xml:space="preserve">спетчер ТДО сравнивает </w:t>
        </w:r>
      </w:ins>
      <w:ins w:id="1088" w:author="Savinskaya Yulia" w:date="2021-02-24T14:42:00Z">
        <w:r w:rsidR="00306332">
          <w:rPr>
            <w:rFonts w:ascii="Arial" w:hAnsi="Arial" w:cs="Arial"/>
            <w:szCs w:val="24"/>
          </w:rPr>
          <w:t xml:space="preserve">фактические данные, внесенные заказчиком, с данными, которые внес в путевой лист логистический оператор. </w:t>
        </w:r>
      </w:ins>
    </w:p>
    <w:p w14:paraId="77DDC513" w14:textId="4CF293B1" w:rsidR="00306332" w:rsidRDefault="00306332">
      <w:pPr>
        <w:spacing w:after="240" w:line="276" w:lineRule="auto"/>
        <w:ind w:firstLine="567"/>
        <w:rPr>
          <w:ins w:id="1089" w:author="Savinskaya Yulia" w:date="2021-02-24T14:52:00Z"/>
          <w:rFonts w:cs="Arial"/>
          <w:szCs w:val="24"/>
        </w:rPr>
        <w:pPrChange w:id="1090" w:author="Savinskaya Yulia" w:date="2021-02-24T14:36:00Z">
          <w:pPr>
            <w:pStyle w:val="4"/>
          </w:pPr>
        </w:pPrChange>
      </w:pPr>
      <w:ins w:id="1091" w:author="Savinskaya Yulia" w:date="2021-02-24T14:43:00Z">
        <w:r>
          <w:rPr>
            <w:rFonts w:ascii="Arial" w:hAnsi="Arial" w:cs="Arial"/>
            <w:szCs w:val="24"/>
          </w:rPr>
          <w:t>В случае выявления отклонений, выполняется корректировка фактических данных по заявкам на ТС (см. шаг 10.06.02.140).</w:t>
        </w:r>
      </w:ins>
    </w:p>
    <w:p w14:paraId="3B88475F" w14:textId="1E276DB8" w:rsidR="00E07D2E" w:rsidRDefault="00E07D2E" w:rsidP="00E07D2E">
      <w:pPr>
        <w:spacing w:after="240" w:line="276" w:lineRule="auto"/>
        <w:ind w:firstLine="567"/>
        <w:rPr>
          <w:ins w:id="1092" w:author="Savinskaya Yulia" w:date="2021-02-24T14:52:00Z"/>
          <w:rFonts w:ascii="Arial" w:eastAsiaTheme="majorEastAsia" w:hAnsi="Arial" w:cs="Arial"/>
          <w:szCs w:val="24"/>
        </w:rPr>
      </w:pPr>
      <w:ins w:id="1093" w:author="Savinskaya Yulia" w:date="2021-02-24T14:52:00Z">
        <w:r>
          <w:rPr>
            <w:rFonts w:ascii="Arial" w:eastAsiaTheme="majorEastAsia" w:hAnsi="Arial" w:cs="Arial"/>
            <w:szCs w:val="24"/>
          </w:rPr>
          <w:t xml:space="preserve">Сроки проведения сверки объемов выполненных работ по заявкам на потребность в ТС </w:t>
        </w:r>
        <w:r w:rsidRPr="00D8469B">
          <w:rPr>
            <w:rFonts w:ascii="Arial" w:eastAsiaTheme="majorEastAsia" w:hAnsi="Arial" w:cs="Arial"/>
            <w:szCs w:val="24"/>
          </w:rPr>
          <w:t>регламентируются локальными нормативными документами, например, Регламентами.</w:t>
        </w:r>
      </w:ins>
    </w:p>
    <w:p w14:paraId="7626CE9E" w14:textId="6525A6EB" w:rsidR="00E07D2E" w:rsidRPr="00E07D2E" w:rsidRDefault="00E07D2E" w:rsidP="00E07D2E">
      <w:pPr>
        <w:spacing w:after="240" w:line="276" w:lineRule="auto"/>
        <w:ind w:firstLine="567"/>
        <w:rPr>
          <w:ins w:id="1094" w:author="Savinskaya Yulia" w:date="2021-02-24T14:52:00Z"/>
          <w:rFonts w:ascii="Arial" w:eastAsiaTheme="majorEastAsia" w:hAnsi="Arial" w:cs="Arial"/>
          <w:szCs w:val="24"/>
        </w:rPr>
      </w:pPr>
      <w:ins w:id="1095" w:author="Savinskaya Yulia" w:date="2021-02-24T14:52:00Z">
        <w:r>
          <w:rPr>
            <w:rFonts w:ascii="Arial" w:eastAsiaTheme="majorEastAsia" w:hAnsi="Arial" w:cs="Arial"/>
            <w:szCs w:val="24"/>
          </w:rPr>
          <w:t>Расширение стандартного</w:t>
        </w:r>
      </w:ins>
      <w:ins w:id="1096" w:author="Savinskaya Yulia" w:date="2021-02-24T14:53:00Z">
        <w:r w:rsidRPr="00E07D2E">
          <w:rPr>
            <w:rFonts w:ascii="Arial" w:eastAsiaTheme="majorEastAsia" w:hAnsi="Arial" w:cs="Arial"/>
            <w:szCs w:val="24"/>
            <w:rPrChange w:id="1097" w:author="Savinskaya Yulia" w:date="2021-02-24T14:53:00Z">
              <w:rPr>
                <w:rFonts w:ascii="Arial" w:eastAsiaTheme="majorEastAsia" w:hAnsi="Arial" w:cs="Arial"/>
                <w:szCs w:val="24"/>
                <w:lang w:val="en-US"/>
              </w:rPr>
            </w:rPrChange>
          </w:rPr>
          <w:t xml:space="preserve"> </w:t>
        </w:r>
        <w:r>
          <w:rPr>
            <w:rFonts w:ascii="Arial" w:eastAsiaTheme="majorEastAsia" w:hAnsi="Arial" w:cs="Arial"/>
            <w:szCs w:val="24"/>
            <w:lang w:val="en-US"/>
          </w:rPr>
          <w:t>POWL</w:t>
        </w:r>
        <w:r w:rsidRPr="00E07D2E">
          <w:rPr>
            <w:rFonts w:ascii="Arial" w:eastAsiaTheme="majorEastAsia" w:hAnsi="Arial" w:cs="Arial"/>
            <w:szCs w:val="24"/>
            <w:rPrChange w:id="1098" w:author="Savinskaya Yulia" w:date="2021-02-24T14:53:00Z">
              <w:rPr>
                <w:rFonts w:ascii="Arial" w:eastAsiaTheme="majorEastAsia" w:hAnsi="Arial" w:cs="Arial"/>
                <w:szCs w:val="24"/>
                <w:lang w:val="en-US"/>
              </w:rPr>
            </w:rPrChange>
          </w:rPr>
          <w:t xml:space="preserve"> </w:t>
        </w:r>
        <w:r>
          <w:rPr>
            <w:rFonts w:ascii="Arial" w:eastAsiaTheme="majorEastAsia" w:hAnsi="Arial" w:cs="Arial"/>
            <w:szCs w:val="24"/>
          </w:rPr>
          <w:t xml:space="preserve">отчета для осуществления сверки объемов выполненных работ по заявкам </w:t>
        </w:r>
      </w:ins>
      <w:ins w:id="1099" w:author="Savinskaya Yulia" w:date="2021-02-24T14:52:00Z">
        <w:r>
          <w:rPr>
            <w:rFonts w:ascii="Arial" w:eastAsiaTheme="majorEastAsia" w:hAnsi="Arial" w:cs="Arial"/>
            <w:szCs w:val="24"/>
          </w:rPr>
          <w:t xml:space="preserve">реализовано с помощью разработок ТМ301 и </w:t>
        </w:r>
      </w:ins>
      <w:ins w:id="1100" w:author="Savinskaya Yulia" w:date="2021-02-24T14:54:00Z">
        <w:r>
          <w:rPr>
            <w:rFonts w:ascii="Arial" w:eastAsiaTheme="majorEastAsia" w:hAnsi="Arial" w:cs="Arial"/>
            <w:szCs w:val="24"/>
          </w:rPr>
          <w:t>ММ69.</w:t>
        </w:r>
      </w:ins>
    </w:p>
    <w:p w14:paraId="02CB9A07" w14:textId="3EF8505B" w:rsidR="00E07D2E" w:rsidRDefault="00E07D2E" w:rsidP="00E07D2E">
      <w:pPr>
        <w:pStyle w:val="a7"/>
        <w:jc w:val="right"/>
        <w:rPr>
          <w:ins w:id="1101" w:author="Savinskaya Yulia" w:date="2021-02-24T14:56:00Z"/>
          <w:rFonts w:ascii="Arial" w:hAnsi="Arial" w:cs="Arial"/>
          <w:b/>
          <w:sz w:val="22"/>
        </w:rPr>
      </w:pPr>
      <w:ins w:id="1102" w:author="Savinskaya Yulia" w:date="2021-02-24T14:56:00Z">
        <w:r w:rsidRPr="00916FAB">
          <w:rPr>
            <w:rFonts w:ascii="Arial" w:hAnsi="Arial" w:cs="Arial"/>
            <w:b/>
            <w:sz w:val="22"/>
          </w:rPr>
          <w:t>Таблица</w:t>
        </w:r>
        <w:r>
          <w:rPr>
            <w:rFonts w:ascii="Arial" w:hAnsi="Arial" w:cs="Arial"/>
            <w:b/>
            <w:sz w:val="22"/>
          </w:rPr>
          <w:t xml:space="preserve"> 3</w:t>
        </w:r>
      </w:ins>
      <w:ins w:id="1103" w:author="Savinskaya Yulia" w:date="2021-02-25T15:28:00Z">
        <w:r w:rsidR="00F31DDE">
          <w:rPr>
            <w:rFonts w:ascii="Arial" w:hAnsi="Arial" w:cs="Arial"/>
            <w:b/>
            <w:sz w:val="22"/>
          </w:rPr>
          <w:t>3</w:t>
        </w:r>
      </w:ins>
      <w:ins w:id="1104" w:author="Savinskaya Yulia" w:date="2021-02-24T14:56:00Z">
        <w:r w:rsidRPr="00916FAB">
          <w:rPr>
            <w:rFonts w:ascii="Arial" w:hAnsi="Arial" w:cs="Arial"/>
            <w:b/>
            <w:sz w:val="22"/>
          </w:rPr>
          <w:t xml:space="preserve">. Описание </w:t>
        </w:r>
        <w:r>
          <w:rPr>
            <w:rFonts w:ascii="Arial" w:hAnsi="Arial" w:cs="Arial"/>
            <w:b/>
            <w:noProof/>
            <w:sz w:val="22"/>
          </w:rPr>
          <w:t>шага «Сверка объемов выполненных работ по заявкам»</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E07D2E" w14:paraId="2476B5C4" w14:textId="77777777" w:rsidTr="00ED4F88">
        <w:trPr>
          <w:ins w:id="1105" w:author="Savinskaya Yulia" w:date="2021-02-24T14:56:00Z"/>
        </w:trPr>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7E0B10B" w14:textId="77777777" w:rsidR="00E07D2E" w:rsidRDefault="00E07D2E" w:rsidP="00ED4F88">
            <w:pPr>
              <w:pStyle w:val="h"/>
              <w:spacing w:before="45" w:after="45"/>
              <w:rPr>
                <w:ins w:id="1106" w:author="Savinskaya Yulia" w:date="2021-02-24T14:56:00Z"/>
                <w:noProof/>
                <w:szCs w:val="24"/>
              </w:rPr>
            </w:pPr>
            <w:ins w:id="1107" w:author="Savinskaya Yulia" w:date="2021-02-24T14:56:00Z">
              <w:r>
                <w:rPr>
                  <w:noProof/>
                  <w:szCs w:val="24"/>
                </w:rPr>
                <w:t>№</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1F4DD2C" w14:textId="77777777" w:rsidR="00E07D2E" w:rsidRDefault="00E07D2E" w:rsidP="00ED4F88">
            <w:pPr>
              <w:pStyle w:val="h"/>
              <w:spacing w:before="45" w:after="45"/>
              <w:rPr>
                <w:ins w:id="1108" w:author="Savinskaya Yulia" w:date="2021-02-24T14:56:00Z"/>
                <w:noProof/>
                <w:szCs w:val="24"/>
              </w:rPr>
            </w:pPr>
            <w:ins w:id="1109" w:author="Savinskaya Yulia" w:date="2021-02-24T14:56:00Z">
              <w:r>
                <w:rPr>
                  <w:noProof/>
                  <w:szCs w:val="24"/>
                </w:rPr>
                <w:t>Операция</w:t>
              </w:r>
            </w:ins>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09D5BA3A" w14:textId="77777777" w:rsidR="00E07D2E" w:rsidRPr="00C43B68" w:rsidRDefault="00E07D2E" w:rsidP="00ED4F88">
            <w:pPr>
              <w:pStyle w:val="h"/>
              <w:spacing w:before="45" w:after="45"/>
              <w:jc w:val="both"/>
              <w:rPr>
                <w:ins w:id="1110" w:author="Savinskaya Yulia" w:date="2021-02-24T14:56:00Z"/>
                <w:noProof/>
                <w:szCs w:val="24"/>
                <w:lang w:val="en-US"/>
              </w:rPr>
            </w:pPr>
            <w:ins w:id="1111" w:author="Savinskaya Yulia" w:date="2021-02-24T14:56:00Z">
              <w:r>
                <w:rPr>
                  <w:noProof/>
                  <w:szCs w:val="24"/>
                </w:rPr>
                <w:t>Транзакция</w:t>
              </w:r>
            </w:ins>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756035B" w14:textId="77777777" w:rsidR="00E07D2E" w:rsidRDefault="00E07D2E" w:rsidP="00ED4F88">
            <w:pPr>
              <w:pStyle w:val="h"/>
              <w:spacing w:before="45" w:after="45"/>
              <w:rPr>
                <w:ins w:id="1112" w:author="Savinskaya Yulia" w:date="2021-02-24T14:56:00Z"/>
                <w:noProof/>
                <w:szCs w:val="24"/>
              </w:rPr>
            </w:pPr>
            <w:ins w:id="1113" w:author="Savinskaya Yulia" w:date="2021-02-24T14:56:00Z">
              <w:r>
                <w:rPr>
                  <w:noProof/>
                  <w:szCs w:val="24"/>
                </w:rPr>
                <w:t>Описание</w:t>
              </w:r>
            </w:ins>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9CBB46A" w14:textId="77777777" w:rsidR="00E07D2E" w:rsidRDefault="00E07D2E" w:rsidP="00ED4F88">
            <w:pPr>
              <w:pStyle w:val="h"/>
              <w:spacing w:before="45" w:after="45"/>
              <w:rPr>
                <w:ins w:id="1114" w:author="Savinskaya Yulia" w:date="2021-02-24T14:56:00Z"/>
                <w:noProof/>
                <w:szCs w:val="24"/>
              </w:rPr>
            </w:pPr>
            <w:ins w:id="1115" w:author="Savinskaya Yulia" w:date="2021-02-24T14:56:00Z">
              <w:r>
                <w:rPr>
                  <w:noProof/>
                  <w:szCs w:val="24"/>
                </w:rPr>
                <w:t>Бизнес-роль</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46D53819" w14:textId="77777777" w:rsidR="00E07D2E" w:rsidRDefault="00E07D2E" w:rsidP="00ED4F88">
            <w:pPr>
              <w:pStyle w:val="h"/>
              <w:spacing w:before="45" w:after="45"/>
              <w:rPr>
                <w:ins w:id="1116" w:author="Savinskaya Yulia" w:date="2021-02-24T14:56:00Z"/>
                <w:noProof/>
                <w:szCs w:val="24"/>
              </w:rPr>
            </w:pPr>
            <w:ins w:id="1117" w:author="Savinskaya Yulia" w:date="2021-02-24T14:56:00Z">
              <w:r>
                <w:rPr>
                  <w:noProof/>
                  <w:szCs w:val="24"/>
                </w:rPr>
                <w:t>Предпосылки</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CD5FF01" w14:textId="77777777" w:rsidR="00E07D2E" w:rsidRDefault="00E07D2E" w:rsidP="00ED4F88">
            <w:pPr>
              <w:pStyle w:val="h"/>
              <w:spacing w:before="45" w:after="45"/>
              <w:rPr>
                <w:ins w:id="1118" w:author="Savinskaya Yulia" w:date="2021-02-24T14:56:00Z"/>
                <w:noProof/>
                <w:szCs w:val="24"/>
              </w:rPr>
            </w:pPr>
            <w:ins w:id="1119" w:author="Savinskaya Yulia" w:date="2021-02-24T14:56:00Z">
              <w:r>
                <w:rPr>
                  <w:noProof/>
                  <w:szCs w:val="24"/>
                </w:rPr>
                <w:t>Вход</w:t>
              </w:r>
            </w:ins>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8A4C718" w14:textId="77777777" w:rsidR="00E07D2E" w:rsidRDefault="00E07D2E" w:rsidP="00ED4F88">
            <w:pPr>
              <w:pStyle w:val="h"/>
              <w:spacing w:before="45" w:after="45"/>
              <w:rPr>
                <w:ins w:id="1120" w:author="Savinskaya Yulia" w:date="2021-02-24T14:56:00Z"/>
                <w:noProof/>
                <w:szCs w:val="24"/>
              </w:rPr>
            </w:pPr>
            <w:ins w:id="1121" w:author="Savinskaya Yulia" w:date="2021-02-24T14:56:00Z">
              <w:r>
                <w:rPr>
                  <w:noProof/>
                  <w:szCs w:val="24"/>
                </w:rPr>
                <w:t>Выход</w:t>
              </w:r>
            </w:ins>
          </w:p>
        </w:tc>
      </w:tr>
      <w:tr w:rsidR="00E07D2E" w14:paraId="43DD3006" w14:textId="77777777" w:rsidTr="00ED4F88">
        <w:trPr>
          <w:ins w:id="1122" w:author="Savinskaya Yulia" w:date="2021-02-24T14:56:00Z"/>
        </w:trPr>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927F611" w14:textId="5FA54DD1" w:rsidR="00E07D2E" w:rsidRPr="00E07D2E" w:rsidRDefault="00E07D2E" w:rsidP="00E07D2E">
            <w:pPr>
              <w:pStyle w:val="bbb"/>
              <w:spacing w:before="45" w:after="45"/>
              <w:rPr>
                <w:ins w:id="1123" w:author="Savinskaya Yulia" w:date="2021-02-24T14:56:00Z"/>
                <w:rFonts w:eastAsia="Times New Roman"/>
                <w:color w:val="auto"/>
                <w:sz w:val="20"/>
                <w:lang w:eastAsia="en-US"/>
              </w:rPr>
            </w:pPr>
            <w:ins w:id="1124" w:author="Savinskaya Yulia" w:date="2021-02-24T14:56:00Z">
              <w:r w:rsidRPr="006C0ECE">
                <w:rPr>
                  <w:sz w:val="20"/>
                </w:rPr>
                <w:t>10.06.02.</w:t>
              </w:r>
              <w:r w:rsidRPr="006C0ECE">
                <w:rPr>
                  <w:sz w:val="20"/>
                  <w:lang w:val="en-US"/>
                </w:rPr>
                <w:t>1</w:t>
              </w:r>
            </w:ins>
            <w:ins w:id="1125" w:author="Savinskaya Yulia" w:date="2021-02-24T14:57:00Z">
              <w:r>
                <w:rPr>
                  <w:sz w:val="20"/>
                </w:rPr>
                <w:t>35</w:t>
              </w:r>
            </w:ins>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D17F087" w14:textId="094FDE99" w:rsidR="00E07D2E" w:rsidRPr="006C0ECE" w:rsidRDefault="00E07D2E" w:rsidP="00ED4F88">
            <w:pPr>
              <w:pStyle w:val="bbb"/>
              <w:spacing w:before="45" w:after="45"/>
              <w:rPr>
                <w:ins w:id="1126" w:author="Savinskaya Yulia" w:date="2021-02-24T14:56:00Z"/>
                <w:rFonts w:eastAsia="Times New Roman"/>
                <w:color w:val="auto"/>
                <w:sz w:val="20"/>
                <w:lang w:eastAsia="en-US"/>
              </w:rPr>
            </w:pPr>
            <w:ins w:id="1127" w:author="Savinskaya Yulia" w:date="2021-02-24T14:57:00Z">
              <w:r w:rsidRPr="00E07D2E">
                <w:rPr>
                  <w:sz w:val="20"/>
                </w:rPr>
                <w:t>Сверка объема выполненных работ по заявкам</w:t>
              </w:r>
            </w:ins>
          </w:p>
        </w:tc>
        <w:tc>
          <w:tcPr>
            <w:tcW w:w="557" w:type="pct"/>
            <w:tcBorders>
              <w:top w:val="single" w:sz="6" w:space="0" w:color="000000"/>
              <w:left w:val="single" w:sz="6" w:space="0" w:color="000000"/>
              <w:bottom w:val="single" w:sz="6" w:space="0" w:color="000000"/>
              <w:right w:val="single" w:sz="6" w:space="0" w:color="000000"/>
            </w:tcBorders>
          </w:tcPr>
          <w:p w14:paraId="6A731261" w14:textId="77777777" w:rsidR="00E07D2E" w:rsidRPr="00AE12DE" w:rsidRDefault="00E07D2E" w:rsidP="00ED4F88">
            <w:pPr>
              <w:pStyle w:val="bbb"/>
              <w:spacing w:before="45" w:after="45"/>
              <w:rPr>
                <w:ins w:id="1128" w:author="Savinskaya Yulia" w:date="2021-02-24T14:56:00Z"/>
                <w:rFonts w:eastAsia="Times New Roman"/>
                <w:color w:val="auto"/>
                <w:sz w:val="20"/>
                <w:lang w:val="en-US" w:eastAsia="en-US"/>
              </w:rPr>
            </w:pPr>
            <w:ins w:id="1129" w:author="Savinskaya Yulia" w:date="2021-02-24T14:56:00Z">
              <w:r>
                <w:rPr>
                  <w:rFonts w:eastAsia="Times New Roman"/>
                  <w:color w:val="auto"/>
                  <w:sz w:val="20"/>
                  <w:lang w:val="en-US" w:eastAsia="en-US"/>
                </w:rPr>
                <w:t>NWBC</w:t>
              </w:r>
            </w:ins>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D6BB202" w14:textId="0406DD59" w:rsidR="00E07D2E" w:rsidRPr="00E07D2E" w:rsidRDefault="00E07D2E" w:rsidP="00ED4F88">
            <w:pPr>
              <w:pStyle w:val="bbb"/>
              <w:spacing w:before="45" w:after="45"/>
              <w:rPr>
                <w:ins w:id="1130" w:author="Savinskaya Yulia" w:date="2021-02-24T14:56:00Z"/>
                <w:sz w:val="20"/>
                <w:rPrChange w:id="1131" w:author="Savinskaya Yulia" w:date="2021-02-24T14:57:00Z">
                  <w:rPr>
                    <w:ins w:id="1132" w:author="Savinskaya Yulia" w:date="2021-02-24T14:56:00Z"/>
                    <w:rFonts w:eastAsia="Times New Roman"/>
                    <w:color w:val="auto"/>
                    <w:sz w:val="20"/>
                    <w:lang w:eastAsia="en-US"/>
                  </w:rPr>
                </w:rPrChange>
              </w:rPr>
            </w:pPr>
            <w:ins w:id="1133" w:author="Savinskaya Yulia" w:date="2021-02-24T14:57:00Z">
              <w:r>
                <w:rPr>
                  <w:sz w:val="20"/>
                </w:rPr>
                <w:t>Диспетчер ТДО осуществляет сверку объемов выполненных работ по заявкам</w:t>
              </w:r>
            </w:ins>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2EF72A7" w14:textId="7BE38666" w:rsidR="00E07D2E" w:rsidRPr="00E07D2E" w:rsidRDefault="00E07D2E" w:rsidP="00ED4F88">
            <w:pPr>
              <w:spacing w:before="45" w:after="45"/>
              <w:ind w:left="-57"/>
              <w:jc w:val="left"/>
              <w:rPr>
                <w:ins w:id="1134" w:author="Savinskaya Yulia" w:date="2021-02-24T14:56:00Z"/>
                <w:rFonts w:ascii="Arial" w:eastAsia="Arial" w:hAnsi="Arial" w:cs="Arial"/>
                <w:color w:val="000000"/>
                <w:sz w:val="20"/>
                <w:szCs w:val="20"/>
                <w:lang w:eastAsia="ru-RU"/>
              </w:rPr>
            </w:pPr>
            <w:ins w:id="1135" w:author="Savinskaya Yulia" w:date="2021-02-24T14:57:00Z">
              <w:r w:rsidRPr="00E07D2E">
                <w:rPr>
                  <w:rFonts w:ascii="Arial" w:eastAsia="Arial" w:hAnsi="Arial" w:cs="Arial"/>
                  <w:color w:val="000000"/>
                  <w:sz w:val="20"/>
                  <w:szCs w:val="20"/>
                  <w:lang w:eastAsia="ru-RU"/>
                </w:rPr>
                <w:t xml:space="preserve">Диспетчер ТДО </w:t>
              </w:r>
            </w:ins>
          </w:p>
          <w:p w14:paraId="270E4B09" w14:textId="77777777" w:rsidR="00E07D2E" w:rsidRPr="00E07D2E" w:rsidRDefault="00E07D2E" w:rsidP="00ED4F88">
            <w:pPr>
              <w:spacing w:before="45" w:after="45"/>
              <w:ind w:left="-57"/>
              <w:jc w:val="left"/>
              <w:rPr>
                <w:ins w:id="1136" w:author="Savinskaya Yulia" w:date="2021-02-24T14:56:00Z"/>
                <w:rFonts w:ascii="Arial" w:eastAsia="Arial" w:hAnsi="Arial" w:cs="Arial"/>
                <w:color w:val="000000"/>
                <w:sz w:val="20"/>
                <w:szCs w:val="20"/>
                <w:lang w:eastAsia="ru-RU"/>
              </w:rPr>
            </w:pPr>
          </w:p>
        </w:tc>
        <w:tc>
          <w:tcPr>
            <w:tcW w:w="626" w:type="pct"/>
            <w:tcBorders>
              <w:top w:val="single" w:sz="6" w:space="0" w:color="000000"/>
              <w:left w:val="single" w:sz="6" w:space="0" w:color="000000"/>
              <w:bottom w:val="single" w:sz="6" w:space="0" w:color="000000"/>
              <w:right w:val="single" w:sz="6" w:space="0" w:color="000000"/>
            </w:tcBorders>
          </w:tcPr>
          <w:p w14:paraId="36C6EC43" w14:textId="77777777" w:rsidR="00E07D2E" w:rsidRDefault="00E07D2E" w:rsidP="00ED4F88">
            <w:pPr>
              <w:pStyle w:val="bbb"/>
              <w:spacing w:before="45" w:after="45"/>
              <w:rPr>
                <w:ins w:id="1137" w:author="Savinskaya Yulia" w:date="2021-02-24T14:58:00Z"/>
                <w:rFonts w:eastAsia="Times New Roman"/>
                <w:color w:val="auto"/>
                <w:sz w:val="20"/>
                <w:lang w:eastAsia="en-US"/>
              </w:rPr>
            </w:pPr>
            <w:ins w:id="1138" w:author="Savinskaya Yulia" w:date="2021-02-24T14:58:00Z">
              <w:r w:rsidRPr="00E07D2E">
                <w:rPr>
                  <w:rFonts w:eastAsia="Times New Roman"/>
                  <w:color w:val="auto"/>
                  <w:sz w:val="20"/>
                  <w:lang w:eastAsia="en-US"/>
                </w:rPr>
                <w:t>Фактические данные внесены в заявку заявителем ТС</w:t>
              </w:r>
              <w:r>
                <w:rPr>
                  <w:rFonts w:eastAsia="Times New Roman"/>
                  <w:color w:val="auto"/>
                  <w:sz w:val="20"/>
                  <w:lang w:eastAsia="en-US"/>
                </w:rPr>
                <w:t>;</w:t>
              </w:r>
            </w:ins>
          </w:p>
          <w:p w14:paraId="4F3813FA" w14:textId="77777777" w:rsidR="00E07D2E" w:rsidRDefault="00E07D2E" w:rsidP="00ED4F88">
            <w:pPr>
              <w:pStyle w:val="bbb"/>
              <w:spacing w:before="45" w:after="45"/>
              <w:rPr>
                <w:ins w:id="1139" w:author="Savinskaya Yulia" w:date="2021-02-24T15:02:00Z"/>
                <w:rFonts w:eastAsia="Times New Roman"/>
                <w:color w:val="auto"/>
                <w:sz w:val="20"/>
                <w:lang w:eastAsia="en-US"/>
              </w:rPr>
            </w:pPr>
            <w:ins w:id="1140" w:author="Savinskaya Yulia" w:date="2021-02-24T14:58:00Z">
              <w:r w:rsidRPr="00E07D2E">
                <w:rPr>
                  <w:rFonts w:eastAsia="Times New Roman"/>
                  <w:color w:val="auto"/>
                  <w:sz w:val="20"/>
                  <w:lang w:eastAsia="en-US"/>
                </w:rPr>
                <w:t>Внесены фактические данные по выполненным работам</w:t>
              </w:r>
            </w:ins>
            <w:ins w:id="1141" w:author="Savinskaya Yulia" w:date="2021-02-24T15:02:00Z">
              <w:r>
                <w:rPr>
                  <w:rFonts w:eastAsia="Times New Roman"/>
                  <w:color w:val="auto"/>
                  <w:sz w:val="20"/>
                  <w:lang w:eastAsia="en-US"/>
                </w:rPr>
                <w:t>;</w:t>
              </w:r>
            </w:ins>
          </w:p>
          <w:p w14:paraId="56EF6E65" w14:textId="77777777" w:rsidR="00E07D2E" w:rsidRDefault="00E07D2E" w:rsidP="00ED4F88">
            <w:pPr>
              <w:pStyle w:val="bbb"/>
              <w:spacing w:before="45" w:after="45"/>
              <w:rPr>
                <w:ins w:id="1142" w:author="Savinskaya Yulia" w:date="2021-02-24T15:02:00Z"/>
                <w:rFonts w:eastAsia="Times New Roman"/>
                <w:color w:val="auto"/>
                <w:sz w:val="20"/>
                <w:lang w:eastAsia="en-US"/>
              </w:rPr>
            </w:pPr>
            <w:ins w:id="1143" w:author="Savinskaya Yulia" w:date="2021-02-24T15:02:00Z">
              <w:r w:rsidRPr="00E07D2E">
                <w:rPr>
                  <w:rFonts w:eastAsia="Times New Roman"/>
                  <w:color w:val="auto"/>
                  <w:sz w:val="20"/>
                  <w:lang w:eastAsia="en-US"/>
                </w:rPr>
                <w:t>Транспортировка транспортом подрядчика завершена, тре</w:t>
              </w:r>
              <w:r w:rsidRPr="00E07D2E">
                <w:rPr>
                  <w:rFonts w:eastAsia="Times New Roman"/>
                  <w:color w:val="auto"/>
                  <w:sz w:val="20"/>
                  <w:lang w:eastAsia="en-US"/>
                </w:rPr>
                <w:lastRenderedPageBreak/>
                <w:t>буется реализация услуг</w:t>
              </w:r>
              <w:r>
                <w:rPr>
                  <w:rFonts w:eastAsia="Times New Roman"/>
                  <w:color w:val="auto"/>
                  <w:sz w:val="20"/>
                  <w:lang w:eastAsia="en-US"/>
                </w:rPr>
                <w:t>;</w:t>
              </w:r>
            </w:ins>
          </w:p>
          <w:p w14:paraId="6A614DFE" w14:textId="38A0AE90" w:rsidR="00E07D2E" w:rsidRPr="006C0ECE" w:rsidRDefault="00E07D2E" w:rsidP="00ED4F88">
            <w:pPr>
              <w:pStyle w:val="bbb"/>
              <w:spacing w:before="45" w:after="45"/>
              <w:rPr>
                <w:ins w:id="1144" w:author="Savinskaya Yulia" w:date="2021-02-24T14:56:00Z"/>
                <w:rFonts w:eastAsia="Times New Roman"/>
                <w:color w:val="auto"/>
                <w:sz w:val="20"/>
                <w:lang w:eastAsia="en-US"/>
              </w:rPr>
            </w:pPr>
            <w:ins w:id="1145" w:author="Savinskaya Yulia" w:date="2021-02-24T15:02:00Z">
              <w:r w:rsidRPr="00E07D2E">
                <w:rPr>
                  <w:rFonts w:eastAsia="Times New Roman"/>
                  <w:color w:val="auto"/>
                  <w:sz w:val="20"/>
                  <w:lang w:eastAsia="en-US"/>
                </w:rPr>
                <w:t>Транспортировка собственным транспортом завершена, требуется реализация услуг</w:t>
              </w:r>
            </w:ins>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0982875" w14:textId="77777777" w:rsidR="00E07D2E" w:rsidRDefault="00E07D2E" w:rsidP="00ED4F88">
            <w:pPr>
              <w:spacing w:before="45" w:after="45"/>
              <w:jc w:val="left"/>
              <w:rPr>
                <w:ins w:id="1146" w:author="Savinskaya Yulia" w:date="2021-02-24T15:03:00Z"/>
                <w:rFonts w:ascii="Arial" w:hAnsi="Arial" w:cs="Arial"/>
                <w:sz w:val="20"/>
                <w:szCs w:val="20"/>
              </w:rPr>
            </w:pPr>
            <w:ins w:id="1147" w:author="Savinskaya Yulia" w:date="2021-02-24T15:02:00Z">
              <w:r w:rsidRPr="00E07D2E">
                <w:rPr>
                  <w:rFonts w:ascii="Arial" w:hAnsi="Arial" w:cs="Arial"/>
                  <w:sz w:val="20"/>
                  <w:szCs w:val="20"/>
                </w:rPr>
                <w:lastRenderedPageBreak/>
                <w:t>Путевой лист подрядчика</w:t>
              </w:r>
            </w:ins>
            <w:ins w:id="1148" w:author="Savinskaya Yulia" w:date="2021-02-24T15:03:00Z">
              <w:r>
                <w:rPr>
                  <w:rFonts w:ascii="Arial" w:hAnsi="Arial" w:cs="Arial"/>
                  <w:sz w:val="20"/>
                  <w:szCs w:val="20"/>
                </w:rPr>
                <w:t xml:space="preserve"> (Завершен)</w:t>
              </w:r>
            </w:ins>
          </w:p>
          <w:p w14:paraId="451D71AB" w14:textId="77777777" w:rsidR="00E07D2E" w:rsidRDefault="00E07D2E" w:rsidP="00E07D2E">
            <w:pPr>
              <w:spacing w:before="45" w:after="45"/>
              <w:jc w:val="left"/>
              <w:rPr>
                <w:ins w:id="1149" w:author="Savinskaya Yulia" w:date="2021-02-24T15:03:00Z"/>
                <w:rFonts w:ascii="Arial" w:hAnsi="Arial" w:cs="Arial"/>
                <w:sz w:val="20"/>
                <w:szCs w:val="20"/>
              </w:rPr>
            </w:pPr>
            <w:ins w:id="1150" w:author="Savinskaya Yulia" w:date="2021-02-24T15:03:00Z">
              <w:r w:rsidRPr="00E07D2E">
                <w:rPr>
                  <w:rFonts w:ascii="Arial" w:hAnsi="Arial" w:cs="Arial"/>
                  <w:sz w:val="20"/>
                  <w:szCs w:val="20"/>
                </w:rPr>
                <w:t xml:space="preserve">Путевой лист </w:t>
              </w:r>
              <w:r>
                <w:rPr>
                  <w:rFonts w:ascii="Arial" w:hAnsi="Arial" w:cs="Arial"/>
                  <w:sz w:val="20"/>
                  <w:szCs w:val="20"/>
                </w:rPr>
                <w:t>(Закрыт)</w:t>
              </w:r>
            </w:ins>
          </w:p>
          <w:p w14:paraId="5BE6718F" w14:textId="522BF150" w:rsidR="00E07D2E" w:rsidRPr="002362E2" w:rsidRDefault="00E07D2E" w:rsidP="00E07D2E">
            <w:pPr>
              <w:spacing w:before="45" w:after="45"/>
              <w:jc w:val="left"/>
              <w:rPr>
                <w:ins w:id="1151" w:author="Savinskaya Yulia" w:date="2021-02-24T14:56:00Z"/>
                <w:rFonts w:ascii="Arial" w:hAnsi="Arial" w:cs="Arial"/>
                <w:sz w:val="20"/>
                <w:szCs w:val="20"/>
                <w:rPrChange w:id="1152" w:author="Savinskaya Yulia" w:date="2021-02-25T09:40:00Z">
                  <w:rPr>
                    <w:ins w:id="1153" w:author="Savinskaya Yulia" w:date="2021-02-24T14:56:00Z"/>
                    <w:rFonts w:ascii="Arial" w:hAnsi="Arial" w:cs="Arial"/>
                    <w:sz w:val="20"/>
                    <w:szCs w:val="20"/>
                    <w:lang w:val="en-US"/>
                  </w:rPr>
                </w:rPrChange>
              </w:rPr>
            </w:pPr>
            <w:ins w:id="1154" w:author="Savinskaya Yulia" w:date="2021-02-24T15:03:00Z">
              <w:r w:rsidRPr="00E07D2E">
                <w:rPr>
                  <w:rFonts w:ascii="Arial" w:hAnsi="Arial" w:cs="Arial"/>
                  <w:sz w:val="20"/>
                  <w:szCs w:val="20"/>
                </w:rPr>
                <w:t>Экспедиционный заказ</w:t>
              </w:r>
              <w:r>
                <w:rPr>
                  <w:rFonts w:ascii="Arial" w:hAnsi="Arial" w:cs="Arial"/>
                  <w:sz w:val="20"/>
                  <w:szCs w:val="20"/>
                </w:rPr>
                <w:t xml:space="preserve"> (</w:t>
              </w:r>
              <w:r w:rsidRPr="00E07D2E">
                <w:rPr>
                  <w:rFonts w:ascii="Arial" w:hAnsi="Arial" w:cs="Arial"/>
                  <w:sz w:val="20"/>
                  <w:szCs w:val="20"/>
                </w:rPr>
                <w:t>Закрыт заявителем потребности в ТС</w:t>
              </w:r>
              <w:r>
                <w:rPr>
                  <w:rFonts w:ascii="Arial" w:hAnsi="Arial" w:cs="Arial"/>
                  <w:sz w:val="20"/>
                  <w:szCs w:val="20"/>
                </w:rPr>
                <w:t>)</w:t>
              </w:r>
            </w:ins>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5763BB4" w14:textId="6BBB90D1" w:rsidR="00E07D2E" w:rsidRPr="00E07D2E" w:rsidRDefault="00E07D2E" w:rsidP="00E07D2E">
            <w:pPr>
              <w:pStyle w:val="bbb"/>
              <w:spacing w:before="45" w:after="45"/>
              <w:rPr>
                <w:ins w:id="1155" w:author="Savinskaya Yulia" w:date="2021-02-24T14:56:00Z"/>
                <w:rFonts w:eastAsia="Times New Roman"/>
                <w:color w:val="auto"/>
                <w:sz w:val="20"/>
                <w:lang w:eastAsia="en-US"/>
              </w:rPr>
            </w:pPr>
            <w:ins w:id="1156" w:author="Savinskaya Yulia" w:date="2021-02-24T15:04:00Z">
              <w:r w:rsidRPr="00E07D2E">
                <w:rPr>
                  <w:sz w:val="20"/>
                </w:rPr>
                <w:t>Экспедиционный заказ</w:t>
              </w:r>
              <w:r w:rsidRPr="006C0ECE">
                <w:rPr>
                  <w:rFonts w:eastAsia="Times New Roman"/>
                  <w:color w:val="auto"/>
                  <w:sz w:val="20"/>
                  <w:lang w:eastAsia="en-US"/>
                </w:rPr>
                <w:t xml:space="preserve"> </w:t>
              </w:r>
            </w:ins>
            <w:ins w:id="1157" w:author="Savinskaya Yulia" w:date="2021-02-24T15:05:00Z">
              <w:r w:rsidRPr="00E07D2E">
                <w:rPr>
                  <w:rFonts w:eastAsia="Times New Roman"/>
                  <w:color w:val="auto"/>
                  <w:sz w:val="20"/>
                  <w:lang w:eastAsia="en-US"/>
                </w:rPr>
                <w:t>(</w:t>
              </w:r>
              <w:r w:rsidRPr="00E07D2E">
                <w:rPr>
                  <w:sz w:val="20"/>
                </w:rPr>
                <w:t xml:space="preserve">Сверка объема выполненных работ </w:t>
              </w:r>
              <w:r>
                <w:rPr>
                  <w:sz w:val="20"/>
                </w:rPr>
                <w:t>выполнена)</w:t>
              </w:r>
            </w:ins>
          </w:p>
        </w:tc>
      </w:tr>
    </w:tbl>
    <w:p w14:paraId="7EF29698" w14:textId="159E895C" w:rsidR="00E07D2E" w:rsidRPr="00306332" w:rsidRDefault="00E07D2E">
      <w:pPr>
        <w:spacing w:after="240" w:line="276" w:lineRule="auto"/>
        <w:ind w:firstLine="567"/>
        <w:rPr>
          <w:ins w:id="1158" w:author="Savinskaya Yulia" w:date="2021-02-24T13:53:00Z"/>
          <w:rFonts w:cs="Arial"/>
          <w:i/>
          <w:caps/>
          <w:szCs w:val="24"/>
          <w:rPrChange w:id="1159" w:author="Savinskaya Yulia" w:date="2021-02-24T14:36:00Z">
            <w:rPr>
              <w:ins w:id="1160" w:author="Savinskaya Yulia" w:date="2021-02-24T13:53:00Z"/>
              <w:rFonts w:eastAsiaTheme="majorEastAsia" w:cstheme="majorBidi"/>
              <w:b/>
              <w:i w:val="0"/>
              <w:caps w:val="0"/>
              <w:sz w:val="24"/>
              <w:szCs w:val="24"/>
            </w:rPr>
          </w:rPrChange>
        </w:rPr>
        <w:pPrChange w:id="1161" w:author="Savinskaya Yulia" w:date="2021-02-24T14:36:00Z">
          <w:pPr>
            <w:pStyle w:val="4"/>
          </w:pPr>
        </w:pPrChange>
      </w:pPr>
    </w:p>
    <w:p w14:paraId="594E3F87" w14:textId="48BE108B" w:rsidR="00C25DAD" w:rsidRDefault="00C25DAD" w:rsidP="00C25DAD">
      <w:pPr>
        <w:pStyle w:val="4"/>
        <w:rPr>
          <w:ins w:id="1162" w:author="Savinskaya Yulia" w:date="2021-02-24T15:30:00Z"/>
          <w:rFonts w:eastAsiaTheme="majorEastAsia" w:cstheme="majorBidi"/>
          <w:b/>
          <w:i w:val="0"/>
          <w:caps w:val="0"/>
          <w:sz w:val="24"/>
          <w:szCs w:val="24"/>
        </w:rPr>
      </w:pPr>
      <w:ins w:id="1163" w:author="Savinskaya Yulia" w:date="2021-02-24T13:53:00Z">
        <w:r>
          <w:rPr>
            <w:rFonts w:eastAsiaTheme="majorEastAsia" w:cstheme="majorBidi"/>
            <w:b/>
            <w:i w:val="0"/>
            <w:caps w:val="0"/>
            <w:sz w:val="24"/>
            <w:szCs w:val="24"/>
          </w:rPr>
          <w:t xml:space="preserve">Шаг процесса 10.06.02.140 – </w:t>
        </w:r>
      </w:ins>
      <w:ins w:id="1164" w:author="Savinskaya Yulia" w:date="2021-02-24T13:54:00Z">
        <w:r>
          <w:rPr>
            <w:rFonts w:eastAsiaTheme="majorEastAsia" w:cstheme="majorBidi"/>
            <w:b/>
            <w:i w:val="0"/>
            <w:caps w:val="0"/>
            <w:sz w:val="24"/>
            <w:szCs w:val="24"/>
          </w:rPr>
          <w:t>Корректировка фактических данных по заявкам на ТС</w:t>
        </w:r>
      </w:ins>
      <w:ins w:id="1165" w:author="Savinskaya Yulia" w:date="2021-02-24T13:53:00Z">
        <w:r>
          <w:rPr>
            <w:rFonts w:eastAsiaTheme="majorEastAsia" w:cstheme="majorBidi"/>
            <w:b/>
            <w:i w:val="0"/>
            <w:caps w:val="0"/>
            <w:sz w:val="24"/>
            <w:szCs w:val="24"/>
          </w:rPr>
          <w:t xml:space="preserve"> </w:t>
        </w:r>
      </w:ins>
    </w:p>
    <w:p w14:paraId="50BFCC5A" w14:textId="77777777" w:rsidR="00EB7473" w:rsidRPr="00EB7473" w:rsidRDefault="00EB7473">
      <w:pPr>
        <w:rPr>
          <w:ins w:id="1166" w:author="Savinskaya Yulia" w:date="2021-02-24T15:06:00Z"/>
          <w:rFonts w:eastAsiaTheme="majorEastAsia"/>
          <w:i/>
          <w:caps/>
          <w:rPrChange w:id="1167" w:author="Savinskaya Yulia" w:date="2021-02-24T15:30:00Z">
            <w:rPr>
              <w:ins w:id="1168" w:author="Savinskaya Yulia" w:date="2021-02-24T15:06:00Z"/>
              <w:rFonts w:eastAsiaTheme="majorEastAsia" w:cstheme="majorBidi"/>
              <w:b/>
              <w:i w:val="0"/>
              <w:caps w:val="0"/>
              <w:sz w:val="24"/>
              <w:szCs w:val="24"/>
            </w:rPr>
          </w:rPrChange>
        </w:rPr>
        <w:pPrChange w:id="1169" w:author="Savinskaya Yulia" w:date="2021-02-24T15:30:00Z">
          <w:pPr>
            <w:pStyle w:val="4"/>
          </w:pPr>
        </w:pPrChange>
      </w:pPr>
    </w:p>
    <w:p w14:paraId="03250542" w14:textId="71D6BB54" w:rsidR="0030288E" w:rsidRDefault="0030288E">
      <w:pPr>
        <w:spacing w:after="240" w:line="276" w:lineRule="auto"/>
        <w:ind w:firstLine="567"/>
        <w:rPr>
          <w:ins w:id="1170" w:author="Savinskaya Yulia" w:date="2021-02-24T15:34:00Z"/>
          <w:rFonts w:cs="Arial"/>
          <w:szCs w:val="24"/>
        </w:rPr>
        <w:pPrChange w:id="1171" w:author="Savinskaya Yulia" w:date="2021-02-24T15:06:00Z">
          <w:pPr>
            <w:pStyle w:val="4"/>
          </w:pPr>
        </w:pPrChange>
      </w:pPr>
      <w:ins w:id="1172" w:author="Savinskaya Yulia" w:date="2021-02-24T15:06:00Z">
        <w:r>
          <w:rPr>
            <w:rFonts w:ascii="Arial" w:hAnsi="Arial" w:cs="Arial"/>
            <w:szCs w:val="24"/>
          </w:rPr>
          <w:t>В случае выявления отклонений, выполняется корректировка фактических данных по заявкам на ТС</w:t>
        </w:r>
      </w:ins>
      <w:ins w:id="1173" w:author="Savinskaya Yulia" w:date="2021-02-24T15:27:00Z">
        <w:r w:rsidR="00EB7473">
          <w:rPr>
            <w:rFonts w:ascii="Arial" w:hAnsi="Arial" w:cs="Arial"/>
            <w:szCs w:val="24"/>
          </w:rPr>
          <w:t xml:space="preserve">. Если выявилось, что заказчик некорректно указал </w:t>
        </w:r>
      </w:ins>
      <w:ins w:id="1174" w:author="Savinskaya Yulia" w:date="2021-02-24T15:28:00Z">
        <w:r w:rsidR="00EB7473">
          <w:rPr>
            <w:rFonts w:ascii="Arial" w:hAnsi="Arial" w:cs="Arial"/>
            <w:szCs w:val="24"/>
          </w:rPr>
          <w:t xml:space="preserve">фактические </w:t>
        </w:r>
      </w:ins>
      <w:ins w:id="1175" w:author="Savinskaya Yulia" w:date="2021-02-24T15:27:00Z">
        <w:r w:rsidR="00EB7473">
          <w:rPr>
            <w:rFonts w:ascii="Arial" w:hAnsi="Arial" w:cs="Arial"/>
            <w:szCs w:val="24"/>
          </w:rPr>
          <w:t>данные по заявке</w:t>
        </w:r>
      </w:ins>
      <w:ins w:id="1176" w:author="Savinskaya Yulia" w:date="2021-02-24T15:28:00Z">
        <w:r w:rsidR="00EB7473">
          <w:rPr>
            <w:rFonts w:ascii="Arial" w:hAnsi="Arial" w:cs="Arial"/>
            <w:szCs w:val="24"/>
          </w:rPr>
          <w:t xml:space="preserve">, то пользователь с ролью Заявитель потребности в ТС корректирует данные в Экспедиционном заказе (заявке на потребность в ТС). Если выявилось, что логистический оператор некорректно </w:t>
        </w:r>
      </w:ins>
      <w:ins w:id="1177" w:author="Savinskaya Yulia" w:date="2021-02-24T15:29:00Z">
        <w:r w:rsidR="00EB7473">
          <w:rPr>
            <w:rFonts w:ascii="Arial" w:hAnsi="Arial" w:cs="Arial"/>
            <w:szCs w:val="24"/>
          </w:rPr>
          <w:t>указал фактические данные по заявке в путевом листе, то пользователь с ролью Таксировщик корректирует данные во Фрахтовом заказе (путевом листе).</w:t>
        </w:r>
      </w:ins>
    </w:p>
    <w:p w14:paraId="2EBE6E79" w14:textId="3B49C922" w:rsidR="00EB7473" w:rsidRDefault="00EB7473" w:rsidP="00EB7473">
      <w:pPr>
        <w:spacing w:after="240" w:line="276" w:lineRule="auto"/>
        <w:ind w:firstLine="567"/>
        <w:rPr>
          <w:ins w:id="1178" w:author="Savinskaya Yulia" w:date="2021-02-24T15:37:00Z"/>
          <w:rFonts w:ascii="Arial" w:eastAsiaTheme="majorEastAsia" w:hAnsi="Arial" w:cs="Arial"/>
          <w:szCs w:val="24"/>
        </w:rPr>
      </w:pPr>
      <w:ins w:id="1179" w:author="Savinskaya Yulia" w:date="2021-02-24T15:34:00Z">
        <w:r>
          <w:rPr>
            <w:rFonts w:ascii="Arial" w:eastAsiaTheme="majorEastAsia" w:hAnsi="Arial" w:cs="Arial"/>
            <w:szCs w:val="24"/>
          </w:rPr>
          <w:t xml:space="preserve">Сроки </w:t>
        </w:r>
        <w:r>
          <w:rPr>
            <w:rFonts w:ascii="Arial" w:hAnsi="Arial" w:cs="Arial"/>
            <w:szCs w:val="24"/>
          </w:rPr>
          <w:t>корректировк</w:t>
        </w:r>
      </w:ins>
      <w:ins w:id="1180" w:author="Savinskaya Yulia" w:date="2021-02-24T15:35:00Z">
        <w:r>
          <w:rPr>
            <w:rFonts w:ascii="Arial" w:hAnsi="Arial" w:cs="Arial"/>
            <w:szCs w:val="24"/>
          </w:rPr>
          <w:t>и</w:t>
        </w:r>
      </w:ins>
      <w:ins w:id="1181" w:author="Savinskaya Yulia" w:date="2021-02-24T15:34:00Z">
        <w:r>
          <w:rPr>
            <w:rFonts w:ascii="Arial" w:hAnsi="Arial" w:cs="Arial"/>
            <w:szCs w:val="24"/>
          </w:rPr>
          <w:t xml:space="preserve"> фактических данных по заявкам на ТС</w:t>
        </w:r>
        <w:r>
          <w:rPr>
            <w:rFonts w:ascii="Arial" w:eastAsiaTheme="majorEastAsia" w:hAnsi="Arial" w:cs="Arial"/>
            <w:szCs w:val="24"/>
          </w:rPr>
          <w:t xml:space="preserve"> </w:t>
        </w:r>
        <w:r w:rsidRPr="00D8469B">
          <w:rPr>
            <w:rFonts w:ascii="Arial" w:eastAsiaTheme="majorEastAsia" w:hAnsi="Arial" w:cs="Arial"/>
            <w:szCs w:val="24"/>
          </w:rPr>
          <w:t>регламентируются локальными нормативными документами, например, Регламентами.</w:t>
        </w:r>
      </w:ins>
    </w:p>
    <w:p w14:paraId="059D394A" w14:textId="6DFADE37" w:rsidR="00EB7473" w:rsidRDefault="00D45F5B" w:rsidP="00EB7473">
      <w:pPr>
        <w:spacing w:after="240" w:line="276" w:lineRule="auto"/>
        <w:ind w:firstLine="567"/>
        <w:rPr>
          <w:ins w:id="1182" w:author="Savinskaya Yulia" w:date="2021-02-24T15:35:00Z"/>
          <w:rFonts w:ascii="Arial" w:eastAsiaTheme="majorEastAsia" w:hAnsi="Arial" w:cs="Arial"/>
          <w:szCs w:val="24"/>
        </w:rPr>
      </w:pPr>
      <w:ins w:id="1183" w:author="Savinskaya Yulia" w:date="2021-02-24T15:38:00Z">
        <w:r>
          <w:rPr>
            <w:rFonts w:ascii="Arial" w:eastAsiaTheme="majorEastAsia" w:hAnsi="Arial" w:cs="Arial"/>
            <w:szCs w:val="24"/>
          </w:rPr>
          <w:t>Возможность внесения фактических данных в Экспедиционный заказ будет выполнена в рамках разработки ТМ301.</w:t>
        </w:r>
      </w:ins>
    </w:p>
    <w:p w14:paraId="49F96C82" w14:textId="54A7D776" w:rsidR="00EB7473" w:rsidRPr="00EB7473" w:rsidRDefault="00EB7473">
      <w:pPr>
        <w:pStyle w:val="a7"/>
        <w:jc w:val="right"/>
        <w:rPr>
          <w:ins w:id="1184" w:author="Savinskaya Yulia" w:date="2021-02-24T15:35:00Z"/>
          <w:rFonts w:ascii="Arial" w:hAnsi="Arial" w:cs="Arial"/>
          <w:b/>
          <w:sz w:val="22"/>
          <w:rPrChange w:id="1185" w:author="Savinskaya Yulia" w:date="2021-02-24T15:35:00Z">
            <w:rPr>
              <w:ins w:id="1186" w:author="Savinskaya Yulia" w:date="2021-02-24T15:35:00Z"/>
              <w:rFonts w:ascii="Arial" w:eastAsiaTheme="majorEastAsia" w:hAnsi="Arial" w:cs="Arial"/>
              <w:szCs w:val="24"/>
            </w:rPr>
          </w:rPrChange>
        </w:rPr>
        <w:pPrChange w:id="1187" w:author="Savinskaya Yulia" w:date="2021-02-24T15:35:00Z">
          <w:pPr>
            <w:spacing w:after="240" w:line="276" w:lineRule="auto"/>
            <w:ind w:firstLine="567"/>
          </w:pPr>
        </w:pPrChange>
      </w:pPr>
      <w:ins w:id="1188" w:author="Savinskaya Yulia" w:date="2021-02-24T15:35:00Z">
        <w:r w:rsidRPr="00916FAB">
          <w:rPr>
            <w:rFonts w:ascii="Arial" w:hAnsi="Arial" w:cs="Arial"/>
            <w:b/>
            <w:sz w:val="22"/>
          </w:rPr>
          <w:t>Таблица</w:t>
        </w:r>
        <w:r>
          <w:rPr>
            <w:rFonts w:ascii="Arial" w:hAnsi="Arial" w:cs="Arial"/>
            <w:b/>
            <w:sz w:val="22"/>
          </w:rPr>
          <w:t xml:space="preserve"> 3</w:t>
        </w:r>
      </w:ins>
      <w:ins w:id="1189" w:author="Savinskaya Yulia" w:date="2021-02-25T15:28:00Z">
        <w:r w:rsidR="00F31DDE">
          <w:rPr>
            <w:rFonts w:ascii="Arial" w:hAnsi="Arial" w:cs="Arial"/>
            <w:b/>
            <w:sz w:val="22"/>
          </w:rPr>
          <w:t>4</w:t>
        </w:r>
      </w:ins>
      <w:ins w:id="1190" w:author="Savinskaya Yulia" w:date="2021-02-24T15:35:00Z">
        <w:r w:rsidRPr="00916FAB">
          <w:rPr>
            <w:rFonts w:ascii="Arial" w:hAnsi="Arial" w:cs="Arial"/>
            <w:b/>
            <w:sz w:val="22"/>
          </w:rPr>
          <w:t xml:space="preserve">. Описание </w:t>
        </w:r>
        <w:r>
          <w:rPr>
            <w:rFonts w:ascii="Arial" w:hAnsi="Arial" w:cs="Arial"/>
            <w:b/>
            <w:noProof/>
            <w:sz w:val="22"/>
          </w:rPr>
          <w:t>шага «</w:t>
        </w:r>
        <w:r w:rsidRPr="00EB7473">
          <w:rPr>
            <w:rFonts w:ascii="Arial" w:hAnsi="Arial" w:cs="Arial"/>
            <w:b/>
            <w:noProof/>
            <w:sz w:val="22"/>
          </w:rPr>
          <w:t>Корректировка фактических данных по заявкам на ТС</w:t>
        </w:r>
        <w:r>
          <w:rPr>
            <w:rFonts w:ascii="Arial" w:hAnsi="Arial" w:cs="Arial"/>
            <w:b/>
            <w:noProof/>
            <w:sz w:val="22"/>
          </w:rPr>
          <w:t>»</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EB7473" w14:paraId="3530561A" w14:textId="77777777" w:rsidTr="00ED4F88">
        <w:trPr>
          <w:ins w:id="1191" w:author="Savinskaya Yulia" w:date="2021-02-24T15:35:00Z"/>
        </w:trPr>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509C0F3" w14:textId="77777777" w:rsidR="00EB7473" w:rsidRDefault="00EB7473" w:rsidP="00ED4F88">
            <w:pPr>
              <w:pStyle w:val="h"/>
              <w:spacing w:before="45" w:after="45"/>
              <w:rPr>
                <w:ins w:id="1192" w:author="Savinskaya Yulia" w:date="2021-02-24T15:35:00Z"/>
                <w:noProof/>
                <w:szCs w:val="24"/>
              </w:rPr>
            </w:pPr>
            <w:ins w:id="1193" w:author="Savinskaya Yulia" w:date="2021-02-24T15:35:00Z">
              <w:r>
                <w:rPr>
                  <w:noProof/>
                  <w:szCs w:val="24"/>
                </w:rPr>
                <w:t>№</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23C0430" w14:textId="77777777" w:rsidR="00EB7473" w:rsidRDefault="00EB7473" w:rsidP="00ED4F88">
            <w:pPr>
              <w:pStyle w:val="h"/>
              <w:spacing w:before="45" w:after="45"/>
              <w:rPr>
                <w:ins w:id="1194" w:author="Savinskaya Yulia" w:date="2021-02-24T15:35:00Z"/>
                <w:noProof/>
                <w:szCs w:val="24"/>
              </w:rPr>
            </w:pPr>
            <w:ins w:id="1195" w:author="Savinskaya Yulia" w:date="2021-02-24T15:35:00Z">
              <w:r>
                <w:rPr>
                  <w:noProof/>
                  <w:szCs w:val="24"/>
                </w:rPr>
                <w:t>Операция</w:t>
              </w:r>
            </w:ins>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0379A472" w14:textId="77777777" w:rsidR="00EB7473" w:rsidRPr="00C43B68" w:rsidRDefault="00EB7473" w:rsidP="00ED4F88">
            <w:pPr>
              <w:pStyle w:val="h"/>
              <w:spacing w:before="45" w:after="45"/>
              <w:jc w:val="both"/>
              <w:rPr>
                <w:ins w:id="1196" w:author="Savinskaya Yulia" w:date="2021-02-24T15:35:00Z"/>
                <w:noProof/>
                <w:szCs w:val="24"/>
                <w:lang w:val="en-US"/>
              </w:rPr>
            </w:pPr>
            <w:ins w:id="1197" w:author="Savinskaya Yulia" w:date="2021-02-24T15:35:00Z">
              <w:r>
                <w:rPr>
                  <w:noProof/>
                  <w:szCs w:val="24"/>
                </w:rPr>
                <w:t>Транзакция</w:t>
              </w:r>
            </w:ins>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CA65864" w14:textId="77777777" w:rsidR="00EB7473" w:rsidRDefault="00EB7473" w:rsidP="00ED4F88">
            <w:pPr>
              <w:pStyle w:val="h"/>
              <w:spacing w:before="45" w:after="45"/>
              <w:rPr>
                <w:ins w:id="1198" w:author="Savinskaya Yulia" w:date="2021-02-24T15:35:00Z"/>
                <w:noProof/>
                <w:szCs w:val="24"/>
              </w:rPr>
            </w:pPr>
            <w:ins w:id="1199" w:author="Savinskaya Yulia" w:date="2021-02-24T15:35:00Z">
              <w:r>
                <w:rPr>
                  <w:noProof/>
                  <w:szCs w:val="24"/>
                </w:rPr>
                <w:t>Описание</w:t>
              </w:r>
            </w:ins>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499F042" w14:textId="77777777" w:rsidR="00EB7473" w:rsidRDefault="00EB7473" w:rsidP="00ED4F88">
            <w:pPr>
              <w:pStyle w:val="h"/>
              <w:spacing w:before="45" w:after="45"/>
              <w:rPr>
                <w:ins w:id="1200" w:author="Savinskaya Yulia" w:date="2021-02-24T15:35:00Z"/>
                <w:noProof/>
                <w:szCs w:val="24"/>
              </w:rPr>
            </w:pPr>
            <w:ins w:id="1201" w:author="Savinskaya Yulia" w:date="2021-02-24T15:35:00Z">
              <w:r>
                <w:rPr>
                  <w:noProof/>
                  <w:szCs w:val="24"/>
                </w:rPr>
                <w:t>Бизнес-роль</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60A2FE99" w14:textId="77777777" w:rsidR="00EB7473" w:rsidRDefault="00EB7473" w:rsidP="00ED4F88">
            <w:pPr>
              <w:pStyle w:val="h"/>
              <w:spacing w:before="45" w:after="45"/>
              <w:rPr>
                <w:ins w:id="1202" w:author="Savinskaya Yulia" w:date="2021-02-24T15:35:00Z"/>
                <w:noProof/>
                <w:szCs w:val="24"/>
              </w:rPr>
            </w:pPr>
            <w:ins w:id="1203" w:author="Savinskaya Yulia" w:date="2021-02-24T15:35:00Z">
              <w:r>
                <w:rPr>
                  <w:noProof/>
                  <w:szCs w:val="24"/>
                </w:rPr>
                <w:t>Предпосылки</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80E1FA0" w14:textId="77777777" w:rsidR="00EB7473" w:rsidRDefault="00EB7473" w:rsidP="00ED4F88">
            <w:pPr>
              <w:pStyle w:val="h"/>
              <w:spacing w:before="45" w:after="45"/>
              <w:rPr>
                <w:ins w:id="1204" w:author="Savinskaya Yulia" w:date="2021-02-24T15:35:00Z"/>
                <w:noProof/>
                <w:szCs w:val="24"/>
              </w:rPr>
            </w:pPr>
            <w:ins w:id="1205" w:author="Savinskaya Yulia" w:date="2021-02-24T15:35:00Z">
              <w:r>
                <w:rPr>
                  <w:noProof/>
                  <w:szCs w:val="24"/>
                </w:rPr>
                <w:t>Вход</w:t>
              </w:r>
            </w:ins>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0E03A7C" w14:textId="77777777" w:rsidR="00EB7473" w:rsidRDefault="00EB7473" w:rsidP="00ED4F88">
            <w:pPr>
              <w:pStyle w:val="h"/>
              <w:spacing w:before="45" w:after="45"/>
              <w:rPr>
                <w:ins w:id="1206" w:author="Savinskaya Yulia" w:date="2021-02-24T15:35:00Z"/>
                <w:noProof/>
                <w:szCs w:val="24"/>
              </w:rPr>
            </w:pPr>
            <w:ins w:id="1207" w:author="Savinskaya Yulia" w:date="2021-02-24T15:35:00Z">
              <w:r>
                <w:rPr>
                  <w:noProof/>
                  <w:szCs w:val="24"/>
                </w:rPr>
                <w:t>Выход</w:t>
              </w:r>
            </w:ins>
          </w:p>
        </w:tc>
      </w:tr>
      <w:tr w:rsidR="00EB7473" w14:paraId="177B9AEF" w14:textId="77777777" w:rsidTr="00ED4F88">
        <w:trPr>
          <w:ins w:id="1208" w:author="Savinskaya Yulia" w:date="2021-02-24T15:35:00Z"/>
        </w:trPr>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A63FFFC" w14:textId="17B58175" w:rsidR="00EB7473" w:rsidRPr="00E07D2E" w:rsidRDefault="00EB7473" w:rsidP="00EB7473">
            <w:pPr>
              <w:pStyle w:val="bbb"/>
              <w:spacing w:before="45" w:after="45"/>
              <w:rPr>
                <w:ins w:id="1209" w:author="Savinskaya Yulia" w:date="2021-02-24T15:35:00Z"/>
                <w:rFonts w:eastAsia="Times New Roman"/>
                <w:color w:val="auto"/>
                <w:sz w:val="20"/>
                <w:lang w:eastAsia="en-US"/>
              </w:rPr>
            </w:pPr>
            <w:ins w:id="1210" w:author="Savinskaya Yulia" w:date="2021-02-24T15:35:00Z">
              <w:r w:rsidRPr="006C0ECE">
                <w:rPr>
                  <w:sz w:val="20"/>
                </w:rPr>
                <w:t>10.06.02.</w:t>
              </w:r>
              <w:r w:rsidRPr="006C0ECE">
                <w:rPr>
                  <w:sz w:val="20"/>
                  <w:lang w:val="en-US"/>
                </w:rPr>
                <w:t>1</w:t>
              </w:r>
              <w:r>
                <w:rPr>
                  <w:sz w:val="20"/>
                </w:rPr>
                <w:t>40</w:t>
              </w:r>
            </w:ins>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960320A" w14:textId="34EC7779" w:rsidR="00EB7473" w:rsidRPr="006C0ECE" w:rsidRDefault="00EB7473" w:rsidP="00ED4F88">
            <w:pPr>
              <w:pStyle w:val="bbb"/>
              <w:spacing w:before="45" w:after="45"/>
              <w:rPr>
                <w:ins w:id="1211" w:author="Savinskaya Yulia" w:date="2021-02-24T15:35:00Z"/>
                <w:rFonts w:eastAsia="Times New Roman"/>
                <w:color w:val="auto"/>
                <w:sz w:val="20"/>
                <w:lang w:eastAsia="en-US"/>
              </w:rPr>
            </w:pPr>
            <w:ins w:id="1212" w:author="Savinskaya Yulia" w:date="2021-02-24T15:35:00Z">
              <w:r w:rsidRPr="00EB7473">
                <w:rPr>
                  <w:sz w:val="20"/>
                </w:rPr>
                <w:t>Корректировка фактических данных по заявкам на ТС</w:t>
              </w:r>
            </w:ins>
          </w:p>
        </w:tc>
        <w:tc>
          <w:tcPr>
            <w:tcW w:w="557" w:type="pct"/>
            <w:tcBorders>
              <w:top w:val="single" w:sz="6" w:space="0" w:color="000000"/>
              <w:left w:val="single" w:sz="6" w:space="0" w:color="000000"/>
              <w:bottom w:val="single" w:sz="6" w:space="0" w:color="000000"/>
              <w:right w:val="single" w:sz="6" w:space="0" w:color="000000"/>
            </w:tcBorders>
          </w:tcPr>
          <w:p w14:paraId="4A6C7067" w14:textId="77777777" w:rsidR="00EB7473" w:rsidRPr="00AE12DE" w:rsidRDefault="00EB7473" w:rsidP="00ED4F88">
            <w:pPr>
              <w:pStyle w:val="bbb"/>
              <w:spacing w:before="45" w:after="45"/>
              <w:rPr>
                <w:ins w:id="1213" w:author="Savinskaya Yulia" w:date="2021-02-24T15:35:00Z"/>
                <w:rFonts w:eastAsia="Times New Roman"/>
                <w:color w:val="auto"/>
                <w:sz w:val="20"/>
                <w:lang w:val="en-US" w:eastAsia="en-US"/>
              </w:rPr>
            </w:pPr>
            <w:ins w:id="1214" w:author="Savinskaya Yulia" w:date="2021-02-24T15:35:00Z">
              <w:r>
                <w:rPr>
                  <w:rFonts w:eastAsia="Times New Roman"/>
                  <w:color w:val="auto"/>
                  <w:sz w:val="20"/>
                  <w:lang w:val="en-US" w:eastAsia="en-US"/>
                </w:rPr>
                <w:t>NWBC</w:t>
              </w:r>
            </w:ins>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D20FB8B" w14:textId="19F8D1EA" w:rsidR="00EB7473" w:rsidRPr="00D8469B" w:rsidRDefault="00EB7473" w:rsidP="00ED4F88">
            <w:pPr>
              <w:pStyle w:val="bbb"/>
              <w:spacing w:before="45" w:after="45"/>
              <w:rPr>
                <w:ins w:id="1215" w:author="Savinskaya Yulia" w:date="2021-02-24T15:35:00Z"/>
                <w:sz w:val="20"/>
              </w:rPr>
            </w:pPr>
            <w:ins w:id="1216" w:author="Savinskaya Yulia" w:date="2021-02-24T15:36:00Z">
              <w:r>
                <w:rPr>
                  <w:szCs w:val="24"/>
                </w:rPr>
                <w:t>В случае выявления отклонений, выполняется корректировка фактических данных по заявкам на ТС</w:t>
              </w:r>
            </w:ins>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55ED6AB" w14:textId="154CC4B4" w:rsidR="00EB7473" w:rsidRDefault="00EB7473" w:rsidP="00ED4F88">
            <w:pPr>
              <w:spacing w:before="45" w:after="45"/>
              <w:ind w:left="-57"/>
              <w:jc w:val="left"/>
              <w:rPr>
                <w:ins w:id="1217" w:author="Savinskaya Yulia" w:date="2021-02-24T15:36:00Z"/>
                <w:rFonts w:ascii="Arial" w:eastAsia="Arial" w:hAnsi="Arial" w:cs="Arial"/>
                <w:color w:val="000000"/>
                <w:sz w:val="20"/>
                <w:szCs w:val="20"/>
                <w:lang w:eastAsia="ru-RU"/>
              </w:rPr>
            </w:pPr>
            <w:ins w:id="1218" w:author="Savinskaya Yulia" w:date="2021-02-24T15:36:00Z">
              <w:r>
                <w:rPr>
                  <w:rFonts w:ascii="Arial" w:eastAsia="Arial" w:hAnsi="Arial" w:cs="Arial"/>
                  <w:color w:val="000000"/>
                  <w:sz w:val="20"/>
                  <w:szCs w:val="20"/>
                  <w:lang w:eastAsia="ru-RU"/>
                </w:rPr>
                <w:t>Таксировщик</w:t>
              </w:r>
            </w:ins>
          </w:p>
          <w:p w14:paraId="3D22E8E2" w14:textId="494B437B" w:rsidR="00EB7473" w:rsidRPr="00E07D2E" w:rsidRDefault="00EB7473" w:rsidP="00ED4F88">
            <w:pPr>
              <w:spacing w:before="45" w:after="45"/>
              <w:ind w:left="-57"/>
              <w:jc w:val="left"/>
              <w:rPr>
                <w:ins w:id="1219" w:author="Savinskaya Yulia" w:date="2021-02-24T15:35:00Z"/>
                <w:rFonts w:ascii="Arial" w:eastAsia="Arial" w:hAnsi="Arial" w:cs="Arial"/>
                <w:color w:val="000000"/>
                <w:sz w:val="20"/>
                <w:szCs w:val="20"/>
                <w:lang w:eastAsia="ru-RU"/>
              </w:rPr>
            </w:pPr>
            <w:ins w:id="1220" w:author="Savinskaya Yulia" w:date="2021-02-24T15:36:00Z">
              <w:r>
                <w:rPr>
                  <w:rFonts w:ascii="Arial" w:eastAsia="Arial" w:hAnsi="Arial" w:cs="Arial"/>
                  <w:color w:val="000000"/>
                  <w:sz w:val="20"/>
                  <w:szCs w:val="20"/>
                  <w:lang w:eastAsia="ru-RU"/>
                </w:rPr>
                <w:t>Заявитель потребности в ТС</w:t>
              </w:r>
            </w:ins>
          </w:p>
          <w:p w14:paraId="125E296D" w14:textId="77777777" w:rsidR="00EB7473" w:rsidRPr="00E07D2E" w:rsidRDefault="00EB7473" w:rsidP="00ED4F88">
            <w:pPr>
              <w:spacing w:before="45" w:after="45"/>
              <w:ind w:left="-57"/>
              <w:jc w:val="left"/>
              <w:rPr>
                <w:ins w:id="1221" w:author="Savinskaya Yulia" w:date="2021-02-24T15:35:00Z"/>
                <w:rFonts w:ascii="Arial" w:eastAsia="Arial" w:hAnsi="Arial" w:cs="Arial"/>
                <w:color w:val="000000"/>
                <w:sz w:val="20"/>
                <w:szCs w:val="20"/>
                <w:lang w:eastAsia="ru-RU"/>
              </w:rPr>
            </w:pPr>
          </w:p>
        </w:tc>
        <w:tc>
          <w:tcPr>
            <w:tcW w:w="626" w:type="pct"/>
            <w:tcBorders>
              <w:top w:val="single" w:sz="6" w:space="0" w:color="000000"/>
              <w:left w:val="single" w:sz="6" w:space="0" w:color="000000"/>
              <w:bottom w:val="single" w:sz="6" w:space="0" w:color="000000"/>
              <w:right w:val="single" w:sz="6" w:space="0" w:color="000000"/>
            </w:tcBorders>
          </w:tcPr>
          <w:p w14:paraId="0BA0C2F4" w14:textId="25D7A70B" w:rsidR="00EB7473" w:rsidRPr="006C0ECE" w:rsidRDefault="00EB7473" w:rsidP="00ED4F88">
            <w:pPr>
              <w:pStyle w:val="bbb"/>
              <w:spacing w:before="45" w:after="45"/>
              <w:rPr>
                <w:ins w:id="1222" w:author="Savinskaya Yulia" w:date="2021-02-24T15:35:00Z"/>
                <w:rFonts w:eastAsia="Times New Roman"/>
                <w:color w:val="auto"/>
                <w:sz w:val="20"/>
                <w:lang w:eastAsia="en-US"/>
              </w:rPr>
            </w:pPr>
            <w:ins w:id="1223" w:author="Savinskaya Yulia" w:date="2021-02-24T15:36:00Z">
              <w:r w:rsidRPr="00EB7473">
                <w:rPr>
                  <w:rFonts w:eastAsia="Times New Roman"/>
                  <w:color w:val="auto"/>
                  <w:sz w:val="20"/>
                  <w:lang w:eastAsia="en-US"/>
                </w:rPr>
                <w:t>Сверка объема выполненных работ по заявкам выполнена. Требуется корректировка</w:t>
              </w:r>
            </w:ins>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C550D65" w14:textId="26C94698" w:rsidR="00EB7473" w:rsidRPr="00EB7473" w:rsidRDefault="00EB7473" w:rsidP="00ED4F88">
            <w:pPr>
              <w:spacing w:before="45" w:after="45"/>
              <w:jc w:val="left"/>
              <w:rPr>
                <w:ins w:id="1224" w:author="Savinskaya Yulia" w:date="2021-02-24T15:35:00Z"/>
                <w:rFonts w:ascii="Arial" w:hAnsi="Arial" w:cs="Arial"/>
                <w:sz w:val="20"/>
                <w:szCs w:val="20"/>
                <w:rPrChange w:id="1225" w:author="Savinskaya Yulia" w:date="2021-02-24T15:35:00Z">
                  <w:rPr>
                    <w:ins w:id="1226" w:author="Savinskaya Yulia" w:date="2021-02-24T15:35:00Z"/>
                    <w:rFonts w:ascii="Arial" w:hAnsi="Arial" w:cs="Arial"/>
                    <w:sz w:val="20"/>
                    <w:szCs w:val="20"/>
                    <w:lang w:val="en-US"/>
                  </w:rPr>
                </w:rPrChange>
              </w:rPr>
            </w:pPr>
            <w:ins w:id="1227" w:author="Savinskaya Yulia" w:date="2021-02-24T15:36:00Z">
              <w:r w:rsidRPr="00EB7473">
                <w:rPr>
                  <w:rFonts w:ascii="Arial" w:hAnsi="Arial" w:cs="Arial"/>
                  <w:sz w:val="20"/>
                  <w:szCs w:val="20"/>
                </w:rPr>
                <w:t>Экспедиционный заказ</w:t>
              </w:r>
              <w:r>
                <w:rPr>
                  <w:rFonts w:ascii="Arial" w:hAnsi="Arial" w:cs="Arial"/>
                  <w:sz w:val="20"/>
                  <w:szCs w:val="20"/>
                </w:rPr>
                <w:t xml:space="preserve"> (</w:t>
              </w:r>
              <w:r w:rsidRPr="00EB7473">
                <w:rPr>
                  <w:rFonts w:ascii="Arial" w:hAnsi="Arial" w:cs="Arial"/>
                  <w:sz w:val="20"/>
                  <w:szCs w:val="20"/>
                </w:rPr>
                <w:t>Сверка объемов выполнена</w:t>
              </w:r>
              <w:r>
                <w:rPr>
                  <w:rFonts w:ascii="Arial" w:hAnsi="Arial" w:cs="Arial"/>
                  <w:sz w:val="20"/>
                  <w:szCs w:val="20"/>
                </w:rPr>
                <w:t>)</w:t>
              </w:r>
            </w:ins>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8050A96" w14:textId="77777777" w:rsidR="00EB7473" w:rsidRDefault="00EB7473" w:rsidP="00EB7473">
            <w:pPr>
              <w:spacing w:before="45" w:after="45"/>
              <w:jc w:val="left"/>
              <w:rPr>
                <w:ins w:id="1228" w:author="Savinskaya Yulia" w:date="2021-02-24T15:36:00Z"/>
                <w:rFonts w:ascii="Arial" w:hAnsi="Arial" w:cs="Arial"/>
                <w:sz w:val="20"/>
                <w:szCs w:val="20"/>
              </w:rPr>
            </w:pPr>
            <w:ins w:id="1229" w:author="Savinskaya Yulia" w:date="2021-02-24T15:36:00Z">
              <w:r w:rsidRPr="00E07D2E">
                <w:rPr>
                  <w:rFonts w:ascii="Arial" w:hAnsi="Arial" w:cs="Arial"/>
                  <w:sz w:val="20"/>
                  <w:szCs w:val="20"/>
                </w:rPr>
                <w:t>Путевой лист подрядчика</w:t>
              </w:r>
              <w:r>
                <w:rPr>
                  <w:rFonts w:ascii="Arial" w:hAnsi="Arial" w:cs="Arial"/>
                  <w:sz w:val="20"/>
                  <w:szCs w:val="20"/>
                </w:rPr>
                <w:t xml:space="preserve"> (Завершен)</w:t>
              </w:r>
            </w:ins>
          </w:p>
          <w:p w14:paraId="54741367" w14:textId="77777777" w:rsidR="00EB7473" w:rsidRDefault="00EB7473" w:rsidP="00EB7473">
            <w:pPr>
              <w:spacing w:before="45" w:after="45"/>
              <w:jc w:val="left"/>
              <w:rPr>
                <w:ins w:id="1230" w:author="Savinskaya Yulia" w:date="2021-02-24T15:36:00Z"/>
                <w:rFonts w:ascii="Arial" w:hAnsi="Arial" w:cs="Arial"/>
                <w:sz w:val="20"/>
                <w:szCs w:val="20"/>
              </w:rPr>
            </w:pPr>
            <w:ins w:id="1231" w:author="Savinskaya Yulia" w:date="2021-02-24T15:36:00Z">
              <w:r w:rsidRPr="00E07D2E">
                <w:rPr>
                  <w:rFonts w:ascii="Arial" w:hAnsi="Arial" w:cs="Arial"/>
                  <w:sz w:val="20"/>
                  <w:szCs w:val="20"/>
                </w:rPr>
                <w:t xml:space="preserve">Путевой лист </w:t>
              </w:r>
              <w:r>
                <w:rPr>
                  <w:rFonts w:ascii="Arial" w:hAnsi="Arial" w:cs="Arial"/>
                  <w:sz w:val="20"/>
                  <w:szCs w:val="20"/>
                </w:rPr>
                <w:t>(Закрыт)</w:t>
              </w:r>
            </w:ins>
          </w:p>
          <w:p w14:paraId="45EFB18F" w14:textId="04193A60" w:rsidR="00EB7473" w:rsidRPr="00E07D2E" w:rsidRDefault="00EB7473" w:rsidP="00EB7473">
            <w:pPr>
              <w:pStyle w:val="bbb"/>
              <w:spacing w:before="45" w:after="45"/>
              <w:rPr>
                <w:ins w:id="1232" w:author="Savinskaya Yulia" w:date="2021-02-24T15:35:00Z"/>
                <w:rFonts w:eastAsia="Times New Roman"/>
                <w:color w:val="auto"/>
                <w:sz w:val="20"/>
                <w:lang w:eastAsia="en-US"/>
              </w:rPr>
            </w:pPr>
            <w:ins w:id="1233" w:author="Savinskaya Yulia" w:date="2021-02-24T15:36:00Z">
              <w:r w:rsidRPr="00E07D2E">
                <w:rPr>
                  <w:sz w:val="20"/>
                </w:rPr>
                <w:t>Экспедиционный заказ</w:t>
              </w:r>
              <w:r>
                <w:rPr>
                  <w:sz w:val="20"/>
                </w:rPr>
                <w:t xml:space="preserve"> (</w:t>
              </w:r>
              <w:r w:rsidRPr="00E07D2E">
                <w:rPr>
                  <w:sz w:val="20"/>
                </w:rPr>
                <w:t>Закрыт заявителем потребности в ТС</w:t>
              </w:r>
              <w:r>
                <w:rPr>
                  <w:sz w:val="20"/>
                </w:rPr>
                <w:t>)</w:t>
              </w:r>
            </w:ins>
          </w:p>
        </w:tc>
      </w:tr>
    </w:tbl>
    <w:p w14:paraId="1172FA64" w14:textId="77777777" w:rsidR="00EB7473" w:rsidRPr="00EB7473" w:rsidRDefault="00EB7473" w:rsidP="00D45F5B">
      <w:pPr>
        <w:spacing w:after="240" w:line="276" w:lineRule="auto"/>
        <w:rPr>
          <w:ins w:id="1234" w:author="Savinskaya Yulia" w:date="2021-02-24T13:53:00Z"/>
          <w:rFonts w:ascii="Arial" w:hAnsi="Arial" w:cs="Arial"/>
          <w:szCs w:val="24"/>
        </w:rPr>
      </w:pPr>
    </w:p>
    <w:p w14:paraId="18EAF9A9" w14:textId="4055AC5C" w:rsidR="00EE5F5C" w:rsidRDefault="00C25DAD" w:rsidP="00EE5F5C">
      <w:pPr>
        <w:pStyle w:val="4"/>
        <w:rPr>
          <w:ins w:id="1235" w:author="Savinskaya Yulia" w:date="2021-02-24T15:39:00Z"/>
          <w:rFonts w:eastAsiaTheme="majorEastAsia" w:cstheme="majorBidi"/>
          <w:b/>
          <w:i w:val="0"/>
          <w:caps w:val="0"/>
          <w:sz w:val="24"/>
          <w:szCs w:val="24"/>
        </w:rPr>
      </w:pPr>
      <w:ins w:id="1236" w:author="Savinskaya Yulia" w:date="2021-02-24T13:54:00Z">
        <w:r>
          <w:rPr>
            <w:rFonts w:eastAsiaTheme="majorEastAsia" w:cstheme="majorBidi"/>
            <w:b/>
            <w:i w:val="0"/>
            <w:caps w:val="0"/>
            <w:sz w:val="24"/>
            <w:szCs w:val="24"/>
          </w:rPr>
          <w:t xml:space="preserve">Шаг процесса 10.06.02.145 – Закрытие финансового периода в ТМ </w:t>
        </w:r>
      </w:ins>
    </w:p>
    <w:p w14:paraId="4C2BD559" w14:textId="77777777" w:rsidR="00D45F5B" w:rsidRDefault="00D45F5B" w:rsidP="00D45F5B">
      <w:pPr>
        <w:ind w:left="864"/>
        <w:rPr>
          <w:ins w:id="1237" w:author="Savinskaya Yulia" w:date="2021-02-24T15:39:00Z"/>
          <w:rFonts w:eastAsiaTheme="majorEastAsia"/>
        </w:rPr>
      </w:pPr>
    </w:p>
    <w:p w14:paraId="48A48A6D" w14:textId="4B46302A" w:rsidR="00D45F5B" w:rsidRPr="00D45F5B" w:rsidRDefault="00D45F5B" w:rsidP="00D45F5B">
      <w:pPr>
        <w:spacing w:after="240" w:line="276" w:lineRule="auto"/>
        <w:ind w:firstLine="567"/>
        <w:rPr>
          <w:ins w:id="1238" w:author="Savinskaya Yulia" w:date="2021-02-24T15:41:00Z"/>
          <w:rFonts w:ascii="Arial" w:hAnsi="Arial" w:cs="Arial"/>
          <w:szCs w:val="24"/>
        </w:rPr>
      </w:pPr>
      <w:ins w:id="1239" w:author="Savinskaya Yulia" w:date="2021-02-24T15:39:00Z">
        <w:r w:rsidRPr="00D45F5B">
          <w:rPr>
            <w:rFonts w:ascii="Arial" w:hAnsi="Arial" w:cs="Arial"/>
            <w:szCs w:val="24"/>
          </w:rPr>
          <w:lastRenderedPageBreak/>
          <w:t xml:space="preserve">После </w:t>
        </w:r>
      </w:ins>
      <w:ins w:id="1240" w:author="Savinskaya Yulia" w:date="2021-02-24T15:50:00Z">
        <w:r>
          <w:rPr>
            <w:rFonts w:ascii="Arial" w:hAnsi="Arial" w:cs="Arial"/>
            <w:szCs w:val="24"/>
          </w:rPr>
          <w:t>вы</w:t>
        </w:r>
      </w:ins>
      <w:ins w:id="1241" w:author="Savinskaya Yulia" w:date="2021-02-24T15:39:00Z">
        <w:r w:rsidRPr="00D45F5B">
          <w:rPr>
            <w:rFonts w:ascii="Arial" w:hAnsi="Arial" w:cs="Arial"/>
            <w:szCs w:val="24"/>
          </w:rPr>
          <w:t xml:space="preserve">полнения работ по транспортировкам </w:t>
        </w:r>
      </w:ins>
      <w:ins w:id="1242" w:author="Savinskaya Yulia" w:date="2021-02-24T15:40:00Z">
        <w:r w:rsidRPr="00D45F5B">
          <w:rPr>
            <w:rFonts w:ascii="Arial" w:hAnsi="Arial" w:cs="Arial"/>
            <w:szCs w:val="24"/>
          </w:rPr>
          <w:t xml:space="preserve">для запрета внесения корректировок в путевые листы, даты которого относятся к прошлому, пользователь с ролью </w:t>
        </w:r>
      </w:ins>
      <w:ins w:id="1243" w:author="Savinskaya Yulia" w:date="2021-02-24T15:41:00Z">
        <w:r w:rsidRPr="00D45F5B">
          <w:rPr>
            <w:rFonts w:ascii="Arial" w:hAnsi="Arial" w:cs="Arial"/>
            <w:szCs w:val="24"/>
          </w:rPr>
          <w:t>Ответственный за закрытие финансовых периодов в ТМ выполняет закрытие финансового периода в ТМ.</w:t>
        </w:r>
      </w:ins>
    </w:p>
    <w:p w14:paraId="270EEDE6" w14:textId="7EE4B155" w:rsidR="00D45F5B" w:rsidRPr="00D45F5B" w:rsidRDefault="00D45F5B" w:rsidP="00D45F5B">
      <w:pPr>
        <w:spacing w:after="240" w:line="276" w:lineRule="auto"/>
        <w:ind w:firstLine="567"/>
        <w:rPr>
          <w:ins w:id="1244" w:author="Savinskaya Yulia" w:date="2021-02-24T15:42:00Z"/>
          <w:rFonts w:ascii="Arial" w:hAnsi="Arial" w:cs="Arial"/>
          <w:szCs w:val="24"/>
          <w:rPrChange w:id="1245" w:author="Savinskaya Yulia" w:date="2021-02-24T15:44:00Z">
            <w:rPr>
              <w:ins w:id="1246" w:author="Savinskaya Yulia" w:date="2021-02-24T15:42:00Z"/>
              <w:rFonts w:eastAsiaTheme="majorEastAsia"/>
              <w:b/>
              <w:bCs/>
            </w:rPr>
          </w:rPrChange>
        </w:rPr>
      </w:pPr>
      <w:ins w:id="1247" w:author="Savinskaya Yulia" w:date="2021-02-24T15:41:00Z">
        <w:r w:rsidRPr="00D45F5B">
          <w:rPr>
            <w:rFonts w:ascii="Arial" w:hAnsi="Arial" w:cs="Arial"/>
            <w:szCs w:val="24"/>
          </w:rPr>
          <w:t xml:space="preserve">Для закрытия финансового периода Ответственный за закрытие финансовых периодов в ТМ запускает транзакцию </w:t>
        </w:r>
      </w:ins>
      <w:ins w:id="1248" w:author="Savinskaya Yulia" w:date="2021-02-24T15:42:00Z">
        <w:r w:rsidRPr="00D45F5B">
          <w:rPr>
            <w:rFonts w:ascii="Arial" w:hAnsi="Arial" w:cs="Arial"/>
            <w:szCs w:val="24"/>
          </w:rPr>
          <w:t>ZTM_FIN_PERIOD</w:t>
        </w:r>
        <w:r w:rsidRPr="00D45F5B">
          <w:rPr>
            <w:rFonts w:ascii="Arial" w:hAnsi="Arial" w:cs="Arial"/>
            <w:szCs w:val="24"/>
            <w:rPrChange w:id="1249" w:author="Savinskaya Yulia" w:date="2021-02-24T15:44:00Z">
              <w:rPr>
                <w:rFonts w:eastAsiaTheme="majorEastAsia"/>
                <w:b/>
                <w:bCs/>
              </w:rPr>
            </w:rPrChange>
          </w:rPr>
          <w:t xml:space="preserve"> «Финансовые периоды ТМ» и добавляет данные по периоду, который необходимо закрыть:</w:t>
        </w:r>
      </w:ins>
    </w:p>
    <w:p w14:paraId="26740909" w14:textId="2EA5E84B" w:rsidR="00D45F5B" w:rsidRPr="00D45F5B" w:rsidRDefault="00D45F5B" w:rsidP="00D45F5B">
      <w:pPr>
        <w:pStyle w:val="af9"/>
        <w:numPr>
          <w:ilvl w:val="0"/>
          <w:numId w:val="126"/>
        </w:numPr>
        <w:spacing w:after="240" w:line="276" w:lineRule="auto"/>
        <w:rPr>
          <w:ins w:id="1250" w:author="Savinskaya Yulia" w:date="2021-02-24T15:42:00Z"/>
          <w:rFonts w:ascii="Arial" w:hAnsi="Arial" w:cs="Arial"/>
          <w:szCs w:val="24"/>
          <w:rPrChange w:id="1251" w:author="Savinskaya Yulia" w:date="2021-02-24T15:44:00Z">
            <w:rPr>
              <w:ins w:id="1252" w:author="Savinskaya Yulia" w:date="2021-02-24T15:42:00Z"/>
              <w:rFonts w:eastAsiaTheme="majorEastAsia"/>
              <w:b/>
              <w:bCs/>
            </w:rPr>
          </w:rPrChange>
        </w:rPr>
      </w:pPr>
      <w:ins w:id="1253" w:author="Savinskaya Yulia" w:date="2021-02-24T15:42:00Z">
        <w:r w:rsidRPr="00D45F5B">
          <w:rPr>
            <w:rFonts w:ascii="Arial" w:hAnsi="Arial" w:cs="Arial"/>
            <w:szCs w:val="24"/>
            <w:rPrChange w:id="1254" w:author="Savinskaya Yulia" w:date="2021-02-24T15:44:00Z">
              <w:rPr>
                <w:rFonts w:eastAsiaTheme="majorEastAsia"/>
                <w:b/>
                <w:bCs/>
              </w:rPr>
            </w:rPrChange>
          </w:rPr>
          <w:t>БЕ</w:t>
        </w:r>
      </w:ins>
      <w:ins w:id="1255" w:author="Savinskaya Yulia" w:date="2021-02-24T15:43:00Z">
        <w:r w:rsidRPr="00D45F5B">
          <w:rPr>
            <w:rFonts w:ascii="Arial" w:hAnsi="Arial" w:cs="Arial"/>
            <w:szCs w:val="24"/>
          </w:rPr>
          <w:t xml:space="preserve"> (в которой будет закрыт период)</w:t>
        </w:r>
      </w:ins>
      <w:ins w:id="1256" w:author="Savinskaya Yulia" w:date="2021-02-24T15:42:00Z">
        <w:r w:rsidRPr="00D45F5B">
          <w:rPr>
            <w:rFonts w:ascii="Arial" w:hAnsi="Arial" w:cs="Arial"/>
            <w:szCs w:val="24"/>
          </w:rPr>
          <w:t>;</w:t>
        </w:r>
      </w:ins>
    </w:p>
    <w:p w14:paraId="4C8B721D" w14:textId="0FB0C063" w:rsidR="00D45F5B" w:rsidRPr="00D45F5B" w:rsidRDefault="00D45F5B" w:rsidP="00D45F5B">
      <w:pPr>
        <w:pStyle w:val="af9"/>
        <w:numPr>
          <w:ilvl w:val="0"/>
          <w:numId w:val="126"/>
        </w:numPr>
        <w:spacing w:after="240" w:line="276" w:lineRule="auto"/>
        <w:rPr>
          <w:ins w:id="1257" w:author="Savinskaya Yulia" w:date="2021-02-24T15:43:00Z"/>
          <w:rFonts w:ascii="Arial" w:hAnsi="Arial" w:cs="Arial"/>
          <w:szCs w:val="24"/>
          <w:rPrChange w:id="1258" w:author="Savinskaya Yulia" w:date="2021-02-24T15:44:00Z">
            <w:rPr>
              <w:ins w:id="1259" w:author="Savinskaya Yulia" w:date="2021-02-24T15:43:00Z"/>
              <w:rFonts w:eastAsiaTheme="majorEastAsia"/>
              <w:b/>
              <w:bCs/>
            </w:rPr>
          </w:rPrChange>
        </w:rPr>
      </w:pPr>
      <w:ins w:id="1260" w:author="Savinskaya Yulia" w:date="2021-02-24T15:43:00Z">
        <w:r w:rsidRPr="00D45F5B">
          <w:rPr>
            <w:rFonts w:ascii="Arial" w:hAnsi="Arial" w:cs="Arial"/>
            <w:szCs w:val="24"/>
            <w:rPrChange w:id="1261" w:author="Savinskaya Yulia" w:date="2021-02-24T15:44:00Z">
              <w:rPr>
                <w:rFonts w:eastAsiaTheme="majorEastAsia"/>
                <w:b/>
                <w:bCs/>
              </w:rPr>
            </w:rPrChange>
          </w:rPr>
          <w:t>Год закрытия</w:t>
        </w:r>
        <w:r w:rsidRPr="00D45F5B">
          <w:rPr>
            <w:rFonts w:ascii="Arial" w:hAnsi="Arial" w:cs="Arial"/>
            <w:szCs w:val="24"/>
            <w:rPrChange w:id="1262" w:author="Savinskaya Yulia" w:date="2021-02-24T15:44:00Z">
              <w:rPr>
                <w:rFonts w:eastAsiaTheme="majorEastAsia"/>
              </w:rPr>
            </w:rPrChange>
          </w:rPr>
          <w:t>;</w:t>
        </w:r>
      </w:ins>
    </w:p>
    <w:p w14:paraId="19E56F9C" w14:textId="0AD13CA2" w:rsidR="00D45F5B" w:rsidRPr="00D45F5B" w:rsidRDefault="00D45F5B" w:rsidP="00D45F5B">
      <w:pPr>
        <w:pStyle w:val="af9"/>
        <w:numPr>
          <w:ilvl w:val="0"/>
          <w:numId w:val="126"/>
        </w:numPr>
        <w:spacing w:after="240" w:line="276" w:lineRule="auto"/>
        <w:rPr>
          <w:ins w:id="1263" w:author="Savinskaya Yulia" w:date="2021-02-24T15:43:00Z"/>
          <w:rFonts w:ascii="Arial" w:hAnsi="Arial" w:cs="Arial"/>
          <w:szCs w:val="24"/>
          <w:rPrChange w:id="1264" w:author="Savinskaya Yulia" w:date="2021-02-24T15:44:00Z">
            <w:rPr>
              <w:ins w:id="1265" w:author="Savinskaya Yulia" w:date="2021-02-24T15:43:00Z"/>
              <w:rFonts w:eastAsiaTheme="majorEastAsia"/>
            </w:rPr>
          </w:rPrChange>
        </w:rPr>
      </w:pPr>
      <w:ins w:id="1266" w:author="Savinskaya Yulia" w:date="2021-02-24T15:43:00Z">
        <w:r w:rsidRPr="00D45F5B">
          <w:rPr>
            <w:rFonts w:ascii="Arial" w:hAnsi="Arial" w:cs="Arial"/>
            <w:szCs w:val="24"/>
            <w:rPrChange w:id="1267" w:author="Savinskaya Yulia" w:date="2021-02-24T15:44:00Z">
              <w:rPr>
                <w:rFonts w:eastAsiaTheme="majorEastAsia"/>
                <w:b/>
                <w:bCs/>
              </w:rPr>
            </w:rPrChange>
          </w:rPr>
          <w:t>Месяц закрытия</w:t>
        </w:r>
        <w:r w:rsidRPr="00D45F5B">
          <w:rPr>
            <w:rFonts w:ascii="Arial" w:hAnsi="Arial" w:cs="Arial"/>
            <w:szCs w:val="24"/>
            <w:rPrChange w:id="1268" w:author="Savinskaya Yulia" w:date="2021-02-24T15:44:00Z">
              <w:rPr>
                <w:rFonts w:eastAsiaTheme="majorEastAsia"/>
              </w:rPr>
            </w:rPrChange>
          </w:rPr>
          <w:t>;</w:t>
        </w:r>
      </w:ins>
    </w:p>
    <w:p w14:paraId="58B059D2" w14:textId="2E25C9F0" w:rsidR="00D45F5B" w:rsidRPr="00D45F5B" w:rsidRDefault="00D45F5B" w:rsidP="00D45F5B">
      <w:pPr>
        <w:pStyle w:val="af9"/>
        <w:numPr>
          <w:ilvl w:val="0"/>
          <w:numId w:val="126"/>
        </w:numPr>
        <w:spacing w:after="240" w:line="276" w:lineRule="auto"/>
        <w:rPr>
          <w:ins w:id="1269" w:author="Savinskaya Yulia" w:date="2021-02-24T15:44:00Z"/>
          <w:rFonts w:ascii="Arial" w:hAnsi="Arial" w:cs="Arial"/>
          <w:szCs w:val="24"/>
        </w:rPr>
      </w:pPr>
      <w:ins w:id="1270" w:author="Savinskaya Yulia" w:date="2021-02-24T15:43:00Z">
        <w:r w:rsidRPr="00D45F5B">
          <w:rPr>
            <w:rFonts w:ascii="Arial" w:hAnsi="Arial" w:cs="Arial"/>
            <w:szCs w:val="24"/>
            <w:rPrChange w:id="1271" w:author="Savinskaya Yulia" w:date="2021-02-24T15:44:00Z">
              <w:rPr>
                <w:rFonts w:eastAsiaTheme="majorEastAsia"/>
              </w:rPr>
            </w:rPrChange>
          </w:rPr>
          <w:t>Индикатор «Период закрыт</w:t>
        </w:r>
      </w:ins>
      <w:ins w:id="1272" w:author="Savinskaya Yulia" w:date="2021-02-24T15:44:00Z">
        <w:r w:rsidRPr="00D45F5B">
          <w:rPr>
            <w:rFonts w:ascii="Arial" w:hAnsi="Arial" w:cs="Arial"/>
            <w:szCs w:val="24"/>
            <w:rPrChange w:id="1273" w:author="Savinskaya Yulia" w:date="2021-02-24T15:44:00Z">
              <w:rPr>
                <w:rFonts w:eastAsiaTheme="majorEastAsia"/>
              </w:rPr>
            </w:rPrChange>
          </w:rPr>
          <w:t>»</w:t>
        </w:r>
        <w:r w:rsidRPr="00D45F5B">
          <w:rPr>
            <w:rFonts w:ascii="Arial" w:hAnsi="Arial" w:cs="Arial"/>
            <w:szCs w:val="24"/>
          </w:rPr>
          <w:t>.</w:t>
        </w:r>
      </w:ins>
    </w:p>
    <w:p w14:paraId="10EB4E41" w14:textId="7285536F" w:rsidR="00D45F5B" w:rsidRDefault="00D45F5B">
      <w:pPr>
        <w:spacing w:after="240" w:line="276" w:lineRule="auto"/>
        <w:ind w:firstLine="708"/>
        <w:rPr>
          <w:ins w:id="1274" w:author="Savinskaya Yulia" w:date="2021-02-24T15:45:00Z"/>
          <w:rFonts w:cs="Arial"/>
          <w:szCs w:val="24"/>
        </w:rPr>
        <w:pPrChange w:id="1275" w:author="Savinskaya Yulia" w:date="2021-03-01T12:53:00Z">
          <w:pPr>
            <w:pStyle w:val="4"/>
          </w:pPr>
        </w:pPrChange>
      </w:pPr>
      <w:ins w:id="1276" w:author="Savinskaya Yulia" w:date="2021-02-24T15:44:00Z">
        <w:r>
          <w:rPr>
            <w:rFonts w:ascii="Arial" w:hAnsi="Arial" w:cs="Arial"/>
            <w:szCs w:val="24"/>
          </w:rPr>
          <w:t xml:space="preserve">После закрытия периода Фрахтовый заказ (путевой лист) становится недоступным для редактирования в закрытом периоде. </w:t>
        </w:r>
      </w:ins>
      <w:ins w:id="1277" w:author="Savinskaya Yulia" w:date="2021-02-24T15:45:00Z">
        <w:r>
          <w:rPr>
            <w:rFonts w:ascii="Arial" w:hAnsi="Arial" w:cs="Arial"/>
            <w:szCs w:val="24"/>
          </w:rPr>
          <w:t xml:space="preserve">В случае необходимости внести корректировки в путевой лист, </w:t>
        </w:r>
        <w:r w:rsidRPr="00D8469B">
          <w:rPr>
            <w:rFonts w:ascii="Arial" w:hAnsi="Arial" w:cs="Arial"/>
            <w:szCs w:val="24"/>
          </w:rPr>
          <w:t>Ответственный за закрытие финансовых периодов</w:t>
        </w:r>
        <w:r>
          <w:rPr>
            <w:rFonts w:ascii="Arial" w:hAnsi="Arial" w:cs="Arial"/>
            <w:szCs w:val="24"/>
          </w:rPr>
          <w:t xml:space="preserve"> удаляет индикатор «Период закрыт», в путевой лист вносятся необходимые корректировки, далее период закрывается заново.</w:t>
        </w:r>
      </w:ins>
    </w:p>
    <w:p w14:paraId="15845688" w14:textId="18DC47BB" w:rsidR="00D45F5B" w:rsidRDefault="00D45F5B" w:rsidP="00D45F5B">
      <w:pPr>
        <w:spacing w:after="240" w:line="276" w:lineRule="auto"/>
        <w:ind w:firstLine="567"/>
        <w:rPr>
          <w:ins w:id="1278" w:author="Savinskaya Yulia" w:date="2021-02-24T15:46:00Z"/>
          <w:rFonts w:ascii="Arial" w:eastAsiaTheme="majorEastAsia" w:hAnsi="Arial" w:cs="Arial"/>
          <w:szCs w:val="24"/>
        </w:rPr>
      </w:pPr>
      <w:ins w:id="1279" w:author="Savinskaya Yulia" w:date="2021-02-24T15:45:00Z">
        <w:r>
          <w:rPr>
            <w:rFonts w:ascii="Arial" w:eastAsiaTheme="majorEastAsia" w:hAnsi="Arial" w:cs="Arial"/>
            <w:szCs w:val="24"/>
          </w:rPr>
          <w:t xml:space="preserve">Сроки </w:t>
        </w:r>
      </w:ins>
      <w:ins w:id="1280" w:author="Savinskaya Yulia" w:date="2021-02-24T15:46:00Z">
        <w:r>
          <w:rPr>
            <w:rFonts w:ascii="Arial" w:eastAsiaTheme="majorEastAsia" w:hAnsi="Arial" w:cs="Arial"/>
            <w:szCs w:val="24"/>
          </w:rPr>
          <w:t xml:space="preserve">и порядок </w:t>
        </w:r>
        <w:r>
          <w:rPr>
            <w:rFonts w:ascii="Arial" w:hAnsi="Arial" w:cs="Arial"/>
            <w:szCs w:val="24"/>
          </w:rPr>
          <w:t xml:space="preserve">ведения финансовых периодов в ТС </w:t>
        </w:r>
      </w:ins>
      <w:ins w:id="1281" w:author="Savinskaya Yulia" w:date="2021-02-24T15:45:00Z">
        <w:r w:rsidRPr="00D8469B">
          <w:rPr>
            <w:rFonts w:ascii="Arial" w:eastAsiaTheme="majorEastAsia" w:hAnsi="Arial" w:cs="Arial"/>
            <w:szCs w:val="24"/>
          </w:rPr>
          <w:t>регламентируются локальными нормативными документами, например, Регламентами.</w:t>
        </w:r>
      </w:ins>
    </w:p>
    <w:p w14:paraId="55B89172" w14:textId="7CB9D768" w:rsidR="00D45F5B" w:rsidRDefault="00D45F5B" w:rsidP="00D45F5B">
      <w:pPr>
        <w:spacing w:after="240" w:line="276" w:lineRule="auto"/>
        <w:ind w:firstLine="567"/>
        <w:rPr>
          <w:ins w:id="1282" w:author="Savinskaya Yulia" w:date="2021-02-24T15:48:00Z"/>
          <w:rFonts w:ascii="Arial" w:eastAsiaTheme="majorEastAsia" w:hAnsi="Arial" w:cs="Arial"/>
          <w:szCs w:val="24"/>
        </w:rPr>
      </w:pPr>
      <w:ins w:id="1283" w:author="Savinskaya Yulia" w:date="2021-02-24T15:48:00Z">
        <w:r>
          <w:rPr>
            <w:rFonts w:ascii="Arial" w:eastAsiaTheme="majorEastAsia" w:hAnsi="Arial" w:cs="Arial"/>
            <w:szCs w:val="24"/>
          </w:rPr>
          <w:t>В</w:t>
        </w:r>
      </w:ins>
      <w:ins w:id="1284" w:author="Savinskaya Yulia" w:date="2021-02-24T15:46:00Z">
        <w:r>
          <w:rPr>
            <w:rFonts w:ascii="Arial" w:eastAsiaTheme="majorEastAsia" w:hAnsi="Arial" w:cs="Arial"/>
            <w:szCs w:val="24"/>
          </w:rPr>
          <w:t>едени</w:t>
        </w:r>
      </w:ins>
      <w:ins w:id="1285" w:author="Savinskaya Yulia" w:date="2021-02-24T15:48:00Z">
        <w:r>
          <w:rPr>
            <w:rFonts w:ascii="Arial" w:eastAsiaTheme="majorEastAsia" w:hAnsi="Arial" w:cs="Arial"/>
            <w:szCs w:val="24"/>
          </w:rPr>
          <w:t>е</w:t>
        </w:r>
      </w:ins>
      <w:ins w:id="1286" w:author="Savinskaya Yulia" w:date="2021-02-24T15:46:00Z">
        <w:r>
          <w:rPr>
            <w:rFonts w:ascii="Arial" w:eastAsiaTheme="majorEastAsia" w:hAnsi="Arial" w:cs="Arial"/>
            <w:szCs w:val="24"/>
          </w:rPr>
          <w:t xml:space="preserve"> финансовых периодов в ТМ будет реализован</w:t>
        </w:r>
      </w:ins>
      <w:ins w:id="1287" w:author="Savinskaya Yulia" w:date="2021-02-24T15:48:00Z">
        <w:r>
          <w:rPr>
            <w:rFonts w:ascii="Arial" w:eastAsiaTheme="majorEastAsia" w:hAnsi="Arial" w:cs="Arial"/>
            <w:szCs w:val="24"/>
          </w:rPr>
          <w:t>о</w:t>
        </w:r>
      </w:ins>
      <w:ins w:id="1288" w:author="Savinskaya Yulia" w:date="2021-02-24T15:46:00Z">
        <w:r>
          <w:rPr>
            <w:rFonts w:ascii="Arial" w:eastAsiaTheme="majorEastAsia" w:hAnsi="Arial" w:cs="Arial"/>
            <w:szCs w:val="24"/>
          </w:rPr>
          <w:t xml:space="preserve"> в рамках разработки </w:t>
        </w:r>
      </w:ins>
      <w:ins w:id="1289" w:author="Savinskaya Yulia" w:date="2021-02-24T15:47:00Z">
        <w:r>
          <w:rPr>
            <w:rFonts w:ascii="Arial" w:eastAsiaTheme="majorEastAsia" w:hAnsi="Arial" w:cs="Arial"/>
            <w:szCs w:val="24"/>
            <w:lang w:val="en-US"/>
          </w:rPr>
          <w:t>MM</w:t>
        </w:r>
        <w:r w:rsidRPr="00D45F5B">
          <w:rPr>
            <w:rFonts w:ascii="Arial" w:eastAsiaTheme="majorEastAsia" w:hAnsi="Arial" w:cs="Arial"/>
            <w:szCs w:val="24"/>
            <w:rPrChange w:id="1290" w:author="Savinskaya Yulia" w:date="2021-02-24T15:47:00Z">
              <w:rPr>
                <w:rFonts w:ascii="Arial" w:eastAsiaTheme="majorEastAsia" w:hAnsi="Arial" w:cs="Arial"/>
                <w:szCs w:val="24"/>
                <w:lang w:val="en-US"/>
              </w:rPr>
            </w:rPrChange>
          </w:rPr>
          <w:t>300</w:t>
        </w:r>
        <w:r>
          <w:rPr>
            <w:rFonts w:ascii="Arial" w:eastAsiaTheme="majorEastAsia" w:hAnsi="Arial" w:cs="Arial"/>
            <w:szCs w:val="24"/>
          </w:rPr>
          <w:t>.</w:t>
        </w:r>
      </w:ins>
    </w:p>
    <w:p w14:paraId="059804A3" w14:textId="48B87F81" w:rsidR="00D45F5B" w:rsidRPr="00D45F5B" w:rsidRDefault="00D45F5B">
      <w:pPr>
        <w:pStyle w:val="a7"/>
        <w:jc w:val="right"/>
        <w:rPr>
          <w:ins w:id="1291" w:author="Savinskaya Yulia" w:date="2021-02-24T15:48:00Z"/>
          <w:rFonts w:ascii="Arial" w:hAnsi="Arial" w:cs="Arial"/>
          <w:b/>
          <w:sz w:val="22"/>
          <w:rPrChange w:id="1292" w:author="Savinskaya Yulia" w:date="2021-02-24T15:48:00Z">
            <w:rPr>
              <w:ins w:id="1293" w:author="Savinskaya Yulia" w:date="2021-02-24T15:48:00Z"/>
              <w:rFonts w:ascii="Arial" w:eastAsiaTheme="majorEastAsia" w:hAnsi="Arial" w:cs="Arial"/>
              <w:szCs w:val="24"/>
            </w:rPr>
          </w:rPrChange>
        </w:rPr>
        <w:pPrChange w:id="1294" w:author="Savinskaya Yulia" w:date="2021-02-24T15:48:00Z">
          <w:pPr>
            <w:spacing w:after="240" w:line="276" w:lineRule="auto"/>
            <w:ind w:firstLine="567"/>
          </w:pPr>
        </w:pPrChange>
      </w:pPr>
      <w:ins w:id="1295" w:author="Savinskaya Yulia" w:date="2021-02-24T15:48:00Z">
        <w:r w:rsidRPr="00916FAB">
          <w:rPr>
            <w:rFonts w:ascii="Arial" w:hAnsi="Arial" w:cs="Arial"/>
            <w:b/>
            <w:sz w:val="22"/>
          </w:rPr>
          <w:t>Таблица</w:t>
        </w:r>
        <w:r>
          <w:rPr>
            <w:rFonts w:ascii="Arial" w:hAnsi="Arial" w:cs="Arial"/>
            <w:b/>
            <w:sz w:val="22"/>
          </w:rPr>
          <w:t xml:space="preserve"> 3</w:t>
        </w:r>
      </w:ins>
      <w:ins w:id="1296" w:author="Savinskaya Yulia" w:date="2021-02-25T15:28:00Z">
        <w:r w:rsidR="00F31DDE">
          <w:rPr>
            <w:rFonts w:ascii="Arial" w:hAnsi="Arial" w:cs="Arial"/>
            <w:b/>
            <w:sz w:val="22"/>
          </w:rPr>
          <w:t>5</w:t>
        </w:r>
      </w:ins>
      <w:ins w:id="1297" w:author="Savinskaya Yulia" w:date="2021-02-24T15:48:00Z">
        <w:r w:rsidRPr="00916FAB">
          <w:rPr>
            <w:rFonts w:ascii="Arial" w:hAnsi="Arial" w:cs="Arial"/>
            <w:b/>
            <w:sz w:val="22"/>
          </w:rPr>
          <w:t xml:space="preserve">. Описание </w:t>
        </w:r>
        <w:r>
          <w:rPr>
            <w:rFonts w:ascii="Arial" w:hAnsi="Arial" w:cs="Arial"/>
            <w:b/>
            <w:noProof/>
            <w:sz w:val="22"/>
          </w:rPr>
          <w:t>шага «</w:t>
        </w:r>
        <w:r w:rsidRPr="00D45F5B">
          <w:rPr>
            <w:rFonts w:ascii="Arial" w:hAnsi="Arial" w:cs="Arial"/>
            <w:b/>
            <w:noProof/>
            <w:sz w:val="22"/>
          </w:rPr>
          <w:t>Закрытие финансового периода в ТМ</w:t>
        </w:r>
        <w:r>
          <w:rPr>
            <w:rFonts w:ascii="Arial" w:hAnsi="Arial" w:cs="Arial"/>
            <w:b/>
            <w:noProof/>
            <w:sz w:val="22"/>
          </w:rPr>
          <w:t>»</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D45F5B" w14:paraId="0B927279" w14:textId="77777777" w:rsidTr="00ED4F88">
        <w:trPr>
          <w:ins w:id="1298" w:author="Savinskaya Yulia" w:date="2021-02-24T15:48:00Z"/>
        </w:trPr>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1EA42B2" w14:textId="77777777" w:rsidR="00D45F5B" w:rsidRDefault="00D45F5B" w:rsidP="00ED4F88">
            <w:pPr>
              <w:pStyle w:val="h"/>
              <w:spacing w:before="45" w:after="45"/>
              <w:rPr>
                <w:ins w:id="1299" w:author="Savinskaya Yulia" w:date="2021-02-24T15:48:00Z"/>
                <w:noProof/>
                <w:szCs w:val="24"/>
              </w:rPr>
            </w:pPr>
            <w:ins w:id="1300" w:author="Savinskaya Yulia" w:date="2021-02-24T15:48:00Z">
              <w:r>
                <w:rPr>
                  <w:noProof/>
                  <w:szCs w:val="24"/>
                </w:rPr>
                <w:t>№</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30D77AA" w14:textId="77777777" w:rsidR="00D45F5B" w:rsidRDefault="00D45F5B" w:rsidP="00ED4F88">
            <w:pPr>
              <w:pStyle w:val="h"/>
              <w:spacing w:before="45" w:after="45"/>
              <w:rPr>
                <w:ins w:id="1301" w:author="Savinskaya Yulia" w:date="2021-02-24T15:48:00Z"/>
                <w:noProof/>
                <w:szCs w:val="24"/>
              </w:rPr>
            </w:pPr>
            <w:ins w:id="1302" w:author="Savinskaya Yulia" w:date="2021-02-24T15:48:00Z">
              <w:r>
                <w:rPr>
                  <w:noProof/>
                  <w:szCs w:val="24"/>
                </w:rPr>
                <w:t>Операция</w:t>
              </w:r>
            </w:ins>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26B475CC" w14:textId="77777777" w:rsidR="00D45F5B" w:rsidRPr="00C43B68" w:rsidRDefault="00D45F5B" w:rsidP="00ED4F88">
            <w:pPr>
              <w:pStyle w:val="h"/>
              <w:spacing w:before="45" w:after="45"/>
              <w:jc w:val="both"/>
              <w:rPr>
                <w:ins w:id="1303" w:author="Savinskaya Yulia" w:date="2021-02-24T15:48:00Z"/>
                <w:noProof/>
                <w:szCs w:val="24"/>
                <w:lang w:val="en-US"/>
              </w:rPr>
            </w:pPr>
            <w:ins w:id="1304" w:author="Savinskaya Yulia" w:date="2021-02-24T15:48:00Z">
              <w:r>
                <w:rPr>
                  <w:noProof/>
                  <w:szCs w:val="24"/>
                </w:rPr>
                <w:t>Транзакция</w:t>
              </w:r>
            </w:ins>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417E00F" w14:textId="77777777" w:rsidR="00D45F5B" w:rsidRDefault="00D45F5B" w:rsidP="00ED4F88">
            <w:pPr>
              <w:pStyle w:val="h"/>
              <w:spacing w:before="45" w:after="45"/>
              <w:rPr>
                <w:ins w:id="1305" w:author="Savinskaya Yulia" w:date="2021-02-24T15:48:00Z"/>
                <w:noProof/>
                <w:szCs w:val="24"/>
              </w:rPr>
            </w:pPr>
            <w:ins w:id="1306" w:author="Savinskaya Yulia" w:date="2021-02-24T15:48:00Z">
              <w:r>
                <w:rPr>
                  <w:noProof/>
                  <w:szCs w:val="24"/>
                </w:rPr>
                <w:t>Описание</w:t>
              </w:r>
            </w:ins>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2FB8E31" w14:textId="77777777" w:rsidR="00D45F5B" w:rsidRDefault="00D45F5B" w:rsidP="00ED4F88">
            <w:pPr>
              <w:pStyle w:val="h"/>
              <w:spacing w:before="45" w:after="45"/>
              <w:rPr>
                <w:ins w:id="1307" w:author="Savinskaya Yulia" w:date="2021-02-24T15:48:00Z"/>
                <w:noProof/>
                <w:szCs w:val="24"/>
              </w:rPr>
            </w:pPr>
            <w:ins w:id="1308" w:author="Savinskaya Yulia" w:date="2021-02-24T15:48:00Z">
              <w:r>
                <w:rPr>
                  <w:noProof/>
                  <w:szCs w:val="24"/>
                </w:rPr>
                <w:t>Бизнес-роль</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178AD9A0" w14:textId="77777777" w:rsidR="00D45F5B" w:rsidRDefault="00D45F5B" w:rsidP="00ED4F88">
            <w:pPr>
              <w:pStyle w:val="h"/>
              <w:spacing w:before="45" w:after="45"/>
              <w:rPr>
                <w:ins w:id="1309" w:author="Savinskaya Yulia" w:date="2021-02-24T15:48:00Z"/>
                <w:noProof/>
                <w:szCs w:val="24"/>
              </w:rPr>
            </w:pPr>
            <w:ins w:id="1310" w:author="Savinskaya Yulia" w:date="2021-02-24T15:48:00Z">
              <w:r>
                <w:rPr>
                  <w:noProof/>
                  <w:szCs w:val="24"/>
                </w:rPr>
                <w:t>Предпосылки</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4CB9136" w14:textId="77777777" w:rsidR="00D45F5B" w:rsidRDefault="00D45F5B" w:rsidP="00ED4F88">
            <w:pPr>
              <w:pStyle w:val="h"/>
              <w:spacing w:before="45" w:after="45"/>
              <w:rPr>
                <w:ins w:id="1311" w:author="Savinskaya Yulia" w:date="2021-02-24T15:48:00Z"/>
                <w:noProof/>
                <w:szCs w:val="24"/>
              </w:rPr>
            </w:pPr>
            <w:ins w:id="1312" w:author="Savinskaya Yulia" w:date="2021-02-24T15:48:00Z">
              <w:r>
                <w:rPr>
                  <w:noProof/>
                  <w:szCs w:val="24"/>
                </w:rPr>
                <w:t>Вход</w:t>
              </w:r>
            </w:ins>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08EA666" w14:textId="77777777" w:rsidR="00D45F5B" w:rsidRDefault="00D45F5B" w:rsidP="00ED4F88">
            <w:pPr>
              <w:pStyle w:val="h"/>
              <w:spacing w:before="45" w:after="45"/>
              <w:rPr>
                <w:ins w:id="1313" w:author="Savinskaya Yulia" w:date="2021-02-24T15:48:00Z"/>
                <w:noProof/>
                <w:szCs w:val="24"/>
              </w:rPr>
            </w:pPr>
            <w:ins w:id="1314" w:author="Savinskaya Yulia" w:date="2021-02-24T15:48:00Z">
              <w:r>
                <w:rPr>
                  <w:noProof/>
                  <w:szCs w:val="24"/>
                </w:rPr>
                <w:t>Выход</w:t>
              </w:r>
            </w:ins>
          </w:p>
        </w:tc>
      </w:tr>
      <w:tr w:rsidR="00D45F5B" w14:paraId="5CEFDD0A" w14:textId="77777777" w:rsidTr="00ED4F88">
        <w:trPr>
          <w:ins w:id="1315" w:author="Savinskaya Yulia" w:date="2021-02-24T15:48:00Z"/>
        </w:trPr>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C3E3027" w14:textId="4AC129DF" w:rsidR="00D45F5B" w:rsidRPr="00B97E9D" w:rsidRDefault="00D45F5B" w:rsidP="00D45F5B">
            <w:pPr>
              <w:pStyle w:val="bbb"/>
              <w:spacing w:before="45" w:after="45"/>
              <w:rPr>
                <w:ins w:id="1316" w:author="Savinskaya Yulia" w:date="2021-02-24T15:48:00Z"/>
                <w:rFonts w:eastAsia="Times New Roman"/>
                <w:color w:val="auto"/>
                <w:sz w:val="20"/>
                <w:lang w:eastAsia="en-US"/>
              </w:rPr>
            </w:pPr>
            <w:ins w:id="1317" w:author="Savinskaya Yulia" w:date="2021-02-24T15:48:00Z">
              <w:r w:rsidRPr="00D45F5B">
                <w:rPr>
                  <w:sz w:val="20"/>
                </w:rPr>
                <w:t>10.06.02.</w:t>
              </w:r>
              <w:r w:rsidRPr="00ED4F88">
                <w:rPr>
                  <w:sz w:val="20"/>
                  <w:lang w:val="en-US"/>
                </w:rPr>
                <w:t>1</w:t>
              </w:r>
              <w:r w:rsidRPr="00ED4F88">
                <w:rPr>
                  <w:sz w:val="20"/>
                </w:rPr>
                <w:t>45</w:t>
              </w:r>
            </w:ins>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8C9F161" w14:textId="2F12D9A7" w:rsidR="00D45F5B" w:rsidRPr="00D45F5B" w:rsidRDefault="00D45F5B" w:rsidP="00ED4F88">
            <w:pPr>
              <w:pStyle w:val="bbb"/>
              <w:spacing w:before="45" w:after="45"/>
              <w:rPr>
                <w:ins w:id="1318" w:author="Savinskaya Yulia" w:date="2021-02-24T15:48:00Z"/>
                <w:rFonts w:eastAsia="Times New Roman"/>
                <w:color w:val="auto"/>
                <w:sz w:val="20"/>
                <w:lang w:eastAsia="en-US"/>
              </w:rPr>
            </w:pPr>
            <w:ins w:id="1319" w:author="Savinskaya Yulia" w:date="2021-02-24T15:48:00Z">
              <w:r w:rsidRPr="00D45F5B">
                <w:rPr>
                  <w:sz w:val="20"/>
                </w:rPr>
                <w:t>Закрытие финансового периода в ТМ</w:t>
              </w:r>
            </w:ins>
          </w:p>
        </w:tc>
        <w:tc>
          <w:tcPr>
            <w:tcW w:w="557" w:type="pct"/>
            <w:tcBorders>
              <w:top w:val="single" w:sz="6" w:space="0" w:color="000000"/>
              <w:left w:val="single" w:sz="6" w:space="0" w:color="000000"/>
              <w:bottom w:val="single" w:sz="6" w:space="0" w:color="000000"/>
              <w:right w:val="single" w:sz="6" w:space="0" w:color="000000"/>
            </w:tcBorders>
          </w:tcPr>
          <w:p w14:paraId="063DEC56" w14:textId="14BFD8D6" w:rsidR="00D45F5B" w:rsidRPr="00D45F5B" w:rsidRDefault="00D45F5B" w:rsidP="00ED4F88">
            <w:pPr>
              <w:pStyle w:val="bbb"/>
              <w:spacing w:before="45" w:after="45"/>
              <w:rPr>
                <w:ins w:id="1320" w:author="Savinskaya Yulia" w:date="2021-02-24T15:48:00Z"/>
                <w:rFonts w:eastAsia="Times New Roman"/>
                <w:color w:val="auto"/>
                <w:sz w:val="20"/>
                <w:lang w:val="en-US" w:eastAsia="en-US"/>
              </w:rPr>
            </w:pPr>
            <w:ins w:id="1321" w:author="Savinskaya Yulia" w:date="2021-02-24T15:48:00Z">
              <w:r w:rsidRPr="00D45F5B">
                <w:rPr>
                  <w:rFonts w:eastAsia="Times New Roman"/>
                  <w:color w:val="auto"/>
                  <w:sz w:val="20"/>
                  <w:lang w:val="en-US" w:eastAsia="en-US"/>
                </w:rPr>
                <w:t>ZTM_FIN_PERIOD</w:t>
              </w:r>
            </w:ins>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0A04768" w14:textId="09AC6AF2" w:rsidR="00D45F5B" w:rsidRPr="002362E2" w:rsidRDefault="00D45F5B">
            <w:pPr>
              <w:spacing w:after="240" w:line="276" w:lineRule="auto"/>
              <w:rPr>
                <w:ins w:id="1322" w:author="Savinskaya Yulia" w:date="2021-02-24T15:48:00Z"/>
                <w:sz w:val="20"/>
              </w:rPr>
              <w:pPrChange w:id="1323" w:author="Savinskaya Yulia" w:date="2021-02-24T15:50:00Z">
                <w:pPr>
                  <w:pStyle w:val="bbb"/>
                  <w:spacing w:before="45" w:after="45"/>
                </w:pPr>
              </w:pPrChange>
            </w:pPr>
            <w:ins w:id="1324" w:author="Savinskaya Yulia" w:date="2021-02-24T15:49:00Z">
              <w:r w:rsidRPr="00D45F5B">
                <w:rPr>
                  <w:rFonts w:ascii="Arial" w:hAnsi="Arial" w:cs="Arial"/>
                  <w:sz w:val="20"/>
                  <w:szCs w:val="20"/>
                  <w:rPrChange w:id="1325" w:author="Savinskaya Yulia" w:date="2021-02-24T15:49:00Z">
                    <w:rPr>
                      <w:szCs w:val="24"/>
                    </w:rPr>
                  </w:rPrChange>
                </w:rPr>
                <w:t xml:space="preserve">После </w:t>
              </w:r>
            </w:ins>
            <w:ins w:id="1326" w:author="Savinskaya Yulia" w:date="2021-02-24T15:50:00Z">
              <w:r>
                <w:rPr>
                  <w:rFonts w:ascii="Arial" w:hAnsi="Arial" w:cs="Arial"/>
                  <w:sz w:val="20"/>
                  <w:szCs w:val="20"/>
                </w:rPr>
                <w:t>вы</w:t>
              </w:r>
            </w:ins>
            <w:ins w:id="1327" w:author="Savinskaya Yulia" w:date="2021-02-24T15:49:00Z">
              <w:r w:rsidRPr="00D45F5B">
                <w:rPr>
                  <w:rFonts w:ascii="Arial" w:hAnsi="Arial" w:cs="Arial"/>
                  <w:sz w:val="20"/>
                  <w:szCs w:val="20"/>
                  <w:rPrChange w:id="1328" w:author="Savinskaya Yulia" w:date="2021-02-24T15:49:00Z">
                    <w:rPr>
                      <w:szCs w:val="24"/>
                    </w:rPr>
                  </w:rPrChange>
                </w:rPr>
                <w:t>полнения работ по транспортировкам для запрета внесения корректировок в путевые листы, даты которого относятся к прошлому, пользователь с ролью Ответственный за закрытие финан</w:t>
              </w:r>
              <w:r w:rsidRPr="00D45F5B">
                <w:rPr>
                  <w:rFonts w:ascii="Arial" w:hAnsi="Arial" w:cs="Arial"/>
                  <w:sz w:val="20"/>
                  <w:szCs w:val="20"/>
                  <w:rPrChange w:id="1329" w:author="Savinskaya Yulia" w:date="2021-02-24T15:49:00Z">
                    <w:rPr>
                      <w:szCs w:val="24"/>
                    </w:rPr>
                  </w:rPrChange>
                </w:rPr>
                <w:lastRenderedPageBreak/>
                <w:t>совых периодов в ТМ выполняет закрытие финансового периода в ТМ.</w:t>
              </w:r>
            </w:ins>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5934ABA" w14:textId="0F0FCE63" w:rsidR="00D45F5B" w:rsidRPr="00D45F5B" w:rsidRDefault="00D45F5B" w:rsidP="00ED4F88">
            <w:pPr>
              <w:spacing w:before="45" w:after="45"/>
              <w:ind w:left="-57"/>
              <w:jc w:val="left"/>
              <w:rPr>
                <w:ins w:id="1330" w:author="Savinskaya Yulia" w:date="2021-02-24T15:48:00Z"/>
                <w:rFonts w:ascii="Arial" w:eastAsia="Arial" w:hAnsi="Arial" w:cs="Arial"/>
                <w:color w:val="000000"/>
                <w:sz w:val="20"/>
                <w:szCs w:val="20"/>
                <w:lang w:eastAsia="ru-RU"/>
              </w:rPr>
            </w:pPr>
            <w:ins w:id="1331" w:author="Savinskaya Yulia" w:date="2021-02-24T15:49:00Z">
              <w:r w:rsidRPr="00D45F5B">
                <w:rPr>
                  <w:rFonts w:ascii="Arial" w:hAnsi="Arial" w:cs="Arial"/>
                  <w:sz w:val="20"/>
                  <w:szCs w:val="20"/>
                  <w:rPrChange w:id="1332" w:author="Savinskaya Yulia" w:date="2021-02-24T15:49:00Z">
                    <w:rPr>
                      <w:rFonts w:ascii="Arial" w:hAnsi="Arial" w:cs="Arial"/>
                      <w:szCs w:val="24"/>
                    </w:rPr>
                  </w:rPrChange>
                </w:rPr>
                <w:lastRenderedPageBreak/>
                <w:t>Ответственный за закрытие финансовых периодов в ТМ</w:t>
              </w:r>
              <w:r w:rsidRPr="00D45F5B">
                <w:rPr>
                  <w:rFonts w:ascii="Arial" w:eastAsia="Arial" w:hAnsi="Arial" w:cs="Arial"/>
                  <w:color w:val="000000"/>
                  <w:sz w:val="20"/>
                  <w:szCs w:val="20"/>
                  <w:lang w:eastAsia="ru-RU"/>
                </w:rPr>
                <w:t xml:space="preserve"> </w:t>
              </w:r>
            </w:ins>
          </w:p>
        </w:tc>
        <w:tc>
          <w:tcPr>
            <w:tcW w:w="626" w:type="pct"/>
            <w:tcBorders>
              <w:top w:val="single" w:sz="6" w:space="0" w:color="000000"/>
              <w:left w:val="single" w:sz="6" w:space="0" w:color="000000"/>
              <w:bottom w:val="single" w:sz="6" w:space="0" w:color="000000"/>
              <w:right w:val="single" w:sz="6" w:space="0" w:color="000000"/>
            </w:tcBorders>
          </w:tcPr>
          <w:p w14:paraId="3AF17A17" w14:textId="77777777" w:rsidR="00D45F5B" w:rsidRDefault="00D45F5B" w:rsidP="00ED4F88">
            <w:pPr>
              <w:pStyle w:val="bbb"/>
              <w:spacing w:before="45" w:after="45"/>
              <w:rPr>
                <w:ins w:id="1333" w:author="Savinskaya Yulia" w:date="2021-02-24T15:49:00Z"/>
                <w:rFonts w:eastAsia="Times New Roman"/>
                <w:color w:val="auto"/>
                <w:sz w:val="20"/>
                <w:lang w:eastAsia="en-US"/>
              </w:rPr>
            </w:pPr>
            <w:ins w:id="1334" w:author="Savinskaya Yulia" w:date="2021-02-24T15:49:00Z">
              <w:r w:rsidRPr="00D45F5B">
                <w:rPr>
                  <w:rFonts w:eastAsia="Times New Roman"/>
                  <w:color w:val="auto"/>
                  <w:sz w:val="20"/>
                  <w:lang w:eastAsia="en-US"/>
                </w:rPr>
                <w:t>Объем услуг рассчитан вне системы</w:t>
              </w:r>
            </w:ins>
          </w:p>
          <w:p w14:paraId="35240A61" w14:textId="77777777" w:rsidR="00D45F5B" w:rsidRDefault="00D45F5B" w:rsidP="00ED4F88">
            <w:pPr>
              <w:pStyle w:val="bbb"/>
              <w:spacing w:before="45" w:after="45"/>
              <w:rPr>
                <w:ins w:id="1335" w:author="Savinskaya Yulia" w:date="2021-02-24T15:49:00Z"/>
                <w:rFonts w:eastAsia="Times New Roman"/>
                <w:color w:val="auto"/>
                <w:sz w:val="20"/>
                <w:lang w:eastAsia="en-US"/>
              </w:rPr>
            </w:pPr>
            <w:ins w:id="1336" w:author="Savinskaya Yulia" w:date="2021-02-24T15:49:00Z">
              <w:r w:rsidRPr="00D45F5B">
                <w:rPr>
                  <w:rFonts w:eastAsia="Times New Roman"/>
                  <w:color w:val="auto"/>
                  <w:sz w:val="20"/>
                  <w:lang w:eastAsia="en-US"/>
                </w:rPr>
                <w:t>Заказ создан</w:t>
              </w:r>
            </w:ins>
          </w:p>
          <w:p w14:paraId="23A9D88D" w14:textId="77777777" w:rsidR="00D45F5B" w:rsidRDefault="00D45F5B" w:rsidP="00ED4F88">
            <w:pPr>
              <w:pStyle w:val="bbb"/>
              <w:spacing w:before="45" w:after="45"/>
              <w:rPr>
                <w:ins w:id="1337" w:author="Savinskaya Yulia" w:date="2021-02-24T15:49:00Z"/>
                <w:rFonts w:eastAsia="Times New Roman"/>
                <w:color w:val="auto"/>
                <w:sz w:val="20"/>
                <w:lang w:eastAsia="en-US"/>
              </w:rPr>
            </w:pPr>
            <w:ins w:id="1338" w:author="Savinskaya Yulia" w:date="2021-02-24T15:49:00Z">
              <w:r w:rsidRPr="00D45F5B">
                <w:rPr>
                  <w:rFonts w:eastAsia="Times New Roman"/>
                  <w:color w:val="auto"/>
                  <w:sz w:val="20"/>
                  <w:lang w:eastAsia="en-US"/>
                </w:rPr>
                <w:t>Созданы заказы на реализацию услуг и счет-фактуры.</w:t>
              </w:r>
            </w:ins>
          </w:p>
          <w:p w14:paraId="3EA695F1" w14:textId="34DFCCF8" w:rsidR="00D45F5B" w:rsidRPr="00D45F5B" w:rsidRDefault="00D45F5B" w:rsidP="00ED4F88">
            <w:pPr>
              <w:pStyle w:val="bbb"/>
              <w:spacing w:before="45" w:after="45"/>
              <w:rPr>
                <w:ins w:id="1339" w:author="Savinskaya Yulia" w:date="2021-02-24T15:48:00Z"/>
                <w:rFonts w:eastAsia="Times New Roman"/>
                <w:color w:val="auto"/>
                <w:sz w:val="20"/>
                <w:lang w:eastAsia="en-US"/>
              </w:rPr>
            </w:pPr>
            <w:ins w:id="1340" w:author="Savinskaya Yulia" w:date="2021-02-24T15:49:00Z">
              <w:r w:rsidRPr="00D45F5B">
                <w:rPr>
                  <w:rFonts w:eastAsia="Times New Roman"/>
                  <w:color w:val="auto"/>
                  <w:sz w:val="20"/>
                  <w:lang w:eastAsia="en-US"/>
                </w:rPr>
                <w:t>Пакет расчетных документов получен</w:t>
              </w:r>
            </w:ins>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2BAB6C5" w14:textId="77777777" w:rsidR="00D45F5B" w:rsidRDefault="00D45F5B" w:rsidP="00ED4F88">
            <w:pPr>
              <w:spacing w:before="45" w:after="45"/>
              <w:jc w:val="left"/>
              <w:rPr>
                <w:ins w:id="1341" w:author="Savinskaya Yulia" w:date="2021-02-24T15:49:00Z"/>
                <w:rFonts w:ascii="Arial" w:hAnsi="Arial" w:cs="Arial"/>
                <w:sz w:val="20"/>
                <w:szCs w:val="20"/>
              </w:rPr>
            </w:pPr>
            <w:ins w:id="1342" w:author="Savinskaya Yulia" w:date="2021-02-24T15:49:00Z">
              <w:r w:rsidRPr="00D45F5B">
                <w:rPr>
                  <w:rFonts w:ascii="Arial" w:hAnsi="Arial" w:cs="Arial"/>
                  <w:sz w:val="20"/>
                  <w:szCs w:val="20"/>
                </w:rPr>
                <w:t>Путевой лист/Путевой лист подрядчика</w:t>
              </w:r>
              <w:r>
                <w:rPr>
                  <w:rFonts w:ascii="Arial" w:hAnsi="Arial" w:cs="Arial"/>
                  <w:sz w:val="20"/>
                  <w:szCs w:val="20"/>
                </w:rPr>
                <w:t xml:space="preserve"> (Завершен)</w:t>
              </w:r>
            </w:ins>
          </w:p>
          <w:p w14:paraId="17D30643" w14:textId="5C2E2E7F" w:rsidR="00D45F5B" w:rsidRPr="00D45F5B" w:rsidRDefault="00D45F5B" w:rsidP="00ED4F88">
            <w:pPr>
              <w:spacing w:before="45" w:after="45"/>
              <w:jc w:val="left"/>
              <w:rPr>
                <w:ins w:id="1343" w:author="Savinskaya Yulia" w:date="2021-02-24T15:48:00Z"/>
                <w:rFonts w:ascii="Arial" w:hAnsi="Arial" w:cs="Arial"/>
                <w:sz w:val="20"/>
                <w:szCs w:val="20"/>
              </w:rPr>
            </w:pP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4A3047B" w14:textId="12E37AFB" w:rsidR="00D45F5B" w:rsidRPr="00D45F5B" w:rsidRDefault="00D45F5B" w:rsidP="00ED4F88">
            <w:pPr>
              <w:pStyle w:val="bbb"/>
              <w:spacing w:before="45" w:after="45"/>
              <w:rPr>
                <w:ins w:id="1344" w:author="Savinskaya Yulia" w:date="2021-02-24T15:48:00Z"/>
                <w:rFonts w:eastAsia="Times New Roman"/>
                <w:color w:val="auto"/>
                <w:sz w:val="20"/>
                <w:lang w:eastAsia="en-US"/>
              </w:rPr>
            </w:pPr>
            <w:ins w:id="1345" w:author="Savinskaya Yulia" w:date="2021-02-24T15:50:00Z">
              <w:r w:rsidRPr="00D45F5B">
                <w:rPr>
                  <w:rFonts w:eastAsia="Times New Roman"/>
                  <w:color w:val="auto"/>
                  <w:sz w:val="20"/>
                  <w:lang w:eastAsia="en-US"/>
                </w:rPr>
                <w:t>Путевой лист/Путевой лист подрядчика</w:t>
              </w:r>
              <w:r>
                <w:rPr>
                  <w:rFonts w:eastAsia="Times New Roman"/>
                  <w:color w:val="auto"/>
                  <w:sz w:val="20"/>
                  <w:lang w:eastAsia="en-US"/>
                </w:rPr>
                <w:t xml:space="preserve"> (Период закрыт)</w:t>
              </w:r>
            </w:ins>
          </w:p>
        </w:tc>
      </w:tr>
    </w:tbl>
    <w:p w14:paraId="7F41FF40" w14:textId="00028E58" w:rsidR="00D45F5B" w:rsidRPr="00D45F5B" w:rsidRDefault="00D45F5B" w:rsidP="00D45F5B">
      <w:pPr>
        <w:spacing w:after="240" w:line="276" w:lineRule="auto"/>
        <w:ind w:firstLine="567"/>
        <w:rPr>
          <w:ins w:id="1346" w:author="Savinskaya Yulia" w:date="2021-02-24T15:45:00Z"/>
          <w:rFonts w:ascii="Arial" w:eastAsiaTheme="majorEastAsia" w:hAnsi="Arial" w:cs="Arial"/>
          <w:szCs w:val="24"/>
        </w:rPr>
      </w:pPr>
    </w:p>
    <w:p w14:paraId="6973AB6D" w14:textId="5CD08499" w:rsidR="00D45F5B" w:rsidRPr="002362E2" w:rsidDel="00521261" w:rsidRDefault="00D45F5B">
      <w:pPr>
        <w:spacing w:after="240" w:line="276" w:lineRule="auto"/>
        <w:rPr>
          <w:ins w:id="1347" w:author="Savinskaya Yulia" w:date="2021-02-24T15:41:00Z"/>
          <w:del w:id="1348" w:author="SintsovaMA" w:date="2021-02-25T12:43:00Z"/>
          <w:rFonts w:cs="Arial"/>
          <w:szCs w:val="24"/>
        </w:rPr>
        <w:pPrChange w:id="1349" w:author="Savinskaya Yulia" w:date="2021-02-24T15:44:00Z">
          <w:pPr>
            <w:pStyle w:val="4"/>
          </w:pPr>
        </w:pPrChange>
      </w:pPr>
    </w:p>
    <w:p w14:paraId="7F6E14DD" w14:textId="16F17E20" w:rsidR="00D45F5B" w:rsidRPr="00EE5F5C" w:rsidDel="00521261" w:rsidRDefault="00D45F5B">
      <w:pPr>
        <w:rPr>
          <w:ins w:id="1350" w:author="Savinskaya Yulia" w:date="2021-02-24T13:53:00Z"/>
          <w:del w:id="1351" w:author="SintsovaMA" w:date="2021-02-25T12:43:00Z"/>
          <w:rFonts w:eastAsiaTheme="majorEastAsia"/>
          <w:i/>
          <w:caps/>
          <w:rPrChange w:id="1352" w:author="Savinskaya Yulia" w:date="2021-02-24T13:55:00Z">
            <w:rPr>
              <w:ins w:id="1353" w:author="Savinskaya Yulia" w:date="2021-02-24T13:53:00Z"/>
              <w:del w:id="1354" w:author="SintsovaMA" w:date="2021-02-25T12:43:00Z"/>
              <w:rFonts w:eastAsiaTheme="majorEastAsia" w:cstheme="majorBidi"/>
              <w:b/>
              <w:i w:val="0"/>
              <w:caps w:val="0"/>
              <w:sz w:val="24"/>
              <w:szCs w:val="24"/>
            </w:rPr>
          </w:rPrChange>
        </w:rPr>
        <w:pPrChange w:id="1355" w:author="Savinskaya Yulia" w:date="2021-02-24T13:55:00Z">
          <w:pPr>
            <w:pStyle w:val="4"/>
          </w:pPr>
        </w:pPrChange>
      </w:pPr>
    </w:p>
    <w:p w14:paraId="53C6D9FB" w14:textId="7ED19042" w:rsidR="00CD04EB" w:rsidRDefault="00CD04EB" w:rsidP="00CD04EB">
      <w:pPr>
        <w:pStyle w:val="4"/>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10.06.02.</w:t>
      </w:r>
      <w:del w:id="1356" w:author="Savinskaya Yulia" w:date="2021-02-24T13:41:00Z">
        <w:r w:rsidDel="00C25DAD">
          <w:rPr>
            <w:rFonts w:eastAsiaTheme="majorEastAsia" w:cstheme="majorBidi"/>
            <w:b/>
            <w:i w:val="0"/>
            <w:caps w:val="0"/>
            <w:sz w:val="24"/>
            <w:szCs w:val="24"/>
          </w:rPr>
          <w:delText>1</w:delText>
        </w:r>
        <w:r w:rsidRPr="00AE12DE" w:rsidDel="00C25DAD">
          <w:rPr>
            <w:rFonts w:eastAsiaTheme="majorEastAsia" w:cstheme="majorBidi"/>
            <w:b/>
            <w:i w:val="0"/>
            <w:caps w:val="0"/>
            <w:sz w:val="24"/>
            <w:szCs w:val="24"/>
          </w:rPr>
          <w:delText>3</w:delText>
        </w:r>
        <w:r w:rsidDel="00C25DAD">
          <w:rPr>
            <w:rFonts w:eastAsiaTheme="majorEastAsia" w:cstheme="majorBidi"/>
            <w:b/>
            <w:i w:val="0"/>
            <w:caps w:val="0"/>
            <w:sz w:val="24"/>
            <w:szCs w:val="24"/>
          </w:rPr>
          <w:delText>0</w:delText>
        </w:r>
        <w:r w:rsidRPr="0012135C" w:rsidDel="00C25DAD">
          <w:rPr>
            <w:rFonts w:eastAsiaTheme="majorEastAsia" w:cstheme="majorBidi"/>
            <w:b/>
            <w:i w:val="0"/>
            <w:caps w:val="0"/>
            <w:sz w:val="24"/>
            <w:szCs w:val="24"/>
          </w:rPr>
          <w:delText xml:space="preserve"> </w:delText>
        </w:r>
      </w:del>
      <w:ins w:id="1357" w:author="Savinskaya Yulia" w:date="2021-02-24T13:41:00Z">
        <w:r w:rsidR="00C25DAD">
          <w:rPr>
            <w:rFonts w:eastAsiaTheme="majorEastAsia" w:cstheme="majorBidi"/>
            <w:b/>
            <w:i w:val="0"/>
            <w:caps w:val="0"/>
            <w:sz w:val="24"/>
            <w:szCs w:val="24"/>
          </w:rPr>
          <w:t>1</w:t>
        </w:r>
      </w:ins>
      <w:ins w:id="1358" w:author="Savinskaya Yulia" w:date="2021-02-24T13:54:00Z">
        <w:r w:rsidR="00C25DAD">
          <w:rPr>
            <w:rFonts w:eastAsiaTheme="majorEastAsia" w:cstheme="majorBidi"/>
            <w:b/>
            <w:i w:val="0"/>
            <w:caps w:val="0"/>
            <w:sz w:val="24"/>
            <w:szCs w:val="24"/>
          </w:rPr>
          <w:t>50</w:t>
        </w:r>
      </w:ins>
      <w:ins w:id="1359" w:author="Savinskaya Yulia" w:date="2021-02-24T13:41:00Z">
        <w:r w:rsidR="00C25DAD" w:rsidRPr="0012135C">
          <w:rPr>
            <w:rFonts w:eastAsiaTheme="majorEastAsia" w:cstheme="majorBidi"/>
            <w:b/>
            <w:i w:val="0"/>
            <w:caps w:val="0"/>
            <w:sz w:val="24"/>
            <w:szCs w:val="24"/>
          </w:rPr>
          <w:t xml:space="preserve"> </w:t>
        </w:r>
      </w:ins>
      <w:r w:rsidRPr="0012135C">
        <w:rPr>
          <w:rFonts w:eastAsiaTheme="majorEastAsia" w:cstheme="majorBidi"/>
          <w:b/>
          <w:i w:val="0"/>
          <w:caps w:val="0"/>
          <w:sz w:val="24"/>
          <w:szCs w:val="24"/>
        </w:rPr>
        <w:t xml:space="preserve">– </w:t>
      </w:r>
      <w:r>
        <w:rPr>
          <w:rFonts w:eastAsiaTheme="majorEastAsia" w:cstheme="majorBidi"/>
          <w:b/>
          <w:i w:val="0"/>
          <w:caps w:val="0"/>
          <w:sz w:val="24"/>
          <w:szCs w:val="24"/>
        </w:rPr>
        <w:t>Ведение транспортной сети</w:t>
      </w:r>
    </w:p>
    <w:p w14:paraId="0EA54F19" w14:textId="77777777" w:rsidR="00CD04EB" w:rsidRDefault="00CD04EB" w:rsidP="00AE12DE">
      <w:pPr>
        <w:rPr>
          <w:rFonts w:eastAsiaTheme="majorEastAsia"/>
        </w:rPr>
      </w:pPr>
    </w:p>
    <w:p w14:paraId="76D82E8C" w14:textId="77777777" w:rsidR="00CD04EB" w:rsidRDefault="00CD04EB" w:rsidP="00AE12DE">
      <w:pPr>
        <w:spacing w:after="240" w:line="276" w:lineRule="auto"/>
        <w:ind w:firstLine="567"/>
        <w:rPr>
          <w:rFonts w:cs="Arial"/>
          <w:szCs w:val="24"/>
        </w:rPr>
      </w:pPr>
      <w:r w:rsidRPr="00AE12DE">
        <w:rPr>
          <w:rFonts w:ascii="Arial" w:hAnsi="Arial" w:cs="Arial"/>
          <w:szCs w:val="24"/>
        </w:rPr>
        <w:t>Информация о маршрутах, местоположениях и транспортных зонах должна быть загружена на старте запуска системы SAP S\4HANA.</w:t>
      </w:r>
    </w:p>
    <w:p w14:paraId="5E7EA11A" w14:textId="77777777" w:rsidR="00CD04EB" w:rsidRDefault="00CD04EB" w:rsidP="00AE12DE">
      <w:pPr>
        <w:spacing w:after="240" w:line="276" w:lineRule="auto"/>
        <w:ind w:firstLine="567"/>
        <w:rPr>
          <w:rFonts w:cs="Arial"/>
          <w:szCs w:val="24"/>
        </w:rPr>
      </w:pPr>
      <w:r>
        <w:rPr>
          <w:rFonts w:ascii="Arial" w:hAnsi="Arial" w:cs="Arial"/>
          <w:szCs w:val="24"/>
        </w:rPr>
        <w:t xml:space="preserve">По мере расширения справочника </w:t>
      </w:r>
      <w:r w:rsidRPr="00D30A2C">
        <w:rPr>
          <w:rFonts w:ascii="Arial" w:hAnsi="Arial" w:cs="Arial"/>
          <w:szCs w:val="24"/>
        </w:rPr>
        <w:t xml:space="preserve">Специалист </w:t>
      </w:r>
      <w:r w:rsidR="00A37DA4">
        <w:rPr>
          <w:rFonts w:ascii="Arial" w:hAnsi="Arial" w:cs="Arial"/>
          <w:szCs w:val="24"/>
        </w:rPr>
        <w:t xml:space="preserve">Управления процессами перевозок </w:t>
      </w:r>
      <w:r>
        <w:rPr>
          <w:rFonts w:ascii="Arial" w:hAnsi="Arial" w:cs="Arial"/>
          <w:szCs w:val="24"/>
        </w:rPr>
        <w:t xml:space="preserve">осуществляет ведение транспортной сети в системе </w:t>
      </w:r>
      <w:r>
        <w:rPr>
          <w:rFonts w:ascii="Arial" w:hAnsi="Arial" w:cs="Arial"/>
          <w:szCs w:val="24"/>
          <w:lang w:val="en-US"/>
        </w:rPr>
        <w:t>SAP</w:t>
      </w:r>
      <w:r w:rsidRPr="00AE12DE">
        <w:rPr>
          <w:rFonts w:ascii="Arial" w:hAnsi="Arial" w:cs="Arial"/>
          <w:szCs w:val="24"/>
        </w:rPr>
        <w:t xml:space="preserve"> </w:t>
      </w:r>
      <w:r>
        <w:rPr>
          <w:rFonts w:ascii="Arial" w:hAnsi="Arial" w:cs="Arial"/>
          <w:szCs w:val="24"/>
          <w:lang w:val="en-US"/>
        </w:rPr>
        <w:t>S</w:t>
      </w:r>
      <w:r w:rsidRPr="00AE12DE">
        <w:rPr>
          <w:rFonts w:ascii="Arial" w:hAnsi="Arial" w:cs="Arial"/>
          <w:szCs w:val="24"/>
        </w:rPr>
        <w:t>/4</w:t>
      </w:r>
      <w:r>
        <w:rPr>
          <w:rFonts w:ascii="Arial" w:hAnsi="Arial" w:cs="Arial"/>
          <w:szCs w:val="24"/>
          <w:lang w:val="en-US"/>
        </w:rPr>
        <w:t>HANA</w:t>
      </w:r>
      <w:r>
        <w:rPr>
          <w:rFonts w:ascii="Arial" w:hAnsi="Arial" w:cs="Arial"/>
          <w:szCs w:val="24"/>
        </w:rPr>
        <w:t>, которая включает в себя:</w:t>
      </w:r>
    </w:p>
    <w:p w14:paraId="3AF7402E" w14:textId="77777777" w:rsidR="00CD04EB" w:rsidRDefault="00EC7284" w:rsidP="00AE12DE">
      <w:pPr>
        <w:pStyle w:val="af9"/>
        <w:numPr>
          <w:ilvl w:val="0"/>
          <w:numId w:val="106"/>
        </w:numPr>
        <w:spacing w:after="240" w:line="276" w:lineRule="auto"/>
        <w:rPr>
          <w:rFonts w:cs="Arial"/>
          <w:szCs w:val="24"/>
        </w:rPr>
      </w:pPr>
      <w:r>
        <w:rPr>
          <w:rFonts w:ascii="Arial" w:hAnsi="Arial" w:cs="Arial"/>
          <w:szCs w:val="24"/>
        </w:rPr>
        <w:t xml:space="preserve">Справочник местоположений (транзакция </w:t>
      </w:r>
      <w:r w:rsidRPr="00AE12DE">
        <w:rPr>
          <w:rFonts w:ascii="Arial" w:hAnsi="Arial" w:cs="Arial"/>
          <w:szCs w:val="24"/>
        </w:rPr>
        <w:t>/SCMTMS/LOC3</w:t>
      </w:r>
      <w:r>
        <w:rPr>
          <w:rFonts w:ascii="Arial" w:hAnsi="Arial" w:cs="Arial"/>
          <w:szCs w:val="24"/>
        </w:rPr>
        <w:t>);</w:t>
      </w:r>
    </w:p>
    <w:p w14:paraId="3A660778" w14:textId="77777777" w:rsidR="00EC7284" w:rsidRDefault="00EC7284" w:rsidP="00AE12DE">
      <w:pPr>
        <w:pStyle w:val="af9"/>
        <w:numPr>
          <w:ilvl w:val="0"/>
          <w:numId w:val="106"/>
        </w:numPr>
        <w:spacing w:after="240" w:line="276" w:lineRule="auto"/>
        <w:rPr>
          <w:rFonts w:cs="Arial"/>
          <w:szCs w:val="24"/>
        </w:rPr>
      </w:pPr>
      <w:r>
        <w:rPr>
          <w:rFonts w:ascii="Arial" w:hAnsi="Arial" w:cs="Arial"/>
          <w:szCs w:val="24"/>
        </w:rPr>
        <w:t xml:space="preserve">Транспортные отношения – маршруты, в которых указывается расстояние и длительность транспортировки между местоположениями (транзакция </w:t>
      </w:r>
      <w:r w:rsidRPr="00EC7284">
        <w:rPr>
          <w:rFonts w:ascii="Arial" w:hAnsi="Arial" w:cs="Arial"/>
          <w:szCs w:val="24"/>
        </w:rPr>
        <w:t>/SCMTMS/TL5</w:t>
      </w:r>
      <w:r>
        <w:rPr>
          <w:rFonts w:ascii="Arial" w:hAnsi="Arial" w:cs="Arial"/>
          <w:szCs w:val="24"/>
        </w:rPr>
        <w:t>);</w:t>
      </w:r>
    </w:p>
    <w:p w14:paraId="77394980" w14:textId="77777777" w:rsidR="00EC7284" w:rsidRDefault="00EC7284" w:rsidP="00AE12DE">
      <w:pPr>
        <w:pStyle w:val="af9"/>
        <w:numPr>
          <w:ilvl w:val="0"/>
          <w:numId w:val="106"/>
        </w:numPr>
        <w:spacing w:after="240" w:line="276" w:lineRule="auto"/>
        <w:rPr>
          <w:rFonts w:cs="Arial"/>
          <w:szCs w:val="24"/>
        </w:rPr>
      </w:pPr>
      <w:r>
        <w:rPr>
          <w:rFonts w:ascii="Arial" w:hAnsi="Arial" w:cs="Arial"/>
          <w:szCs w:val="24"/>
        </w:rPr>
        <w:t xml:space="preserve">Транспортные зоны – ведутся для каждого филиала (транзакция </w:t>
      </w:r>
      <w:r w:rsidRPr="00EC7284">
        <w:rPr>
          <w:rFonts w:ascii="Arial" w:hAnsi="Arial" w:cs="Arial"/>
          <w:szCs w:val="24"/>
        </w:rPr>
        <w:t>/SCMTMS/ZONE</w:t>
      </w:r>
      <w:r>
        <w:rPr>
          <w:rFonts w:ascii="Arial" w:hAnsi="Arial" w:cs="Arial"/>
          <w:szCs w:val="24"/>
        </w:rPr>
        <w:t>);</w:t>
      </w:r>
    </w:p>
    <w:p w14:paraId="6BC5BB91" w14:textId="77777777" w:rsidR="00EC7284" w:rsidRPr="00AE12DE" w:rsidRDefault="00EC7284" w:rsidP="00AE12DE">
      <w:pPr>
        <w:pStyle w:val="af9"/>
        <w:numPr>
          <w:ilvl w:val="0"/>
          <w:numId w:val="106"/>
        </w:numPr>
        <w:spacing w:after="240" w:line="276" w:lineRule="auto"/>
        <w:rPr>
          <w:rFonts w:cs="Arial"/>
          <w:i/>
          <w:caps/>
          <w:szCs w:val="24"/>
        </w:rPr>
      </w:pPr>
      <w:r>
        <w:rPr>
          <w:rFonts w:ascii="Arial" w:hAnsi="Arial" w:cs="Arial"/>
          <w:szCs w:val="24"/>
        </w:rPr>
        <w:t xml:space="preserve">Иерархия транспортных зон (транзакция </w:t>
      </w:r>
      <w:r w:rsidRPr="00EC7284">
        <w:rPr>
          <w:rFonts w:ascii="Arial" w:hAnsi="Arial" w:cs="Arial"/>
          <w:szCs w:val="24"/>
        </w:rPr>
        <w:t>/SAPAPO/RELHSHOW</w:t>
      </w:r>
      <w:r>
        <w:rPr>
          <w:rFonts w:ascii="Arial" w:hAnsi="Arial" w:cs="Arial"/>
          <w:szCs w:val="24"/>
        </w:rPr>
        <w:t>).</w:t>
      </w:r>
    </w:p>
    <w:p w14:paraId="1BB9A47C" w14:textId="77777777" w:rsidR="00EC7284" w:rsidRDefault="00EC7284" w:rsidP="00AE12DE">
      <w:pPr>
        <w:spacing w:after="240" w:line="276" w:lineRule="auto"/>
        <w:ind w:firstLine="708"/>
        <w:rPr>
          <w:rFonts w:ascii="Arial" w:hAnsi="Arial" w:cs="Arial"/>
          <w:szCs w:val="24"/>
        </w:rPr>
      </w:pPr>
      <w:r>
        <w:rPr>
          <w:rFonts w:ascii="Arial" w:hAnsi="Arial" w:cs="Arial"/>
        </w:rPr>
        <w:t xml:space="preserve">В случае появления нового местоположения, </w:t>
      </w:r>
      <w:r w:rsidRPr="00D30A2C">
        <w:rPr>
          <w:rFonts w:ascii="Arial" w:hAnsi="Arial" w:cs="Arial"/>
          <w:szCs w:val="24"/>
        </w:rPr>
        <w:t xml:space="preserve">Специалист Управления процессами перевозок </w:t>
      </w:r>
      <w:r>
        <w:rPr>
          <w:rFonts w:ascii="Arial" w:hAnsi="Arial" w:cs="Arial"/>
          <w:szCs w:val="24"/>
        </w:rPr>
        <w:t xml:space="preserve">заносит его в систему с использованием транзакции </w:t>
      </w:r>
      <w:r w:rsidRPr="00D30A2C">
        <w:rPr>
          <w:rFonts w:ascii="Arial" w:hAnsi="Arial" w:cs="Arial"/>
          <w:szCs w:val="24"/>
        </w:rPr>
        <w:t>/SCMTMS/LOC3</w:t>
      </w:r>
      <w:r>
        <w:rPr>
          <w:rFonts w:ascii="Arial" w:hAnsi="Arial" w:cs="Arial"/>
          <w:szCs w:val="24"/>
        </w:rPr>
        <w:t>. В местоположении указывается следующая информация:</w:t>
      </w:r>
    </w:p>
    <w:p w14:paraId="3BE7F7CC" w14:textId="77777777" w:rsidR="00EC7284" w:rsidRDefault="00EC7284" w:rsidP="00AE12DE">
      <w:pPr>
        <w:pStyle w:val="af9"/>
        <w:numPr>
          <w:ilvl w:val="0"/>
          <w:numId w:val="108"/>
        </w:numPr>
        <w:spacing w:after="240" w:line="276" w:lineRule="auto"/>
        <w:rPr>
          <w:rFonts w:ascii="Arial" w:hAnsi="Arial" w:cs="Arial"/>
        </w:rPr>
      </w:pPr>
      <w:r>
        <w:rPr>
          <w:rFonts w:ascii="Arial" w:hAnsi="Arial" w:cs="Arial"/>
        </w:rPr>
        <w:t>Код местоположения;</w:t>
      </w:r>
    </w:p>
    <w:p w14:paraId="4D1A2347" w14:textId="77777777" w:rsidR="00EC7284" w:rsidRDefault="00EC7284" w:rsidP="00AE12DE">
      <w:pPr>
        <w:pStyle w:val="af9"/>
        <w:numPr>
          <w:ilvl w:val="0"/>
          <w:numId w:val="108"/>
        </w:numPr>
        <w:spacing w:after="240" w:line="276" w:lineRule="auto"/>
        <w:rPr>
          <w:rFonts w:ascii="Arial" w:hAnsi="Arial" w:cs="Arial"/>
        </w:rPr>
      </w:pPr>
      <w:r>
        <w:rPr>
          <w:rFonts w:ascii="Arial" w:hAnsi="Arial" w:cs="Arial"/>
        </w:rPr>
        <w:t>Описание;</w:t>
      </w:r>
    </w:p>
    <w:p w14:paraId="7EC83048" w14:textId="77777777" w:rsidR="00EC7284" w:rsidRDefault="00EC7284" w:rsidP="00AE12DE">
      <w:pPr>
        <w:pStyle w:val="af9"/>
        <w:numPr>
          <w:ilvl w:val="0"/>
          <w:numId w:val="108"/>
        </w:numPr>
        <w:spacing w:after="240" w:line="276" w:lineRule="auto"/>
        <w:rPr>
          <w:rFonts w:ascii="Arial" w:hAnsi="Arial" w:cs="Arial"/>
        </w:rPr>
      </w:pPr>
      <w:r>
        <w:rPr>
          <w:rFonts w:ascii="Arial" w:hAnsi="Arial" w:cs="Arial"/>
        </w:rPr>
        <w:t>Тип местоположения;</w:t>
      </w:r>
    </w:p>
    <w:p w14:paraId="60F14406" w14:textId="77777777" w:rsidR="00EC7284" w:rsidRDefault="00EC7284" w:rsidP="00AE12DE">
      <w:pPr>
        <w:pStyle w:val="af9"/>
        <w:numPr>
          <w:ilvl w:val="0"/>
          <w:numId w:val="108"/>
        </w:numPr>
        <w:spacing w:after="240" w:line="276" w:lineRule="auto"/>
        <w:rPr>
          <w:rFonts w:ascii="Arial" w:hAnsi="Arial" w:cs="Arial"/>
        </w:rPr>
      </w:pPr>
      <w:r>
        <w:rPr>
          <w:rFonts w:ascii="Arial" w:hAnsi="Arial" w:cs="Arial"/>
        </w:rPr>
        <w:t>Часовой пояс;</w:t>
      </w:r>
    </w:p>
    <w:p w14:paraId="22CB7C6A" w14:textId="77777777" w:rsidR="00EC7284" w:rsidRDefault="00EC7284" w:rsidP="00AE12DE">
      <w:pPr>
        <w:pStyle w:val="af9"/>
        <w:numPr>
          <w:ilvl w:val="0"/>
          <w:numId w:val="108"/>
        </w:numPr>
        <w:spacing w:after="240" w:line="276" w:lineRule="auto"/>
        <w:rPr>
          <w:rFonts w:ascii="Arial" w:hAnsi="Arial" w:cs="Arial"/>
        </w:rPr>
      </w:pPr>
      <w:r>
        <w:rPr>
          <w:rFonts w:ascii="Arial" w:hAnsi="Arial" w:cs="Arial"/>
        </w:rPr>
        <w:t>Адрес.</w:t>
      </w:r>
    </w:p>
    <w:p w14:paraId="7370A700" w14:textId="77777777" w:rsidR="00EC7284" w:rsidRDefault="00EC7284" w:rsidP="00AE12DE">
      <w:pPr>
        <w:spacing w:after="240" w:line="276" w:lineRule="auto"/>
        <w:ind w:firstLine="708"/>
        <w:rPr>
          <w:rFonts w:ascii="Arial" w:hAnsi="Arial" w:cs="Arial"/>
          <w:szCs w:val="24"/>
        </w:rPr>
      </w:pPr>
      <w:r>
        <w:rPr>
          <w:rFonts w:ascii="Arial" w:hAnsi="Arial" w:cs="Arial"/>
        </w:rPr>
        <w:t xml:space="preserve">После создания нового местоположения </w:t>
      </w:r>
      <w:r w:rsidRPr="00D30A2C">
        <w:rPr>
          <w:rFonts w:ascii="Arial" w:hAnsi="Arial" w:cs="Arial"/>
          <w:szCs w:val="24"/>
        </w:rPr>
        <w:t xml:space="preserve">Специалист Управления процессами перевозок </w:t>
      </w:r>
      <w:r>
        <w:rPr>
          <w:rFonts w:ascii="Arial" w:hAnsi="Arial" w:cs="Arial"/>
          <w:szCs w:val="24"/>
        </w:rPr>
        <w:t xml:space="preserve">в транзакции </w:t>
      </w:r>
      <w:r w:rsidRPr="00EC7284">
        <w:rPr>
          <w:rFonts w:ascii="Arial" w:hAnsi="Arial" w:cs="Arial"/>
          <w:szCs w:val="24"/>
        </w:rPr>
        <w:t>/SCMTMS/TL5</w:t>
      </w:r>
      <w:r>
        <w:rPr>
          <w:rFonts w:ascii="Arial" w:hAnsi="Arial" w:cs="Arial"/>
          <w:szCs w:val="24"/>
        </w:rPr>
        <w:t xml:space="preserve"> создает транспортные отношения (маршруты) с данным МПЛ. В транспортном отношении указывается следующая информация:</w:t>
      </w:r>
    </w:p>
    <w:p w14:paraId="43C3A98E" w14:textId="77777777" w:rsidR="00EC7284" w:rsidRDefault="00EC7284" w:rsidP="00EC7284">
      <w:pPr>
        <w:pStyle w:val="af9"/>
        <w:numPr>
          <w:ilvl w:val="0"/>
          <w:numId w:val="108"/>
        </w:numPr>
        <w:spacing w:after="240" w:line="276" w:lineRule="auto"/>
        <w:rPr>
          <w:rFonts w:ascii="Arial" w:hAnsi="Arial" w:cs="Arial"/>
        </w:rPr>
      </w:pPr>
      <w:r>
        <w:rPr>
          <w:rFonts w:ascii="Arial" w:hAnsi="Arial" w:cs="Arial"/>
        </w:rPr>
        <w:t>Начальное местоположение;</w:t>
      </w:r>
    </w:p>
    <w:p w14:paraId="444C7E7C" w14:textId="77777777" w:rsidR="00EC7284" w:rsidRDefault="00EC7284" w:rsidP="00EC7284">
      <w:pPr>
        <w:pStyle w:val="af9"/>
        <w:numPr>
          <w:ilvl w:val="0"/>
          <w:numId w:val="108"/>
        </w:numPr>
        <w:spacing w:after="240" w:line="276" w:lineRule="auto"/>
        <w:rPr>
          <w:rFonts w:ascii="Arial" w:hAnsi="Arial" w:cs="Arial"/>
        </w:rPr>
      </w:pPr>
      <w:r>
        <w:rPr>
          <w:rFonts w:ascii="Arial" w:hAnsi="Arial" w:cs="Arial"/>
        </w:rPr>
        <w:lastRenderedPageBreak/>
        <w:t>Целевое местоположение;</w:t>
      </w:r>
    </w:p>
    <w:p w14:paraId="459D22FA" w14:textId="77777777" w:rsidR="00EC7284" w:rsidRDefault="00EC7284" w:rsidP="00EC7284">
      <w:pPr>
        <w:pStyle w:val="af9"/>
        <w:numPr>
          <w:ilvl w:val="0"/>
          <w:numId w:val="108"/>
        </w:numPr>
        <w:spacing w:after="240" w:line="276" w:lineRule="auto"/>
        <w:rPr>
          <w:rFonts w:ascii="Arial" w:hAnsi="Arial" w:cs="Arial"/>
        </w:rPr>
      </w:pPr>
      <w:r>
        <w:rPr>
          <w:rFonts w:ascii="Arial" w:hAnsi="Arial" w:cs="Arial"/>
        </w:rPr>
        <w:t>Дата действия;</w:t>
      </w:r>
    </w:p>
    <w:p w14:paraId="3853B90C" w14:textId="77777777" w:rsidR="00EC7284" w:rsidRDefault="00EC7284" w:rsidP="00EC7284">
      <w:pPr>
        <w:pStyle w:val="af9"/>
        <w:numPr>
          <w:ilvl w:val="0"/>
          <w:numId w:val="108"/>
        </w:numPr>
        <w:spacing w:after="240" w:line="276" w:lineRule="auto"/>
        <w:rPr>
          <w:rFonts w:ascii="Arial" w:hAnsi="Arial" w:cs="Arial"/>
        </w:rPr>
      </w:pPr>
      <w:r>
        <w:rPr>
          <w:rFonts w:ascii="Arial" w:hAnsi="Arial" w:cs="Arial"/>
        </w:rPr>
        <w:t>Расстояние, км;</w:t>
      </w:r>
    </w:p>
    <w:p w14:paraId="7EEECE3B" w14:textId="77777777" w:rsidR="00EC7284" w:rsidRDefault="00EC7284" w:rsidP="00EC7284">
      <w:pPr>
        <w:pStyle w:val="af9"/>
        <w:numPr>
          <w:ilvl w:val="0"/>
          <w:numId w:val="108"/>
        </w:numPr>
        <w:spacing w:after="240" w:line="276" w:lineRule="auto"/>
        <w:rPr>
          <w:rFonts w:ascii="Arial" w:hAnsi="Arial" w:cs="Arial"/>
        </w:rPr>
      </w:pPr>
      <w:r>
        <w:rPr>
          <w:rFonts w:ascii="Arial" w:hAnsi="Arial" w:cs="Arial"/>
        </w:rPr>
        <w:t>Длительность;</w:t>
      </w:r>
    </w:p>
    <w:p w14:paraId="2A6ABB93" w14:textId="77777777" w:rsidR="00EC7284" w:rsidRDefault="00EC7284" w:rsidP="00EC7284">
      <w:pPr>
        <w:pStyle w:val="af9"/>
        <w:numPr>
          <w:ilvl w:val="0"/>
          <w:numId w:val="108"/>
        </w:numPr>
        <w:spacing w:after="240" w:line="276" w:lineRule="auto"/>
        <w:rPr>
          <w:rFonts w:ascii="Arial" w:hAnsi="Arial" w:cs="Arial"/>
        </w:rPr>
      </w:pPr>
      <w:r>
        <w:rPr>
          <w:rFonts w:ascii="Arial" w:hAnsi="Arial" w:cs="Arial"/>
        </w:rPr>
        <w:t>Тип ТС.</w:t>
      </w:r>
    </w:p>
    <w:p w14:paraId="5BAABFE8" w14:textId="77777777" w:rsidR="00EC7284" w:rsidRDefault="00EC7284" w:rsidP="00AE12DE">
      <w:pPr>
        <w:spacing w:after="240" w:line="276" w:lineRule="auto"/>
        <w:ind w:firstLine="708"/>
        <w:rPr>
          <w:rFonts w:ascii="Arial" w:hAnsi="Arial" w:cs="Arial"/>
          <w:szCs w:val="24"/>
        </w:rPr>
      </w:pPr>
      <w:r>
        <w:rPr>
          <w:rFonts w:ascii="Arial" w:hAnsi="Arial" w:cs="Arial"/>
        </w:rPr>
        <w:t xml:space="preserve">Также в транзакции </w:t>
      </w:r>
      <w:r w:rsidRPr="00EC7284">
        <w:rPr>
          <w:rFonts w:ascii="Arial" w:hAnsi="Arial" w:cs="Arial"/>
          <w:szCs w:val="24"/>
        </w:rPr>
        <w:t>/SCMTMS/ZONE</w:t>
      </w:r>
      <w:r>
        <w:rPr>
          <w:rFonts w:ascii="Arial" w:hAnsi="Arial" w:cs="Arial"/>
          <w:szCs w:val="24"/>
        </w:rPr>
        <w:t xml:space="preserve"> местоположение добавляется в соответствующую транспортную зону. В случае, если местоположение не будет добавлено в транспортную зону, то Единицы фрахта с данным местоположением не будут отображаться в пульте управления транспортировками, так как фильтрация Единиц фрахта настроена по географическому атрибуту – транспортной зоне.</w:t>
      </w:r>
    </w:p>
    <w:p w14:paraId="40910863" w14:textId="49DB7420" w:rsidR="00EC7284" w:rsidRDefault="00EC7284" w:rsidP="00EC7284">
      <w:pPr>
        <w:pStyle w:val="a7"/>
        <w:jc w:val="right"/>
        <w:rPr>
          <w:rFonts w:ascii="Arial" w:hAnsi="Arial" w:cs="Arial"/>
          <w:b/>
          <w:sz w:val="22"/>
        </w:rPr>
      </w:pPr>
      <w:r w:rsidRPr="00916FAB">
        <w:rPr>
          <w:rFonts w:ascii="Arial" w:hAnsi="Arial" w:cs="Arial"/>
          <w:b/>
          <w:sz w:val="22"/>
        </w:rPr>
        <w:t xml:space="preserve">Таблица </w:t>
      </w:r>
      <w:del w:id="1360" w:author="Savinskaya Yulia" w:date="2021-02-25T11:27:00Z">
        <w:r w:rsidRPr="00916FAB" w:rsidDel="006107AB">
          <w:rPr>
            <w:rFonts w:ascii="Arial" w:hAnsi="Arial" w:cs="Arial"/>
            <w:b/>
            <w:sz w:val="22"/>
          </w:rPr>
          <w:fldChar w:fldCharType="begin"/>
        </w:r>
        <w:r w:rsidRPr="00916FAB" w:rsidDel="006107AB">
          <w:rPr>
            <w:rFonts w:ascii="Arial" w:hAnsi="Arial" w:cs="Arial"/>
            <w:b/>
            <w:sz w:val="22"/>
          </w:rPr>
          <w:delInstrText xml:space="preserve"> SEQ Таблица \* ARABIC </w:delInstrText>
        </w:r>
        <w:r w:rsidRPr="00916FAB" w:rsidDel="006107AB">
          <w:rPr>
            <w:rFonts w:ascii="Arial" w:hAnsi="Arial" w:cs="Arial"/>
            <w:b/>
            <w:sz w:val="22"/>
          </w:rPr>
          <w:fldChar w:fldCharType="separate"/>
        </w:r>
        <w:r w:rsidDel="006107AB">
          <w:rPr>
            <w:rFonts w:ascii="Arial" w:hAnsi="Arial" w:cs="Arial"/>
            <w:b/>
            <w:noProof/>
            <w:sz w:val="22"/>
          </w:rPr>
          <w:delText>33</w:delText>
        </w:r>
        <w:r w:rsidRPr="00916FAB" w:rsidDel="006107AB">
          <w:rPr>
            <w:rFonts w:ascii="Arial" w:hAnsi="Arial" w:cs="Arial"/>
            <w:b/>
            <w:sz w:val="22"/>
          </w:rPr>
          <w:fldChar w:fldCharType="end"/>
        </w:r>
      </w:del>
      <w:ins w:id="1361" w:author="Savinskaya Yulia" w:date="2021-02-25T11:27:00Z">
        <w:r w:rsidR="006107AB" w:rsidRPr="00916FAB">
          <w:rPr>
            <w:rFonts w:ascii="Arial" w:hAnsi="Arial" w:cs="Arial"/>
            <w:b/>
            <w:sz w:val="22"/>
          </w:rPr>
          <w:fldChar w:fldCharType="begin"/>
        </w:r>
        <w:r w:rsidR="006107AB" w:rsidRPr="00916FAB">
          <w:rPr>
            <w:rFonts w:ascii="Arial" w:hAnsi="Arial" w:cs="Arial"/>
            <w:b/>
            <w:sz w:val="22"/>
          </w:rPr>
          <w:instrText xml:space="preserve"> SEQ Таблица \* ARABIC </w:instrText>
        </w:r>
        <w:r w:rsidR="006107AB" w:rsidRPr="00916FAB">
          <w:rPr>
            <w:rFonts w:ascii="Arial" w:hAnsi="Arial" w:cs="Arial"/>
            <w:b/>
            <w:sz w:val="22"/>
          </w:rPr>
          <w:fldChar w:fldCharType="separate"/>
        </w:r>
        <w:r w:rsidR="006107AB">
          <w:rPr>
            <w:rFonts w:ascii="Arial" w:hAnsi="Arial" w:cs="Arial"/>
            <w:b/>
            <w:noProof/>
            <w:sz w:val="22"/>
          </w:rPr>
          <w:t>3</w:t>
        </w:r>
      </w:ins>
      <w:ins w:id="1362" w:author="Savinskaya Yulia" w:date="2021-02-25T15:28:00Z">
        <w:r w:rsidR="00F31DDE">
          <w:rPr>
            <w:rFonts w:ascii="Arial" w:hAnsi="Arial" w:cs="Arial"/>
            <w:b/>
            <w:noProof/>
            <w:sz w:val="22"/>
          </w:rPr>
          <w:t>6</w:t>
        </w:r>
      </w:ins>
      <w:ins w:id="1363" w:author="Savinskaya Yulia" w:date="2021-02-25T11:27:00Z">
        <w:r w:rsidR="006107AB" w:rsidRPr="00916FAB">
          <w:rPr>
            <w:rFonts w:ascii="Arial" w:hAnsi="Arial" w:cs="Arial"/>
            <w:b/>
            <w:sz w:val="22"/>
          </w:rPr>
          <w:fldChar w:fldCharType="end"/>
        </w:r>
      </w:ins>
      <w:r w:rsidRPr="00916FAB">
        <w:rPr>
          <w:rFonts w:ascii="Arial" w:hAnsi="Arial" w:cs="Arial"/>
          <w:b/>
          <w:sz w:val="22"/>
        </w:rPr>
        <w:t xml:space="preserve">. Описание </w:t>
      </w:r>
      <w:r>
        <w:rPr>
          <w:rFonts w:ascii="Arial" w:hAnsi="Arial" w:cs="Arial"/>
          <w:b/>
          <w:sz w:val="22"/>
        </w:rPr>
        <w:t>шага «Ведение транспортной сети»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EC7284" w14:paraId="22F7F12E" w14:textId="77777777" w:rsidTr="00E372C3">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6FBA764" w14:textId="77777777" w:rsidR="00EC7284" w:rsidRDefault="00EC7284" w:rsidP="00E372C3">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F51709B" w14:textId="77777777" w:rsidR="00EC7284" w:rsidRDefault="00EC7284" w:rsidP="00E372C3">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0259DCE1" w14:textId="77777777" w:rsidR="00EC7284" w:rsidRDefault="00EC7284" w:rsidP="00E372C3">
            <w:pPr>
              <w:pStyle w:val="h"/>
              <w:spacing w:before="45" w:after="45"/>
              <w:rPr>
                <w:noProof/>
                <w:szCs w:val="24"/>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C7B4CCC" w14:textId="77777777" w:rsidR="00EC7284" w:rsidRDefault="00EC7284" w:rsidP="00E372C3">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13E1CA2" w14:textId="77777777" w:rsidR="00EC7284" w:rsidRDefault="00EC7284" w:rsidP="00E372C3">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36DD3A42" w14:textId="77777777" w:rsidR="00EC7284" w:rsidRDefault="00EC7284" w:rsidP="00E372C3">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010D3C9" w14:textId="77777777" w:rsidR="00EC7284" w:rsidRDefault="00EC7284" w:rsidP="00E372C3">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099AFBF" w14:textId="77777777" w:rsidR="00EC7284" w:rsidRDefault="00EC7284" w:rsidP="00E372C3">
            <w:pPr>
              <w:pStyle w:val="h"/>
              <w:spacing w:before="45" w:after="45"/>
              <w:rPr>
                <w:noProof/>
                <w:szCs w:val="24"/>
              </w:rPr>
            </w:pPr>
            <w:r>
              <w:rPr>
                <w:noProof/>
                <w:szCs w:val="24"/>
              </w:rPr>
              <w:t>Выход</w:t>
            </w:r>
          </w:p>
        </w:tc>
      </w:tr>
      <w:tr w:rsidR="00EC7284" w:rsidRPr="00EA69E2" w14:paraId="420A897F" w14:textId="77777777" w:rsidTr="00E372C3">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CEC2D6F" w14:textId="77777777" w:rsidR="00EC7284" w:rsidRPr="00AE12DE" w:rsidRDefault="00EC7284">
            <w:pPr>
              <w:pStyle w:val="bbb"/>
              <w:spacing w:before="45" w:after="45"/>
              <w:rPr>
                <w:szCs w:val="24"/>
              </w:rPr>
            </w:pPr>
            <w:r w:rsidRPr="00AE12DE">
              <w:rPr>
                <w:szCs w:val="24"/>
              </w:rPr>
              <w:t>10.06.02.130</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B97B163" w14:textId="77777777" w:rsidR="00EC7284" w:rsidRPr="00AE12DE" w:rsidRDefault="00EC7284">
            <w:pPr>
              <w:pStyle w:val="bbb"/>
              <w:spacing w:before="45" w:after="45"/>
              <w:rPr>
                <w:szCs w:val="24"/>
              </w:rPr>
            </w:pPr>
            <w:r w:rsidRPr="00AE12DE">
              <w:rPr>
                <w:szCs w:val="24"/>
              </w:rPr>
              <w:t>Ведение транспортной сети</w:t>
            </w:r>
          </w:p>
        </w:tc>
        <w:tc>
          <w:tcPr>
            <w:tcW w:w="557" w:type="pct"/>
            <w:tcBorders>
              <w:top w:val="single" w:sz="6" w:space="0" w:color="000000"/>
              <w:left w:val="single" w:sz="6" w:space="0" w:color="000000"/>
              <w:bottom w:val="single" w:sz="6" w:space="0" w:color="000000"/>
              <w:right w:val="single" w:sz="6" w:space="0" w:color="000000"/>
            </w:tcBorders>
          </w:tcPr>
          <w:p w14:paraId="757CEBAE" w14:textId="77777777" w:rsidR="00EC7284" w:rsidRPr="00AE12DE" w:rsidRDefault="00EC7284" w:rsidP="00EC7284">
            <w:pPr>
              <w:pStyle w:val="bbb"/>
              <w:spacing w:before="45" w:after="45"/>
              <w:rPr>
                <w:szCs w:val="24"/>
                <w:lang w:val="en-US"/>
              </w:rPr>
            </w:pPr>
            <w:r w:rsidRPr="00AE12DE">
              <w:rPr>
                <w:szCs w:val="24"/>
                <w:lang w:val="en-US"/>
              </w:rPr>
              <w:t>/SCMTMS/LOC3</w:t>
            </w:r>
          </w:p>
          <w:p w14:paraId="546A6A0F" w14:textId="77777777" w:rsidR="00EC7284" w:rsidRPr="00AE12DE" w:rsidRDefault="00EC7284" w:rsidP="00EC7284">
            <w:pPr>
              <w:pStyle w:val="bbb"/>
              <w:spacing w:before="45" w:after="45"/>
              <w:rPr>
                <w:szCs w:val="24"/>
                <w:lang w:val="en-US"/>
              </w:rPr>
            </w:pPr>
            <w:r w:rsidRPr="00AE12DE">
              <w:rPr>
                <w:szCs w:val="24"/>
                <w:lang w:val="en-US"/>
              </w:rPr>
              <w:t>/SCMTMS/ZONE</w:t>
            </w:r>
          </w:p>
          <w:p w14:paraId="11739CA4" w14:textId="77777777" w:rsidR="00EC7284" w:rsidRPr="00AE12DE" w:rsidRDefault="00EC7284" w:rsidP="00EC7284">
            <w:pPr>
              <w:pStyle w:val="bbb"/>
              <w:spacing w:before="45" w:after="45"/>
              <w:rPr>
                <w:szCs w:val="24"/>
                <w:lang w:val="en-US"/>
              </w:rPr>
            </w:pPr>
            <w:r w:rsidRPr="00AE12DE">
              <w:rPr>
                <w:szCs w:val="24"/>
                <w:lang w:val="en-US"/>
              </w:rPr>
              <w:t>/SCMTMS/TL5</w:t>
            </w:r>
          </w:p>
          <w:p w14:paraId="1B4CF53B" w14:textId="77777777" w:rsidR="00EC7284" w:rsidRPr="00AE12DE" w:rsidRDefault="00EC7284" w:rsidP="00EC7284">
            <w:pPr>
              <w:pStyle w:val="bbb"/>
              <w:spacing w:before="45" w:after="45"/>
              <w:rPr>
                <w:szCs w:val="24"/>
              </w:rPr>
            </w:pPr>
            <w:r w:rsidRPr="00AE12DE">
              <w:rPr>
                <w:szCs w:val="24"/>
              </w:rPr>
              <w:t>/SAPAPO/RELHSHOW</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2688E01" w14:textId="77777777" w:rsidR="00EC7284" w:rsidRPr="00AE12DE" w:rsidRDefault="00EC7284" w:rsidP="002B52C6">
            <w:pPr>
              <w:pStyle w:val="bbb"/>
              <w:spacing w:before="45" w:after="45"/>
              <w:rPr>
                <w:szCs w:val="24"/>
              </w:rPr>
            </w:pPr>
            <w:r w:rsidRPr="00AE12DE">
              <w:rPr>
                <w:szCs w:val="24"/>
              </w:rPr>
              <w:t>На данном шаге осуществляется ведение транспортной сети в системе SAP S/4HANA. По мере расширения справочника местоположений и зон Специалист Управления процессами перевозок осуществляет ведение местоположений, транспортных отношений и зон в системе SAP S4/HANA.</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01CB7B2" w14:textId="77777777" w:rsidR="00EC7284" w:rsidRPr="00AE12DE" w:rsidRDefault="00EC7284" w:rsidP="002B52C6">
            <w:pPr>
              <w:pStyle w:val="bbb"/>
              <w:spacing w:before="45" w:after="45"/>
              <w:rPr>
                <w:szCs w:val="24"/>
              </w:rPr>
            </w:pPr>
            <w:r w:rsidRPr="00D30A2C">
              <w:rPr>
                <w:szCs w:val="24"/>
              </w:rPr>
              <w:t>Специалист Управления процессами перевозок</w:t>
            </w:r>
          </w:p>
        </w:tc>
        <w:tc>
          <w:tcPr>
            <w:tcW w:w="626" w:type="pct"/>
            <w:tcBorders>
              <w:top w:val="single" w:sz="6" w:space="0" w:color="000000"/>
              <w:left w:val="single" w:sz="6" w:space="0" w:color="000000"/>
              <w:bottom w:val="single" w:sz="6" w:space="0" w:color="000000"/>
              <w:right w:val="single" w:sz="6" w:space="0" w:color="000000"/>
            </w:tcBorders>
          </w:tcPr>
          <w:p w14:paraId="58C000E7" w14:textId="77777777" w:rsidR="00EC7284" w:rsidRPr="00AE12DE" w:rsidRDefault="00EC7284" w:rsidP="00E372C3">
            <w:pPr>
              <w:pStyle w:val="bbb"/>
              <w:spacing w:before="45" w:after="45"/>
              <w:rPr>
                <w:szCs w:val="24"/>
              </w:rPr>
            </w:pPr>
            <w:r w:rsidRPr="00AE12DE">
              <w:rPr>
                <w:szCs w:val="24"/>
              </w:rPr>
              <w:t>Необходимо актуализировать справочник транспортной сети</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8EF8492" w14:textId="77777777" w:rsidR="00EC7284" w:rsidRPr="00AE12DE" w:rsidRDefault="00EC7284" w:rsidP="00E372C3">
            <w:pPr>
              <w:pStyle w:val="bbb"/>
              <w:spacing w:before="45" w:after="45"/>
              <w:rPr>
                <w:szCs w:val="24"/>
              </w:rPr>
            </w:pPr>
            <w:r w:rsidRPr="006A196A">
              <w:rPr>
                <w:szCs w:val="24"/>
              </w:rPr>
              <w:t>Информация о местоположении/маршруте</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7BDA908" w14:textId="77777777" w:rsidR="00EC7284" w:rsidRPr="00AE12DE" w:rsidRDefault="00EC7284" w:rsidP="00E372C3">
            <w:pPr>
              <w:pStyle w:val="bbb"/>
              <w:spacing w:before="45" w:after="45"/>
              <w:rPr>
                <w:szCs w:val="24"/>
              </w:rPr>
            </w:pPr>
            <w:r w:rsidRPr="006A196A">
              <w:rPr>
                <w:szCs w:val="24"/>
              </w:rPr>
              <w:t xml:space="preserve">Справочник местоположений </w:t>
            </w:r>
          </w:p>
        </w:tc>
      </w:tr>
    </w:tbl>
    <w:p w14:paraId="2949B510" w14:textId="77777777" w:rsidR="00EC7284" w:rsidRPr="00AE12DE" w:rsidRDefault="00EC7284" w:rsidP="00AE12DE">
      <w:pPr>
        <w:spacing w:after="240" w:line="276" w:lineRule="auto"/>
        <w:rPr>
          <w:rFonts w:ascii="Arial" w:hAnsi="Arial" w:cs="Arial"/>
        </w:rPr>
      </w:pPr>
    </w:p>
    <w:p w14:paraId="0BB3FE2F" w14:textId="77777777" w:rsidR="0043622A" w:rsidRDefault="001D0CEA" w:rsidP="0043622A">
      <w:pPr>
        <w:pStyle w:val="31"/>
        <w:numPr>
          <w:ilvl w:val="2"/>
          <w:numId w:val="8"/>
        </w:numPr>
        <w:rPr>
          <w:caps/>
        </w:rPr>
      </w:pPr>
      <w:bookmarkStart w:id="1364" w:name="_Toc517874200"/>
      <w:bookmarkStart w:id="1365" w:name="_Toc520705035"/>
      <w:bookmarkStart w:id="1366" w:name="_Toc523837285"/>
      <w:bookmarkStart w:id="1367" w:name="_Toc65146849"/>
      <w:r w:rsidRPr="000835FE">
        <w:rPr>
          <w:caps/>
        </w:rPr>
        <w:t xml:space="preserve">Описание </w:t>
      </w:r>
      <w:r>
        <w:rPr>
          <w:caps/>
        </w:rPr>
        <w:t xml:space="preserve">шагов </w:t>
      </w:r>
      <w:r w:rsidRPr="000835FE">
        <w:rPr>
          <w:caps/>
        </w:rPr>
        <w:t xml:space="preserve">бизнес-процесса </w:t>
      </w:r>
      <w:r>
        <w:rPr>
          <w:caps/>
        </w:rPr>
        <w:t>ПП-10.06.03-ERP Выполнение транспортных работ и работ технологического транспорта</w:t>
      </w:r>
      <w:bookmarkEnd w:id="1364"/>
      <w:bookmarkEnd w:id="1365"/>
      <w:bookmarkEnd w:id="1366"/>
      <w:bookmarkEnd w:id="1367"/>
    </w:p>
    <w:p w14:paraId="132AFC9C" w14:textId="77777777" w:rsidR="00833733" w:rsidRDefault="00833733" w:rsidP="00833733">
      <w:pPr>
        <w:rPr>
          <w:rFonts w:eastAsiaTheme="majorEastAsia"/>
        </w:rPr>
      </w:pPr>
    </w:p>
    <w:p w14:paraId="4D4AA913" w14:textId="25A4F634" w:rsidR="001D0CEA" w:rsidRDefault="001D0CEA" w:rsidP="00FB515C">
      <w:pPr>
        <w:pStyle w:val="4"/>
      </w:pPr>
      <w:r w:rsidRPr="00FB515C">
        <w:rPr>
          <w:rFonts w:eastAsiaTheme="majorEastAsia" w:cstheme="majorBidi"/>
          <w:b/>
          <w:i w:val="0"/>
          <w:caps w:val="0"/>
          <w:sz w:val="24"/>
          <w:szCs w:val="24"/>
        </w:rPr>
        <w:t>Шаг процесса 10.06.0</w:t>
      </w:r>
      <w:r w:rsidR="00C35E81" w:rsidRPr="00FB515C">
        <w:rPr>
          <w:rFonts w:eastAsiaTheme="majorEastAsia" w:cstheme="majorBidi"/>
          <w:b/>
          <w:i w:val="0"/>
          <w:caps w:val="0"/>
          <w:sz w:val="24"/>
          <w:szCs w:val="24"/>
        </w:rPr>
        <w:t>3</w:t>
      </w:r>
      <w:r w:rsidRPr="00FB515C">
        <w:rPr>
          <w:rFonts w:eastAsiaTheme="majorEastAsia" w:cstheme="majorBidi"/>
          <w:b/>
          <w:i w:val="0"/>
          <w:caps w:val="0"/>
          <w:sz w:val="24"/>
          <w:szCs w:val="24"/>
        </w:rPr>
        <w:t>.</w:t>
      </w:r>
      <w:r w:rsidR="00FB515C" w:rsidRPr="00AE12DE">
        <w:rPr>
          <w:rFonts w:eastAsiaTheme="majorEastAsia" w:cstheme="majorBidi"/>
          <w:b/>
          <w:i w:val="0"/>
          <w:caps w:val="0"/>
          <w:sz w:val="24"/>
          <w:szCs w:val="24"/>
        </w:rPr>
        <w:t>1</w:t>
      </w:r>
      <w:r w:rsidR="00FB515C" w:rsidRPr="00FB515C">
        <w:rPr>
          <w:rFonts w:eastAsiaTheme="majorEastAsia" w:cstheme="majorBidi"/>
          <w:b/>
          <w:i w:val="0"/>
          <w:caps w:val="0"/>
          <w:sz w:val="24"/>
          <w:szCs w:val="24"/>
        </w:rPr>
        <w:t xml:space="preserve">0 </w:t>
      </w:r>
      <w:r w:rsidRPr="00FB515C">
        <w:rPr>
          <w:rFonts w:eastAsiaTheme="majorEastAsia" w:cstheme="majorBidi"/>
          <w:b/>
          <w:i w:val="0"/>
          <w:caps w:val="0"/>
          <w:sz w:val="24"/>
          <w:szCs w:val="24"/>
        </w:rPr>
        <w:t xml:space="preserve">– </w:t>
      </w:r>
      <w:r w:rsidR="00C35E81" w:rsidRPr="00FB515C">
        <w:rPr>
          <w:rFonts w:eastAsiaTheme="majorEastAsia" w:cstheme="majorBidi"/>
          <w:b/>
          <w:i w:val="0"/>
          <w:caps w:val="0"/>
          <w:sz w:val="24"/>
          <w:szCs w:val="24"/>
        </w:rPr>
        <w:t>Проверка доступности транспортных средств</w:t>
      </w:r>
    </w:p>
    <w:p w14:paraId="44452A06" w14:textId="77777777" w:rsidR="0010090F" w:rsidRDefault="0010090F" w:rsidP="0010090F">
      <w:pPr>
        <w:rPr>
          <w:rFonts w:eastAsiaTheme="majorEastAsia"/>
        </w:rPr>
      </w:pPr>
    </w:p>
    <w:p w14:paraId="2C6A0624" w14:textId="4A4355BF" w:rsidR="00A51875" w:rsidRDefault="00A51875" w:rsidP="00FB515C">
      <w:pPr>
        <w:spacing w:after="240" w:line="276" w:lineRule="auto"/>
        <w:ind w:firstLine="567"/>
        <w:rPr>
          <w:rFonts w:ascii="Arial" w:hAnsi="Arial" w:cs="Arial"/>
          <w:szCs w:val="24"/>
        </w:rPr>
      </w:pPr>
      <w:r w:rsidRPr="00A51875">
        <w:rPr>
          <w:rFonts w:ascii="Arial" w:hAnsi="Arial" w:cs="Arial"/>
          <w:szCs w:val="24"/>
        </w:rPr>
        <w:t xml:space="preserve">На данном шаге процесса специалист с ролью «Диспетчер» </w:t>
      </w:r>
      <w:r w:rsidR="00FB515C">
        <w:rPr>
          <w:rFonts w:ascii="Arial" w:hAnsi="Arial" w:cs="Arial"/>
          <w:szCs w:val="24"/>
        </w:rPr>
        <w:t xml:space="preserve">проверяет доступность </w:t>
      </w:r>
      <w:r w:rsidR="00FB515C" w:rsidRPr="00A51875">
        <w:rPr>
          <w:rFonts w:ascii="Arial" w:hAnsi="Arial" w:cs="Arial"/>
          <w:szCs w:val="24"/>
        </w:rPr>
        <w:t>транспортно</w:t>
      </w:r>
      <w:r w:rsidR="00FB515C">
        <w:rPr>
          <w:rFonts w:ascii="Arial" w:hAnsi="Arial" w:cs="Arial"/>
          <w:szCs w:val="24"/>
        </w:rPr>
        <w:t>го</w:t>
      </w:r>
      <w:r w:rsidR="00FB515C" w:rsidRPr="00A51875">
        <w:rPr>
          <w:rFonts w:ascii="Arial" w:hAnsi="Arial" w:cs="Arial"/>
          <w:szCs w:val="24"/>
        </w:rPr>
        <w:t xml:space="preserve"> средств</w:t>
      </w:r>
      <w:r w:rsidR="00FB515C">
        <w:rPr>
          <w:rFonts w:ascii="Arial" w:hAnsi="Arial" w:cs="Arial"/>
          <w:szCs w:val="24"/>
        </w:rPr>
        <w:t>а</w:t>
      </w:r>
      <w:r w:rsidRPr="00A51875">
        <w:rPr>
          <w:rFonts w:ascii="Arial" w:hAnsi="Arial" w:cs="Arial"/>
          <w:szCs w:val="24"/>
        </w:rPr>
        <w:t xml:space="preserve">. Информация о доступности транспортного средства в системе </w:t>
      </w:r>
      <w:r w:rsidRPr="00A51875">
        <w:rPr>
          <w:rFonts w:ascii="Arial" w:hAnsi="Arial" w:cs="Arial"/>
          <w:szCs w:val="24"/>
        </w:rPr>
        <w:lastRenderedPageBreak/>
        <w:t xml:space="preserve">SAP S/4HANA, реализуется с помощью пользовательской разработки по проверке доступности транспортного средства (данное ТС уже присвоено открытой заявке, неудовлетворительного технического состояния и даты прохождения очередного ТО. </w:t>
      </w:r>
      <w:r w:rsidRPr="00FB515C">
        <w:rPr>
          <w:rFonts w:ascii="Arial" w:hAnsi="Arial" w:cs="Arial"/>
          <w:szCs w:val="24"/>
        </w:rPr>
        <w:t>Код в реестре разработок MM66</w:t>
      </w:r>
      <w:r w:rsidR="00FB515C">
        <w:rPr>
          <w:rFonts w:ascii="Arial" w:hAnsi="Arial" w:cs="Arial"/>
          <w:szCs w:val="24"/>
        </w:rPr>
        <w:t>.01</w:t>
      </w:r>
      <w:r w:rsidRPr="00A51875">
        <w:rPr>
          <w:rFonts w:ascii="Arial" w:hAnsi="Arial" w:cs="Arial"/>
          <w:szCs w:val="24"/>
        </w:rPr>
        <w:t>).</w:t>
      </w:r>
    </w:p>
    <w:p w14:paraId="7A7A645F" w14:textId="77777777" w:rsidR="009F7C6A" w:rsidRPr="00A51875" w:rsidRDefault="009F7C6A">
      <w:pPr>
        <w:spacing w:after="240" w:line="276" w:lineRule="auto"/>
        <w:ind w:firstLine="567"/>
        <w:rPr>
          <w:rFonts w:ascii="Arial" w:hAnsi="Arial" w:cs="Arial"/>
          <w:szCs w:val="24"/>
        </w:rPr>
      </w:pPr>
      <w:r>
        <w:rPr>
          <w:rFonts w:ascii="Arial" w:hAnsi="Arial" w:cs="Arial"/>
          <w:szCs w:val="24"/>
        </w:rPr>
        <w:t xml:space="preserve">Если произошла поломка транспортного средства до выхода на линию, Диспетчер проверяет доступность транспортных средств и назначает во Фрахтовом заказе новое ТС. </w:t>
      </w:r>
    </w:p>
    <w:p w14:paraId="1DDF933B" w14:textId="368E776E" w:rsidR="009B406B" w:rsidRPr="00FB515C" w:rsidRDefault="00A51875">
      <w:pPr>
        <w:spacing w:after="240" w:line="276" w:lineRule="auto"/>
        <w:ind w:firstLine="567"/>
        <w:rPr>
          <w:rFonts w:ascii="Arial" w:hAnsi="Arial" w:cs="Arial"/>
          <w:szCs w:val="24"/>
        </w:rPr>
      </w:pPr>
      <w:bookmarkStart w:id="1368" w:name="_Hlk522537944"/>
      <w:r w:rsidRPr="00A51875">
        <w:rPr>
          <w:rFonts w:ascii="Arial" w:hAnsi="Arial" w:cs="Arial"/>
          <w:szCs w:val="24"/>
        </w:rPr>
        <w:t xml:space="preserve">В случае невозможности удовлетворения заявки собственным транспортом, специалист с ролью «Диспетчер», устанавливает пользовательский статус </w:t>
      </w:r>
      <w:r w:rsidR="00FB515C">
        <w:rPr>
          <w:rFonts w:ascii="Arial" w:hAnsi="Arial" w:cs="Arial"/>
          <w:szCs w:val="24"/>
        </w:rPr>
        <w:t>во Фрахтовом заказе «Нет доступных ТС» и связывается с Заявителем потребности в ТС о необходимости изменения сроков исполнения заявки</w:t>
      </w:r>
      <w:r w:rsidR="00C032E7">
        <w:rPr>
          <w:rFonts w:ascii="Arial" w:hAnsi="Arial" w:cs="Arial"/>
          <w:szCs w:val="24"/>
        </w:rPr>
        <w:t>.</w:t>
      </w:r>
      <w:r w:rsidR="00FB515C">
        <w:rPr>
          <w:rFonts w:ascii="Arial" w:hAnsi="Arial" w:cs="Arial"/>
          <w:szCs w:val="24"/>
        </w:rPr>
        <w:t xml:space="preserve">  В случае невозможности переноса сроков, Диспетчер</w:t>
      </w:r>
      <w:r w:rsidR="009366BE">
        <w:rPr>
          <w:rFonts w:ascii="Arial" w:hAnsi="Arial" w:cs="Arial"/>
          <w:szCs w:val="24"/>
        </w:rPr>
        <w:t xml:space="preserve"> осуществляет поиск</w:t>
      </w:r>
      <w:r w:rsidR="009366BE" w:rsidRPr="009366BE">
        <w:rPr>
          <w:rFonts w:ascii="Arial" w:hAnsi="Arial" w:cs="Arial"/>
          <w:szCs w:val="24"/>
        </w:rPr>
        <w:t xml:space="preserve"> у подрядчика наличия свободных ТС, при отсутствии ТС у подрядчика</w:t>
      </w:r>
      <w:r w:rsidR="009366BE">
        <w:rPr>
          <w:rFonts w:ascii="Arial" w:hAnsi="Arial" w:cs="Arial"/>
          <w:szCs w:val="24"/>
        </w:rPr>
        <w:t>,</w:t>
      </w:r>
      <w:r w:rsidR="009366BE" w:rsidRPr="009366BE">
        <w:rPr>
          <w:rFonts w:ascii="Arial" w:hAnsi="Arial" w:cs="Arial"/>
          <w:szCs w:val="24"/>
        </w:rPr>
        <w:t xml:space="preserve"> производится перепланирование сроков транспортировки с учётом планируемого подхода свободных ТС.</w:t>
      </w:r>
      <w:r w:rsidR="009366BE">
        <w:rPr>
          <w:rFonts w:ascii="Arial" w:hAnsi="Arial" w:cs="Arial"/>
          <w:szCs w:val="24"/>
        </w:rPr>
        <w:t xml:space="preserve"> Боле</w:t>
      </w:r>
      <w:r w:rsidR="00743E31">
        <w:rPr>
          <w:rFonts w:ascii="Arial" w:hAnsi="Arial" w:cs="Arial"/>
          <w:szCs w:val="24"/>
        </w:rPr>
        <w:t>е</w:t>
      </w:r>
      <w:r w:rsidR="009366BE">
        <w:rPr>
          <w:rFonts w:ascii="Arial" w:hAnsi="Arial" w:cs="Arial"/>
          <w:szCs w:val="24"/>
        </w:rPr>
        <w:t xml:space="preserve"> подробно об этом описано в шагах </w:t>
      </w:r>
      <w:r w:rsidR="009366BE" w:rsidRPr="00A51875">
        <w:rPr>
          <w:rFonts w:ascii="Arial" w:hAnsi="Arial" w:cs="Arial"/>
          <w:szCs w:val="24"/>
        </w:rPr>
        <w:t>процесса</w:t>
      </w:r>
      <w:r w:rsidRPr="00FB515C">
        <w:rPr>
          <w:rFonts w:ascii="Arial" w:hAnsi="Arial" w:cs="Arial"/>
          <w:szCs w:val="24"/>
        </w:rPr>
        <w:t xml:space="preserve"> </w:t>
      </w:r>
      <w:r w:rsidRPr="00A51875">
        <w:rPr>
          <w:rFonts w:ascii="Arial" w:hAnsi="Arial" w:cs="Arial"/>
          <w:szCs w:val="24"/>
        </w:rPr>
        <w:t xml:space="preserve">ПП-10.06.02-ERP «Оперативное управление транспортировкой». </w:t>
      </w:r>
      <w:bookmarkEnd w:id="1368"/>
    </w:p>
    <w:p w14:paraId="25200997" w14:textId="1EAF781E" w:rsidR="00C35E81" w:rsidRDefault="00C35E81" w:rsidP="00C35E81">
      <w:pPr>
        <w:pStyle w:val="a7"/>
        <w:jc w:val="right"/>
        <w:rPr>
          <w:rFonts w:ascii="Arial" w:hAnsi="Arial" w:cs="Arial"/>
          <w:b/>
          <w:sz w:val="22"/>
        </w:rPr>
      </w:pPr>
      <w:r w:rsidRPr="00916FAB">
        <w:rPr>
          <w:rFonts w:ascii="Arial" w:hAnsi="Arial" w:cs="Arial"/>
          <w:b/>
          <w:sz w:val="22"/>
        </w:rPr>
        <w:t xml:space="preserve">Таблица </w:t>
      </w:r>
      <w:del w:id="1369" w:author="Savinskaya Yulia" w:date="2021-02-25T11:27:00Z">
        <w:r w:rsidR="00A8007A" w:rsidRPr="00916FAB" w:rsidDel="006107AB">
          <w:rPr>
            <w:rFonts w:ascii="Arial" w:hAnsi="Arial" w:cs="Arial"/>
            <w:b/>
            <w:sz w:val="22"/>
          </w:rPr>
          <w:fldChar w:fldCharType="begin"/>
        </w:r>
        <w:r w:rsidR="00A8007A" w:rsidRPr="00916FAB" w:rsidDel="006107AB">
          <w:rPr>
            <w:rFonts w:ascii="Arial" w:hAnsi="Arial" w:cs="Arial"/>
            <w:b/>
            <w:sz w:val="22"/>
          </w:rPr>
          <w:delInstrText xml:space="preserve"> SEQ Таблица \* ARABIC </w:delInstrText>
        </w:r>
        <w:r w:rsidR="00A8007A" w:rsidRPr="00916FAB" w:rsidDel="006107AB">
          <w:rPr>
            <w:rFonts w:ascii="Arial" w:hAnsi="Arial" w:cs="Arial"/>
            <w:b/>
            <w:sz w:val="22"/>
          </w:rPr>
          <w:fldChar w:fldCharType="separate"/>
        </w:r>
        <w:r w:rsidR="00A8007A" w:rsidDel="006107AB">
          <w:rPr>
            <w:rFonts w:ascii="Arial" w:hAnsi="Arial" w:cs="Arial"/>
            <w:b/>
            <w:noProof/>
            <w:sz w:val="22"/>
          </w:rPr>
          <w:delText>33</w:delText>
        </w:r>
        <w:r w:rsidR="00A8007A" w:rsidRPr="00916FAB" w:rsidDel="006107AB">
          <w:rPr>
            <w:rFonts w:ascii="Arial" w:hAnsi="Arial" w:cs="Arial"/>
            <w:b/>
            <w:sz w:val="22"/>
          </w:rPr>
          <w:fldChar w:fldCharType="end"/>
        </w:r>
      </w:del>
      <w:ins w:id="1370" w:author="Savinskaya Yulia" w:date="2021-02-25T11:27:00Z">
        <w:r w:rsidR="006107AB" w:rsidRPr="00916FAB">
          <w:rPr>
            <w:rFonts w:ascii="Arial" w:hAnsi="Arial" w:cs="Arial"/>
            <w:b/>
            <w:sz w:val="22"/>
          </w:rPr>
          <w:fldChar w:fldCharType="begin"/>
        </w:r>
        <w:r w:rsidR="006107AB" w:rsidRPr="00916FAB">
          <w:rPr>
            <w:rFonts w:ascii="Arial" w:hAnsi="Arial" w:cs="Arial"/>
            <w:b/>
            <w:sz w:val="22"/>
          </w:rPr>
          <w:instrText xml:space="preserve"> SEQ Таблица \* ARABIC </w:instrText>
        </w:r>
        <w:r w:rsidR="006107AB" w:rsidRPr="00916FAB">
          <w:rPr>
            <w:rFonts w:ascii="Arial" w:hAnsi="Arial" w:cs="Arial"/>
            <w:b/>
            <w:sz w:val="22"/>
          </w:rPr>
          <w:fldChar w:fldCharType="separate"/>
        </w:r>
        <w:r w:rsidR="006107AB">
          <w:rPr>
            <w:rFonts w:ascii="Arial" w:hAnsi="Arial" w:cs="Arial"/>
            <w:b/>
            <w:noProof/>
            <w:sz w:val="22"/>
          </w:rPr>
          <w:t>3</w:t>
        </w:r>
      </w:ins>
      <w:ins w:id="1371" w:author="Savinskaya Yulia" w:date="2021-02-25T15:28:00Z">
        <w:r w:rsidR="00F31DDE">
          <w:rPr>
            <w:rFonts w:ascii="Arial" w:hAnsi="Arial" w:cs="Arial"/>
            <w:b/>
            <w:noProof/>
            <w:sz w:val="22"/>
          </w:rPr>
          <w:t>7</w:t>
        </w:r>
      </w:ins>
      <w:ins w:id="1372" w:author="Savinskaya Yulia" w:date="2021-02-25T11:27:00Z">
        <w:r w:rsidR="006107AB" w:rsidRPr="00916FAB">
          <w:rPr>
            <w:rFonts w:ascii="Arial" w:hAnsi="Arial" w:cs="Arial"/>
            <w:b/>
            <w:sz w:val="22"/>
          </w:rPr>
          <w:fldChar w:fldCharType="end"/>
        </w:r>
      </w:ins>
      <w:r w:rsidRPr="00916FAB">
        <w:rPr>
          <w:rFonts w:ascii="Arial" w:hAnsi="Arial" w:cs="Arial"/>
          <w:b/>
          <w:sz w:val="22"/>
        </w:rPr>
        <w:t xml:space="preserve">. Описание </w:t>
      </w:r>
      <w:r>
        <w:rPr>
          <w:rFonts w:ascii="Arial" w:hAnsi="Arial" w:cs="Arial"/>
          <w:b/>
          <w:sz w:val="22"/>
        </w:rPr>
        <w:t>шага «Проверка доступности транспортных средств»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C35E81" w14:paraId="7CDE2E1B" w14:textId="77777777" w:rsidTr="00C35E81">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91CA073" w14:textId="77777777" w:rsidR="00C35E81" w:rsidRDefault="00C35E81" w:rsidP="00C35E81">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A443744" w14:textId="77777777" w:rsidR="00C35E81" w:rsidRDefault="00C35E81" w:rsidP="00C35E81">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6608FD39" w14:textId="77777777" w:rsidR="00C35E81" w:rsidRDefault="00C35E81" w:rsidP="00C35E81">
            <w:pPr>
              <w:pStyle w:val="h"/>
              <w:spacing w:before="45" w:after="45"/>
              <w:rPr>
                <w:noProof/>
                <w:szCs w:val="24"/>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1E76587" w14:textId="77777777" w:rsidR="00C35E81" w:rsidRDefault="00C35E81" w:rsidP="00C35E81">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52E9C26" w14:textId="77777777" w:rsidR="00C35E81" w:rsidRDefault="00C35E81" w:rsidP="00C35E81">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082928D0" w14:textId="77777777" w:rsidR="00C35E81" w:rsidRDefault="00C35E81" w:rsidP="00C35E81">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E0F7739" w14:textId="77777777" w:rsidR="00C35E81" w:rsidRDefault="00C35E81" w:rsidP="00C35E81">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25DA05F" w14:textId="77777777" w:rsidR="00C35E81" w:rsidRDefault="00C35E81" w:rsidP="00C35E81">
            <w:pPr>
              <w:pStyle w:val="h"/>
              <w:spacing w:before="45" w:after="45"/>
              <w:rPr>
                <w:noProof/>
                <w:szCs w:val="24"/>
              </w:rPr>
            </w:pPr>
            <w:r>
              <w:rPr>
                <w:noProof/>
                <w:szCs w:val="24"/>
              </w:rPr>
              <w:t>Выход</w:t>
            </w:r>
          </w:p>
        </w:tc>
      </w:tr>
      <w:tr w:rsidR="00C35E81" w:rsidRPr="00EA69E2" w14:paraId="7D2A055F" w14:textId="77777777" w:rsidTr="00C35E81">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29BBA97" w14:textId="18E35FC8" w:rsidR="00C35E81" w:rsidRPr="00EA69E2" w:rsidRDefault="00C35E81" w:rsidP="00C8745C">
            <w:pPr>
              <w:pStyle w:val="bbb"/>
              <w:spacing w:before="45" w:after="45"/>
              <w:rPr>
                <w:sz w:val="20"/>
              </w:rPr>
            </w:pPr>
            <w:r w:rsidRPr="00EA69E2">
              <w:rPr>
                <w:sz w:val="20"/>
              </w:rPr>
              <w:t>10.06.03.</w:t>
            </w:r>
            <w:r w:rsidR="00A8007A">
              <w:rPr>
                <w:sz w:val="20"/>
              </w:rPr>
              <w:t>1</w:t>
            </w:r>
            <w:r w:rsidR="00A8007A" w:rsidRPr="00EA69E2">
              <w:rPr>
                <w:sz w:val="20"/>
              </w:rPr>
              <w:t>0</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B522B90" w14:textId="77777777" w:rsidR="00C35E81" w:rsidRPr="00EA69E2" w:rsidRDefault="00C35E81" w:rsidP="00C35E81">
            <w:pPr>
              <w:pStyle w:val="bbb"/>
              <w:spacing w:before="45" w:after="45"/>
              <w:rPr>
                <w:sz w:val="20"/>
              </w:rPr>
            </w:pPr>
            <w:r w:rsidRPr="00EA69E2">
              <w:rPr>
                <w:sz w:val="20"/>
              </w:rPr>
              <w:t>Проверка доступности транспортных средств</w:t>
            </w:r>
          </w:p>
        </w:tc>
        <w:tc>
          <w:tcPr>
            <w:tcW w:w="557" w:type="pct"/>
            <w:tcBorders>
              <w:top w:val="single" w:sz="6" w:space="0" w:color="000000"/>
              <w:left w:val="single" w:sz="6" w:space="0" w:color="000000"/>
              <w:bottom w:val="single" w:sz="6" w:space="0" w:color="000000"/>
              <w:right w:val="single" w:sz="6" w:space="0" w:color="000000"/>
            </w:tcBorders>
          </w:tcPr>
          <w:p w14:paraId="7A5E2520" w14:textId="65DE38A5" w:rsidR="00C35E81" w:rsidRPr="00AE12DE" w:rsidRDefault="00A8007A" w:rsidP="00C35E81">
            <w:pPr>
              <w:pStyle w:val="bbb"/>
              <w:spacing w:before="45" w:after="45"/>
              <w:rPr>
                <w:sz w:val="20"/>
                <w:lang w:val="en-US"/>
              </w:rPr>
            </w:pPr>
            <w:r>
              <w:rPr>
                <w:sz w:val="20"/>
                <w:lang w:val="en-US"/>
              </w:rPr>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8C33976" w14:textId="19300C9A" w:rsidR="00C35E81" w:rsidRPr="00EA69E2" w:rsidRDefault="00C35E81" w:rsidP="00C8745C">
            <w:pPr>
              <w:pStyle w:val="bbb"/>
              <w:spacing w:before="45" w:after="45"/>
              <w:rPr>
                <w:sz w:val="20"/>
              </w:rPr>
            </w:pPr>
            <w:r w:rsidRPr="00EA69E2">
              <w:rPr>
                <w:sz w:val="20"/>
              </w:rPr>
              <w:t xml:space="preserve">Проверка доступности транспортных средств. В случае недостатка собственных ТС, </w:t>
            </w:r>
            <w:r w:rsidR="00A8007A">
              <w:rPr>
                <w:sz w:val="20"/>
              </w:rPr>
              <w:t>корректировка сроков или использование ТС подрядчика</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48008A8" w14:textId="77777777" w:rsidR="00C35E81" w:rsidRPr="00EA69E2" w:rsidRDefault="00334C8A" w:rsidP="00C35E81">
            <w:pPr>
              <w:pStyle w:val="bbb"/>
              <w:spacing w:before="45" w:after="45"/>
              <w:rPr>
                <w:sz w:val="20"/>
              </w:rPr>
            </w:pPr>
            <w:r>
              <w:rPr>
                <w:sz w:val="20"/>
              </w:rPr>
              <w:t>Диспетчер</w:t>
            </w:r>
          </w:p>
        </w:tc>
        <w:tc>
          <w:tcPr>
            <w:tcW w:w="626" w:type="pct"/>
            <w:tcBorders>
              <w:top w:val="single" w:sz="6" w:space="0" w:color="000000"/>
              <w:left w:val="single" w:sz="6" w:space="0" w:color="000000"/>
              <w:bottom w:val="single" w:sz="6" w:space="0" w:color="000000"/>
              <w:right w:val="single" w:sz="6" w:space="0" w:color="000000"/>
            </w:tcBorders>
          </w:tcPr>
          <w:p w14:paraId="7ED8F5FC" w14:textId="7C388103" w:rsidR="00C35E81" w:rsidRDefault="00A8007A" w:rsidP="00C35E81">
            <w:pPr>
              <w:pStyle w:val="bbb"/>
              <w:spacing w:before="45" w:after="45"/>
              <w:rPr>
                <w:sz w:val="20"/>
              </w:rPr>
            </w:pPr>
            <w:r w:rsidRPr="00A8007A">
              <w:rPr>
                <w:sz w:val="20"/>
              </w:rPr>
              <w:t>Запланирована внешняя транспортировка собственным транспортом</w:t>
            </w:r>
          </w:p>
          <w:p w14:paraId="6461C665" w14:textId="77777777" w:rsidR="00A8007A" w:rsidRPr="00EA69E2" w:rsidRDefault="00A8007A" w:rsidP="00C35E81">
            <w:pPr>
              <w:pStyle w:val="bbb"/>
              <w:spacing w:before="45" w:after="45"/>
              <w:rPr>
                <w:sz w:val="20"/>
              </w:rPr>
            </w:pPr>
            <w:r w:rsidRPr="00A8007A">
              <w:rPr>
                <w:sz w:val="20"/>
              </w:rPr>
              <w:t>Запланирована внутренняя транспортировка собственным транспортом</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60508A8" w14:textId="1EBA4F52" w:rsidR="00C35E81" w:rsidRDefault="00A8007A" w:rsidP="00C35E81">
            <w:pPr>
              <w:pStyle w:val="bbb"/>
              <w:spacing w:before="45" w:after="45"/>
              <w:rPr>
                <w:sz w:val="20"/>
              </w:rPr>
            </w:pPr>
            <w:r w:rsidRPr="00AE12DE">
              <w:t>Путевой лист (Утвержден</w:t>
            </w:r>
            <w:r>
              <w:rPr>
                <w:sz w:val="20"/>
              </w:rPr>
              <w:t>)</w:t>
            </w:r>
          </w:p>
          <w:p w14:paraId="5A29C116" w14:textId="77777777" w:rsidR="00A8007A" w:rsidRPr="00EA69E2" w:rsidRDefault="00A8007A" w:rsidP="00C35E81">
            <w:pPr>
              <w:pStyle w:val="bbb"/>
              <w:spacing w:before="45" w:after="45"/>
              <w:rPr>
                <w:sz w:val="20"/>
              </w:rPr>
            </w:pPr>
            <w:r>
              <w:rPr>
                <w:sz w:val="20"/>
              </w:rPr>
              <w:t>Справочник ТС</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EE161B4" w14:textId="77777777" w:rsidR="00A8007A" w:rsidRDefault="00A8007A" w:rsidP="00A8007A">
            <w:pPr>
              <w:pStyle w:val="bbb"/>
              <w:spacing w:before="45" w:after="45"/>
              <w:rPr>
                <w:sz w:val="20"/>
              </w:rPr>
            </w:pPr>
            <w:r w:rsidRPr="002B5F19">
              <w:t>Путевой лист (Утвержден</w:t>
            </w:r>
            <w:r>
              <w:rPr>
                <w:sz w:val="20"/>
              </w:rPr>
              <w:t>)</w:t>
            </w:r>
          </w:p>
          <w:p w14:paraId="5246B211" w14:textId="77777777" w:rsidR="00BE4928" w:rsidRPr="00EA69E2" w:rsidRDefault="00BE4928" w:rsidP="00BE4928">
            <w:pPr>
              <w:pStyle w:val="bbb"/>
              <w:spacing w:before="45" w:after="45"/>
              <w:rPr>
                <w:sz w:val="20"/>
              </w:rPr>
            </w:pPr>
          </w:p>
        </w:tc>
      </w:tr>
    </w:tbl>
    <w:p w14:paraId="501D0D7D" w14:textId="77777777" w:rsidR="00C35E81" w:rsidRPr="001D0CEA" w:rsidRDefault="00C35E81" w:rsidP="001D0CEA">
      <w:pPr>
        <w:rPr>
          <w:rFonts w:eastAsiaTheme="majorEastAsia"/>
        </w:rPr>
      </w:pPr>
    </w:p>
    <w:p w14:paraId="059B578B" w14:textId="77777777" w:rsidR="00C35E81" w:rsidRPr="00C35E81" w:rsidRDefault="00C35E81" w:rsidP="00C35E81">
      <w:pPr>
        <w:rPr>
          <w:rFonts w:eastAsiaTheme="majorEastAsia"/>
        </w:rPr>
      </w:pPr>
    </w:p>
    <w:p w14:paraId="337A2EE3" w14:textId="58980915" w:rsidR="001D0CEA" w:rsidRDefault="001D0CEA" w:rsidP="001D0CEA">
      <w:pPr>
        <w:pStyle w:val="4"/>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10.06.0</w:t>
      </w:r>
      <w:r w:rsidR="00C35E81">
        <w:rPr>
          <w:rFonts w:eastAsiaTheme="majorEastAsia" w:cstheme="majorBidi"/>
          <w:b/>
          <w:i w:val="0"/>
          <w:caps w:val="0"/>
          <w:sz w:val="24"/>
          <w:szCs w:val="24"/>
        </w:rPr>
        <w:t>3</w:t>
      </w:r>
      <w:r>
        <w:rPr>
          <w:rFonts w:eastAsiaTheme="majorEastAsia" w:cstheme="majorBidi"/>
          <w:b/>
          <w:i w:val="0"/>
          <w:caps w:val="0"/>
          <w:sz w:val="24"/>
          <w:szCs w:val="24"/>
        </w:rPr>
        <w:t>.</w:t>
      </w:r>
      <w:r w:rsidR="00A8007A">
        <w:rPr>
          <w:rFonts w:eastAsiaTheme="majorEastAsia" w:cstheme="majorBidi"/>
          <w:b/>
          <w:i w:val="0"/>
          <w:caps w:val="0"/>
          <w:sz w:val="24"/>
          <w:szCs w:val="24"/>
        </w:rPr>
        <w:t>20</w:t>
      </w:r>
      <w:r w:rsidR="00A8007A" w:rsidRPr="0012135C">
        <w:rPr>
          <w:rFonts w:eastAsiaTheme="majorEastAsia" w:cstheme="majorBidi"/>
          <w:b/>
          <w:i w:val="0"/>
          <w:caps w:val="0"/>
          <w:sz w:val="24"/>
          <w:szCs w:val="24"/>
        </w:rPr>
        <w:t xml:space="preserve"> </w:t>
      </w:r>
      <w:r w:rsidRPr="0012135C">
        <w:rPr>
          <w:rFonts w:eastAsiaTheme="majorEastAsia" w:cstheme="majorBidi"/>
          <w:b/>
          <w:i w:val="0"/>
          <w:caps w:val="0"/>
          <w:sz w:val="24"/>
          <w:szCs w:val="24"/>
        </w:rPr>
        <w:t xml:space="preserve">– </w:t>
      </w:r>
      <w:r w:rsidR="00C35E81">
        <w:rPr>
          <w:rFonts w:eastAsiaTheme="majorEastAsia" w:cstheme="majorBidi"/>
          <w:b/>
          <w:i w:val="0"/>
          <w:caps w:val="0"/>
          <w:sz w:val="24"/>
          <w:szCs w:val="24"/>
        </w:rPr>
        <w:t xml:space="preserve">Назначение водителя ТС. </w:t>
      </w:r>
      <w:ins w:id="1373" w:author="Savinskaya Yulia" w:date="2021-02-25T14:44:00Z">
        <w:r w:rsidR="00FF1734">
          <w:rPr>
            <w:rFonts w:eastAsiaTheme="majorEastAsia" w:cstheme="majorBidi"/>
            <w:b/>
            <w:i w:val="0"/>
            <w:caps w:val="0"/>
            <w:sz w:val="24"/>
            <w:szCs w:val="24"/>
          </w:rPr>
          <w:t xml:space="preserve">Открытие и </w:t>
        </w:r>
      </w:ins>
      <w:del w:id="1374" w:author="Savinskaya Yulia" w:date="2021-02-25T14:44:00Z">
        <w:r w:rsidR="00C35E81" w:rsidDel="00FF1734">
          <w:rPr>
            <w:rFonts w:eastAsiaTheme="majorEastAsia" w:cstheme="majorBidi"/>
            <w:b/>
            <w:i w:val="0"/>
            <w:caps w:val="0"/>
            <w:sz w:val="24"/>
            <w:szCs w:val="24"/>
          </w:rPr>
          <w:delText>П</w:delText>
        </w:r>
      </w:del>
      <w:ins w:id="1375" w:author="Savinskaya Yulia" w:date="2021-02-25T14:44:00Z">
        <w:r w:rsidR="00FF1734">
          <w:rPr>
            <w:rFonts w:eastAsiaTheme="majorEastAsia" w:cstheme="majorBidi"/>
            <w:b/>
            <w:i w:val="0"/>
            <w:caps w:val="0"/>
            <w:sz w:val="24"/>
            <w:szCs w:val="24"/>
          </w:rPr>
          <w:t>п</w:t>
        </w:r>
      </w:ins>
      <w:r w:rsidR="00C35E81">
        <w:rPr>
          <w:rFonts w:eastAsiaTheme="majorEastAsia" w:cstheme="majorBidi"/>
          <w:b/>
          <w:i w:val="0"/>
          <w:caps w:val="0"/>
          <w:sz w:val="24"/>
          <w:szCs w:val="24"/>
        </w:rPr>
        <w:t>ечать путевого листа</w:t>
      </w:r>
    </w:p>
    <w:p w14:paraId="71658790" w14:textId="77777777" w:rsidR="00C35E81" w:rsidRDefault="00C35E81" w:rsidP="00C35E81">
      <w:pPr>
        <w:rPr>
          <w:rFonts w:eastAsiaTheme="majorEastAsia"/>
        </w:rPr>
      </w:pPr>
    </w:p>
    <w:p w14:paraId="5F0E9BFE" w14:textId="11572A6A" w:rsidR="00794B74" w:rsidRDefault="001337C0" w:rsidP="00A8007A">
      <w:pPr>
        <w:spacing w:after="240" w:line="276" w:lineRule="auto"/>
        <w:ind w:firstLine="567"/>
        <w:rPr>
          <w:rFonts w:ascii="Arial" w:hAnsi="Arial" w:cs="Arial"/>
          <w:szCs w:val="24"/>
        </w:rPr>
      </w:pPr>
      <w:r w:rsidRPr="001337C0">
        <w:rPr>
          <w:rFonts w:ascii="Arial" w:hAnsi="Arial" w:cs="Arial"/>
          <w:szCs w:val="24"/>
        </w:rPr>
        <w:t xml:space="preserve">На данном шаге процесса специалист с ролью «Диспетчер» назначает водителя </w:t>
      </w:r>
      <w:r w:rsidR="00A8007A">
        <w:rPr>
          <w:rFonts w:ascii="Arial" w:hAnsi="Arial" w:cs="Arial"/>
          <w:szCs w:val="24"/>
        </w:rPr>
        <w:t xml:space="preserve">во Фрахтовом заказе </w:t>
      </w:r>
      <w:r w:rsidRPr="001337C0">
        <w:rPr>
          <w:rFonts w:ascii="Arial" w:hAnsi="Arial" w:cs="Arial"/>
          <w:szCs w:val="24"/>
        </w:rPr>
        <w:t xml:space="preserve">к транспортному средству. Назначение водителя происходит путем добавления </w:t>
      </w:r>
      <w:r w:rsidR="00A8007A">
        <w:rPr>
          <w:rFonts w:ascii="Arial" w:hAnsi="Arial" w:cs="Arial"/>
          <w:szCs w:val="24"/>
        </w:rPr>
        <w:t>водителя</w:t>
      </w:r>
      <w:r w:rsidRPr="001337C0">
        <w:rPr>
          <w:rFonts w:ascii="Arial" w:hAnsi="Arial" w:cs="Arial"/>
          <w:szCs w:val="24"/>
        </w:rPr>
        <w:t xml:space="preserve"> </w:t>
      </w:r>
      <w:r w:rsidR="00A8007A">
        <w:rPr>
          <w:rFonts w:ascii="Arial" w:hAnsi="Arial" w:cs="Arial"/>
          <w:szCs w:val="24"/>
        </w:rPr>
        <w:t>во Фрахтовом заказе</w:t>
      </w:r>
      <w:r w:rsidRPr="001337C0">
        <w:rPr>
          <w:rFonts w:ascii="Arial" w:hAnsi="Arial" w:cs="Arial"/>
          <w:szCs w:val="24"/>
        </w:rPr>
        <w:t xml:space="preserve">. </w:t>
      </w:r>
      <w:r w:rsidR="008E75FB">
        <w:rPr>
          <w:rFonts w:ascii="Arial" w:hAnsi="Arial" w:cs="Arial"/>
          <w:szCs w:val="24"/>
        </w:rPr>
        <w:t xml:space="preserve">Диспетчер выбирает водителя из справочника по ФИО или табельному номеру. </w:t>
      </w:r>
      <w:r w:rsidRPr="001337C0">
        <w:rPr>
          <w:rFonts w:ascii="Arial" w:hAnsi="Arial" w:cs="Arial"/>
          <w:szCs w:val="24"/>
        </w:rPr>
        <w:t xml:space="preserve">После того, как данные по водителю введены, специалист с ролью «Диспетчер» </w:t>
      </w:r>
      <w:r w:rsidR="00A8007A">
        <w:rPr>
          <w:rFonts w:ascii="Arial" w:hAnsi="Arial" w:cs="Arial"/>
          <w:szCs w:val="24"/>
        </w:rPr>
        <w:t>открывает Путевой лист</w:t>
      </w:r>
      <w:r w:rsidRPr="001337C0">
        <w:rPr>
          <w:rFonts w:ascii="Arial" w:hAnsi="Arial" w:cs="Arial"/>
          <w:szCs w:val="24"/>
        </w:rPr>
        <w:t xml:space="preserve"> и производит печать формы Путевого листа </w:t>
      </w:r>
      <w:r w:rsidRPr="001337C0">
        <w:rPr>
          <w:rFonts w:ascii="Arial" w:hAnsi="Arial" w:cs="Arial"/>
          <w:szCs w:val="24"/>
        </w:rPr>
        <w:lastRenderedPageBreak/>
        <w:t xml:space="preserve">соответствующей категории транспортного средства. В печатной форме Путевого листа будет предусмотрен штриховой код. </w:t>
      </w:r>
    </w:p>
    <w:p w14:paraId="4E8342B4" w14:textId="77777777" w:rsidR="001337C0" w:rsidRDefault="001337C0" w:rsidP="00A8007A">
      <w:pPr>
        <w:spacing w:after="240" w:line="276" w:lineRule="auto"/>
        <w:ind w:firstLine="567"/>
        <w:rPr>
          <w:rFonts w:ascii="Arial" w:hAnsi="Arial" w:cs="Arial"/>
          <w:szCs w:val="24"/>
        </w:rPr>
      </w:pPr>
      <w:r w:rsidRPr="001337C0">
        <w:rPr>
          <w:rFonts w:ascii="Arial" w:hAnsi="Arial" w:cs="Arial"/>
          <w:szCs w:val="24"/>
        </w:rPr>
        <w:t>В случаях, когда транспортные работы оказываются стороннему подрядчику, вместе с путевым листом распечатывается</w:t>
      </w:r>
      <w:r w:rsidR="006D0F09">
        <w:rPr>
          <w:rFonts w:ascii="Arial" w:hAnsi="Arial" w:cs="Arial"/>
          <w:szCs w:val="24"/>
        </w:rPr>
        <w:t>,</w:t>
      </w:r>
      <w:r w:rsidRPr="001337C0">
        <w:rPr>
          <w:rFonts w:ascii="Arial" w:hAnsi="Arial" w:cs="Arial"/>
          <w:szCs w:val="24"/>
        </w:rPr>
        <w:t xml:space="preserve"> и справка ЭСМ-7. </w:t>
      </w:r>
      <w:r w:rsidR="00934969" w:rsidRPr="001337C0">
        <w:rPr>
          <w:rFonts w:ascii="Arial" w:hAnsi="Arial" w:cs="Arial"/>
          <w:szCs w:val="24"/>
        </w:rPr>
        <w:t xml:space="preserve">В печатной форме </w:t>
      </w:r>
      <w:r w:rsidR="00934969">
        <w:rPr>
          <w:rFonts w:ascii="Arial" w:hAnsi="Arial" w:cs="Arial"/>
          <w:szCs w:val="24"/>
        </w:rPr>
        <w:t>справки ЭСМ-7</w:t>
      </w:r>
      <w:r w:rsidR="00934969" w:rsidRPr="001337C0">
        <w:rPr>
          <w:rFonts w:ascii="Arial" w:hAnsi="Arial" w:cs="Arial"/>
          <w:szCs w:val="24"/>
        </w:rPr>
        <w:t xml:space="preserve"> будет предусмотрен штриховой код</w:t>
      </w:r>
      <w:r w:rsidR="00173BF1">
        <w:rPr>
          <w:rFonts w:ascii="Arial" w:hAnsi="Arial" w:cs="Arial"/>
          <w:szCs w:val="24"/>
        </w:rPr>
        <w:t>.</w:t>
      </w:r>
      <w:r w:rsidR="00934969" w:rsidRPr="001337C0">
        <w:rPr>
          <w:rFonts w:ascii="Arial" w:hAnsi="Arial" w:cs="Arial"/>
          <w:szCs w:val="24"/>
        </w:rPr>
        <w:t xml:space="preserve"> </w:t>
      </w:r>
      <w:r w:rsidRPr="001337C0">
        <w:rPr>
          <w:rFonts w:ascii="Arial" w:hAnsi="Arial" w:cs="Arial"/>
          <w:szCs w:val="24"/>
        </w:rPr>
        <w:t>Для этого будут разработаны формуляры форм путевого листа категории транспорта и справки ЭСМ-7 (</w:t>
      </w:r>
      <w:r w:rsidR="006D0F09" w:rsidRPr="00F34D19">
        <w:rPr>
          <w:rFonts w:ascii="Arial" w:hAnsi="Arial" w:cs="Arial"/>
          <w:szCs w:val="24"/>
        </w:rPr>
        <w:t xml:space="preserve">см. таб. 46. </w:t>
      </w:r>
      <w:r w:rsidRPr="00A8007A">
        <w:rPr>
          <w:rFonts w:ascii="Arial" w:hAnsi="Arial" w:cs="Arial"/>
          <w:szCs w:val="24"/>
        </w:rPr>
        <w:t>Код в реестре разработок MM67).</w:t>
      </w:r>
      <w:r w:rsidR="00794B74" w:rsidRPr="00AE12DE">
        <w:rPr>
          <w:rFonts w:ascii="Arial" w:hAnsi="Arial" w:cs="Arial"/>
          <w:szCs w:val="24"/>
        </w:rPr>
        <w:t xml:space="preserve"> </w:t>
      </w:r>
      <w:r w:rsidR="00794B74">
        <w:rPr>
          <w:rFonts w:ascii="Arial" w:hAnsi="Arial" w:cs="Arial"/>
          <w:szCs w:val="24"/>
        </w:rPr>
        <w:t>Справка ЭСМ-7 формируется на каждого заказчика – МВЗ (подразделение) и водителя, указанного в путевом листе.</w:t>
      </w:r>
    </w:p>
    <w:p w14:paraId="1CA2CEA8" w14:textId="77777777" w:rsidR="001A4657" w:rsidRPr="00794B74" w:rsidRDefault="001A4657" w:rsidP="00A8007A">
      <w:pPr>
        <w:spacing w:after="240" w:line="276" w:lineRule="auto"/>
        <w:ind w:firstLine="567"/>
        <w:rPr>
          <w:rFonts w:ascii="Arial" w:hAnsi="Arial" w:cs="Arial"/>
          <w:szCs w:val="24"/>
        </w:rPr>
      </w:pPr>
      <w:r>
        <w:rPr>
          <w:rFonts w:ascii="Arial" w:hAnsi="Arial" w:cs="Arial"/>
          <w:szCs w:val="24"/>
        </w:rPr>
        <w:t>В случаях, когда осуществляется перевозка грузов, Диспетчер также распечатывает Транспортную накладную на каждый маршрут и груз, указанные в путевом листе.</w:t>
      </w:r>
    </w:p>
    <w:p w14:paraId="2CDEBFA6" w14:textId="77777777" w:rsidR="001337C0" w:rsidRPr="001337C0" w:rsidRDefault="001337C0" w:rsidP="00A8007A">
      <w:pPr>
        <w:spacing w:after="240" w:line="276" w:lineRule="auto"/>
        <w:ind w:firstLine="567"/>
        <w:rPr>
          <w:rFonts w:ascii="Arial" w:hAnsi="Arial" w:cs="Arial"/>
          <w:szCs w:val="24"/>
        </w:rPr>
      </w:pPr>
      <w:r w:rsidRPr="001337C0">
        <w:rPr>
          <w:rFonts w:ascii="Arial" w:hAnsi="Arial" w:cs="Arial"/>
          <w:szCs w:val="24"/>
        </w:rPr>
        <w:t>Распечатанную форму Путевого листа, специалист с ролью «Диспетчер» передает водителю, для проведения процедуры обязательности проверки перед выездом водителя и транспортного средства.</w:t>
      </w:r>
    </w:p>
    <w:p w14:paraId="786B1B1E" w14:textId="5209E63B" w:rsidR="009B406B" w:rsidRPr="009B406B" w:rsidRDefault="009B406B" w:rsidP="00A8007A">
      <w:pPr>
        <w:spacing w:after="240" w:line="276" w:lineRule="auto"/>
        <w:ind w:firstLine="567"/>
        <w:rPr>
          <w:rFonts w:ascii="Arial" w:hAnsi="Arial" w:cs="Arial"/>
          <w:szCs w:val="24"/>
        </w:rPr>
      </w:pPr>
      <w:r w:rsidRPr="009B406B">
        <w:rPr>
          <w:rFonts w:ascii="Arial" w:hAnsi="Arial" w:cs="Arial"/>
          <w:szCs w:val="24"/>
        </w:rPr>
        <w:t xml:space="preserve">Медицинский работник делает в путевом листе отметку о состоянии здоровья водителя. </w:t>
      </w:r>
      <w:r w:rsidR="009F7C6A">
        <w:rPr>
          <w:rFonts w:ascii="Arial" w:hAnsi="Arial" w:cs="Arial"/>
          <w:szCs w:val="24"/>
        </w:rPr>
        <w:t>ОТК ТС</w:t>
      </w:r>
      <w:r w:rsidR="009F7C6A" w:rsidRPr="009B406B">
        <w:rPr>
          <w:rFonts w:ascii="Arial" w:hAnsi="Arial" w:cs="Arial"/>
          <w:szCs w:val="24"/>
        </w:rPr>
        <w:t xml:space="preserve"> </w:t>
      </w:r>
      <w:r w:rsidRPr="009B406B">
        <w:rPr>
          <w:rFonts w:ascii="Arial" w:hAnsi="Arial" w:cs="Arial"/>
          <w:szCs w:val="24"/>
        </w:rPr>
        <w:t>в путевом листе делает отметку о техническом состоянии транспортного средства и прицепа, если он отмечен в путевом листе. В случае замены прицепа, делает</w:t>
      </w:r>
      <w:r w:rsidR="009F7C6A">
        <w:rPr>
          <w:rFonts w:ascii="Arial" w:hAnsi="Arial" w:cs="Arial"/>
          <w:szCs w:val="24"/>
        </w:rPr>
        <w:t>ся</w:t>
      </w:r>
      <w:r w:rsidRPr="009B406B">
        <w:rPr>
          <w:rFonts w:ascii="Arial" w:hAnsi="Arial" w:cs="Arial"/>
          <w:szCs w:val="24"/>
        </w:rPr>
        <w:t xml:space="preserve"> отметку о замене </w:t>
      </w:r>
      <w:r>
        <w:rPr>
          <w:rFonts w:ascii="Arial" w:hAnsi="Arial" w:cs="Arial"/>
          <w:szCs w:val="24"/>
        </w:rPr>
        <w:t xml:space="preserve">прицепа </w:t>
      </w:r>
      <w:r w:rsidRPr="009B406B">
        <w:rPr>
          <w:rFonts w:ascii="Arial" w:hAnsi="Arial" w:cs="Arial"/>
          <w:szCs w:val="24"/>
        </w:rPr>
        <w:t>в путевом листе и передает</w:t>
      </w:r>
      <w:r w:rsidR="009F7C6A">
        <w:rPr>
          <w:rFonts w:ascii="Arial" w:hAnsi="Arial" w:cs="Arial"/>
          <w:szCs w:val="24"/>
        </w:rPr>
        <w:t>ся</w:t>
      </w:r>
      <w:r w:rsidRPr="009B406B">
        <w:rPr>
          <w:rFonts w:ascii="Arial" w:hAnsi="Arial" w:cs="Arial"/>
          <w:szCs w:val="24"/>
        </w:rPr>
        <w:t xml:space="preserve"> водителю</w:t>
      </w:r>
      <w:r w:rsidR="009F7C6A">
        <w:rPr>
          <w:rFonts w:ascii="Arial" w:hAnsi="Arial" w:cs="Arial"/>
          <w:szCs w:val="24"/>
        </w:rPr>
        <w:t xml:space="preserve"> (см. шаг 10.06.03.30 – Регистрация выезда ТС)</w:t>
      </w:r>
      <w:r w:rsidRPr="009B406B">
        <w:rPr>
          <w:rFonts w:ascii="Arial" w:hAnsi="Arial" w:cs="Arial"/>
          <w:szCs w:val="24"/>
        </w:rPr>
        <w:t>.</w:t>
      </w:r>
    </w:p>
    <w:p w14:paraId="3FFC499B" w14:textId="7E08A422" w:rsidR="001337C0" w:rsidRDefault="009B406B" w:rsidP="00A8007A">
      <w:pPr>
        <w:spacing w:after="240" w:line="276" w:lineRule="auto"/>
        <w:ind w:firstLine="567"/>
        <w:rPr>
          <w:rFonts w:ascii="Arial" w:hAnsi="Arial" w:cs="Arial"/>
          <w:szCs w:val="24"/>
        </w:rPr>
      </w:pPr>
      <w:r w:rsidRPr="009B406B">
        <w:rPr>
          <w:rFonts w:ascii="Arial" w:hAnsi="Arial" w:cs="Arial"/>
          <w:szCs w:val="24"/>
        </w:rPr>
        <w:t>Проверяя отметки в путевом листе и обнаружив произведенную замену прицепа, специалист с ролью «Диспетчер»</w:t>
      </w:r>
      <w:r w:rsidR="00A8007A">
        <w:rPr>
          <w:rFonts w:ascii="Arial" w:hAnsi="Arial" w:cs="Arial"/>
          <w:szCs w:val="24"/>
        </w:rPr>
        <w:t xml:space="preserve"> во Фрахтовом заказе </w:t>
      </w:r>
      <w:r w:rsidR="009F7C6A">
        <w:rPr>
          <w:rFonts w:ascii="Arial" w:hAnsi="Arial" w:cs="Arial"/>
          <w:szCs w:val="24"/>
        </w:rPr>
        <w:t xml:space="preserve">при закрытии путевого листа </w:t>
      </w:r>
      <w:r w:rsidRPr="009B406B">
        <w:rPr>
          <w:rFonts w:ascii="Arial" w:hAnsi="Arial" w:cs="Arial"/>
          <w:szCs w:val="24"/>
        </w:rPr>
        <w:t xml:space="preserve">отражает замену прицепа путем ввода номера </w:t>
      </w:r>
      <w:r w:rsidR="00AA4A09">
        <w:rPr>
          <w:rFonts w:ascii="Arial" w:hAnsi="Arial" w:cs="Arial"/>
          <w:szCs w:val="24"/>
        </w:rPr>
        <w:t>ресурса ТС</w:t>
      </w:r>
      <w:r w:rsidRPr="009B406B">
        <w:rPr>
          <w:rFonts w:ascii="Arial" w:hAnsi="Arial" w:cs="Arial"/>
          <w:szCs w:val="24"/>
        </w:rPr>
        <w:t xml:space="preserve"> «прицеп», соответствующему гос. номеру из </w:t>
      </w:r>
      <w:r>
        <w:rPr>
          <w:rFonts w:ascii="Arial" w:hAnsi="Arial" w:cs="Arial"/>
          <w:szCs w:val="24"/>
        </w:rPr>
        <w:t xml:space="preserve">отметки в </w:t>
      </w:r>
      <w:r w:rsidRPr="009B406B">
        <w:rPr>
          <w:rFonts w:ascii="Arial" w:hAnsi="Arial" w:cs="Arial"/>
          <w:szCs w:val="24"/>
        </w:rPr>
        <w:t>путево</w:t>
      </w:r>
      <w:r>
        <w:rPr>
          <w:rFonts w:ascii="Arial" w:hAnsi="Arial" w:cs="Arial"/>
          <w:szCs w:val="24"/>
        </w:rPr>
        <w:t>м листе</w:t>
      </w:r>
      <w:r w:rsidRPr="009B406B">
        <w:rPr>
          <w:rFonts w:ascii="Arial" w:hAnsi="Arial" w:cs="Arial"/>
          <w:szCs w:val="24"/>
        </w:rPr>
        <w:t>.</w:t>
      </w:r>
    </w:p>
    <w:p w14:paraId="4CA094F4" w14:textId="77777777" w:rsidR="00A0797E" w:rsidRPr="00A0797E" w:rsidRDefault="009B406B" w:rsidP="00A8007A">
      <w:pPr>
        <w:spacing w:after="240" w:line="276" w:lineRule="auto"/>
        <w:ind w:firstLine="567"/>
        <w:rPr>
          <w:rFonts w:ascii="Arial" w:hAnsi="Arial" w:cs="Arial"/>
          <w:szCs w:val="24"/>
        </w:rPr>
      </w:pPr>
      <w:r>
        <w:rPr>
          <w:rFonts w:ascii="Arial" w:hAnsi="Arial" w:cs="Arial"/>
          <w:szCs w:val="24"/>
        </w:rPr>
        <w:t>Если</w:t>
      </w:r>
      <w:r w:rsidR="00A0797E" w:rsidRPr="00A0797E">
        <w:rPr>
          <w:rFonts w:ascii="Arial" w:hAnsi="Arial" w:cs="Arial"/>
          <w:szCs w:val="24"/>
        </w:rPr>
        <w:t xml:space="preserve"> по результатам ОТК ТС получен отрицательный результат, Специалист с ролью «Диспетчер» выполняет предыдущий шаг процесса по поиску нового доступного транспортного средства.</w:t>
      </w:r>
    </w:p>
    <w:p w14:paraId="25F7026D" w14:textId="77777777" w:rsidR="001337C0" w:rsidRPr="001337C0" w:rsidRDefault="001337C0" w:rsidP="00A8007A">
      <w:pPr>
        <w:spacing w:after="240" w:line="276" w:lineRule="auto"/>
        <w:ind w:firstLine="567"/>
        <w:rPr>
          <w:rFonts w:ascii="Arial" w:hAnsi="Arial" w:cs="Arial"/>
          <w:szCs w:val="24"/>
        </w:rPr>
      </w:pPr>
      <w:commentRangeStart w:id="1376"/>
      <w:commentRangeStart w:id="1377"/>
      <w:r w:rsidRPr="001337C0">
        <w:rPr>
          <w:rFonts w:ascii="Arial" w:hAnsi="Arial" w:cs="Arial"/>
          <w:szCs w:val="24"/>
        </w:rPr>
        <w:t>Путевой лист в SAP/4HANA создаётся для каждого транспортного средства в отдельности</w:t>
      </w:r>
      <w:commentRangeEnd w:id="1376"/>
      <w:r w:rsidR="003B78A1">
        <w:rPr>
          <w:rStyle w:val="aff4"/>
        </w:rPr>
        <w:commentReference w:id="1376"/>
      </w:r>
      <w:commentRangeEnd w:id="1377"/>
      <w:r w:rsidR="00AD12EA">
        <w:rPr>
          <w:rStyle w:val="aff4"/>
        </w:rPr>
        <w:commentReference w:id="1377"/>
      </w:r>
      <w:r w:rsidRPr="001337C0">
        <w:rPr>
          <w:rFonts w:ascii="Arial" w:hAnsi="Arial" w:cs="Arial"/>
          <w:szCs w:val="24"/>
        </w:rPr>
        <w:t>. Исключение составляют прицепы, которые указываются в путевом листе транспортного средства, использующего эти прицепы.</w:t>
      </w:r>
    </w:p>
    <w:p w14:paraId="6FF1A3D4" w14:textId="79FC47CD" w:rsidR="001337C0" w:rsidRPr="001337C0" w:rsidDel="00965053" w:rsidRDefault="001337C0" w:rsidP="00965053">
      <w:pPr>
        <w:spacing w:after="240" w:line="276" w:lineRule="auto"/>
        <w:ind w:firstLine="567"/>
        <w:rPr>
          <w:del w:id="1378" w:author="Savinskaya Yulia" w:date="2021-03-10T13:41:00Z"/>
          <w:rFonts w:ascii="Arial" w:hAnsi="Arial" w:cs="Arial"/>
          <w:szCs w:val="24"/>
        </w:rPr>
      </w:pPr>
      <w:r w:rsidRPr="001337C0">
        <w:rPr>
          <w:rFonts w:ascii="Arial" w:hAnsi="Arial" w:cs="Arial"/>
          <w:szCs w:val="24"/>
        </w:rPr>
        <w:t>Полный набор данных, вводимых в путевой лист в SAP/4HANA, зависит от формы путевого листа.</w:t>
      </w:r>
      <w:r w:rsidR="009F7C6A">
        <w:rPr>
          <w:rFonts w:ascii="Arial" w:hAnsi="Arial" w:cs="Arial"/>
          <w:szCs w:val="24"/>
        </w:rPr>
        <w:t xml:space="preserve"> </w:t>
      </w:r>
      <w:r w:rsidRPr="001337C0">
        <w:rPr>
          <w:rFonts w:ascii="Arial" w:hAnsi="Arial" w:cs="Arial"/>
          <w:szCs w:val="24"/>
        </w:rPr>
        <w:t>Путевой лист выдаётся в одном экземпляре на один рабочий день (смену) при условии сдачи водителем путевого листа предыдущего дня работы.</w:t>
      </w:r>
      <w:ins w:id="1379" w:author="Savinskaya Yulia" w:date="2021-03-10T13:38:00Z">
        <w:r w:rsidR="00965053">
          <w:rPr>
            <w:rFonts w:ascii="Arial" w:hAnsi="Arial" w:cs="Arial"/>
            <w:szCs w:val="24"/>
          </w:rPr>
          <w:t xml:space="preserve"> </w:t>
        </w:r>
      </w:ins>
    </w:p>
    <w:p w14:paraId="2426E0A5" w14:textId="28A9CD5B" w:rsidR="00C35E81" w:rsidRDefault="004A7D11" w:rsidP="00A8007A">
      <w:pPr>
        <w:spacing w:after="240" w:line="276" w:lineRule="auto"/>
        <w:ind w:firstLine="567"/>
        <w:rPr>
          <w:ins w:id="1380" w:author="Savinskaya Yulia" w:date="2021-03-10T13:42:00Z"/>
          <w:rFonts w:ascii="Arial" w:hAnsi="Arial" w:cs="Arial"/>
          <w:szCs w:val="24"/>
        </w:rPr>
      </w:pPr>
      <w:r w:rsidRPr="001337C0">
        <w:rPr>
          <w:rFonts w:ascii="Arial" w:hAnsi="Arial" w:cs="Arial"/>
          <w:szCs w:val="24"/>
        </w:rPr>
        <w:t>На более длительный срок путевой лист выдается в случае, когда водитель выполняет задание длительностью более суток (в том числе при убытии его в командировку, служебную поездку). В случае выдачи путевого листа на несколько дней, указывается</w:t>
      </w:r>
      <w:r>
        <w:rPr>
          <w:rFonts w:ascii="Arial" w:hAnsi="Arial" w:cs="Arial"/>
          <w:szCs w:val="24"/>
        </w:rPr>
        <w:t xml:space="preserve"> период действия путевого листа и дополнительно печатается </w:t>
      </w:r>
      <w:r w:rsidRPr="003514D0">
        <w:rPr>
          <w:rFonts w:ascii="Arial" w:hAnsi="Arial" w:cs="Arial"/>
          <w:szCs w:val="24"/>
        </w:rPr>
        <w:t xml:space="preserve">Форма </w:t>
      </w:r>
      <w:r>
        <w:rPr>
          <w:rFonts w:ascii="Arial" w:hAnsi="Arial" w:cs="Arial"/>
          <w:szCs w:val="24"/>
        </w:rPr>
        <w:t>«</w:t>
      </w:r>
      <w:r w:rsidRPr="003514D0">
        <w:rPr>
          <w:rFonts w:ascii="Arial" w:hAnsi="Arial" w:cs="Arial"/>
          <w:szCs w:val="24"/>
        </w:rPr>
        <w:t>Предрейсов</w:t>
      </w:r>
      <w:r>
        <w:rPr>
          <w:rFonts w:ascii="Arial" w:hAnsi="Arial" w:cs="Arial"/>
          <w:szCs w:val="24"/>
        </w:rPr>
        <w:t>ого</w:t>
      </w:r>
      <w:r w:rsidRPr="003514D0">
        <w:rPr>
          <w:rFonts w:ascii="Arial" w:hAnsi="Arial" w:cs="Arial"/>
          <w:szCs w:val="24"/>
        </w:rPr>
        <w:t xml:space="preserve"> и послерейсов</w:t>
      </w:r>
      <w:r>
        <w:rPr>
          <w:rFonts w:ascii="Arial" w:hAnsi="Arial" w:cs="Arial"/>
          <w:szCs w:val="24"/>
        </w:rPr>
        <w:t>ого</w:t>
      </w:r>
      <w:r w:rsidRPr="003514D0">
        <w:rPr>
          <w:rFonts w:ascii="Arial" w:hAnsi="Arial" w:cs="Arial"/>
          <w:szCs w:val="24"/>
        </w:rPr>
        <w:t xml:space="preserve"> осмотр</w:t>
      </w:r>
      <w:r>
        <w:rPr>
          <w:rFonts w:ascii="Arial" w:hAnsi="Arial" w:cs="Arial"/>
          <w:szCs w:val="24"/>
        </w:rPr>
        <w:t xml:space="preserve">а» на количество дней по путевому листу </w:t>
      </w:r>
      <w:r w:rsidRPr="001337C0">
        <w:rPr>
          <w:rFonts w:ascii="Arial" w:hAnsi="Arial" w:cs="Arial"/>
          <w:szCs w:val="24"/>
        </w:rPr>
        <w:t>(</w:t>
      </w:r>
      <w:r w:rsidRPr="003514D0">
        <w:rPr>
          <w:rFonts w:ascii="Arial" w:hAnsi="Arial" w:cs="Arial"/>
          <w:szCs w:val="24"/>
        </w:rPr>
        <w:t>Код в реестре разработок MM67).</w:t>
      </w:r>
    </w:p>
    <w:p w14:paraId="03A03FBB" w14:textId="3492EA26" w:rsidR="00965053" w:rsidRDefault="00965053" w:rsidP="00A8007A">
      <w:pPr>
        <w:spacing w:after="240" w:line="276" w:lineRule="auto"/>
        <w:ind w:firstLine="567"/>
        <w:rPr>
          <w:ins w:id="1381" w:author="Savinskaya Yulia" w:date="2021-02-25T15:34:00Z"/>
          <w:rFonts w:ascii="Arial" w:hAnsi="Arial" w:cs="Arial"/>
          <w:szCs w:val="24"/>
        </w:rPr>
      </w:pPr>
      <w:ins w:id="1382" w:author="Savinskaya Yulia" w:date="2021-03-10T13:42:00Z">
        <w:r>
          <w:rPr>
            <w:rFonts w:ascii="Arial" w:hAnsi="Arial" w:cs="Arial"/>
            <w:szCs w:val="24"/>
          </w:rPr>
          <w:lastRenderedPageBreak/>
          <w:t xml:space="preserve">В случае длительной смены </w:t>
        </w:r>
      </w:ins>
      <w:ins w:id="1383" w:author="Savinskaya Yulia" w:date="2021-03-10T13:43:00Z">
        <w:r>
          <w:rPr>
            <w:rFonts w:ascii="Arial" w:hAnsi="Arial" w:cs="Arial"/>
            <w:szCs w:val="24"/>
          </w:rPr>
          <w:t xml:space="preserve">(более суток) </w:t>
        </w:r>
      </w:ins>
      <w:ins w:id="1384" w:author="Savinskaya Yulia" w:date="2021-03-10T13:42:00Z">
        <w:r>
          <w:rPr>
            <w:rFonts w:ascii="Arial" w:hAnsi="Arial" w:cs="Arial"/>
            <w:szCs w:val="24"/>
          </w:rPr>
          <w:t xml:space="preserve">каждому водителю может быть выдан свой экземпляр печатной формы путевого листа на одно и то же транспортное средство. </w:t>
        </w:r>
      </w:ins>
      <w:ins w:id="1385" w:author="Savinskaya Yulia" w:date="2021-03-10T13:45:00Z">
        <w:r>
          <w:rPr>
            <w:rFonts w:ascii="Arial" w:hAnsi="Arial" w:cs="Arial"/>
            <w:szCs w:val="24"/>
          </w:rPr>
          <w:t xml:space="preserve">Если водитель в период длительной смены </w:t>
        </w:r>
      </w:ins>
      <w:ins w:id="1386" w:author="Savinskaya Yulia" w:date="2021-03-10T13:46:00Z">
        <w:r>
          <w:rPr>
            <w:rFonts w:ascii="Arial" w:hAnsi="Arial" w:cs="Arial"/>
            <w:szCs w:val="24"/>
          </w:rPr>
          <w:t xml:space="preserve">работал на другом транспортном средстве, то в </w:t>
        </w:r>
      </w:ins>
      <w:ins w:id="1387" w:author="Savinskaya Yulia" w:date="2021-03-10T13:47:00Z">
        <w:r>
          <w:rPr>
            <w:rFonts w:ascii="Arial" w:hAnsi="Arial" w:cs="Arial"/>
            <w:szCs w:val="24"/>
          </w:rPr>
          <w:t xml:space="preserve">выданной ему </w:t>
        </w:r>
      </w:ins>
      <w:ins w:id="1388" w:author="Savinskaya Yulia" w:date="2021-03-10T13:46:00Z">
        <w:r>
          <w:rPr>
            <w:rFonts w:ascii="Arial" w:hAnsi="Arial" w:cs="Arial"/>
            <w:szCs w:val="24"/>
          </w:rPr>
          <w:t>печатной форме путевого листа (форма «Путев</w:t>
        </w:r>
      </w:ins>
      <w:ins w:id="1389" w:author="Savinskaya Yulia" w:date="2021-03-10T13:47:00Z">
        <w:r>
          <w:rPr>
            <w:rFonts w:ascii="Arial" w:hAnsi="Arial" w:cs="Arial"/>
            <w:szCs w:val="24"/>
          </w:rPr>
          <w:t xml:space="preserve">ой лист ЦБА») </w:t>
        </w:r>
      </w:ins>
      <w:ins w:id="1390" w:author="Savinskaya Yulia" w:date="2021-03-10T13:46:00Z">
        <w:r>
          <w:rPr>
            <w:rFonts w:ascii="Arial" w:hAnsi="Arial" w:cs="Arial"/>
            <w:szCs w:val="24"/>
          </w:rPr>
          <w:t>указывается номер техники на подмене</w:t>
        </w:r>
      </w:ins>
      <w:ins w:id="1391" w:author="Savinskaya Yulia" w:date="2021-03-10T13:48:00Z">
        <w:r w:rsidR="005B49AD">
          <w:rPr>
            <w:rFonts w:ascii="Arial" w:hAnsi="Arial" w:cs="Arial"/>
            <w:szCs w:val="24"/>
          </w:rPr>
          <w:t>.</w:t>
        </w:r>
      </w:ins>
    </w:p>
    <w:p w14:paraId="0307418B" w14:textId="0B6C85BF" w:rsidR="0018015E" w:rsidRDefault="0018015E" w:rsidP="00A8007A">
      <w:pPr>
        <w:spacing w:after="240" w:line="276" w:lineRule="auto"/>
        <w:ind w:firstLine="567"/>
        <w:rPr>
          <w:rFonts w:ascii="Arial" w:hAnsi="Arial" w:cs="Arial"/>
          <w:szCs w:val="24"/>
        </w:rPr>
      </w:pPr>
      <w:ins w:id="1392" w:author="Savinskaya Yulia" w:date="2021-02-25T15:34:00Z">
        <w:r>
          <w:rPr>
            <w:rFonts w:ascii="Arial" w:hAnsi="Arial" w:cs="Arial"/>
            <w:szCs w:val="24"/>
          </w:rPr>
          <w:t>В случае необходимости, перед выездом ТС</w:t>
        </w:r>
      </w:ins>
      <w:ins w:id="1393" w:author="Savinskaya Yulia" w:date="2021-02-25T15:35:00Z">
        <w:r>
          <w:rPr>
            <w:rFonts w:ascii="Arial" w:hAnsi="Arial" w:cs="Arial"/>
            <w:szCs w:val="24"/>
          </w:rPr>
          <w:t xml:space="preserve"> может быть проведена оценка и выдача разрешения на поездку (см. процесс ПП-11.05.01</w:t>
        </w:r>
      </w:ins>
      <w:ins w:id="1394" w:author="Savinskaya Yulia" w:date="2021-02-25T15:36:00Z">
        <w:r w:rsidRPr="0018015E">
          <w:t xml:space="preserve"> </w:t>
        </w:r>
        <w:r>
          <w:t>«</w:t>
        </w:r>
        <w:r w:rsidRPr="0018015E">
          <w:rPr>
            <w:rFonts w:ascii="Arial" w:hAnsi="Arial" w:cs="Arial"/>
            <w:szCs w:val="24"/>
          </w:rPr>
          <w:t>Транспортная безопасность - оценка и получение разрешения на поездку</w:t>
        </w:r>
        <w:r>
          <w:rPr>
            <w:rFonts w:ascii="Arial" w:hAnsi="Arial" w:cs="Arial"/>
            <w:szCs w:val="24"/>
          </w:rPr>
          <w:t>»).</w:t>
        </w:r>
      </w:ins>
    </w:p>
    <w:p w14:paraId="0284F1B0" w14:textId="2C5128F4" w:rsidR="00C35E81" w:rsidRDefault="00C35E81" w:rsidP="00C35E81">
      <w:pPr>
        <w:pStyle w:val="a7"/>
        <w:jc w:val="right"/>
        <w:rPr>
          <w:rFonts w:ascii="Arial" w:hAnsi="Arial" w:cs="Arial"/>
          <w:b/>
          <w:sz w:val="22"/>
        </w:rPr>
      </w:pPr>
      <w:r w:rsidRPr="00916FAB">
        <w:rPr>
          <w:rFonts w:ascii="Arial" w:hAnsi="Arial" w:cs="Arial"/>
          <w:b/>
          <w:sz w:val="22"/>
        </w:rPr>
        <w:t xml:space="preserve">Таблица </w:t>
      </w:r>
      <w:del w:id="1395" w:author="Savinskaya Yulia" w:date="2021-02-25T11:27:00Z">
        <w:r w:rsidR="00AA4A09" w:rsidRPr="00916FAB" w:rsidDel="006107AB">
          <w:rPr>
            <w:rFonts w:ascii="Arial" w:hAnsi="Arial" w:cs="Arial"/>
            <w:b/>
            <w:sz w:val="22"/>
          </w:rPr>
          <w:fldChar w:fldCharType="begin"/>
        </w:r>
        <w:r w:rsidR="00AA4A09" w:rsidRPr="00916FAB" w:rsidDel="006107AB">
          <w:rPr>
            <w:rFonts w:ascii="Arial" w:hAnsi="Arial" w:cs="Arial"/>
            <w:b/>
            <w:sz w:val="22"/>
          </w:rPr>
          <w:delInstrText xml:space="preserve"> SEQ Таблица \* ARABIC </w:delInstrText>
        </w:r>
        <w:r w:rsidR="00AA4A09" w:rsidRPr="00916FAB" w:rsidDel="006107AB">
          <w:rPr>
            <w:rFonts w:ascii="Arial" w:hAnsi="Arial" w:cs="Arial"/>
            <w:b/>
            <w:sz w:val="22"/>
          </w:rPr>
          <w:fldChar w:fldCharType="separate"/>
        </w:r>
        <w:r w:rsidR="00AA4A09" w:rsidDel="006107AB">
          <w:rPr>
            <w:rFonts w:ascii="Arial" w:hAnsi="Arial" w:cs="Arial"/>
            <w:b/>
            <w:noProof/>
            <w:sz w:val="22"/>
          </w:rPr>
          <w:delText>34</w:delText>
        </w:r>
        <w:r w:rsidR="00AA4A09" w:rsidRPr="00916FAB" w:rsidDel="006107AB">
          <w:rPr>
            <w:rFonts w:ascii="Arial" w:hAnsi="Arial" w:cs="Arial"/>
            <w:b/>
            <w:sz w:val="22"/>
          </w:rPr>
          <w:fldChar w:fldCharType="end"/>
        </w:r>
      </w:del>
      <w:ins w:id="1396" w:author="Savinskaya Yulia" w:date="2021-02-25T11:27:00Z">
        <w:r w:rsidR="006107AB" w:rsidRPr="00916FAB">
          <w:rPr>
            <w:rFonts w:ascii="Arial" w:hAnsi="Arial" w:cs="Arial"/>
            <w:b/>
            <w:sz w:val="22"/>
          </w:rPr>
          <w:fldChar w:fldCharType="begin"/>
        </w:r>
        <w:r w:rsidR="006107AB" w:rsidRPr="00916FAB">
          <w:rPr>
            <w:rFonts w:ascii="Arial" w:hAnsi="Arial" w:cs="Arial"/>
            <w:b/>
            <w:sz w:val="22"/>
          </w:rPr>
          <w:instrText xml:space="preserve"> SEQ Таблица \* ARABIC </w:instrText>
        </w:r>
        <w:r w:rsidR="006107AB" w:rsidRPr="00916FAB">
          <w:rPr>
            <w:rFonts w:ascii="Arial" w:hAnsi="Arial" w:cs="Arial"/>
            <w:b/>
            <w:sz w:val="22"/>
          </w:rPr>
          <w:fldChar w:fldCharType="separate"/>
        </w:r>
        <w:r w:rsidR="006107AB">
          <w:rPr>
            <w:rFonts w:ascii="Arial" w:hAnsi="Arial" w:cs="Arial"/>
            <w:b/>
            <w:noProof/>
            <w:sz w:val="22"/>
          </w:rPr>
          <w:t>3</w:t>
        </w:r>
      </w:ins>
      <w:ins w:id="1397" w:author="Savinskaya Yulia" w:date="2021-02-25T15:28:00Z">
        <w:r w:rsidR="00F31DDE">
          <w:rPr>
            <w:rFonts w:ascii="Arial" w:hAnsi="Arial" w:cs="Arial"/>
            <w:b/>
            <w:noProof/>
            <w:sz w:val="22"/>
          </w:rPr>
          <w:t>8</w:t>
        </w:r>
      </w:ins>
      <w:ins w:id="1398" w:author="Savinskaya Yulia" w:date="2021-02-25T11:27:00Z">
        <w:r w:rsidR="006107AB" w:rsidRPr="00916FAB">
          <w:rPr>
            <w:rFonts w:ascii="Arial" w:hAnsi="Arial" w:cs="Arial"/>
            <w:b/>
            <w:sz w:val="22"/>
          </w:rPr>
          <w:fldChar w:fldCharType="end"/>
        </w:r>
      </w:ins>
      <w:r w:rsidRPr="00916FAB">
        <w:rPr>
          <w:rFonts w:ascii="Arial" w:hAnsi="Arial" w:cs="Arial"/>
          <w:b/>
          <w:sz w:val="22"/>
        </w:rPr>
        <w:t xml:space="preserve">. Описание </w:t>
      </w:r>
      <w:r>
        <w:rPr>
          <w:rFonts w:ascii="Arial" w:hAnsi="Arial" w:cs="Arial"/>
          <w:b/>
          <w:sz w:val="22"/>
        </w:rPr>
        <w:t>шага «Назначение водителя ТС. Печать путевого листа»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C35E81" w14:paraId="5F3B0F4F" w14:textId="77777777" w:rsidTr="00C35E81">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13894F3" w14:textId="77777777" w:rsidR="00C35E81" w:rsidRDefault="00C35E81" w:rsidP="00C35E81">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2B707F8" w14:textId="77777777" w:rsidR="00C35E81" w:rsidRDefault="00C35E81" w:rsidP="00C35E81">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32B98FD5" w14:textId="77777777" w:rsidR="00C35E81" w:rsidRDefault="00C35E81" w:rsidP="00C35E81">
            <w:pPr>
              <w:pStyle w:val="h"/>
              <w:spacing w:before="45" w:after="45"/>
              <w:rPr>
                <w:noProof/>
                <w:szCs w:val="24"/>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3CFB6F2" w14:textId="77777777" w:rsidR="00C35E81" w:rsidRDefault="00C35E81" w:rsidP="00C35E81">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2AA3037" w14:textId="77777777" w:rsidR="00C35E81" w:rsidRDefault="00C35E81" w:rsidP="00C35E81">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760880B3" w14:textId="77777777" w:rsidR="00C35E81" w:rsidRDefault="00C35E81" w:rsidP="00C35E81">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F3E413F" w14:textId="77777777" w:rsidR="00C35E81" w:rsidRDefault="00C35E81" w:rsidP="00C35E81">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259EF38" w14:textId="77777777" w:rsidR="00C35E81" w:rsidRDefault="00C35E81" w:rsidP="00C35E81">
            <w:pPr>
              <w:pStyle w:val="h"/>
              <w:spacing w:before="45" w:after="45"/>
              <w:rPr>
                <w:noProof/>
                <w:szCs w:val="24"/>
              </w:rPr>
            </w:pPr>
            <w:r>
              <w:rPr>
                <w:noProof/>
                <w:szCs w:val="24"/>
              </w:rPr>
              <w:t>Выход</w:t>
            </w:r>
          </w:p>
        </w:tc>
      </w:tr>
      <w:tr w:rsidR="00C35E81" w:rsidRPr="00EA69E2" w14:paraId="5A5C0318" w14:textId="77777777" w:rsidTr="00C35E81">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7C72CFA" w14:textId="22BA7BA1" w:rsidR="00C35E81" w:rsidRPr="00EA69E2" w:rsidRDefault="00C35E81" w:rsidP="00C8745C">
            <w:pPr>
              <w:pStyle w:val="bbb"/>
              <w:spacing w:before="45" w:after="45"/>
              <w:rPr>
                <w:sz w:val="20"/>
              </w:rPr>
            </w:pPr>
            <w:r w:rsidRPr="00EA69E2">
              <w:rPr>
                <w:sz w:val="20"/>
              </w:rPr>
              <w:t>10.06.03.</w:t>
            </w:r>
            <w:r w:rsidR="00AA4A09">
              <w:rPr>
                <w:sz w:val="20"/>
              </w:rPr>
              <w:t>2</w:t>
            </w:r>
            <w:r w:rsidR="00AA4A09" w:rsidRPr="00EA69E2">
              <w:rPr>
                <w:sz w:val="20"/>
              </w:rPr>
              <w:t>0</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F156683" w14:textId="49572790" w:rsidR="00C35E81" w:rsidRPr="00EA69E2" w:rsidRDefault="0018015E" w:rsidP="00C35E81">
            <w:pPr>
              <w:pStyle w:val="bbb"/>
              <w:spacing w:before="45" w:after="45"/>
              <w:rPr>
                <w:sz w:val="20"/>
              </w:rPr>
            </w:pPr>
            <w:ins w:id="1399" w:author="Savinskaya Yulia" w:date="2021-02-25T15:33:00Z">
              <w:r w:rsidRPr="0018015E">
                <w:rPr>
                  <w:sz w:val="20"/>
                </w:rPr>
                <w:t>Назначение водителя ТС. Открытие и печать путевого листа</w:t>
              </w:r>
            </w:ins>
            <w:del w:id="1400" w:author="Savinskaya Yulia" w:date="2021-02-25T15:33:00Z">
              <w:r w:rsidR="00C35E81" w:rsidRPr="00EA69E2" w:rsidDel="0018015E">
                <w:rPr>
                  <w:sz w:val="20"/>
                </w:rPr>
                <w:delText>Назначение водителя ТС. Печать путевого листа</w:delText>
              </w:r>
            </w:del>
          </w:p>
        </w:tc>
        <w:tc>
          <w:tcPr>
            <w:tcW w:w="557" w:type="pct"/>
            <w:tcBorders>
              <w:top w:val="single" w:sz="6" w:space="0" w:color="000000"/>
              <w:left w:val="single" w:sz="6" w:space="0" w:color="000000"/>
              <w:bottom w:val="single" w:sz="6" w:space="0" w:color="000000"/>
              <w:right w:val="single" w:sz="6" w:space="0" w:color="000000"/>
            </w:tcBorders>
          </w:tcPr>
          <w:p w14:paraId="630A7472" w14:textId="67258942" w:rsidR="00C35E81" w:rsidRPr="00C8745C" w:rsidRDefault="00AA4A09" w:rsidP="00C35E81">
            <w:pPr>
              <w:pStyle w:val="bbb"/>
              <w:spacing w:before="45" w:after="45"/>
              <w:rPr>
                <w:sz w:val="20"/>
              </w:rPr>
            </w:pPr>
            <w:r>
              <w:rPr>
                <w:sz w:val="20"/>
                <w:lang w:val="en-US"/>
              </w:rPr>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32236D9" w14:textId="42628467" w:rsidR="00C35E81" w:rsidRPr="00EA69E2" w:rsidRDefault="0018015E" w:rsidP="00C35E81">
            <w:pPr>
              <w:pStyle w:val="bbb"/>
              <w:spacing w:before="45" w:after="45"/>
              <w:rPr>
                <w:sz w:val="20"/>
              </w:rPr>
            </w:pPr>
            <w:ins w:id="1401" w:author="Savinskaya Yulia" w:date="2021-02-25T15:33:00Z">
              <w:r w:rsidRPr="0018015E">
                <w:rPr>
                  <w:sz w:val="20"/>
                </w:rPr>
                <w:t>Назначение водителя ТС. Открытие и печать путевого листа</w:t>
              </w:r>
            </w:ins>
            <w:del w:id="1402" w:author="Savinskaya Yulia" w:date="2021-02-25T15:33:00Z">
              <w:r w:rsidR="00C35E81" w:rsidRPr="00EA69E2" w:rsidDel="0018015E">
                <w:rPr>
                  <w:sz w:val="20"/>
                </w:rPr>
                <w:delText>Назначение водителя на ТС.</w:delText>
              </w:r>
            </w:del>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29ED8DA" w14:textId="77777777" w:rsidR="00C35E81" w:rsidRPr="00EA69E2" w:rsidRDefault="00C35E81" w:rsidP="00C35E81">
            <w:pPr>
              <w:pStyle w:val="bbb"/>
              <w:spacing w:before="45" w:after="45"/>
              <w:rPr>
                <w:sz w:val="20"/>
              </w:rPr>
            </w:pPr>
            <w:r w:rsidRPr="00EA69E2">
              <w:rPr>
                <w:sz w:val="20"/>
              </w:rPr>
              <w:t>Диспетчер</w:t>
            </w:r>
          </w:p>
        </w:tc>
        <w:tc>
          <w:tcPr>
            <w:tcW w:w="626" w:type="pct"/>
            <w:tcBorders>
              <w:top w:val="single" w:sz="6" w:space="0" w:color="000000"/>
              <w:left w:val="single" w:sz="6" w:space="0" w:color="000000"/>
              <w:bottom w:val="single" w:sz="6" w:space="0" w:color="000000"/>
              <w:right w:val="single" w:sz="6" w:space="0" w:color="000000"/>
            </w:tcBorders>
          </w:tcPr>
          <w:p w14:paraId="52F221F9" w14:textId="33FCC466" w:rsidR="00AA4A09" w:rsidRPr="00AA4A09" w:rsidRDefault="0018015E" w:rsidP="00AA4A09">
            <w:pPr>
              <w:rPr>
                <w:rFonts w:ascii="Arial" w:eastAsia="Arial" w:hAnsi="Arial" w:cs="Arial"/>
                <w:color w:val="000000"/>
                <w:sz w:val="20"/>
                <w:szCs w:val="20"/>
                <w:lang w:eastAsia="ru-RU"/>
              </w:rPr>
            </w:pPr>
            <w:ins w:id="1403" w:author="Savinskaya Yulia" w:date="2021-02-25T15:34:00Z">
              <w:r w:rsidRPr="0018015E">
                <w:rPr>
                  <w:rFonts w:ascii="Arial" w:eastAsia="Arial" w:hAnsi="Arial" w:cs="Arial"/>
                  <w:color w:val="000000"/>
                  <w:sz w:val="20"/>
                  <w:szCs w:val="20"/>
                  <w:lang w:eastAsia="ru-RU"/>
                </w:rPr>
                <w:t>ТС назначено</w:t>
              </w:r>
              <w:r>
                <w:rPr>
                  <w:rFonts w:ascii="Arial" w:eastAsia="Arial" w:hAnsi="Arial" w:cs="Arial"/>
                  <w:color w:val="000000"/>
                  <w:sz w:val="20"/>
                  <w:szCs w:val="20"/>
                  <w:lang w:eastAsia="ru-RU"/>
                </w:rPr>
                <w:t xml:space="preserve">. </w:t>
              </w:r>
            </w:ins>
            <w:r w:rsidR="00AA4A09" w:rsidRPr="00AA4A09">
              <w:rPr>
                <w:rFonts w:ascii="Arial" w:eastAsia="Arial" w:hAnsi="Arial" w:cs="Arial"/>
                <w:color w:val="000000"/>
                <w:sz w:val="20"/>
                <w:szCs w:val="20"/>
                <w:lang w:eastAsia="ru-RU"/>
              </w:rPr>
              <w:t>Необходимо назначить водителя ТС</w:t>
            </w:r>
          </w:p>
          <w:p w14:paraId="2E0E342F" w14:textId="3C5C7AA0" w:rsidR="00C35E81" w:rsidRPr="00EA69E2" w:rsidRDefault="00C35E81" w:rsidP="00C35E81">
            <w:pPr>
              <w:pStyle w:val="bbb"/>
              <w:spacing w:before="45" w:after="45"/>
              <w:rPr>
                <w:sz w:val="20"/>
              </w:rPr>
            </w:pP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1F4CA09" w14:textId="42D91375" w:rsidR="00C35E81" w:rsidRPr="00EA69E2" w:rsidRDefault="00AA4A09" w:rsidP="00C35E81">
            <w:pPr>
              <w:pStyle w:val="bbb"/>
              <w:spacing w:before="45" w:after="45"/>
              <w:rPr>
                <w:sz w:val="20"/>
              </w:rPr>
            </w:pPr>
            <w:r>
              <w:rPr>
                <w:sz w:val="20"/>
              </w:rPr>
              <w:t>Путевой лист (Утвержден)</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6F7A8BD" w14:textId="77777777" w:rsidR="00AA4A09" w:rsidRDefault="00AA4A09" w:rsidP="00AA4A09">
            <w:pPr>
              <w:rPr>
                <w:rFonts w:ascii="Arial" w:eastAsia="Arial" w:hAnsi="Arial" w:cs="Arial"/>
                <w:color w:val="000000"/>
                <w:sz w:val="20"/>
                <w:szCs w:val="20"/>
                <w:lang w:eastAsia="ru-RU"/>
              </w:rPr>
            </w:pPr>
            <w:r>
              <w:rPr>
                <w:rFonts w:ascii="Arial" w:eastAsia="Arial" w:hAnsi="Arial" w:cs="Arial"/>
                <w:color w:val="000000"/>
                <w:sz w:val="20"/>
                <w:szCs w:val="20"/>
                <w:lang w:eastAsia="ru-RU"/>
              </w:rPr>
              <w:t>Путевой лист (Открыт)</w:t>
            </w:r>
          </w:p>
          <w:p w14:paraId="76114308" w14:textId="77777777" w:rsidR="00AA4A09" w:rsidRDefault="00AA4A09" w:rsidP="00AA4A09">
            <w:pPr>
              <w:rPr>
                <w:rFonts w:ascii="Arial" w:eastAsia="Arial" w:hAnsi="Arial" w:cs="Arial"/>
                <w:color w:val="000000"/>
                <w:sz w:val="20"/>
                <w:szCs w:val="20"/>
                <w:lang w:eastAsia="ru-RU"/>
              </w:rPr>
            </w:pPr>
            <w:r w:rsidRPr="00AA4A09">
              <w:rPr>
                <w:rFonts w:ascii="Arial" w:eastAsia="Arial" w:hAnsi="Arial" w:cs="Arial"/>
                <w:color w:val="000000"/>
                <w:sz w:val="20"/>
                <w:szCs w:val="20"/>
                <w:lang w:eastAsia="ru-RU"/>
              </w:rPr>
              <w:t>ЭСМ-7</w:t>
            </w:r>
          </w:p>
          <w:p w14:paraId="0F458B16" w14:textId="77777777" w:rsidR="00AA4A09" w:rsidRDefault="00AA4A09" w:rsidP="00AA4A09">
            <w:pPr>
              <w:rPr>
                <w:rFonts w:ascii="Arial" w:eastAsia="Arial" w:hAnsi="Arial" w:cs="Arial"/>
                <w:color w:val="000000"/>
                <w:sz w:val="20"/>
                <w:szCs w:val="20"/>
                <w:lang w:eastAsia="ru-RU"/>
              </w:rPr>
            </w:pPr>
            <w:r w:rsidRPr="00AA4A09">
              <w:rPr>
                <w:rFonts w:ascii="Arial" w:eastAsia="Arial" w:hAnsi="Arial" w:cs="Arial"/>
                <w:color w:val="000000"/>
                <w:sz w:val="20"/>
                <w:szCs w:val="20"/>
                <w:lang w:eastAsia="ru-RU"/>
              </w:rPr>
              <w:t>Товаро-сопроводительные документы для внешней/внутренней транспортировки</w:t>
            </w:r>
          </w:p>
          <w:p w14:paraId="79F58429" w14:textId="77777777" w:rsidR="00AA4A09" w:rsidRDefault="00AA4A09" w:rsidP="00AA4A09">
            <w:pPr>
              <w:rPr>
                <w:rFonts w:ascii="Arial" w:eastAsia="Arial" w:hAnsi="Arial" w:cs="Arial"/>
                <w:color w:val="000000"/>
                <w:sz w:val="20"/>
                <w:szCs w:val="20"/>
                <w:lang w:eastAsia="ru-RU"/>
              </w:rPr>
            </w:pPr>
            <w:r w:rsidRPr="00AA4A09">
              <w:rPr>
                <w:rFonts w:ascii="Arial" w:eastAsia="Arial" w:hAnsi="Arial" w:cs="Arial"/>
                <w:color w:val="000000"/>
                <w:sz w:val="20"/>
                <w:szCs w:val="20"/>
                <w:lang w:eastAsia="ru-RU"/>
              </w:rPr>
              <w:t>Экспедиторская расписка</w:t>
            </w:r>
          </w:p>
          <w:p w14:paraId="4662E0EF" w14:textId="7A078F56" w:rsidR="00C35E81" w:rsidRPr="00EA69E2" w:rsidRDefault="00AA4A09" w:rsidP="00AE12DE">
            <w:pPr>
              <w:rPr>
                <w:sz w:val="20"/>
              </w:rPr>
            </w:pPr>
            <w:r w:rsidRPr="00AA4A09">
              <w:rPr>
                <w:rFonts w:ascii="Arial" w:eastAsia="Arial" w:hAnsi="Arial" w:cs="Arial"/>
                <w:color w:val="000000"/>
                <w:sz w:val="20"/>
                <w:szCs w:val="20"/>
                <w:lang w:eastAsia="ru-RU"/>
              </w:rPr>
              <w:t>Поручение экспедитора</w:t>
            </w:r>
          </w:p>
        </w:tc>
      </w:tr>
    </w:tbl>
    <w:p w14:paraId="16EF9A7F" w14:textId="77777777" w:rsidR="00C35E81" w:rsidRPr="00BB01F7" w:rsidRDefault="00C35E81" w:rsidP="00C35E81"/>
    <w:p w14:paraId="0106A766" w14:textId="77777777" w:rsidR="00F337A0" w:rsidRPr="00F337A0" w:rsidRDefault="00F337A0" w:rsidP="00C8745C">
      <w:pPr>
        <w:rPr>
          <w:rFonts w:eastAsiaTheme="majorEastAsia"/>
        </w:rPr>
      </w:pPr>
    </w:p>
    <w:p w14:paraId="77509C70" w14:textId="77777777" w:rsidR="00240C7B" w:rsidRDefault="00240C7B" w:rsidP="00044167">
      <w:pPr>
        <w:pStyle w:val="4"/>
        <w:rPr>
          <w:rFonts w:eastAsiaTheme="majorEastAsia" w:cstheme="majorBidi"/>
          <w:b/>
          <w:i w:val="0"/>
          <w:caps w:val="0"/>
          <w:sz w:val="24"/>
          <w:szCs w:val="24"/>
        </w:rPr>
      </w:pPr>
      <w:r>
        <w:rPr>
          <w:rFonts w:eastAsiaTheme="majorEastAsia" w:cstheme="majorBidi"/>
          <w:b/>
          <w:i w:val="0"/>
          <w:caps w:val="0"/>
          <w:sz w:val="24"/>
          <w:szCs w:val="24"/>
        </w:rPr>
        <w:t>Шаг процесса 10.06.03.30 – Регистрация выезда ТС</w:t>
      </w:r>
    </w:p>
    <w:p w14:paraId="6A8E7138" w14:textId="77777777" w:rsidR="00240C7B" w:rsidRDefault="00240C7B" w:rsidP="00240C7B">
      <w:pPr>
        <w:rPr>
          <w:rFonts w:eastAsiaTheme="majorEastAsia"/>
        </w:rPr>
      </w:pPr>
    </w:p>
    <w:p w14:paraId="759A525F" w14:textId="77777777" w:rsidR="00240C7B" w:rsidRDefault="00240C7B" w:rsidP="00240C7B">
      <w:pPr>
        <w:spacing w:after="240" w:line="276" w:lineRule="auto"/>
        <w:ind w:firstLine="567"/>
        <w:rPr>
          <w:rFonts w:ascii="Arial" w:hAnsi="Arial" w:cs="Arial"/>
          <w:szCs w:val="24"/>
        </w:rPr>
      </w:pPr>
      <w:r w:rsidRPr="0070246D">
        <w:rPr>
          <w:rFonts w:ascii="Arial" w:hAnsi="Arial" w:cs="Arial"/>
          <w:szCs w:val="24"/>
        </w:rPr>
        <w:t>После получения печатных форм товаросопроводительных документов Водитель, прошедший предрейсовый медицинский осмотр, приступает к выполнению транспортных работ. Для отправки в рейс Водителю необхо</w:t>
      </w:r>
      <w:r>
        <w:rPr>
          <w:rFonts w:ascii="Arial" w:hAnsi="Arial" w:cs="Arial"/>
          <w:szCs w:val="24"/>
        </w:rPr>
        <w:t>димо получить подтверждение от ОТК ТС от с</w:t>
      </w:r>
      <w:r w:rsidRPr="0070246D">
        <w:rPr>
          <w:rFonts w:ascii="Arial" w:hAnsi="Arial" w:cs="Arial"/>
          <w:szCs w:val="24"/>
        </w:rPr>
        <w:t>отрудника с ролью Специалист Управления по отслеживанию процесса перевозки.</w:t>
      </w:r>
    </w:p>
    <w:p w14:paraId="3C570F55" w14:textId="77777777" w:rsidR="00240C7B" w:rsidRPr="0070246D" w:rsidRDefault="00240C7B" w:rsidP="00240C7B">
      <w:pPr>
        <w:spacing w:after="240" w:line="276" w:lineRule="auto"/>
        <w:ind w:firstLine="567"/>
        <w:rPr>
          <w:rFonts w:ascii="Arial" w:hAnsi="Arial" w:cs="Arial"/>
          <w:szCs w:val="24"/>
        </w:rPr>
      </w:pPr>
      <w:r>
        <w:rPr>
          <w:rFonts w:ascii="Arial" w:hAnsi="Arial" w:cs="Arial"/>
          <w:szCs w:val="24"/>
        </w:rPr>
        <w:t xml:space="preserve">Водитель отправляется на КПП для получения разрешения на выезд в рейс. Сотрудники ОТК ТС проверяют техническое состояние транспортного средства и подтверждают выход ТС на линию. </w:t>
      </w:r>
    </w:p>
    <w:p w14:paraId="72F3FD6D" w14:textId="405CAD9B" w:rsidR="00240C7B" w:rsidRPr="009B362C" w:rsidRDefault="00240C7B" w:rsidP="00240C7B">
      <w:pPr>
        <w:spacing w:after="240" w:line="276" w:lineRule="auto"/>
        <w:ind w:firstLine="567"/>
        <w:rPr>
          <w:rFonts w:ascii="Arial" w:hAnsi="Arial" w:cs="Arial"/>
          <w:szCs w:val="24"/>
        </w:rPr>
      </w:pPr>
      <w:r>
        <w:rPr>
          <w:rFonts w:ascii="Arial" w:hAnsi="Arial" w:cs="Arial"/>
          <w:szCs w:val="24"/>
        </w:rPr>
        <w:t xml:space="preserve">При подтверждении выхода ТС на линию </w:t>
      </w:r>
      <w:r w:rsidRPr="0070246D">
        <w:rPr>
          <w:rFonts w:ascii="Arial" w:hAnsi="Arial" w:cs="Arial"/>
          <w:szCs w:val="24"/>
        </w:rPr>
        <w:t>Специалист Управления по отслеживанию процесса перевозки сканирует штрих-код путевого листа, открывает путевой лист и регистрирует фактические дату и время отпр</w:t>
      </w:r>
      <w:r>
        <w:rPr>
          <w:rFonts w:ascii="Arial" w:hAnsi="Arial" w:cs="Arial"/>
          <w:szCs w:val="24"/>
        </w:rPr>
        <w:t>авления транспортного средства.</w:t>
      </w:r>
      <w:r w:rsidR="009F7C6A">
        <w:rPr>
          <w:rFonts w:ascii="Arial" w:hAnsi="Arial" w:cs="Arial"/>
          <w:szCs w:val="24"/>
        </w:rPr>
        <w:t xml:space="preserve"> </w:t>
      </w:r>
      <w:r w:rsidR="009B362C">
        <w:rPr>
          <w:rFonts w:ascii="Arial" w:hAnsi="Arial" w:cs="Arial"/>
          <w:szCs w:val="24"/>
        </w:rPr>
        <w:t xml:space="preserve">Возможность регистрации фактических дат и времени отправления в путевом листе и запроса данных из </w:t>
      </w:r>
      <w:r w:rsidR="00217B55">
        <w:rPr>
          <w:rFonts w:ascii="Arial" w:hAnsi="Arial" w:cs="Arial"/>
          <w:szCs w:val="24"/>
        </w:rPr>
        <w:t>системы Автограф</w:t>
      </w:r>
      <w:r w:rsidR="009B362C">
        <w:rPr>
          <w:rFonts w:ascii="Arial" w:hAnsi="Arial" w:cs="Arial"/>
          <w:szCs w:val="24"/>
        </w:rPr>
        <w:t xml:space="preserve"> будет реализована с помощью разработок </w:t>
      </w:r>
      <w:r w:rsidR="009B362C" w:rsidRPr="00AE12DE">
        <w:rPr>
          <w:rFonts w:ascii="Arial" w:hAnsi="Arial" w:cs="Arial"/>
          <w:szCs w:val="24"/>
        </w:rPr>
        <w:t>MM68</w:t>
      </w:r>
      <w:r w:rsidR="009B362C">
        <w:rPr>
          <w:rFonts w:ascii="Arial" w:hAnsi="Arial" w:cs="Arial"/>
          <w:szCs w:val="24"/>
        </w:rPr>
        <w:t xml:space="preserve"> «</w:t>
      </w:r>
      <w:r w:rsidR="009B362C" w:rsidRPr="00AE12DE">
        <w:rPr>
          <w:rFonts w:ascii="Arial" w:hAnsi="Arial" w:cs="Arial"/>
          <w:szCs w:val="24"/>
        </w:rPr>
        <w:t xml:space="preserve">Интеграция Путевых </w:t>
      </w:r>
      <w:r w:rsidR="009B362C" w:rsidRPr="00AE12DE">
        <w:rPr>
          <w:rFonts w:ascii="Arial" w:hAnsi="Arial" w:cs="Arial"/>
          <w:szCs w:val="24"/>
        </w:rPr>
        <w:lastRenderedPageBreak/>
        <w:t>листов с системой Автограф</w:t>
      </w:r>
      <w:r w:rsidR="009B362C">
        <w:rPr>
          <w:rFonts w:ascii="Arial" w:hAnsi="Arial" w:cs="Arial"/>
          <w:szCs w:val="24"/>
        </w:rPr>
        <w:t>»</w:t>
      </w:r>
      <w:r w:rsidR="009B362C" w:rsidRPr="00AE12DE">
        <w:rPr>
          <w:rFonts w:ascii="Arial" w:hAnsi="Arial" w:cs="Arial"/>
          <w:szCs w:val="24"/>
        </w:rPr>
        <w:t xml:space="preserve"> и MM11</w:t>
      </w:r>
      <w:r w:rsidR="009B362C">
        <w:rPr>
          <w:rFonts w:ascii="Arial" w:hAnsi="Arial" w:cs="Arial"/>
          <w:szCs w:val="24"/>
        </w:rPr>
        <w:t>6 «</w:t>
      </w:r>
      <w:r w:rsidR="009B362C" w:rsidRPr="00AE12DE">
        <w:rPr>
          <w:rFonts w:ascii="Arial" w:hAnsi="Arial" w:cs="Arial"/>
          <w:szCs w:val="24"/>
        </w:rPr>
        <w:t>Дополнительные проверки в путевом листе с учетом интеграции с Автограф</w:t>
      </w:r>
      <w:r w:rsidR="009B362C">
        <w:rPr>
          <w:rFonts w:ascii="Arial" w:hAnsi="Arial" w:cs="Arial"/>
          <w:szCs w:val="24"/>
        </w:rPr>
        <w:t>».</w:t>
      </w:r>
    </w:p>
    <w:p w14:paraId="154E3EBA" w14:textId="77777777" w:rsidR="009F7C6A" w:rsidRDefault="00240C7B" w:rsidP="009F7C6A">
      <w:pPr>
        <w:spacing w:after="240" w:line="276" w:lineRule="auto"/>
        <w:ind w:firstLine="567"/>
        <w:rPr>
          <w:ins w:id="1404" w:author="Savinskaya Yulia" w:date="2021-03-09T17:43:00Z"/>
          <w:rFonts w:ascii="Arial" w:hAnsi="Arial" w:cs="Arial"/>
          <w:szCs w:val="24"/>
        </w:rPr>
      </w:pPr>
      <w:r w:rsidRPr="0070246D">
        <w:rPr>
          <w:rFonts w:ascii="Arial" w:hAnsi="Arial" w:cs="Arial"/>
          <w:szCs w:val="24"/>
        </w:rPr>
        <w:t xml:space="preserve">В случае, если ТС не выпущен на линию, </w:t>
      </w:r>
      <w:r w:rsidR="009F7C6A" w:rsidRPr="00A0797E">
        <w:rPr>
          <w:rFonts w:ascii="Arial" w:hAnsi="Arial" w:cs="Arial"/>
          <w:szCs w:val="24"/>
        </w:rPr>
        <w:t>Специалист с ролью «Диспетчер» выполняет предыдущий шаг процесса по поиску нового доступного транспортного средства.</w:t>
      </w:r>
      <w:r w:rsidR="009F7C6A">
        <w:rPr>
          <w:rFonts w:ascii="Arial" w:hAnsi="Arial" w:cs="Arial"/>
          <w:szCs w:val="24"/>
        </w:rPr>
        <w:t xml:space="preserve"> Если собственное ТС или ТС подрядчика недоступны, Диспетчер связывается с заявителем потребности для корректировки дат и времени исполнения заявки (см. шаги 10.06.02.035 и 10.06.02.040).</w:t>
      </w:r>
    </w:p>
    <w:p w14:paraId="7E908F57" w14:textId="60B4709F" w:rsidR="008F70AE" w:rsidDel="00DF7FC2" w:rsidRDefault="00DF7FC2">
      <w:pPr>
        <w:spacing w:after="240" w:line="276" w:lineRule="auto"/>
        <w:ind w:firstLine="708"/>
        <w:rPr>
          <w:del w:id="1405" w:author="Savinskaya Yulia" w:date="2021-03-10T13:29:00Z"/>
          <w:rFonts w:ascii="Arial" w:hAnsi="Arial" w:cs="Arial"/>
          <w:szCs w:val="24"/>
        </w:rPr>
        <w:pPrChange w:id="1406" w:author="Savinskaya Yulia" w:date="2021-03-10T13:29:00Z">
          <w:pPr>
            <w:spacing w:after="240" w:line="276" w:lineRule="auto"/>
            <w:ind w:firstLine="567"/>
          </w:pPr>
        </w:pPrChange>
      </w:pPr>
      <w:ins w:id="1407" w:author="Savinskaya Yulia" w:date="2021-03-10T13:29:00Z">
        <w:r w:rsidRPr="00C67016">
          <w:rPr>
            <w:rFonts w:ascii="Arial" w:hAnsi="Arial" w:cs="Arial"/>
            <w:szCs w:val="24"/>
          </w:rPr>
          <w:t xml:space="preserve">При неработоспособности системы или при выезде механика на удаленные объекты реализована возможность офлайн регистрации событий с использованием </w:t>
        </w:r>
        <w:r>
          <w:rPr>
            <w:rFonts w:ascii="Arial" w:hAnsi="Arial" w:cs="Arial"/>
            <w:szCs w:val="24"/>
          </w:rPr>
          <w:t>ТСД (терминала сбора данных)</w:t>
        </w:r>
        <w:r w:rsidRPr="00C67016">
          <w:rPr>
            <w:rFonts w:ascii="Arial" w:hAnsi="Arial" w:cs="Arial"/>
            <w:szCs w:val="24"/>
          </w:rPr>
          <w:t xml:space="preserve"> и внесения данных по ТС</w:t>
        </w:r>
        <w:r>
          <w:rPr>
            <w:rFonts w:ascii="Arial" w:hAnsi="Arial" w:cs="Arial"/>
            <w:szCs w:val="24"/>
          </w:rPr>
          <w:t>: номер путевого листа, дата и время события, код и описание события</w:t>
        </w:r>
        <w:r w:rsidRPr="00C67016">
          <w:rPr>
            <w:rFonts w:ascii="Arial" w:hAnsi="Arial" w:cs="Arial"/>
            <w:szCs w:val="24"/>
          </w:rPr>
          <w:t>.</w:t>
        </w:r>
        <w:r>
          <w:rPr>
            <w:rFonts w:ascii="Arial" w:hAnsi="Arial" w:cs="Arial"/>
            <w:szCs w:val="24"/>
          </w:rPr>
          <w:t xml:space="preserve"> Для регистрации </w:t>
        </w:r>
      </w:ins>
      <w:ins w:id="1408" w:author="Savinskaya Yulia" w:date="2021-03-10T13:30:00Z">
        <w:r>
          <w:rPr>
            <w:rFonts w:ascii="Arial" w:hAnsi="Arial" w:cs="Arial"/>
            <w:szCs w:val="24"/>
          </w:rPr>
          <w:t>выезда</w:t>
        </w:r>
      </w:ins>
      <w:ins w:id="1409" w:author="Savinskaya Yulia" w:date="2021-03-10T13:29:00Z">
        <w:r>
          <w:rPr>
            <w:rFonts w:ascii="Arial" w:hAnsi="Arial" w:cs="Arial"/>
            <w:szCs w:val="24"/>
          </w:rPr>
          <w:t xml:space="preserve"> ТС </w:t>
        </w:r>
        <w:r w:rsidRPr="00C67016">
          <w:rPr>
            <w:rFonts w:ascii="Arial" w:hAnsi="Arial" w:cs="Arial"/>
            <w:szCs w:val="24"/>
          </w:rPr>
          <w:t xml:space="preserve">Специалист Управления по отслеживанию процесса перевозки выгружает из ТСД </w:t>
        </w:r>
        <w:r>
          <w:rPr>
            <w:rFonts w:ascii="Arial" w:hAnsi="Arial" w:cs="Arial"/>
            <w:szCs w:val="24"/>
          </w:rPr>
          <w:t xml:space="preserve">собранную </w:t>
        </w:r>
        <w:r w:rsidRPr="00C67016">
          <w:rPr>
            <w:rFonts w:ascii="Arial" w:hAnsi="Arial" w:cs="Arial"/>
            <w:szCs w:val="24"/>
          </w:rPr>
          <w:t>информацию по событиям в систему SAP S/4HANA.</w:t>
        </w:r>
        <w:r w:rsidRPr="00BB2107">
          <w:rPr>
            <w:rFonts w:ascii="Arial" w:hAnsi="Arial" w:cs="Arial"/>
            <w:szCs w:val="24"/>
          </w:rPr>
          <w:t xml:space="preserve"> </w:t>
        </w:r>
        <w:r>
          <w:rPr>
            <w:rFonts w:ascii="Arial" w:hAnsi="Arial" w:cs="Arial"/>
            <w:szCs w:val="24"/>
          </w:rPr>
          <w:t xml:space="preserve">После загрузки данных в </w:t>
        </w:r>
        <w:r w:rsidRPr="00C67016">
          <w:rPr>
            <w:rFonts w:ascii="Arial" w:hAnsi="Arial" w:cs="Arial"/>
            <w:szCs w:val="24"/>
          </w:rPr>
          <w:t>SAP S/4HANA</w:t>
        </w:r>
        <w:r>
          <w:rPr>
            <w:rFonts w:ascii="Arial" w:hAnsi="Arial" w:cs="Arial"/>
            <w:szCs w:val="24"/>
          </w:rPr>
          <w:t xml:space="preserve">, в путевом листе регистрируется фактическое </w:t>
        </w:r>
      </w:ins>
      <w:ins w:id="1410" w:author="Savinskaya Yulia" w:date="2021-03-10T13:30:00Z">
        <w:r>
          <w:rPr>
            <w:rFonts w:ascii="Arial" w:hAnsi="Arial" w:cs="Arial"/>
            <w:szCs w:val="24"/>
          </w:rPr>
          <w:t>отправление</w:t>
        </w:r>
      </w:ins>
      <w:ins w:id="1411" w:author="Savinskaya Yulia" w:date="2021-03-10T13:29:00Z">
        <w:r>
          <w:rPr>
            <w:rFonts w:ascii="Arial" w:hAnsi="Arial" w:cs="Arial"/>
            <w:szCs w:val="24"/>
          </w:rPr>
          <w:t xml:space="preserve"> транспортного средства посредством запуска отчета «ОТК: Загрузка данных с ТСД». Для просмотра информации по загруженным событиям используется отчет «Отчет по загруженным событиям». Данная функциональность реализована в рамках разработки ТМ201.</w:t>
        </w:r>
      </w:ins>
    </w:p>
    <w:p w14:paraId="75C9306C" w14:textId="3D876AC0" w:rsidR="00282A40" w:rsidRDefault="00282A40" w:rsidP="00AE12DE">
      <w:pPr>
        <w:spacing w:after="240" w:line="276" w:lineRule="auto"/>
        <w:ind w:firstLine="567"/>
        <w:jc w:val="right"/>
        <w:rPr>
          <w:rFonts w:ascii="Arial" w:hAnsi="Arial" w:cs="Arial"/>
          <w:b/>
          <w:sz w:val="22"/>
        </w:rPr>
      </w:pPr>
      <w:r w:rsidRPr="00916FAB">
        <w:rPr>
          <w:rFonts w:ascii="Arial" w:hAnsi="Arial" w:cs="Arial"/>
          <w:b/>
          <w:sz w:val="22"/>
        </w:rPr>
        <w:t xml:space="preserve">Таблица </w:t>
      </w:r>
      <w:del w:id="1412" w:author="Savinskaya Yulia" w:date="2021-02-25T11:27:00Z">
        <w:r w:rsidRPr="00916FAB" w:rsidDel="006107AB">
          <w:rPr>
            <w:rFonts w:ascii="Arial" w:hAnsi="Arial" w:cs="Arial"/>
            <w:b/>
            <w:sz w:val="22"/>
          </w:rPr>
          <w:fldChar w:fldCharType="begin"/>
        </w:r>
        <w:r w:rsidRPr="00916FAB" w:rsidDel="006107AB">
          <w:rPr>
            <w:rFonts w:ascii="Arial" w:hAnsi="Arial" w:cs="Arial"/>
            <w:b/>
            <w:sz w:val="22"/>
          </w:rPr>
          <w:delInstrText xml:space="preserve"> SEQ Таблица \* ARABIC </w:delInstrText>
        </w:r>
        <w:r w:rsidRPr="00916FAB" w:rsidDel="006107AB">
          <w:rPr>
            <w:rFonts w:ascii="Arial" w:hAnsi="Arial" w:cs="Arial"/>
            <w:b/>
            <w:sz w:val="22"/>
          </w:rPr>
          <w:fldChar w:fldCharType="separate"/>
        </w:r>
        <w:r w:rsidDel="006107AB">
          <w:rPr>
            <w:rFonts w:ascii="Arial" w:hAnsi="Arial" w:cs="Arial"/>
            <w:b/>
            <w:noProof/>
            <w:sz w:val="22"/>
          </w:rPr>
          <w:delText>3</w:delText>
        </w:r>
        <w:r w:rsidRPr="00AE12DE" w:rsidDel="006107AB">
          <w:rPr>
            <w:rFonts w:ascii="Arial" w:hAnsi="Arial" w:cs="Arial"/>
            <w:b/>
            <w:noProof/>
            <w:sz w:val="22"/>
          </w:rPr>
          <w:delText>5</w:delText>
        </w:r>
        <w:r w:rsidRPr="00916FAB" w:rsidDel="006107AB">
          <w:rPr>
            <w:rFonts w:ascii="Arial" w:hAnsi="Arial" w:cs="Arial"/>
            <w:b/>
            <w:sz w:val="22"/>
          </w:rPr>
          <w:fldChar w:fldCharType="end"/>
        </w:r>
      </w:del>
      <w:ins w:id="1413" w:author="Savinskaya Yulia" w:date="2021-02-25T15:29:00Z">
        <w:r w:rsidR="00F31DDE">
          <w:rPr>
            <w:rFonts w:ascii="Arial" w:hAnsi="Arial" w:cs="Arial"/>
            <w:b/>
            <w:sz w:val="22"/>
          </w:rPr>
          <w:t>39</w:t>
        </w:r>
      </w:ins>
      <w:r w:rsidRPr="00916FAB">
        <w:rPr>
          <w:rFonts w:ascii="Arial" w:hAnsi="Arial" w:cs="Arial"/>
          <w:b/>
          <w:sz w:val="22"/>
        </w:rPr>
        <w:t xml:space="preserve">. Описание </w:t>
      </w:r>
      <w:r>
        <w:rPr>
          <w:rFonts w:ascii="Arial" w:hAnsi="Arial" w:cs="Arial"/>
          <w:b/>
          <w:sz w:val="22"/>
        </w:rPr>
        <w:t>шага «Регистрация выезда ТС»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282A40" w14:paraId="7154153A" w14:textId="77777777" w:rsidTr="00C8745C">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2538AAF" w14:textId="77777777" w:rsidR="00282A40" w:rsidRDefault="00282A40" w:rsidP="00C8745C">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9FC2156" w14:textId="77777777" w:rsidR="00282A40" w:rsidRDefault="00282A40" w:rsidP="00C8745C">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789797D6" w14:textId="77777777" w:rsidR="00282A40" w:rsidRDefault="00282A40" w:rsidP="00C8745C">
            <w:pPr>
              <w:pStyle w:val="h"/>
              <w:spacing w:before="45" w:after="45"/>
              <w:rPr>
                <w:noProof/>
                <w:szCs w:val="24"/>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AA8E467" w14:textId="77777777" w:rsidR="00282A40" w:rsidRDefault="00282A40" w:rsidP="00C8745C">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C4F2067" w14:textId="77777777" w:rsidR="00282A40" w:rsidRDefault="00282A40" w:rsidP="00C8745C">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329AF938" w14:textId="77777777" w:rsidR="00282A40" w:rsidRDefault="00282A40" w:rsidP="00C8745C">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E579F19" w14:textId="77777777" w:rsidR="00282A40" w:rsidRDefault="00282A40" w:rsidP="00C8745C">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27F8669" w14:textId="77777777" w:rsidR="00282A40" w:rsidRDefault="00282A40" w:rsidP="00C8745C">
            <w:pPr>
              <w:pStyle w:val="h"/>
              <w:spacing w:before="45" w:after="45"/>
              <w:rPr>
                <w:noProof/>
                <w:szCs w:val="24"/>
              </w:rPr>
            </w:pPr>
            <w:r>
              <w:rPr>
                <w:noProof/>
                <w:szCs w:val="24"/>
              </w:rPr>
              <w:t>Выход</w:t>
            </w:r>
          </w:p>
        </w:tc>
      </w:tr>
      <w:tr w:rsidR="00282A40" w:rsidRPr="00EA69E2" w14:paraId="788ECA61" w14:textId="77777777" w:rsidTr="00C8745C">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1BF3CEC" w14:textId="77777777" w:rsidR="00282A40" w:rsidRPr="00AE12DE" w:rsidRDefault="00282A40" w:rsidP="00C8745C">
            <w:pPr>
              <w:pStyle w:val="bbb"/>
              <w:spacing w:before="45" w:after="45"/>
              <w:rPr>
                <w:szCs w:val="24"/>
              </w:rPr>
            </w:pPr>
            <w:r w:rsidRPr="00AE12DE">
              <w:rPr>
                <w:szCs w:val="24"/>
              </w:rPr>
              <w:t>10.06.03.30</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090F509" w14:textId="77777777" w:rsidR="00282A40" w:rsidRPr="00AE12DE" w:rsidRDefault="00282A40" w:rsidP="00C8745C">
            <w:pPr>
              <w:pStyle w:val="bbb"/>
              <w:spacing w:before="45" w:after="45"/>
              <w:rPr>
                <w:szCs w:val="24"/>
              </w:rPr>
            </w:pPr>
            <w:r w:rsidRPr="00AE12DE">
              <w:rPr>
                <w:szCs w:val="24"/>
              </w:rPr>
              <w:t>Регистрация выезда ТС</w:t>
            </w:r>
          </w:p>
        </w:tc>
        <w:tc>
          <w:tcPr>
            <w:tcW w:w="557" w:type="pct"/>
            <w:tcBorders>
              <w:top w:val="single" w:sz="6" w:space="0" w:color="000000"/>
              <w:left w:val="single" w:sz="6" w:space="0" w:color="000000"/>
              <w:bottom w:val="single" w:sz="6" w:space="0" w:color="000000"/>
              <w:right w:val="single" w:sz="6" w:space="0" w:color="000000"/>
            </w:tcBorders>
          </w:tcPr>
          <w:p w14:paraId="3415492A" w14:textId="77777777" w:rsidR="00282A40" w:rsidRPr="00AE12DE" w:rsidRDefault="00282A40" w:rsidP="00C8745C">
            <w:pPr>
              <w:pStyle w:val="bbb"/>
              <w:spacing w:before="45" w:after="45"/>
              <w:rPr>
                <w:szCs w:val="24"/>
              </w:rPr>
            </w:pPr>
            <w:r w:rsidRPr="00AE12DE">
              <w:rPr>
                <w:szCs w:val="24"/>
              </w:rPr>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FA4A381" w14:textId="77777777" w:rsidR="00282A40" w:rsidRPr="00AE12DE" w:rsidRDefault="00CE17D1" w:rsidP="00C8745C">
            <w:pPr>
              <w:pStyle w:val="bbb"/>
              <w:spacing w:before="45" w:after="45"/>
              <w:rPr>
                <w:szCs w:val="24"/>
              </w:rPr>
            </w:pPr>
            <w:r w:rsidRPr="00AE12DE">
              <w:rPr>
                <w:szCs w:val="24"/>
              </w:rPr>
              <w:t>На данном шаге осуществляется регистрация выезда ТС во Фрахтовом заказе</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A215E22" w14:textId="77777777" w:rsidR="00282A40" w:rsidRPr="00AE12DE" w:rsidRDefault="0023109A" w:rsidP="00C8745C">
            <w:pPr>
              <w:pStyle w:val="bbb"/>
              <w:spacing w:before="45" w:after="45"/>
              <w:rPr>
                <w:szCs w:val="24"/>
              </w:rPr>
            </w:pPr>
            <w:r w:rsidRPr="0070246D">
              <w:rPr>
                <w:szCs w:val="24"/>
              </w:rPr>
              <w:t>Специалист Управления по отслеживанию процесса перевозки</w:t>
            </w:r>
          </w:p>
        </w:tc>
        <w:tc>
          <w:tcPr>
            <w:tcW w:w="626" w:type="pct"/>
            <w:tcBorders>
              <w:top w:val="single" w:sz="6" w:space="0" w:color="000000"/>
              <w:left w:val="single" w:sz="6" w:space="0" w:color="000000"/>
              <w:bottom w:val="single" w:sz="6" w:space="0" w:color="000000"/>
              <w:right w:val="single" w:sz="6" w:space="0" w:color="000000"/>
            </w:tcBorders>
          </w:tcPr>
          <w:p w14:paraId="4D252920" w14:textId="77777777" w:rsidR="00282A40" w:rsidRPr="00AE12DE" w:rsidRDefault="00CE17D1" w:rsidP="00C8745C">
            <w:pPr>
              <w:pStyle w:val="bbb"/>
              <w:spacing w:before="45" w:after="45"/>
              <w:rPr>
                <w:szCs w:val="24"/>
              </w:rPr>
            </w:pPr>
            <w:r w:rsidRPr="00AE12DE">
              <w:rPr>
                <w:szCs w:val="24"/>
              </w:rPr>
              <w:t>Разрешение выдано / не требуется. Определен водитель и ТС для транспортировки. Необходимо зарегистрировать выезд ТС</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5A7843F" w14:textId="77777777" w:rsidR="00282A40" w:rsidRPr="00AE12DE" w:rsidRDefault="00282A40" w:rsidP="00C8745C">
            <w:pPr>
              <w:pStyle w:val="bbb"/>
              <w:spacing w:before="45" w:after="45"/>
              <w:rPr>
                <w:szCs w:val="24"/>
              </w:rPr>
            </w:pPr>
            <w:r w:rsidRPr="00AE12DE">
              <w:rPr>
                <w:szCs w:val="24"/>
              </w:rPr>
              <w:t>Путевой лист (</w:t>
            </w:r>
            <w:r w:rsidR="00CE17D1" w:rsidRPr="00AE12DE">
              <w:rPr>
                <w:szCs w:val="24"/>
              </w:rPr>
              <w:t>В работе</w:t>
            </w:r>
            <w:r w:rsidRPr="00AE12DE">
              <w:rPr>
                <w:szCs w:val="24"/>
              </w:rPr>
              <w:t>)</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68933A3" w14:textId="77777777" w:rsidR="00282A40" w:rsidRPr="00AE12DE" w:rsidRDefault="00CE17D1">
            <w:pPr>
              <w:rPr>
                <w:rFonts w:ascii="Arial" w:eastAsia="Arial" w:hAnsi="Arial" w:cs="Arial"/>
                <w:color w:val="000000"/>
                <w:sz w:val="18"/>
                <w:szCs w:val="24"/>
                <w:lang w:eastAsia="ru-RU"/>
              </w:rPr>
            </w:pPr>
            <w:r w:rsidRPr="00AE12DE">
              <w:rPr>
                <w:rFonts w:ascii="Arial" w:eastAsia="Arial" w:hAnsi="Arial" w:cs="Arial"/>
                <w:color w:val="000000"/>
                <w:sz w:val="18"/>
                <w:szCs w:val="24"/>
                <w:lang w:eastAsia="ru-RU"/>
              </w:rPr>
              <w:t>Путевой лист (Зарегистрировано отправление/Требуется корректировка)</w:t>
            </w:r>
          </w:p>
        </w:tc>
      </w:tr>
    </w:tbl>
    <w:p w14:paraId="18F6E719" w14:textId="77777777" w:rsidR="00282A40" w:rsidRPr="00AE12DE" w:rsidRDefault="00282A40" w:rsidP="00AE12DE">
      <w:pPr>
        <w:spacing w:after="240" w:line="276" w:lineRule="auto"/>
        <w:rPr>
          <w:rFonts w:ascii="Arial" w:hAnsi="Arial" w:cs="Arial"/>
          <w:szCs w:val="24"/>
        </w:rPr>
      </w:pPr>
    </w:p>
    <w:p w14:paraId="604C797D" w14:textId="2EF4563D" w:rsidR="001D0CEA" w:rsidRDefault="001D0CEA" w:rsidP="001D0CEA">
      <w:pPr>
        <w:pStyle w:val="4"/>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10.06.0</w:t>
      </w:r>
      <w:r w:rsidR="00AA662F">
        <w:rPr>
          <w:rFonts w:eastAsiaTheme="majorEastAsia" w:cstheme="majorBidi"/>
          <w:b/>
          <w:i w:val="0"/>
          <w:caps w:val="0"/>
          <w:sz w:val="24"/>
          <w:szCs w:val="24"/>
        </w:rPr>
        <w:t>3</w:t>
      </w:r>
      <w:r>
        <w:rPr>
          <w:rFonts w:eastAsiaTheme="majorEastAsia" w:cstheme="majorBidi"/>
          <w:b/>
          <w:i w:val="0"/>
          <w:caps w:val="0"/>
          <w:sz w:val="24"/>
          <w:szCs w:val="24"/>
        </w:rPr>
        <w:t>.</w:t>
      </w:r>
      <w:r w:rsidR="00282A40" w:rsidRPr="00AE12DE">
        <w:rPr>
          <w:rFonts w:eastAsiaTheme="majorEastAsia" w:cstheme="majorBidi"/>
          <w:b/>
          <w:i w:val="0"/>
          <w:caps w:val="0"/>
          <w:sz w:val="24"/>
          <w:szCs w:val="24"/>
        </w:rPr>
        <w:t>4</w:t>
      </w:r>
      <w:r w:rsidR="00282A40">
        <w:rPr>
          <w:rFonts w:eastAsiaTheme="majorEastAsia" w:cstheme="majorBidi"/>
          <w:b/>
          <w:i w:val="0"/>
          <w:caps w:val="0"/>
          <w:sz w:val="24"/>
          <w:szCs w:val="24"/>
        </w:rPr>
        <w:t>0</w:t>
      </w:r>
      <w:r w:rsidR="00282A40" w:rsidRPr="0012135C">
        <w:rPr>
          <w:rFonts w:eastAsiaTheme="majorEastAsia" w:cstheme="majorBidi"/>
          <w:b/>
          <w:i w:val="0"/>
          <w:caps w:val="0"/>
          <w:sz w:val="24"/>
          <w:szCs w:val="24"/>
        </w:rPr>
        <w:t xml:space="preserve"> </w:t>
      </w:r>
      <w:r w:rsidRPr="0012135C">
        <w:rPr>
          <w:rFonts w:eastAsiaTheme="majorEastAsia" w:cstheme="majorBidi"/>
          <w:b/>
          <w:i w:val="0"/>
          <w:caps w:val="0"/>
          <w:sz w:val="24"/>
          <w:szCs w:val="24"/>
        </w:rPr>
        <w:t xml:space="preserve">– </w:t>
      </w:r>
      <w:r w:rsidR="00AA662F">
        <w:rPr>
          <w:rFonts w:eastAsiaTheme="majorEastAsia" w:cstheme="majorBidi"/>
          <w:b/>
          <w:i w:val="0"/>
          <w:caps w:val="0"/>
          <w:sz w:val="24"/>
          <w:szCs w:val="24"/>
        </w:rPr>
        <w:t>Выполнение работ водителем</w:t>
      </w:r>
    </w:p>
    <w:p w14:paraId="70DD8A06" w14:textId="77777777" w:rsidR="00AA662F" w:rsidRDefault="00AA662F" w:rsidP="00AA662F">
      <w:pPr>
        <w:rPr>
          <w:rFonts w:eastAsiaTheme="majorEastAsia"/>
        </w:rPr>
      </w:pPr>
    </w:p>
    <w:p w14:paraId="7E04EB4E" w14:textId="0A48A302" w:rsidR="00AA662F" w:rsidRPr="00C50AEB" w:rsidRDefault="00AA662F" w:rsidP="00AA662F">
      <w:pPr>
        <w:ind w:firstLine="709"/>
        <w:rPr>
          <w:rFonts w:ascii="Arial" w:hAnsi="Arial" w:cs="Arial"/>
          <w:szCs w:val="24"/>
        </w:rPr>
      </w:pPr>
      <w:r>
        <w:rPr>
          <w:rFonts w:ascii="Arial" w:hAnsi="Arial" w:cs="Arial"/>
          <w:szCs w:val="24"/>
        </w:rPr>
        <w:t>Шаг п</w:t>
      </w:r>
      <w:r w:rsidRPr="00C50AEB">
        <w:rPr>
          <w:rFonts w:ascii="Arial" w:hAnsi="Arial" w:cs="Arial"/>
          <w:szCs w:val="24"/>
        </w:rPr>
        <w:t>роцесс</w:t>
      </w:r>
      <w:r>
        <w:rPr>
          <w:rFonts w:ascii="Arial" w:hAnsi="Arial" w:cs="Arial"/>
          <w:szCs w:val="24"/>
        </w:rPr>
        <w:t>а</w:t>
      </w:r>
      <w:r w:rsidRPr="00C50AEB">
        <w:rPr>
          <w:rFonts w:ascii="Arial" w:hAnsi="Arial" w:cs="Arial"/>
          <w:szCs w:val="24"/>
        </w:rPr>
        <w:t xml:space="preserve"> </w:t>
      </w:r>
      <w:r>
        <w:rPr>
          <w:rFonts w:ascii="Arial" w:hAnsi="Arial" w:cs="Arial"/>
          <w:szCs w:val="24"/>
        </w:rPr>
        <w:t xml:space="preserve">отражает </w:t>
      </w:r>
      <w:r w:rsidRPr="00C50AEB">
        <w:rPr>
          <w:rFonts w:ascii="Arial" w:hAnsi="Arial" w:cs="Arial"/>
          <w:szCs w:val="24"/>
        </w:rPr>
        <w:t>фактическо</w:t>
      </w:r>
      <w:r>
        <w:rPr>
          <w:rFonts w:ascii="Arial" w:hAnsi="Arial" w:cs="Arial"/>
          <w:szCs w:val="24"/>
        </w:rPr>
        <w:t>е</w:t>
      </w:r>
      <w:r w:rsidRPr="00C50AEB">
        <w:rPr>
          <w:rFonts w:ascii="Arial" w:hAnsi="Arial" w:cs="Arial"/>
          <w:szCs w:val="24"/>
        </w:rPr>
        <w:t xml:space="preserve"> выполнени</w:t>
      </w:r>
      <w:r>
        <w:rPr>
          <w:rFonts w:ascii="Arial" w:hAnsi="Arial" w:cs="Arial"/>
          <w:szCs w:val="24"/>
        </w:rPr>
        <w:t>е</w:t>
      </w:r>
      <w:r w:rsidRPr="00C50AEB">
        <w:rPr>
          <w:rFonts w:ascii="Arial" w:hAnsi="Arial" w:cs="Arial"/>
          <w:szCs w:val="24"/>
        </w:rPr>
        <w:t xml:space="preserve"> работ согласно документу «Путевой лист». </w:t>
      </w:r>
      <w:r>
        <w:rPr>
          <w:rFonts w:ascii="Arial" w:hAnsi="Arial" w:cs="Arial"/>
          <w:szCs w:val="24"/>
        </w:rPr>
        <w:t>Шаг</w:t>
      </w:r>
      <w:r w:rsidRPr="00C50AEB">
        <w:rPr>
          <w:rFonts w:ascii="Arial" w:hAnsi="Arial" w:cs="Arial"/>
          <w:szCs w:val="24"/>
        </w:rPr>
        <w:t xml:space="preserve"> процесса выполня</w:t>
      </w:r>
      <w:r>
        <w:rPr>
          <w:rFonts w:ascii="Arial" w:hAnsi="Arial" w:cs="Arial"/>
          <w:szCs w:val="24"/>
        </w:rPr>
        <w:t>е</w:t>
      </w:r>
      <w:r w:rsidRPr="00C50AEB">
        <w:rPr>
          <w:rFonts w:ascii="Arial" w:hAnsi="Arial" w:cs="Arial"/>
          <w:szCs w:val="24"/>
        </w:rPr>
        <w:t>тся вне системы SAP</w:t>
      </w:r>
      <w:ins w:id="1414" w:author="Savinskaya Yulia" w:date="2021-03-09T17:17:00Z">
        <w:r w:rsidR="00136D6A">
          <w:rPr>
            <w:rFonts w:ascii="Arial" w:hAnsi="Arial" w:cs="Arial"/>
            <w:szCs w:val="24"/>
          </w:rPr>
          <w:t xml:space="preserve"> </w:t>
        </w:r>
        <w:r w:rsidR="00136D6A">
          <w:rPr>
            <w:rFonts w:ascii="Arial" w:hAnsi="Arial" w:cs="Arial"/>
            <w:szCs w:val="24"/>
            <w:lang w:val="en-US"/>
          </w:rPr>
          <w:t>S</w:t>
        </w:r>
      </w:ins>
      <w:r w:rsidRPr="00C50AEB">
        <w:rPr>
          <w:rFonts w:ascii="Arial" w:hAnsi="Arial" w:cs="Arial"/>
          <w:szCs w:val="24"/>
        </w:rPr>
        <w:t>/4HANA.</w:t>
      </w:r>
    </w:p>
    <w:p w14:paraId="1DC41B87" w14:textId="024E739D" w:rsidR="00AA662F" w:rsidRDefault="00AA662F" w:rsidP="003A299F">
      <w:pPr>
        <w:pStyle w:val="a7"/>
        <w:jc w:val="right"/>
        <w:rPr>
          <w:rFonts w:ascii="Arial" w:hAnsi="Arial" w:cs="Arial"/>
          <w:b/>
          <w:sz w:val="22"/>
        </w:rPr>
      </w:pPr>
      <w:r w:rsidRPr="00916FAB">
        <w:rPr>
          <w:rFonts w:ascii="Arial" w:hAnsi="Arial" w:cs="Arial"/>
          <w:b/>
          <w:sz w:val="22"/>
        </w:rPr>
        <w:t xml:space="preserve">Таблица </w:t>
      </w:r>
      <w:del w:id="1415" w:author="Savinskaya Yulia" w:date="2021-02-25T11:27:00Z">
        <w:r w:rsidR="001B031F" w:rsidRPr="00916FAB" w:rsidDel="006107AB">
          <w:rPr>
            <w:rFonts w:ascii="Arial" w:hAnsi="Arial" w:cs="Arial"/>
            <w:b/>
            <w:sz w:val="22"/>
          </w:rPr>
          <w:fldChar w:fldCharType="begin"/>
        </w:r>
        <w:r w:rsidR="001B031F" w:rsidRPr="00916FAB" w:rsidDel="006107AB">
          <w:rPr>
            <w:rFonts w:ascii="Arial" w:hAnsi="Arial" w:cs="Arial"/>
            <w:b/>
            <w:sz w:val="22"/>
          </w:rPr>
          <w:delInstrText xml:space="preserve"> SEQ Таблица \* ARABIC </w:delInstrText>
        </w:r>
        <w:r w:rsidR="001B031F" w:rsidRPr="00916FAB" w:rsidDel="006107AB">
          <w:rPr>
            <w:rFonts w:ascii="Arial" w:hAnsi="Arial" w:cs="Arial"/>
            <w:b/>
            <w:sz w:val="22"/>
          </w:rPr>
          <w:fldChar w:fldCharType="separate"/>
        </w:r>
        <w:r w:rsidR="001B031F" w:rsidDel="006107AB">
          <w:rPr>
            <w:rFonts w:ascii="Arial" w:hAnsi="Arial" w:cs="Arial"/>
            <w:b/>
            <w:noProof/>
            <w:sz w:val="22"/>
          </w:rPr>
          <w:delText>36</w:delText>
        </w:r>
        <w:r w:rsidR="001B031F" w:rsidRPr="00916FAB" w:rsidDel="006107AB">
          <w:rPr>
            <w:rFonts w:ascii="Arial" w:hAnsi="Arial" w:cs="Arial"/>
            <w:b/>
            <w:sz w:val="22"/>
          </w:rPr>
          <w:fldChar w:fldCharType="end"/>
        </w:r>
      </w:del>
      <w:ins w:id="1416" w:author="Savinskaya Yulia" w:date="2021-02-25T11:27:00Z">
        <w:r w:rsidR="006107AB">
          <w:rPr>
            <w:rFonts w:ascii="Arial" w:hAnsi="Arial" w:cs="Arial"/>
            <w:b/>
            <w:sz w:val="22"/>
          </w:rPr>
          <w:t>4</w:t>
        </w:r>
      </w:ins>
      <w:ins w:id="1417" w:author="Savinskaya Yulia" w:date="2021-02-25T15:29:00Z">
        <w:r w:rsidR="00F31DDE">
          <w:rPr>
            <w:rFonts w:ascii="Arial" w:hAnsi="Arial" w:cs="Arial"/>
            <w:b/>
            <w:sz w:val="22"/>
          </w:rPr>
          <w:t>0</w:t>
        </w:r>
      </w:ins>
      <w:r w:rsidRPr="00916FAB">
        <w:rPr>
          <w:rFonts w:ascii="Arial" w:hAnsi="Arial" w:cs="Arial"/>
          <w:b/>
          <w:sz w:val="22"/>
        </w:rPr>
        <w:t xml:space="preserve">. Описание </w:t>
      </w:r>
      <w:r>
        <w:rPr>
          <w:rFonts w:ascii="Arial" w:hAnsi="Arial" w:cs="Arial"/>
          <w:b/>
          <w:sz w:val="22"/>
        </w:rPr>
        <w:t>шага «Выполнение работ водителем»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AA662F" w14:paraId="2E3E8CEC" w14:textId="77777777" w:rsidTr="00826E74">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760DE31" w14:textId="77777777" w:rsidR="00AA662F" w:rsidRDefault="00AA662F" w:rsidP="006F598D">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A38B09B" w14:textId="77777777" w:rsidR="00AA662F" w:rsidRDefault="00AA662F" w:rsidP="006F598D">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5BDBE3A1" w14:textId="77777777" w:rsidR="00AA662F" w:rsidRDefault="00AA662F" w:rsidP="006F598D">
            <w:pPr>
              <w:pStyle w:val="h"/>
              <w:spacing w:before="45" w:after="45"/>
              <w:rPr>
                <w:noProof/>
                <w:szCs w:val="24"/>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DB86F9B" w14:textId="77777777" w:rsidR="00AA662F" w:rsidRDefault="00AA662F" w:rsidP="006F598D">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79E5829" w14:textId="77777777" w:rsidR="00AA662F" w:rsidRDefault="00AA662F" w:rsidP="006F598D">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20A90858" w14:textId="77777777" w:rsidR="00AA662F" w:rsidRDefault="00AA662F" w:rsidP="006F598D">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FB1DD95" w14:textId="77777777" w:rsidR="00AA662F" w:rsidRDefault="00AA662F" w:rsidP="006F598D">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58E46CA" w14:textId="77777777" w:rsidR="00AA662F" w:rsidRDefault="00AA662F" w:rsidP="006F598D">
            <w:pPr>
              <w:pStyle w:val="h"/>
              <w:spacing w:before="45" w:after="45"/>
              <w:rPr>
                <w:noProof/>
                <w:szCs w:val="24"/>
              </w:rPr>
            </w:pPr>
            <w:r>
              <w:rPr>
                <w:noProof/>
                <w:szCs w:val="24"/>
              </w:rPr>
              <w:t>Выход</w:t>
            </w:r>
          </w:p>
        </w:tc>
      </w:tr>
      <w:tr w:rsidR="00AA662F" w:rsidRPr="00EA69E2" w14:paraId="44487B68" w14:textId="77777777" w:rsidTr="00826E74">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0B115E6" w14:textId="6B90D7A3" w:rsidR="00AA662F" w:rsidRPr="00AE12DE" w:rsidRDefault="00AA662F" w:rsidP="00C8745C">
            <w:pPr>
              <w:pStyle w:val="bbb"/>
              <w:spacing w:before="45" w:after="45"/>
              <w:rPr>
                <w:szCs w:val="24"/>
              </w:rPr>
            </w:pPr>
            <w:r w:rsidRPr="00AE12DE">
              <w:rPr>
                <w:szCs w:val="24"/>
              </w:rPr>
              <w:lastRenderedPageBreak/>
              <w:t>10.06.03.</w:t>
            </w:r>
            <w:r w:rsidR="001B031F" w:rsidRPr="00AE12DE">
              <w:rPr>
                <w:szCs w:val="24"/>
              </w:rPr>
              <w:t>40</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4A1DC11" w14:textId="77777777" w:rsidR="00AA662F" w:rsidRPr="00AE12DE" w:rsidRDefault="00AA662F" w:rsidP="006F598D">
            <w:pPr>
              <w:pStyle w:val="bbb"/>
              <w:spacing w:before="45" w:after="45"/>
              <w:rPr>
                <w:szCs w:val="24"/>
              </w:rPr>
            </w:pPr>
            <w:r w:rsidRPr="00AE12DE">
              <w:rPr>
                <w:szCs w:val="24"/>
              </w:rPr>
              <w:t>Выполнение работ водителем</w:t>
            </w:r>
          </w:p>
        </w:tc>
        <w:tc>
          <w:tcPr>
            <w:tcW w:w="557" w:type="pct"/>
            <w:tcBorders>
              <w:top w:val="single" w:sz="6" w:space="0" w:color="000000"/>
              <w:left w:val="single" w:sz="6" w:space="0" w:color="000000"/>
              <w:bottom w:val="single" w:sz="6" w:space="0" w:color="000000"/>
              <w:right w:val="single" w:sz="6" w:space="0" w:color="000000"/>
            </w:tcBorders>
          </w:tcPr>
          <w:p w14:paraId="208444E8" w14:textId="77777777" w:rsidR="00AA662F" w:rsidRPr="00AE12DE" w:rsidRDefault="00AA662F" w:rsidP="006F598D">
            <w:pPr>
              <w:pStyle w:val="bbb"/>
              <w:spacing w:before="45" w:after="45"/>
              <w:rPr>
                <w:szCs w:val="24"/>
              </w:rPr>
            </w:pPr>
            <w:r w:rsidRPr="00AE12DE">
              <w:rPr>
                <w:szCs w:val="24"/>
              </w:rPr>
              <w:t>Вне системы</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D542BC3" w14:textId="77777777" w:rsidR="00AA662F" w:rsidRPr="00AE12DE" w:rsidRDefault="00AA662F" w:rsidP="006F598D">
            <w:pPr>
              <w:pStyle w:val="bbb"/>
              <w:spacing w:before="45" w:after="45"/>
              <w:rPr>
                <w:szCs w:val="24"/>
              </w:rPr>
            </w:pPr>
            <w:r w:rsidRPr="00AE12DE">
              <w:rPr>
                <w:szCs w:val="24"/>
              </w:rPr>
              <w:t>Фактическое выполнение работ</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11F8325" w14:textId="77777777" w:rsidR="00AA662F" w:rsidRPr="00AE12DE" w:rsidRDefault="00AA662F" w:rsidP="006F598D">
            <w:pPr>
              <w:pStyle w:val="bbb"/>
              <w:spacing w:before="45" w:after="45"/>
              <w:rPr>
                <w:szCs w:val="24"/>
              </w:rPr>
            </w:pPr>
            <w:r w:rsidRPr="00AE12DE">
              <w:rPr>
                <w:szCs w:val="24"/>
              </w:rPr>
              <w:t>Водитель</w:t>
            </w:r>
          </w:p>
        </w:tc>
        <w:tc>
          <w:tcPr>
            <w:tcW w:w="626" w:type="pct"/>
            <w:tcBorders>
              <w:top w:val="single" w:sz="6" w:space="0" w:color="000000"/>
              <w:left w:val="single" w:sz="6" w:space="0" w:color="000000"/>
              <w:bottom w:val="single" w:sz="6" w:space="0" w:color="000000"/>
              <w:right w:val="single" w:sz="6" w:space="0" w:color="000000"/>
            </w:tcBorders>
          </w:tcPr>
          <w:p w14:paraId="68E9F5F3" w14:textId="709A1D27" w:rsidR="00AA662F" w:rsidRPr="00AE12DE" w:rsidRDefault="001B031F" w:rsidP="006F598D">
            <w:pPr>
              <w:pStyle w:val="bbb"/>
              <w:spacing w:before="45" w:after="45"/>
              <w:rPr>
                <w:szCs w:val="24"/>
              </w:rPr>
            </w:pPr>
            <w:r w:rsidRPr="00AE12DE">
              <w:rPr>
                <w:szCs w:val="24"/>
              </w:rPr>
              <w:t>Выезд ТС зарегистрирован</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28D597E" w14:textId="77777777" w:rsidR="00AA662F" w:rsidRPr="00AE12DE" w:rsidRDefault="00AA662F" w:rsidP="006F598D">
            <w:pPr>
              <w:pStyle w:val="bbb"/>
              <w:spacing w:before="45" w:after="45"/>
              <w:rPr>
                <w:szCs w:val="24"/>
              </w:rPr>
            </w:pPr>
            <w:r w:rsidRPr="00AE12DE">
              <w:rPr>
                <w:szCs w:val="24"/>
              </w:rPr>
              <w:t>Путевой лист</w:t>
            </w:r>
            <w:r w:rsidR="001B031F" w:rsidRPr="00AE12DE">
              <w:rPr>
                <w:szCs w:val="24"/>
              </w:rPr>
              <w:t xml:space="preserve"> (Зарегистрировано отправление)</w:t>
            </w:r>
          </w:p>
          <w:p w14:paraId="33AF3E65" w14:textId="77777777" w:rsidR="001B031F" w:rsidRPr="00AE12DE" w:rsidRDefault="001B031F" w:rsidP="001B031F">
            <w:pPr>
              <w:rPr>
                <w:rFonts w:ascii="Arial" w:eastAsia="Arial" w:hAnsi="Arial" w:cs="Arial"/>
                <w:color w:val="000000"/>
                <w:sz w:val="18"/>
                <w:szCs w:val="24"/>
                <w:lang w:eastAsia="ru-RU"/>
              </w:rPr>
            </w:pPr>
            <w:r w:rsidRPr="00AE12DE">
              <w:rPr>
                <w:rFonts w:ascii="Arial" w:eastAsia="Arial" w:hAnsi="Arial" w:cs="Arial"/>
                <w:color w:val="000000"/>
                <w:sz w:val="18"/>
                <w:szCs w:val="24"/>
                <w:lang w:eastAsia="ru-RU"/>
              </w:rPr>
              <w:t>ЭСМ-7</w:t>
            </w:r>
          </w:p>
          <w:p w14:paraId="64F979D6" w14:textId="77777777" w:rsidR="001B031F" w:rsidRPr="00AE12DE" w:rsidRDefault="001B031F" w:rsidP="001B031F">
            <w:pPr>
              <w:rPr>
                <w:rFonts w:ascii="Arial" w:eastAsia="Arial" w:hAnsi="Arial" w:cs="Arial"/>
                <w:color w:val="000000"/>
                <w:sz w:val="18"/>
                <w:szCs w:val="24"/>
                <w:lang w:eastAsia="ru-RU"/>
              </w:rPr>
            </w:pPr>
            <w:r w:rsidRPr="00AE12DE">
              <w:rPr>
                <w:rFonts w:ascii="Arial" w:eastAsia="Arial" w:hAnsi="Arial" w:cs="Arial"/>
                <w:color w:val="000000"/>
                <w:sz w:val="18"/>
                <w:szCs w:val="24"/>
                <w:lang w:eastAsia="ru-RU"/>
              </w:rPr>
              <w:t>Товаро-сопроводительные документы для внешней/внутренней транспортировки</w:t>
            </w:r>
          </w:p>
          <w:p w14:paraId="51C3FC14" w14:textId="77777777" w:rsidR="001B031F" w:rsidRPr="00AE12DE" w:rsidRDefault="001B031F" w:rsidP="001B031F">
            <w:pPr>
              <w:rPr>
                <w:rFonts w:ascii="Arial" w:eastAsia="Arial" w:hAnsi="Arial" w:cs="Arial"/>
                <w:color w:val="000000"/>
                <w:sz w:val="18"/>
                <w:szCs w:val="24"/>
                <w:lang w:eastAsia="ru-RU"/>
              </w:rPr>
            </w:pPr>
            <w:r w:rsidRPr="00AE12DE">
              <w:rPr>
                <w:rFonts w:ascii="Arial" w:eastAsia="Arial" w:hAnsi="Arial" w:cs="Arial"/>
                <w:color w:val="000000"/>
                <w:sz w:val="18"/>
                <w:szCs w:val="24"/>
                <w:lang w:eastAsia="ru-RU"/>
              </w:rPr>
              <w:t>Экспедиторская расписка</w:t>
            </w:r>
          </w:p>
          <w:p w14:paraId="66AA7656" w14:textId="77777777" w:rsidR="001B031F" w:rsidRPr="00AE12DE" w:rsidRDefault="001B031F" w:rsidP="001B031F">
            <w:pPr>
              <w:pStyle w:val="bbb"/>
              <w:spacing w:before="45" w:after="45"/>
              <w:rPr>
                <w:szCs w:val="24"/>
              </w:rPr>
            </w:pPr>
            <w:r w:rsidRPr="00AE12DE">
              <w:rPr>
                <w:szCs w:val="24"/>
              </w:rPr>
              <w:t>Поручение экспедитора</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48AB0BD" w14:textId="77777777" w:rsidR="00AA662F" w:rsidRPr="00AE12DE" w:rsidRDefault="00AA662F" w:rsidP="006F598D">
            <w:pPr>
              <w:pStyle w:val="bbb"/>
              <w:spacing w:before="45" w:after="45"/>
              <w:rPr>
                <w:szCs w:val="24"/>
              </w:rPr>
            </w:pPr>
            <w:r w:rsidRPr="00AE12DE">
              <w:rPr>
                <w:szCs w:val="24"/>
              </w:rPr>
              <w:t>Путевой лист</w:t>
            </w:r>
            <w:r w:rsidR="001B031F" w:rsidRPr="00AE12DE">
              <w:rPr>
                <w:szCs w:val="24"/>
              </w:rPr>
              <w:t xml:space="preserve"> (Завершен)</w:t>
            </w:r>
          </w:p>
          <w:p w14:paraId="47AB00ED" w14:textId="77777777" w:rsidR="001B031F" w:rsidRPr="00AE12DE" w:rsidRDefault="001B031F" w:rsidP="001B031F">
            <w:pPr>
              <w:rPr>
                <w:rFonts w:ascii="Arial" w:eastAsia="Arial" w:hAnsi="Arial" w:cs="Arial"/>
                <w:color w:val="000000"/>
                <w:sz w:val="18"/>
                <w:szCs w:val="24"/>
                <w:lang w:eastAsia="ru-RU"/>
              </w:rPr>
            </w:pPr>
            <w:r w:rsidRPr="00AE12DE">
              <w:rPr>
                <w:rFonts w:ascii="Arial" w:eastAsia="Arial" w:hAnsi="Arial" w:cs="Arial"/>
                <w:color w:val="000000"/>
                <w:sz w:val="18"/>
                <w:szCs w:val="24"/>
                <w:lang w:eastAsia="ru-RU"/>
              </w:rPr>
              <w:t>ЭСМ-7</w:t>
            </w:r>
          </w:p>
          <w:p w14:paraId="064F5BC5" w14:textId="77777777" w:rsidR="001B031F" w:rsidRPr="00AE12DE" w:rsidRDefault="001B031F" w:rsidP="001B031F">
            <w:pPr>
              <w:rPr>
                <w:rFonts w:ascii="Arial" w:eastAsia="Arial" w:hAnsi="Arial" w:cs="Arial"/>
                <w:color w:val="000000"/>
                <w:sz w:val="18"/>
                <w:szCs w:val="24"/>
                <w:lang w:eastAsia="ru-RU"/>
              </w:rPr>
            </w:pPr>
            <w:r w:rsidRPr="00AE12DE">
              <w:rPr>
                <w:rFonts w:ascii="Arial" w:eastAsia="Arial" w:hAnsi="Arial" w:cs="Arial"/>
                <w:color w:val="000000"/>
                <w:sz w:val="18"/>
                <w:szCs w:val="24"/>
                <w:lang w:eastAsia="ru-RU"/>
              </w:rPr>
              <w:t>Товаро-сопроводительные документы для внешней/внутренней транспортировки</w:t>
            </w:r>
          </w:p>
          <w:p w14:paraId="2D80359C" w14:textId="77777777" w:rsidR="001B031F" w:rsidRPr="00AE12DE" w:rsidRDefault="001B031F" w:rsidP="001B031F">
            <w:pPr>
              <w:rPr>
                <w:rFonts w:ascii="Arial" w:eastAsia="Arial" w:hAnsi="Arial" w:cs="Arial"/>
                <w:color w:val="000000"/>
                <w:sz w:val="18"/>
                <w:szCs w:val="24"/>
                <w:lang w:eastAsia="ru-RU"/>
              </w:rPr>
            </w:pPr>
            <w:r w:rsidRPr="00AE12DE">
              <w:rPr>
                <w:rFonts w:ascii="Arial" w:eastAsia="Arial" w:hAnsi="Arial" w:cs="Arial"/>
                <w:color w:val="000000"/>
                <w:sz w:val="18"/>
                <w:szCs w:val="24"/>
                <w:lang w:eastAsia="ru-RU"/>
              </w:rPr>
              <w:t>Экспедиторская расписка</w:t>
            </w:r>
          </w:p>
          <w:p w14:paraId="2A957F7C" w14:textId="77777777" w:rsidR="001B031F" w:rsidRPr="00AE12DE" w:rsidRDefault="001B031F" w:rsidP="001B031F">
            <w:pPr>
              <w:pStyle w:val="bbb"/>
              <w:spacing w:before="45" w:after="45"/>
              <w:rPr>
                <w:szCs w:val="24"/>
              </w:rPr>
            </w:pPr>
            <w:r w:rsidRPr="00AE12DE">
              <w:rPr>
                <w:szCs w:val="24"/>
              </w:rPr>
              <w:t>Поручение экспедитора</w:t>
            </w:r>
          </w:p>
        </w:tc>
      </w:tr>
    </w:tbl>
    <w:p w14:paraId="2BB329F0" w14:textId="77777777" w:rsidR="00AA662F" w:rsidRPr="00BB01F7" w:rsidRDefault="00AA662F" w:rsidP="00AA662F"/>
    <w:p w14:paraId="135C97E9" w14:textId="61D1B8E4" w:rsidR="001D0CEA" w:rsidRDefault="001D0CEA" w:rsidP="001D0CEA">
      <w:pPr>
        <w:pStyle w:val="4"/>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10.06.0</w:t>
      </w:r>
      <w:r w:rsidR="00AA662F">
        <w:rPr>
          <w:rFonts w:eastAsiaTheme="majorEastAsia" w:cstheme="majorBidi"/>
          <w:b/>
          <w:i w:val="0"/>
          <w:caps w:val="0"/>
          <w:sz w:val="24"/>
          <w:szCs w:val="24"/>
        </w:rPr>
        <w:t>3</w:t>
      </w:r>
      <w:r>
        <w:rPr>
          <w:rFonts w:eastAsiaTheme="majorEastAsia" w:cstheme="majorBidi"/>
          <w:b/>
          <w:i w:val="0"/>
          <w:caps w:val="0"/>
          <w:sz w:val="24"/>
          <w:szCs w:val="24"/>
        </w:rPr>
        <w:t>.</w:t>
      </w:r>
      <w:r w:rsidR="00F80A90">
        <w:rPr>
          <w:rFonts w:eastAsiaTheme="majorEastAsia" w:cstheme="majorBidi"/>
          <w:b/>
          <w:i w:val="0"/>
          <w:caps w:val="0"/>
          <w:sz w:val="24"/>
          <w:szCs w:val="24"/>
        </w:rPr>
        <w:t>50</w:t>
      </w:r>
      <w:r w:rsidR="00F80A90" w:rsidRPr="0012135C">
        <w:rPr>
          <w:rFonts w:eastAsiaTheme="majorEastAsia" w:cstheme="majorBidi"/>
          <w:b/>
          <w:i w:val="0"/>
          <w:caps w:val="0"/>
          <w:sz w:val="24"/>
          <w:szCs w:val="24"/>
        </w:rPr>
        <w:t xml:space="preserve"> </w:t>
      </w:r>
      <w:r w:rsidRPr="0012135C">
        <w:rPr>
          <w:rFonts w:eastAsiaTheme="majorEastAsia" w:cstheme="majorBidi"/>
          <w:b/>
          <w:i w:val="0"/>
          <w:caps w:val="0"/>
          <w:sz w:val="24"/>
          <w:szCs w:val="24"/>
        </w:rPr>
        <w:t xml:space="preserve">– </w:t>
      </w:r>
      <w:r w:rsidR="00AA662F">
        <w:rPr>
          <w:rFonts w:eastAsiaTheme="majorEastAsia" w:cstheme="majorBidi"/>
          <w:b/>
          <w:i w:val="0"/>
          <w:caps w:val="0"/>
          <w:sz w:val="24"/>
          <w:szCs w:val="24"/>
        </w:rPr>
        <w:t>Выполнение заправки ТС</w:t>
      </w:r>
    </w:p>
    <w:p w14:paraId="623C7034" w14:textId="77777777" w:rsidR="00AA662F" w:rsidRDefault="00AA662F" w:rsidP="00AA662F">
      <w:pPr>
        <w:rPr>
          <w:rFonts w:eastAsiaTheme="majorEastAsia"/>
        </w:rPr>
      </w:pPr>
    </w:p>
    <w:p w14:paraId="43A95B53" w14:textId="77777777" w:rsidR="00334C8A" w:rsidRPr="007D0D1A" w:rsidRDefault="00334C8A" w:rsidP="001B031F">
      <w:pPr>
        <w:spacing w:after="240" w:line="276" w:lineRule="auto"/>
        <w:ind w:firstLine="567"/>
        <w:rPr>
          <w:rFonts w:ascii="Arial" w:hAnsi="Arial" w:cs="Arial"/>
          <w:szCs w:val="24"/>
        </w:rPr>
      </w:pPr>
      <w:r>
        <w:rPr>
          <w:rFonts w:ascii="Arial" w:hAnsi="Arial" w:cs="Arial"/>
          <w:szCs w:val="24"/>
        </w:rPr>
        <w:t xml:space="preserve">Данный шаг выполняется при необходимости в </w:t>
      </w:r>
      <w:r w:rsidRPr="007D0D1A">
        <w:rPr>
          <w:rFonts w:ascii="Arial" w:hAnsi="Arial" w:cs="Arial"/>
          <w:szCs w:val="24"/>
        </w:rPr>
        <w:t>заправк</w:t>
      </w:r>
      <w:r>
        <w:rPr>
          <w:rFonts w:ascii="Arial" w:hAnsi="Arial" w:cs="Arial"/>
          <w:szCs w:val="24"/>
        </w:rPr>
        <w:t>е транспортного средства. У</w:t>
      </w:r>
      <w:r w:rsidRPr="007D0D1A">
        <w:rPr>
          <w:rFonts w:ascii="Arial" w:hAnsi="Arial" w:cs="Arial"/>
          <w:szCs w:val="24"/>
        </w:rPr>
        <w:t xml:space="preserve"> водителя есть следующие варианты возможных действий:</w:t>
      </w:r>
    </w:p>
    <w:p w14:paraId="53215039" w14:textId="77777777" w:rsidR="001B031F" w:rsidRDefault="00334C8A" w:rsidP="001B031F">
      <w:pPr>
        <w:pStyle w:val="af9"/>
        <w:numPr>
          <w:ilvl w:val="0"/>
          <w:numId w:val="91"/>
        </w:numPr>
        <w:spacing w:after="240" w:line="276" w:lineRule="auto"/>
        <w:rPr>
          <w:rFonts w:ascii="Arial" w:hAnsi="Arial" w:cs="Arial"/>
          <w:szCs w:val="24"/>
        </w:rPr>
      </w:pPr>
      <w:r w:rsidRPr="001B031F">
        <w:rPr>
          <w:rFonts w:ascii="Arial" w:hAnsi="Arial" w:cs="Arial"/>
          <w:szCs w:val="24"/>
        </w:rPr>
        <w:t xml:space="preserve">заправка топливом на собственном заправочном комплексе. При этом производится запись в журнале заправок (ведомость) и </w:t>
      </w:r>
      <w:r w:rsidR="00F95D7B">
        <w:rPr>
          <w:rFonts w:ascii="Arial" w:hAnsi="Arial" w:cs="Arial"/>
          <w:szCs w:val="24"/>
        </w:rPr>
        <w:t xml:space="preserve">автоматическая запись </w:t>
      </w:r>
      <w:r w:rsidRPr="001B031F">
        <w:rPr>
          <w:rFonts w:ascii="Arial" w:hAnsi="Arial" w:cs="Arial"/>
          <w:szCs w:val="24"/>
        </w:rPr>
        <w:t>в документе «Путевой лист»</w:t>
      </w:r>
      <w:r w:rsidR="00F95D7B">
        <w:rPr>
          <w:rFonts w:ascii="Arial" w:hAnsi="Arial" w:cs="Arial"/>
          <w:szCs w:val="24"/>
        </w:rPr>
        <w:t xml:space="preserve"> (отображается после нажатия на кнопку «Получить заправки»)</w:t>
      </w:r>
      <w:r w:rsidR="00CF0BBB" w:rsidRPr="001B031F">
        <w:rPr>
          <w:rFonts w:ascii="Arial" w:hAnsi="Arial" w:cs="Arial"/>
          <w:szCs w:val="24"/>
        </w:rPr>
        <w:t>. Описание процесса собственных заправок отражено в КД ERP 5.1.62 «Складская логистика»</w:t>
      </w:r>
      <w:r w:rsidRPr="001B031F">
        <w:rPr>
          <w:rFonts w:ascii="Arial" w:hAnsi="Arial" w:cs="Arial"/>
          <w:szCs w:val="24"/>
        </w:rPr>
        <w:t>;</w:t>
      </w:r>
    </w:p>
    <w:p w14:paraId="400F8914" w14:textId="628204B4" w:rsidR="001B031F" w:rsidRDefault="00334C8A" w:rsidP="001B031F">
      <w:pPr>
        <w:pStyle w:val="af9"/>
        <w:numPr>
          <w:ilvl w:val="0"/>
          <w:numId w:val="91"/>
        </w:numPr>
        <w:spacing w:after="240" w:line="276" w:lineRule="auto"/>
        <w:rPr>
          <w:rFonts w:ascii="Arial" w:hAnsi="Arial" w:cs="Arial"/>
          <w:szCs w:val="24"/>
        </w:rPr>
      </w:pPr>
      <w:r w:rsidRPr="001B031F">
        <w:rPr>
          <w:rFonts w:ascii="Arial" w:hAnsi="Arial" w:cs="Arial"/>
          <w:szCs w:val="24"/>
        </w:rPr>
        <w:t xml:space="preserve">заправка топливом по топливной карте на сторонней АЗС. </w:t>
      </w:r>
      <w:r w:rsidR="00520155">
        <w:rPr>
          <w:rFonts w:ascii="Arial" w:hAnsi="Arial" w:cs="Arial"/>
          <w:szCs w:val="24"/>
        </w:rPr>
        <w:t>В</w:t>
      </w:r>
      <w:r w:rsidR="00F95D7B" w:rsidRPr="001B031F">
        <w:rPr>
          <w:rFonts w:ascii="Arial" w:hAnsi="Arial" w:cs="Arial"/>
          <w:szCs w:val="24"/>
        </w:rPr>
        <w:t xml:space="preserve"> «Путевой лист»</w:t>
      </w:r>
      <w:r w:rsidR="00520155">
        <w:rPr>
          <w:rFonts w:ascii="Arial" w:hAnsi="Arial" w:cs="Arial"/>
          <w:szCs w:val="24"/>
        </w:rPr>
        <w:t xml:space="preserve"> заправка вносится вручную в Путевой лист, </w:t>
      </w:r>
      <w:r w:rsidRPr="001B031F">
        <w:rPr>
          <w:rFonts w:ascii="Arial" w:hAnsi="Arial" w:cs="Arial"/>
          <w:szCs w:val="24"/>
        </w:rPr>
        <w:t>и прикладывается товарный чек;</w:t>
      </w:r>
    </w:p>
    <w:p w14:paraId="2F0A8D19" w14:textId="3BC222E9" w:rsidR="00334C8A" w:rsidRPr="001B031F" w:rsidRDefault="00334C8A" w:rsidP="001B031F">
      <w:pPr>
        <w:pStyle w:val="af9"/>
        <w:numPr>
          <w:ilvl w:val="0"/>
          <w:numId w:val="91"/>
        </w:numPr>
        <w:spacing w:after="240" w:line="276" w:lineRule="auto"/>
        <w:rPr>
          <w:rFonts w:ascii="Arial" w:hAnsi="Arial" w:cs="Arial"/>
          <w:szCs w:val="24"/>
        </w:rPr>
      </w:pPr>
      <w:r w:rsidRPr="001B031F">
        <w:rPr>
          <w:rFonts w:ascii="Arial" w:hAnsi="Arial" w:cs="Arial"/>
          <w:szCs w:val="24"/>
        </w:rPr>
        <w:t xml:space="preserve">заправка топливом за наличный расчёт на сторонней АЗС. </w:t>
      </w:r>
      <w:r w:rsidR="00520155">
        <w:rPr>
          <w:rFonts w:ascii="Arial" w:hAnsi="Arial" w:cs="Arial"/>
          <w:szCs w:val="24"/>
        </w:rPr>
        <w:t>В</w:t>
      </w:r>
      <w:r w:rsidR="00520155" w:rsidRPr="001B031F">
        <w:rPr>
          <w:rFonts w:ascii="Arial" w:hAnsi="Arial" w:cs="Arial"/>
          <w:szCs w:val="24"/>
        </w:rPr>
        <w:t xml:space="preserve"> «Путевой лист»</w:t>
      </w:r>
      <w:r w:rsidR="00520155">
        <w:rPr>
          <w:rFonts w:ascii="Arial" w:hAnsi="Arial" w:cs="Arial"/>
          <w:szCs w:val="24"/>
        </w:rPr>
        <w:t xml:space="preserve"> заправка вносится вручную в Путевой лист, </w:t>
      </w:r>
      <w:r w:rsidRPr="001B031F">
        <w:rPr>
          <w:rFonts w:ascii="Arial" w:hAnsi="Arial" w:cs="Arial"/>
          <w:szCs w:val="24"/>
        </w:rPr>
        <w:t>и прикладывается товарный чек.</w:t>
      </w:r>
    </w:p>
    <w:p w14:paraId="42D3C0D6" w14:textId="77777777" w:rsidR="00AA662F" w:rsidRPr="00A23F61" w:rsidRDefault="00334C8A" w:rsidP="001B031F">
      <w:pPr>
        <w:spacing w:after="240" w:line="276" w:lineRule="auto"/>
        <w:ind w:firstLine="567"/>
        <w:rPr>
          <w:rFonts w:ascii="Arial" w:hAnsi="Arial" w:cs="Arial"/>
          <w:szCs w:val="24"/>
        </w:rPr>
      </w:pPr>
      <w:r w:rsidRPr="00A23F61">
        <w:rPr>
          <w:rFonts w:ascii="Arial" w:hAnsi="Arial" w:cs="Arial"/>
          <w:szCs w:val="24"/>
        </w:rPr>
        <w:t>Шаг процесса выполняется вне системы SAP/4HANA.</w:t>
      </w:r>
    </w:p>
    <w:p w14:paraId="5099B9E4" w14:textId="5F2872FA" w:rsidR="00AA662F" w:rsidRDefault="00AA662F" w:rsidP="00AA662F">
      <w:pPr>
        <w:pStyle w:val="a7"/>
        <w:jc w:val="right"/>
        <w:rPr>
          <w:rFonts w:ascii="Arial" w:hAnsi="Arial" w:cs="Arial"/>
          <w:b/>
          <w:sz w:val="22"/>
        </w:rPr>
      </w:pPr>
      <w:r w:rsidRPr="00916FAB">
        <w:rPr>
          <w:rFonts w:ascii="Arial" w:hAnsi="Arial" w:cs="Arial"/>
          <w:b/>
          <w:sz w:val="22"/>
        </w:rPr>
        <w:t xml:space="preserve">Таблица </w:t>
      </w:r>
      <w:del w:id="1418" w:author="Savinskaya Yulia" w:date="2021-02-25T11:27:00Z">
        <w:r w:rsidRPr="00916FAB" w:rsidDel="006107AB">
          <w:rPr>
            <w:rFonts w:ascii="Arial" w:hAnsi="Arial" w:cs="Arial"/>
            <w:b/>
            <w:sz w:val="22"/>
          </w:rPr>
          <w:fldChar w:fldCharType="begin"/>
        </w:r>
        <w:r w:rsidRPr="00916FAB" w:rsidDel="006107AB">
          <w:rPr>
            <w:rFonts w:ascii="Arial" w:hAnsi="Arial" w:cs="Arial"/>
            <w:b/>
            <w:sz w:val="22"/>
          </w:rPr>
          <w:delInstrText xml:space="preserve"> SEQ Таблица \* ARABIC </w:delInstrText>
        </w:r>
        <w:r w:rsidRPr="00916FAB" w:rsidDel="006107AB">
          <w:rPr>
            <w:rFonts w:ascii="Arial" w:hAnsi="Arial" w:cs="Arial"/>
            <w:b/>
            <w:sz w:val="22"/>
          </w:rPr>
          <w:fldChar w:fldCharType="separate"/>
        </w:r>
        <w:r w:rsidR="003A299F" w:rsidDel="006107AB">
          <w:rPr>
            <w:rFonts w:ascii="Arial" w:hAnsi="Arial" w:cs="Arial"/>
            <w:b/>
            <w:noProof/>
            <w:sz w:val="22"/>
          </w:rPr>
          <w:delText>3</w:delText>
        </w:r>
        <w:r w:rsidR="001B031F" w:rsidDel="006107AB">
          <w:rPr>
            <w:rFonts w:ascii="Arial" w:hAnsi="Arial" w:cs="Arial"/>
            <w:b/>
            <w:noProof/>
            <w:sz w:val="22"/>
          </w:rPr>
          <w:delText>7</w:delText>
        </w:r>
        <w:r w:rsidRPr="00916FAB" w:rsidDel="006107AB">
          <w:rPr>
            <w:rFonts w:ascii="Arial" w:hAnsi="Arial" w:cs="Arial"/>
            <w:b/>
            <w:sz w:val="22"/>
          </w:rPr>
          <w:fldChar w:fldCharType="end"/>
        </w:r>
      </w:del>
      <w:ins w:id="1419" w:author="Savinskaya Yulia" w:date="2021-02-25T11:27:00Z">
        <w:r w:rsidR="006107AB">
          <w:rPr>
            <w:rFonts w:ascii="Arial" w:hAnsi="Arial" w:cs="Arial"/>
            <w:b/>
            <w:sz w:val="22"/>
          </w:rPr>
          <w:t>4</w:t>
        </w:r>
      </w:ins>
      <w:ins w:id="1420" w:author="Savinskaya Yulia" w:date="2021-02-25T15:29:00Z">
        <w:r w:rsidR="00F31DDE">
          <w:rPr>
            <w:rFonts w:ascii="Arial" w:hAnsi="Arial" w:cs="Arial"/>
            <w:b/>
            <w:sz w:val="22"/>
          </w:rPr>
          <w:t>1</w:t>
        </w:r>
      </w:ins>
      <w:r w:rsidRPr="00916FAB">
        <w:rPr>
          <w:rFonts w:ascii="Arial" w:hAnsi="Arial" w:cs="Arial"/>
          <w:b/>
          <w:sz w:val="22"/>
        </w:rPr>
        <w:t xml:space="preserve">. Описание </w:t>
      </w:r>
      <w:r>
        <w:rPr>
          <w:rFonts w:ascii="Arial" w:hAnsi="Arial" w:cs="Arial"/>
          <w:b/>
          <w:sz w:val="22"/>
        </w:rPr>
        <w:t>шага «Выполнение заправки ТС»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AA662F" w14:paraId="442C233C" w14:textId="77777777" w:rsidTr="00415A4C">
        <w:trPr>
          <w:tblHeader/>
        </w:trPr>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47D4C1A" w14:textId="77777777" w:rsidR="00AA662F" w:rsidRDefault="00AA662F" w:rsidP="006F598D">
            <w:pPr>
              <w:pStyle w:val="h"/>
              <w:spacing w:before="45" w:after="45"/>
              <w:rPr>
                <w:noProof/>
                <w:szCs w:val="24"/>
              </w:rPr>
            </w:pPr>
            <w:r>
              <w:rPr>
                <w:noProof/>
                <w:szCs w:val="24"/>
              </w:rPr>
              <w:lastRenderedPageBreak/>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5DD46FB" w14:textId="77777777" w:rsidR="00AA662F" w:rsidRDefault="00AA662F" w:rsidP="006F598D">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54F8D43D" w14:textId="77777777" w:rsidR="00AA662F" w:rsidRDefault="00AA662F" w:rsidP="006F598D">
            <w:pPr>
              <w:pStyle w:val="h"/>
              <w:spacing w:before="45" w:after="45"/>
              <w:rPr>
                <w:noProof/>
                <w:szCs w:val="24"/>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8F305D1" w14:textId="77777777" w:rsidR="00AA662F" w:rsidRDefault="00AA662F" w:rsidP="006F598D">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E332513" w14:textId="77777777" w:rsidR="00AA662F" w:rsidRDefault="00AA662F" w:rsidP="006F598D">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1B22374D" w14:textId="77777777" w:rsidR="00AA662F" w:rsidRDefault="00AA662F" w:rsidP="006F598D">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AB03FF2" w14:textId="77777777" w:rsidR="00AA662F" w:rsidRDefault="00AA662F" w:rsidP="006F598D">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691D885" w14:textId="77777777" w:rsidR="00AA662F" w:rsidRDefault="00AA662F" w:rsidP="006F598D">
            <w:pPr>
              <w:pStyle w:val="h"/>
              <w:spacing w:before="45" w:after="45"/>
              <w:rPr>
                <w:noProof/>
                <w:szCs w:val="24"/>
              </w:rPr>
            </w:pPr>
            <w:r>
              <w:rPr>
                <w:noProof/>
                <w:szCs w:val="24"/>
              </w:rPr>
              <w:t>Выход</w:t>
            </w:r>
          </w:p>
        </w:tc>
      </w:tr>
      <w:tr w:rsidR="00AA662F" w:rsidRPr="00EA69E2" w14:paraId="10127633" w14:textId="77777777" w:rsidTr="00415A4C">
        <w:trPr>
          <w:tblHeader/>
        </w:trPr>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C50821F" w14:textId="77777777" w:rsidR="00AA662F" w:rsidRPr="00EA69E2" w:rsidRDefault="00AA662F" w:rsidP="001B031F">
            <w:pPr>
              <w:pStyle w:val="bbb"/>
              <w:spacing w:before="45" w:after="45"/>
              <w:rPr>
                <w:sz w:val="20"/>
              </w:rPr>
            </w:pPr>
            <w:r w:rsidRPr="00EA69E2">
              <w:rPr>
                <w:sz w:val="20"/>
              </w:rPr>
              <w:t>10.06.03.</w:t>
            </w:r>
            <w:r w:rsidR="001B031F">
              <w:rPr>
                <w:sz w:val="20"/>
              </w:rPr>
              <w:t>5</w:t>
            </w:r>
            <w:r w:rsidRPr="00EA69E2">
              <w:rPr>
                <w:sz w:val="20"/>
              </w:rPr>
              <w:t>0</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79CCA7B" w14:textId="77777777" w:rsidR="00AA662F" w:rsidRPr="00EA69E2" w:rsidRDefault="00AA662F" w:rsidP="006F598D">
            <w:pPr>
              <w:pStyle w:val="bbb"/>
              <w:spacing w:before="45" w:after="45"/>
              <w:rPr>
                <w:sz w:val="20"/>
              </w:rPr>
            </w:pPr>
            <w:r w:rsidRPr="00EA69E2">
              <w:rPr>
                <w:sz w:val="20"/>
              </w:rPr>
              <w:t>Выполнение заправки ТС</w:t>
            </w:r>
          </w:p>
        </w:tc>
        <w:tc>
          <w:tcPr>
            <w:tcW w:w="557" w:type="pct"/>
            <w:tcBorders>
              <w:top w:val="single" w:sz="6" w:space="0" w:color="000000"/>
              <w:left w:val="single" w:sz="6" w:space="0" w:color="000000"/>
              <w:bottom w:val="single" w:sz="6" w:space="0" w:color="000000"/>
              <w:right w:val="single" w:sz="6" w:space="0" w:color="000000"/>
            </w:tcBorders>
          </w:tcPr>
          <w:p w14:paraId="0510CE31" w14:textId="77777777" w:rsidR="00AA662F" w:rsidRPr="00EA69E2" w:rsidRDefault="00AA662F" w:rsidP="006F598D">
            <w:pPr>
              <w:pStyle w:val="bbb"/>
              <w:spacing w:before="45" w:after="45"/>
              <w:rPr>
                <w:sz w:val="20"/>
              </w:rPr>
            </w:pPr>
            <w:r w:rsidRPr="00EA69E2">
              <w:rPr>
                <w:sz w:val="20"/>
              </w:rPr>
              <w:t>Вне системы</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0C2EACA" w14:textId="77777777" w:rsidR="00AA662F" w:rsidRPr="00EA69E2" w:rsidRDefault="00AA662F" w:rsidP="006F598D">
            <w:pPr>
              <w:pStyle w:val="bbb"/>
              <w:spacing w:before="45" w:after="45"/>
              <w:rPr>
                <w:sz w:val="20"/>
              </w:rPr>
            </w:pPr>
            <w:r w:rsidRPr="00EA69E2">
              <w:rPr>
                <w:sz w:val="20"/>
              </w:rPr>
              <w:t>Заправка ТС может осуществляться как на собственных АЗС, так и на чужих АЗС. В случае заправки на чужих АЗС, водитель к путевому листу прикладывает товарный чек.</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0B6420B" w14:textId="77777777" w:rsidR="00AA662F" w:rsidRPr="00EA69E2" w:rsidRDefault="00AA662F" w:rsidP="006F598D">
            <w:pPr>
              <w:pStyle w:val="bbb"/>
              <w:spacing w:before="45" w:after="45"/>
              <w:rPr>
                <w:sz w:val="20"/>
              </w:rPr>
            </w:pPr>
            <w:r w:rsidRPr="00EA69E2">
              <w:rPr>
                <w:sz w:val="20"/>
              </w:rPr>
              <w:t>Водитель</w:t>
            </w:r>
          </w:p>
        </w:tc>
        <w:tc>
          <w:tcPr>
            <w:tcW w:w="626" w:type="pct"/>
            <w:tcBorders>
              <w:top w:val="single" w:sz="6" w:space="0" w:color="000000"/>
              <w:left w:val="single" w:sz="6" w:space="0" w:color="000000"/>
              <w:bottom w:val="single" w:sz="6" w:space="0" w:color="000000"/>
              <w:right w:val="single" w:sz="6" w:space="0" w:color="000000"/>
            </w:tcBorders>
          </w:tcPr>
          <w:p w14:paraId="6B1060CF" w14:textId="77777777" w:rsidR="00AA662F" w:rsidRPr="00EA69E2" w:rsidRDefault="00AA662F" w:rsidP="006F598D">
            <w:pPr>
              <w:pStyle w:val="bbb"/>
              <w:spacing w:before="45" w:after="45"/>
              <w:rPr>
                <w:sz w:val="20"/>
              </w:rPr>
            </w:pPr>
            <w:r w:rsidRPr="00EA69E2">
              <w:rPr>
                <w:sz w:val="20"/>
              </w:rPr>
              <w:t>Требуется провести заправку транспортного средства.</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E5EC39C" w14:textId="77777777" w:rsidR="00AA662F" w:rsidRPr="00C8745C" w:rsidRDefault="00AA662F" w:rsidP="006F598D">
            <w:pPr>
              <w:pStyle w:val="bbb"/>
              <w:spacing w:before="45" w:after="45"/>
              <w:rPr>
                <w:sz w:val="20"/>
              </w:rPr>
            </w:pPr>
            <w:r w:rsidRPr="00EA69E2">
              <w:rPr>
                <w:sz w:val="20"/>
              </w:rPr>
              <w:t>Путевой лист</w:t>
            </w:r>
            <w:r w:rsidR="00C8745C">
              <w:rPr>
                <w:sz w:val="20"/>
                <w:lang w:val="en-US"/>
              </w:rPr>
              <w:t xml:space="preserve"> </w:t>
            </w:r>
            <w:r w:rsidR="00C8745C">
              <w:rPr>
                <w:sz w:val="20"/>
              </w:rPr>
              <w:t>(Завершен)</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48317F4" w14:textId="77777777" w:rsidR="00AA662F" w:rsidRDefault="00AA662F" w:rsidP="006F598D">
            <w:pPr>
              <w:pStyle w:val="bbb"/>
              <w:spacing w:before="45" w:after="45"/>
              <w:rPr>
                <w:sz w:val="20"/>
              </w:rPr>
            </w:pPr>
            <w:r w:rsidRPr="00EA69E2">
              <w:rPr>
                <w:sz w:val="20"/>
              </w:rPr>
              <w:t>Товарный чек</w:t>
            </w:r>
          </w:p>
          <w:p w14:paraId="743AD536" w14:textId="77777777" w:rsidR="00C8745C" w:rsidRPr="00EA69E2" w:rsidRDefault="00C8745C" w:rsidP="006F598D">
            <w:pPr>
              <w:pStyle w:val="bbb"/>
              <w:spacing w:before="45" w:after="45"/>
              <w:rPr>
                <w:sz w:val="20"/>
              </w:rPr>
            </w:pPr>
            <w:r w:rsidRPr="00EA69E2">
              <w:rPr>
                <w:sz w:val="20"/>
              </w:rPr>
              <w:t>Путевой лист</w:t>
            </w:r>
            <w:r w:rsidRPr="00AE12DE">
              <w:rPr>
                <w:sz w:val="20"/>
              </w:rPr>
              <w:t xml:space="preserve"> </w:t>
            </w:r>
            <w:r>
              <w:rPr>
                <w:sz w:val="20"/>
              </w:rPr>
              <w:t>(Завершен)</w:t>
            </w:r>
          </w:p>
        </w:tc>
      </w:tr>
    </w:tbl>
    <w:p w14:paraId="2F4D467D" w14:textId="77777777" w:rsidR="00AA662F" w:rsidRPr="00BF65BD" w:rsidRDefault="00AA662F" w:rsidP="00AA662F"/>
    <w:p w14:paraId="4295F995" w14:textId="42AF9067" w:rsidR="001D0CEA" w:rsidRDefault="001D0CEA" w:rsidP="001D0CEA">
      <w:pPr>
        <w:pStyle w:val="4"/>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10.06.0</w:t>
      </w:r>
      <w:r w:rsidR="00AA662F">
        <w:rPr>
          <w:rFonts w:eastAsiaTheme="majorEastAsia" w:cstheme="majorBidi"/>
          <w:b/>
          <w:i w:val="0"/>
          <w:caps w:val="0"/>
          <w:sz w:val="24"/>
          <w:szCs w:val="24"/>
        </w:rPr>
        <w:t>3</w:t>
      </w:r>
      <w:r>
        <w:rPr>
          <w:rFonts w:eastAsiaTheme="majorEastAsia" w:cstheme="majorBidi"/>
          <w:b/>
          <w:i w:val="0"/>
          <w:caps w:val="0"/>
          <w:sz w:val="24"/>
          <w:szCs w:val="24"/>
        </w:rPr>
        <w:t>.</w:t>
      </w:r>
      <w:r w:rsidR="00C8745C">
        <w:rPr>
          <w:rFonts w:eastAsiaTheme="majorEastAsia" w:cstheme="majorBidi"/>
          <w:b/>
          <w:i w:val="0"/>
          <w:caps w:val="0"/>
          <w:sz w:val="24"/>
          <w:szCs w:val="24"/>
        </w:rPr>
        <w:t>60</w:t>
      </w:r>
      <w:r w:rsidR="00C8745C" w:rsidRPr="0012135C">
        <w:rPr>
          <w:rFonts w:eastAsiaTheme="majorEastAsia" w:cstheme="majorBidi"/>
          <w:b/>
          <w:i w:val="0"/>
          <w:caps w:val="0"/>
          <w:sz w:val="24"/>
          <w:szCs w:val="24"/>
        </w:rPr>
        <w:t xml:space="preserve"> </w:t>
      </w:r>
      <w:r w:rsidRPr="0012135C">
        <w:rPr>
          <w:rFonts w:eastAsiaTheme="majorEastAsia" w:cstheme="majorBidi"/>
          <w:b/>
          <w:i w:val="0"/>
          <w:caps w:val="0"/>
          <w:sz w:val="24"/>
          <w:szCs w:val="24"/>
        </w:rPr>
        <w:t xml:space="preserve">– </w:t>
      </w:r>
      <w:r w:rsidR="00AA662F">
        <w:rPr>
          <w:rFonts w:eastAsiaTheme="majorEastAsia" w:cstheme="majorBidi"/>
          <w:b/>
          <w:i w:val="0"/>
          <w:caps w:val="0"/>
          <w:sz w:val="24"/>
          <w:szCs w:val="24"/>
        </w:rPr>
        <w:t>Отметка о выполнении водителем работ</w:t>
      </w:r>
    </w:p>
    <w:p w14:paraId="0E94B09C" w14:textId="77777777" w:rsidR="00AA662F" w:rsidRDefault="00AA662F" w:rsidP="00AA662F">
      <w:pPr>
        <w:rPr>
          <w:rFonts w:eastAsiaTheme="majorEastAsia"/>
        </w:rPr>
      </w:pPr>
    </w:p>
    <w:p w14:paraId="7947FE3A" w14:textId="77777777" w:rsidR="00AA662F" w:rsidRPr="00D8503B" w:rsidRDefault="001337C0" w:rsidP="00AA662F">
      <w:pPr>
        <w:ind w:firstLine="709"/>
        <w:rPr>
          <w:rFonts w:ascii="Arial" w:hAnsi="Arial" w:cs="Arial"/>
          <w:szCs w:val="24"/>
        </w:rPr>
      </w:pPr>
      <w:r w:rsidRPr="001337C0">
        <w:rPr>
          <w:rFonts w:ascii="Arial" w:hAnsi="Arial" w:cs="Arial"/>
          <w:szCs w:val="24"/>
        </w:rPr>
        <w:t>На данном шаге Заказчик проставляет в документе «Путевой лист» отметку о выполнении работы и расписывается. В дополнении к отметкам в путевом листе, Заказчик заполняет и передает водителю справку ЭСМ-7. Шаг процесса выполняется вне системы SAP/4HANA</w:t>
      </w:r>
      <w:r w:rsidR="00AA662F" w:rsidRPr="001337C0">
        <w:rPr>
          <w:rFonts w:ascii="Arial" w:hAnsi="Arial" w:cs="Arial"/>
          <w:szCs w:val="24"/>
        </w:rPr>
        <w:t>.</w:t>
      </w:r>
    </w:p>
    <w:p w14:paraId="59F0E1B1" w14:textId="1A127F33" w:rsidR="00AA662F" w:rsidRDefault="00AA662F" w:rsidP="007B5023">
      <w:pPr>
        <w:pStyle w:val="a7"/>
        <w:jc w:val="right"/>
        <w:rPr>
          <w:rFonts w:ascii="Arial" w:hAnsi="Arial" w:cs="Arial"/>
          <w:b/>
          <w:sz w:val="22"/>
        </w:rPr>
      </w:pPr>
      <w:r w:rsidRPr="00916FAB">
        <w:rPr>
          <w:rFonts w:ascii="Arial" w:hAnsi="Arial" w:cs="Arial"/>
          <w:b/>
          <w:sz w:val="22"/>
        </w:rPr>
        <w:t xml:space="preserve">Таблица </w:t>
      </w:r>
      <w:del w:id="1421" w:author="Savinskaya Yulia" w:date="2021-02-25T11:27:00Z">
        <w:r w:rsidR="00C8745C" w:rsidRPr="00916FAB" w:rsidDel="006107AB">
          <w:rPr>
            <w:rFonts w:ascii="Arial" w:hAnsi="Arial" w:cs="Arial"/>
            <w:b/>
            <w:sz w:val="22"/>
          </w:rPr>
          <w:fldChar w:fldCharType="begin"/>
        </w:r>
        <w:r w:rsidR="00C8745C" w:rsidRPr="00916FAB" w:rsidDel="006107AB">
          <w:rPr>
            <w:rFonts w:ascii="Arial" w:hAnsi="Arial" w:cs="Arial"/>
            <w:b/>
            <w:sz w:val="22"/>
          </w:rPr>
          <w:delInstrText xml:space="preserve"> SEQ Таблица \* ARABIC </w:delInstrText>
        </w:r>
        <w:r w:rsidR="00C8745C" w:rsidRPr="00916FAB" w:rsidDel="006107AB">
          <w:rPr>
            <w:rFonts w:ascii="Arial" w:hAnsi="Arial" w:cs="Arial"/>
            <w:b/>
            <w:sz w:val="22"/>
          </w:rPr>
          <w:fldChar w:fldCharType="separate"/>
        </w:r>
        <w:r w:rsidR="00C8745C" w:rsidDel="006107AB">
          <w:rPr>
            <w:rFonts w:ascii="Arial" w:hAnsi="Arial" w:cs="Arial"/>
            <w:b/>
            <w:noProof/>
            <w:sz w:val="22"/>
          </w:rPr>
          <w:delText>38</w:delText>
        </w:r>
        <w:r w:rsidR="00C8745C" w:rsidRPr="00916FAB" w:rsidDel="006107AB">
          <w:rPr>
            <w:rFonts w:ascii="Arial" w:hAnsi="Arial" w:cs="Arial"/>
            <w:b/>
            <w:sz w:val="22"/>
          </w:rPr>
          <w:fldChar w:fldCharType="end"/>
        </w:r>
      </w:del>
      <w:ins w:id="1422" w:author="Savinskaya Yulia" w:date="2021-02-25T11:27:00Z">
        <w:r w:rsidR="006107AB">
          <w:rPr>
            <w:rFonts w:ascii="Arial" w:hAnsi="Arial" w:cs="Arial"/>
            <w:b/>
            <w:sz w:val="22"/>
          </w:rPr>
          <w:t>4</w:t>
        </w:r>
      </w:ins>
      <w:ins w:id="1423" w:author="Savinskaya Yulia" w:date="2021-02-25T15:29:00Z">
        <w:r w:rsidR="00F31DDE">
          <w:rPr>
            <w:rFonts w:ascii="Arial" w:hAnsi="Arial" w:cs="Arial"/>
            <w:b/>
            <w:sz w:val="22"/>
          </w:rPr>
          <w:t>2</w:t>
        </w:r>
      </w:ins>
      <w:r w:rsidRPr="00916FAB">
        <w:rPr>
          <w:rFonts w:ascii="Arial" w:hAnsi="Arial" w:cs="Arial"/>
          <w:b/>
          <w:sz w:val="22"/>
        </w:rPr>
        <w:t xml:space="preserve">. Описание </w:t>
      </w:r>
      <w:r>
        <w:rPr>
          <w:rFonts w:ascii="Arial" w:hAnsi="Arial" w:cs="Arial"/>
          <w:b/>
          <w:sz w:val="22"/>
        </w:rPr>
        <w:t>шага «Отметка о выполнении водителем работ»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AA662F" w14:paraId="1AA3F71C" w14:textId="77777777" w:rsidTr="006F598D">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90F2F6D" w14:textId="77777777" w:rsidR="00AA662F" w:rsidRDefault="00AA662F" w:rsidP="006F598D">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69B2032" w14:textId="77777777" w:rsidR="00AA662F" w:rsidRDefault="00AA662F" w:rsidP="006F598D">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282EEF77" w14:textId="77777777" w:rsidR="00AA662F" w:rsidRDefault="00AA662F" w:rsidP="006F598D">
            <w:pPr>
              <w:pStyle w:val="h"/>
              <w:spacing w:before="45" w:after="45"/>
              <w:rPr>
                <w:noProof/>
                <w:szCs w:val="24"/>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BA55EC8" w14:textId="77777777" w:rsidR="00AA662F" w:rsidRDefault="00AA662F" w:rsidP="006F598D">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231DB21" w14:textId="77777777" w:rsidR="00AA662F" w:rsidRDefault="00AA662F" w:rsidP="006F598D">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4DB02481" w14:textId="77777777" w:rsidR="00AA662F" w:rsidRDefault="00AA662F" w:rsidP="006F598D">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9754673" w14:textId="77777777" w:rsidR="00AA662F" w:rsidRDefault="00AA662F" w:rsidP="006F598D">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31C959A" w14:textId="77777777" w:rsidR="00AA662F" w:rsidRDefault="00AA662F" w:rsidP="006F598D">
            <w:pPr>
              <w:pStyle w:val="h"/>
              <w:spacing w:before="45" w:after="45"/>
              <w:rPr>
                <w:noProof/>
                <w:szCs w:val="24"/>
              </w:rPr>
            </w:pPr>
            <w:r>
              <w:rPr>
                <w:noProof/>
                <w:szCs w:val="24"/>
              </w:rPr>
              <w:t>Выход</w:t>
            </w:r>
          </w:p>
        </w:tc>
      </w:tr>
      <w:tr w:rsidR="001337C0" w:rsidRPr="00EA69E2" w14:paraId="567383C2" w14:textId="77777777" w:rsidTr="006F598D">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F4BAF90" w14:textId="1396EF81" w:rsidR="001337C0" w:rsidRPr="00EA69E2" w:rsidRDefault="001337C0" w:rsidP="00C8745C">
            <w:pPr>
              <w:pStyle w:val="bbb"/>
              <w:spacing w:before="45" w:after="45"/>
              <w:rPr>
                <w:sz w:val="20"/>
              </w:rPr>
            </w:pPr>
            <w:r w:rsidRPr="00EA69E2">
              <w:rPr>
                <w:sz w:val="20"/>
              </w:rPr>
              <w:t>10.06.03.</w:t>
            </w:r>
            <w:r w:rsidR="00C8745C">
              <w:rPr>
                <w:sz w:val="20"/>
              </w:rPr>
              <w:t>6</w:t>
            </w:r>
            <w:r w:rsidR="00C8745C" w:rsidRPr="00EA69E2">
              <w:rPr>
                <w:sz w:val="20"/>
              </w:rPr>
              <w:t>0</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59AD83E" w14:textId="77777777" w:rsidR="001337C0" w:rsidRPr="00EA69E2" w:rsidRDefault="001337C0" w:rsidP="001337C0">
            <w:pPr>
              <w:pStyle w:val="bbb"/>
              <w:spacing w:before="45" w:after="45"/>
              <w:rPr>
                <w:sz w:val="20"/>
              </w:rPr>
            </w:pPr>
            <w:r w:rsidRPr="00EA69E2">
              <w:rPr>
                <w:sz w:val="20"/>
              </w:rPr>
              <w:t>Отметка о выполнении водителем работ</w:t>
            </w:r>
          </w:p>
        </w:tc>
        <w:tc>
          <w:tcPr>
            <w:tcW w:w="557" w:type="pct"/>
            <w:tcBorders>
              <w:top w:val="single" w:sz="6" w:space="0" w:color="000000"/>
              <w:left w:val="single" w:sz="6" w:space="0" w:color="000000"/>
              <w:bottom w:val="single" w:sz="6" w:space="0" w:color="000000"/>
              <w:right w:val="single" w:sz="6" w:space="0" w:color="000000"/>
            </w:tcBorders>
          </w:tcPr>
          <w:p w14:paraId="10668D74" w14:textId="77777777" w:rsidR="001337C0" w:rsidRPr="00EA69E2" w:rsidRDefault="001337C0" w:rsidP="001337C0">
            <w:pPr>
              <w:pStyle w:val="bbb"/>
              <w:spacing w:before="45" w:after="45"/>
              <w:rPr>
                <w:sz w:val="20"/>
              </w:rPr>
            </w:pPr>
            <w:r w:rsidRPr="00EA69E2">
              <w:rPr>
                <w:sz w:val="20"/>
              </w:rPr>
              <w:t>Вне системы</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94D6731" w14:textId="77777777" w:rsidR="001337C0" w:rsidRPr="00EA69E2" w:rsidRDefault="001337C0" w:rsidP="001337C0">
            <w:pPr>
              <w:pStyle w:val="bbb"/>
              <w:spacing w:before="45" w:after="45"/>
              <w:rPr>
                <w:sz w:val="20"/>
              </w:rPr>
            </w:pPr>
            <w:r w:rsidRPr="00EA69E2">
              <w:rPr>
                <w:sz w:val="20"/>
              </w:rPr>
              <w:t>Отметка Заказчиком выполнения работ водителем в путевом листе.</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97CAAA7" w14:textId="77777777" w:rsidR="001337C0" w:rsidRPr="00EA69E2" w:rsidRDefault="001337C0" w:rsidP="001337C0">
            <w:pPr>
              <w:pStyle w:val="bbb"/>
              <w:spacing w:before="45" w:after="45"/>
              <w:rPr>
                <w:sz w:val="20"/>
              </w:rPr>
            </w:pPr>
            <w:r w:rsidRPr="00EA69E2">
              <w:rPr>
                <w:sz w:val="20"/>
              </w:rPr>
              <w:t>Водитель</w:t>
            </w:r>
          </w:p>
        </w:tc>
        <w:tc>
          <w:tcPr>
            <w:tcW w:w="626" w:type="pct"/>
            <w:tcBorders>
              <w:top w:val="single" w:sz="6" w:space="0" w:color="000000"/>
              <w:left w:val="single" w:sz="6" w:space="0" w:color="000000"/>
              <w:bottom w:val="single" w:sz="6" w:space="0" w:color="000000"/>
              <w:right w:val="single" w:sz="6" w:space="0" w:color="000000"/>
            </w:tcBorders>
          </w:tcPr>
          <w:p w14:paraId="7EAB9910" w14:textId="77777777" w:rsidR="001337C0" w:rsidRPr="00EA69E2" w:rsidRDefault="001337C0" w:rsidP="001337C0">
            <w:pPr>
              <w:pStyle w:val="bbb"/>
              <w:spacing w:before="45" w:after="45"/>
              <w:rPr>
                <w:sz w:val="20"/>
              </w:rPr>
            </w:pPr>
            <w:r w:rsidRPr="00EA69E2">
              <w:rPr>
                <w:sz w:val="20"/>
              </w:rPr>
              <w:t>В системе созданы заявки на грузовой и технологический транспорт.</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3E700B9" w14:textId="36351536" w:rsidR="001337C0" w:rsidRDefault="00C8745C" w:rsidP="001337C0">
            <w:pPr>
              <w:pStyle w:val="bbb"/>
              <w:spacing w:before="45" w:after="45"/>
              <w:rPr>
                <w:sz w:val="20"/>
              </w:rPr>
            </w:pPr>
            <w:r w:rsidRPr="00C8745C">
              <w:rPr>
                <w:sz w:val="20"/>
              </w:rPr>
              <w:t>Заправка ТС не требуется</w:t>
            </w:r>
          </w:p>
          <w:p w14:paraId="50137E97" w14:textId="77777777" w:rsidR="00C8745C" w:rsidRDefault="00C8745C" w:rsidP="001337C0">
            <w:pPr>
              <w:pStyle w:val="bbb"/>
              <w:spacing w:before="45" w:after="45"/>
              <w:rPr>
                <w:sz w:val="20"/>
              </w:rPr>
            </w:pPr>
            <w:r w:rsidRPr="00C8745C">
              <w:rPr>
                <w:sz w:val="20"/>
              </w:rPr>
              <w:t>ТС заправлено</w:t>
            </w:r>
          </w:p>
          <w:p w14:paraId="16EC4857" w14:textId="77777777" w:rsidR="00C8745C" w:rsidRPr="001337C0" w:rsidRDefault="00C8745C" w:rsidP="001337C0">
            <w:pPr>
              <w:pStyle w:val="bbb"/>
              <w:spacing w:before="45" w:after="45"/>
              <w:rPr>
                <w:sz w:val="20"/>
              </w:rPr>
            </w:pPr>
            <w:r w:rsidRPr="00C8745C">
              <w:rPr>
                <w:sz w:val="20"/>
              </w:rPr>
              <w:t>ТС заправлено за наличные или по талонам</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19FF126" w14:textId="77777777" w:rsidR="001337C0" w:rsidRPr="001337C0" w:rsidRDefault="001337C0" w:rsidP="001337C0">
            <w:pPr>
              <w:pStyle w:val="bbb"/>
              <w:spacing w:before="45" w:after="45"/>
              <w:rPr>
                <w:sz w:val="20"/>
              </w:rPr>
            </w:pPr>
            <w:r w:rsidRPr="001337C0">
              <w:rPr>
                <w:sz w:val="20"/>
              </w:rPr>
              <w:t>Путевой лист</w:t>
            </w:r>
            <w:r w:rsidRPr="001337C0">
              <w:rPr>
                <w:sz w:val="20"/>
              </w:rPr>
              <w:br/>
              <w:t>(Отметка о выполнении работы);</w:t>
            </w:r>
          </w:p>
          <w:p w14:paraId="6FF2F37A" w14:textId="77777777" w:rsidR="001337C0" w:rsidRPr="001337C0" w:rsidRDefault="001337C0" w:rsidP="001337C0">
            <w:pPr>
              <w:pStyle w:val="bbb"/>
              <w:spacing w:before="45" w:after="45"/>
              <w:rPr>
                <w:sz w:val="20"/>
              </w:rPr>
            </w:pPr>
            <w:r w:rsidRPr="001337C0">
              <w:rPr>
                <w:sz w:val="20"/>
              </w:rPr>
              <w:t>Отметки о выполненной работе в ЭСМ-7.</w:t>
            </w:r>
          </w:p>
        </w:tc>
      </w:tr>
    </w:tbl>
    <w:p w14:paraId="28929932" w14:textId="77777777" w:rsidR="00AA662F" w:rsidRDefault="00AA662F" w:rsidP="00AA662F">
      <w:pPr>
        <w:rPr>
          <w:rFonts w:eastAsiaTheme="majorEastAsia"/>
        </w:rPr>
      </w:pPr>
    </w:p>
    <w:p w14:paraId="1B0BE656" w14:textId="77777777" w:rsidR="0070246D" w:rsidRDefault="0070246D" w:rsidP="0070246D">
      <w:pPr>
        <w:pStyle w:val="4"/>
        <w:rPr>
          <w:rFonts w:eastAsiaTheme="majorEastAsia" w:cstheme="majorBidi"/>
          <w:b/>
          <w:i w:val="0"/>
          <w:caps w:val="0"/>
          <w:sz w:val="24"/>
          <w:szCs w:val="24"/>
        </w:rPr>
      </w:pPr>
      <w:r>
        <w:rPr>
          <w:rFonts w:eastAsiaTheme="majorEastAsia" w:cstheme="majorBidi"/>
          <w:b/>
          <w:i w:val="0"/>
          <w:caps w:val="0"/>
          <w:sz w:val="24"/>
          <w:szCs w:val="24"/>
        </w:rPr>
        <w:t>Шаг процесса 10.06.03.70 – Регистрация прибытия ТС</w:t>
      </w:r>
    </w:p>
    <w:p w14:paraId="32903C8C" w14:textId="77777777" w:rsidR="0070246D" w:rsidRDefault="0070246D" w:rsidP="0070246D">
      <w:pPr>
        <w:rPr>
          <w:rFonts w:eastAsiaTheme="majorEastAsia"/>
        </w:rPr>
      </w:pPr>
    </w:p>
    <w:p w14:paraId="626F8F63" w14:textId="77777777" w:rsidR="0070246D" w:rsidRDefault="0070246D" w:rsidP="00517385">
      <w:pPr>
        <w:spacing w:after="240" w:line="276" w:lineRule="auto"/>
        <w:ind w:firstLine="708"/>
        <w:rPr>
          <w:rFonts w:ascii="Arial" w:hAnsi="Arial" w:cs="Arial"/>
          <w:szCs w:val="24"/>
        </w:rPr>
      </w:pPr>
      <w:r w:rsidRPr="00C44C19">
        <w:rPr>
          <w:rFonts w:ascii="Arial" w:hAnsi="Arial" w:cs="Arial"/>
          <w:szCs w:val="24"/>
        </w:rPr>
        <w:t>После выполнения работ</w:t>
      </w:r>
      <w:r>
        <w:rPr>
          <w:rFonts w:ascii="Arial" w:hAnsi="Arial" w:cs="Arial"/>
          <w:szCs w:val="24"/>
        </w:rPr>
        <w:t xml:space="preserve"> Водитель прибывает на КПП, где сотрудником ОТК ТС</w:t>
      </w:r>
      <w:r w:rsidR="00517385">
        <w:rPr>
          <w:rFonts w:ascii="Arial" w:hAnsi="Arial" w:cs="Arial"/>
          <w:szCs w:val="24"/>
        </w:rPr>
        <w:t xml:space="preserve"> с ролью </w:t>
      </w:r>
      <w:r w:rsidR="00C8745C">
        <w:rPr>
          <w:rFonts w:ascii="Arial" w:hAnsi="Arial" w:cs="Arial"/>
          <w:szCs w:val="24"/>
        </w:rPr>
        <w:t>«</w:t>
      </w:r>
      <w:r w:rsidR="00517385" w:rsidRPr="0070246D">
        <w:rPr>
          <w:rFonts w:ascii="Arial" w:hAnsi="Arial" w:cs="Arial"/>
          <w:szCs w:val="24"/>
        </w:rPr>
        <w:t>Специалист Управления по отслеживанию процесса перевозки</w:t>
      </w:r>
      <w:r w:rsidR="00C8745C">
        <w:rPr>
          <w:rFonts w:ascii="Arial" w:hAnsi="Arial" w:cs="Arial"/>
          <w:szCs w:val="24"/>
        </w:rPr>
        <w:t>»</w:t>
      </w:r>
      <w:r>
        <w:rPr>
          <w:rFonts w:ascii="Arial" w:hAnsi="Arial" w:cs="Arial"/>
          <w:szCs w:val="24"/>
        </w:rPr>
        <w:t xml:space="preserve"> фиксируется пр</w:t>
      </w:r>
      <w:r w:rsidR="00517385">
        <w:rPr>
          <w:rFonts w:ascii="Arial" w:hAnsi="Arial" w:cs="Arial"/>
          <w:szCs w:val="24"/>
        </w:rPr>
        <w:t>ибытие транспортного средства. Водитель сдает</w:t>
      </w:r>
      <w:r>
        <w:rPr>
          <w:rFonts w:ascii="Arial" w:hAnsi="Arial" w:cs="Arial"/>
          <w:szCs w:val="24"/>
        </w:rPr>
        <w:t xml:space="preserve"> </w:t>
      </w:r>
      <w:r w:rsidR="00517385">
        <w:rPr>
          <w:rFonts w:ascii="Arial" w:hAnsi="Arial" w:cs="Arial"/>
          <w:szCs w:val="24"/>
        </w:rPr>
        <w:t xml:space="preserve">печатную форму </w:t>
      </w:r>
      <w:r>
        <w:rPr>
          <w:rFonts w:ascii="Arial" w:hAnsi="Arial" w:cs="Arial"/>
          <w:szCs w:val="24"/>
        </w:rPr>
        <w:t>путево</w:t>
      </w:r>
      <w:r w:rsidR="00517385">
        <w:rPr>
          <w:rFonts w:ascii="Arial" w:hAnsi="Arial" w:cs="Arial"/>
          <w:szCs w:val="24"/>
        </w:rPr>
        <w:t>го</w:t>
      </w:r>
      <w:r>
        <w:rPr>
          <w:rFonts w:ascii="Arial" w:hAnsi="Arial" w:cs="Arial"/>
          <w:szCs w:val="24"/>
        </w:rPr>
        <w:t xml:space="preserve"> лист</w:t>
      </w:r>
      <w:r w:rsidR="00517385">
        <w:rPr>
          <w:rFonts w:ascii="Arial" w:hAnsi="Arial" w:cs="Arial"/>
          <w:szCs w:val="24"/>
        </w:rPr>
        <w:t>а</w:t>
      </w:r>
      <w:r>
        <w:rPr>
          <w:rFonts w:ascii="Arial" w:hAnsi="Arial" w:cs="Arial"/>
          <w:szCs w:val="24"/>
        </w:rPr>
        <w:t>, после этого осуществляется проверка по</w:t>
      </w:r>
      <w:r w:rsidR="00517385">
        <w:rPr>
          <w:rFonts w:ascii="Arial" w:hAnsi="Arial" w:cs="Arial"/>
          <w:szCs w:val="24"/>
        </w:rPr>
        <w:t xml:space="preserve">дключения ТС к системе Автограф. </w:t>
      </w:r>
      <w:r w:rsidR="00517385" w:rsidRPr="0070246D">
        <w:rPr>
          <w:rFonts w:ascii="Arial" w:hAnsi="Arial" w:cs="Arial"/>
          <w:szCs w:val="24"/>
        </w:rPr>
        <w:t>Специалист Управления по отслеживанию процесса перевозки</w:t>
      </w:r>
      <w:r w:rsidR="00517385">
        <w:rPr>
          <w:rFonts w:ascii="Arial" w:hAnsi="Arial" w:cs="Arial"/>
          <w:szCs w:val="24"/>
        </w:rPr>
        <w:t xml:space="preserve"> </w:t>
      </w:r>
      <w:r w:rsidR="00517385" w:rsidRPr="0070246D">
        <w:rPr>
          <w:rFonts w:ascii="Arial" w:hAnsi="Arial" w:cs="Arial"/>
          <w:szCs w:val="24"/>
        </w:rPr>
        <w:t xml:space="preserve">сканирует штрих-код путевого листа, открывает </w:t>
      </w:r>
      <w:r w:rsidR="00517385">
        <w:rPr>
          <w:rFonts w:ascii="Arial" w:hAnsi="Arial" w:cs="Arial"/>
          <w:szCs w:val="24"/>
        </w:rPr>
        <w:t xml:space="preserve">Фрахтовый заказ и проверяет </w:t>
      </w:r>
      <w:r w:rsidR="00271E4F">
        <w:rPr>
          <w:rFonts w:ascii="Arial" w:hAnsi="Arial" w:cs="Arial"/>
          <w:szCs w:val="24"/>
        </w:rPr>
        <w:t>подключено ли транспортное средство</w:t>
      </w:r>
      <w:r w:rsidR="00517385">
        <w:rPr>
          <w:rFonts w:ascii="Arial" w:hAnsi="Arial" w:cs="Arial"/>
          <w:szCs w:val="24"/>
        </w:rPr>
        <w:t xml:space="preserve"> </w:t>
      </w:r>
      <w:r w:rsidR="00271E4F">
        <w:rPr>
          <w:rFonts w:ascii="Arial" w:hAnsi="Arial" w:cs="Arial"/>
          <w:szCs w:val="24"/>
        </w:rPr>
        <w:t>к системе Автограф. Если ТС подключено к Автографу,</w:t>
      </w:r>
      <w:r>
        <w:rPr>
          <w:rFonts w:ascii="Arial" w:hAnsi="Arial" w:cs="Arial"/>
          <w:szCs w:val="24"/>
        </w:rPr>
        <w:t xml:space="preserve"> то происходит запрос данных с датчиков, установл</w:t>
      </w:r>
      <w:r w:rsidR="00271E4F">
        <w:rPr>
          <w:rFonts w:ascii="Arial" w:hAnsi="Arial" w:cs="Arial"/>
          <w:szCs w:val="24"/>
        </w:rPr>
        <w:t xml:space="preserve">енных на транспортном средстве. Во Фрахтовом заказе автоматически происходит регистрация данных с датчиков, а также фактические дата и время прибытия ТС на КПП. </w:t>
      </w:r>
    </w:p>
    <w:p w14:paraId="6249053B" w14:textId="6068F147" w:rsidR="00217B55" w:rsidRDefault="00217B55" w:rsidP="00517385">
      <w:pPr>
        <w:spacing w:after="240" w:line="276" w:lineRule="auto"/>
        <w:ind w:firstLine="708"/>
        <w:rPr>
          <w:rFonts w:ascii="Arial" w:hAnsi="Arial" w:cs="Arial"/>
          <w:szCs w:val="24"/>
        </w:rPr>
      </w:pPr>
      <w:r>
        <w:rPr>
          <w:rFonts w:ascii="Arial" w:hAnsi="Arial" w:cs="Arial"/>
          <w:szCs w:val="24"/>
        </w:rPr>
        <w:lastRenderedPageBreak/>
        <w:t xml:space="preserve">Возможность регистрации фактических дат и времени прибытия в путевом листе и запроса данных из системы Автограф будет реализована с помощью разработок </w:t>
      </w:r>
      <w:r w:rsidRPr="00BA6E61">
        <w:rPr>
          <w:rFonts w:ascii="Arial" w:hAnsi="Arial" w:cs="Arial"/>
          <w:szCs w:val="24"/>
        </w:rPr>
        <w:t>MM68</w:t>
      </w:r>
      <w:r>
        <w:rPr>
          <w:rFonts w:ascii="Arial" w:hAnsi="Arial" w:cs="Arial"/>
          <w:szCs w:val="24"/>
        </w:rPr>
        <w:t xml:space="preserve"> «</w:t>
      </w:r>
      <w:r w:rsidRPr="00BA6E61">
        <w:rPr>
          <w:rFonts w:ascii="Arial" w:hAnsi="Arial" w:cs="Arial"/>
          <w:szCs w:val="24"/>
        </w:rPr>
        <w:t>Интеграция Путевых листов с системой Автограф</w:t>
      </w:r>
      <w:r>
        <w:rPr>
          <w:rFonts w:ascii="Arial" w:hAnsi="Arial" w:cs="Arial"/>
          <w:szCs w:val="24"/>
        </w:rPr>
        <w:t>»</w:t>
      </w:r>
      <w:r w:rsidRPr="00BA6E61">
        <w:rPr>
          <w:rFonts w:ascii="Arial" w:hAnsi="Arial" w:cs="Arial"/>
          <w:szCs w:val="24"/>
        </w:rPr>
        <w:t xml:space="preserve"> и MM11</w:t>
      </w:r>
      <w:r>
        <w:rPr>
          <w:rFonts w:ascii="Arial" w:hAnsi="Arial" w:cs="Arial"/>
          <w:szCs w:val="24"/>
        </w:rPr>
        <w:t>6 «</w:t>
      </w:r>
      <w:r w:rsidRPr="00BA6E61">
        <w:rPr>
          <w:rFonts w:ascii="Arial" w:hAnsi="Arial" w:cs="Arial"/>
          <w:szCs w:val="24"/>
        </w:rPr>
        <w:t>Дополнительные проверки в путевом листе с учетом интеграции с Автограф</w:t>
      </w:r>
      <w:r>
        <w:rPr>
          <w:rFonts w:ascii="Arial" w:hAnsi="Arial" w:cs="Arial"/>
          <w:szCs w:val="24"/>
        </w:rPr>
        <w:t>».</w:t>
      </w:r>
    </w:p>
    <w:p w14:paraId="6CDCC292" w14:textId="049EE4C5" w:rsidR="00271E4F" w:rsidRDefault="00271E4F" w:rsidP="00517385">
      <w:pPr>
        <w:spacing w:after="240" w:line="276" w:lineRule="auto"/>
        <w:ind w:firstLine="708"/>
        <w:rPr>
          <w:rFonts w:ascii="Arial" w:hAnsi="Arial" w:cs="Arial"/>
          <w:szCs w:val="24"/>
        </w:rPr>
      </w:pPr>
      <w:r>
        <w:rPr>
          <w:rFonts w:ascii="Arial" w:hAnsi="Arial" w:cs="Arial"/>
          <w:szCs w:val="24"/>
        </w:rPr>
        <w:t xml:space="preserve">После запроса данных </w:t>
      </w:r>
      <w:r w:rsidRPr="0070246D">
        <w:rPr>
          <w:rFonts w:ascii="Arial" w:hAnsi="Arial" w:cs="Arial"/>
          <w:szCs w:val="24"/>
        </w:rPr>
        <w:t>Специалист Управления по отслеживанию процесса перевозки</w:t>
      </w:r>
      <w:r>
        <w:rPr>
          <w:rFonts w:ascii="Arial" w:hAnsi="Arial" w:cs="Arial"/>
          <w:szCs w:val="24"/>
        </w:rPr>
        <w:t xml:space="preserve"> </w:t>
      </w:r>
      <w:r w:rsidR="00C8745C">
        <w:rPr>
          <w:rFonts w:ascii="Arial" w:hAnsi="Arial" w:cs="Arial"/>
          <w:szCs w:val="24"/>
        </w:rPr>
        <w:t xml:space="preserve">фиксирует </w:t>
      </w:r>
      <w:r>
        <w:rPr>
          <w:rFonts w:ascii="Arial" w:hAnsi="Arial" w:cs="Arial"/>
          <w:szCs w:val="24"/>
        </w:rPr>
        <w:t>полученную информацию с датчиков в печатной форме путевого лист</w:t>
      </w:r>
      <w:r w:rsidR="00217B55">
        <w:rPr>
          <w:rFonts w:ascii="Arial" w:hAnsi="Arial" w:cs="Arial"/>
          <w:szCs w:val="24"/>
        </w:rPr>
        <w:t>а</w:t>
      </w:r>
      <w:r w:rsidR="007310E7">
        <w:rPr>
          <w:rFonts w:ascii="Arial" w:hAnsi="Arial" w:cs="Arial"/>
          <w:szCs w:val="24"/>
        </w:rPr>
        <w:t xml:space="preserve">, </w:t>
      </w:r>
      <w:r w:rsidR="007310E7" w:rsidRPr="001337C0">
        <w:rPr>
          <w:rFonts w:ascii="Arial" w:hAnsi="Arial" w:cs="Arial"/>
          <w:szCs w:val="24"/>
        </w:rPr>
        <w:t>расписывается и передает путевой лист водителю.</w:t>
      </w:r>
    </w:p>
    <w:p w14:paraId="6C2153AC" w14:textId="5AB29361" w:rsidR="0070246D" w:rsidRDefault="00271E4F" w:rsidP="00271E4F">
      <w:pPr>
        <w:spacing w:after="240" w:line="276" w:lineRule="auto"/>
        <w:ind w:firstLine="708"/>
        <w:rPr>
          <w:rFonts w:ascii="Arial" w:hAnsi="Arial" w:cs="Arial"/>
          <w:szCs w:val="24"/>
        </w:rPr>
      </w:pPr>
      <w:r>
        <w:rPr>
          <w:rFonts w:ascii="Arial" w:hAnsi="Arial" w:cs="Arial"/>
          <w:szCs w:val="24"/>
        </w:rPr>
        <w:t xml:space="preserve">В случае, если ТС не подключено к Автографу </w:t>
      </w:r>
      <w:ins w:id="1424" w:author="Savinskaya Yulia" w:date="2021-02-25T11:27:00Z">
        <w:r w:rsidR="006107AB">
          <w:rPr>
            <w:rFonts w:ascii="Arial" w:hAnsi="Arial" w:cs="Arial"/>
            <w:szCs w:val="24"/>
          </w:rPr>
          <w:t xml:space="preserve">или ИТС, </w:t>
        </w:r>
      </w:ins>
      <w:r>
        <w:rPr>
          <w:rFonts w:ascii="Arial" w:hAnsi="Arial" w:cs="Arial"/>
          <w:szCs w:val="24"/>
        </w:rPr>
        <w:t xml:space="preserve">или возникла поломка датчиков, осуществляется ручной замер топлива в баках транспортного средства. После ручного замера </w:t>
      </w:r>
      <w:r w:rsidRPr="0070246D">
        <w:rPr>
          <w:rFonts w:ascii="Arial" w:hAnsi="Arial" w:cs="Arial"/>
          <w:szCs w:val="24"/>
        </w:rPr>
        <w:t>Специалист Управления по отслеживанию процесса перевозки</w:t>
      </w:r>
      <w:r>
        <w:rPr>
          <w:rFonts w:ascii="Arial" w:hAnsi="Arial" w:cs="Arial"/>
          <w:szCs w:val="24"/>
        </w:rPr>
        <w:t xml:space="preserve"> заполняет показания </w:t>
      </w:r>
      <w:r w:rsidR="00C8745C">
        <w:rPr>
          <w:rFonts w:ascii="Arial" w:hAnsi="Arial" w:cs="Arial"/>
          <w:szCs w:val="24"/>
        </w:rPr>
        <w:t xml:space="preserve">топлива и пробега </w:t>
      </w:r>
      <w:r>
        <w:rPr>
          <w:rFonts w:ascii="Arial" w:hAnsi="Arial" w:cs="Arial"/>
          <w:szCs w:val="24"/>
        </w:rPr>
        <w:t>в печатной форме путевого листа.</w:t>
      </w:r>
    </w:p>
    <w:p w14:paraId="5593D868" w14:textId="650CF8AD" w:rsidR="007310E7" w:rsidRDefault="007310E7">
      <w:pPr>
        <w:spacing w:after="240" w:line="276" w:lineRule="auto"/>
        <w:ind w:firstLine="708"/>
        <w:rPr>
          <w:rFonts w:ascii="Arial" w:hAnsi="Arial" w:cs="Arial"/>
          <w:szCs w:val="24"/>
        </w:rPr>
      </w:pPr>
      <w:r>
        <w:rPr>
          <w:rFonts w:ascii="Arial" w:hAnsi="Arial" w:cs="Arial"/>
          <w:szCs w:val="24"/>
        </w:rPr>
        <w:t>Также</w:t>
      </w:r>
      <w:r w:rsidRPr="001337C0">
        <w:rPr>
          <w:rFonts w:ascii="Arial" w:hAnsi="Arial" w:cs="Arial"/>
          <w:szCs w:val="24"/>
        </w:rPr>
        <w:t xml:space="preserve"> ТС проходит послерейсовый осмотр ОТК ТС. Этот процесс описан в КД </w:t>
      </w:r>
      <w:r w:rsidR="00EF595F">
        <w:rPr>
          <w:rFonts w:ascii="Arial" w:hAnsi="Arial" w:cs="Arial"/>
          <w:szCs w:val="24"/>
        </w:rPr>
        <w:t>ERP.</w:t>
      </w:r>
      <w:ins w:id="1425" w:author="SintsovaMA" w:date="2021-02-25T13:52:00Z">
        <w:r w:rsidR="007B7925" w:rsidRPr="007B7925">
          <w:rPr>
            <w:rFonts w:ascii="Arial" w:hAnsi="Arial" w:cs="Arial"/>
            <w:szCs w:val="24"/>
            <w:rPrChange w:id="1426" w:author="SintsovaMA" w:date="2021-02-25T13:53:00Z">
              <w:rPr>
                <w:rFonts w:ascii="Arial" w:hAnsi="Arial" w:cs="Arial"/>
                <w:szCs w:val="24"/>
                <w:lang w:val="en-US"/>
              </w:rPr>
            </w:rPrChange>
          </w:rPr>
          <w:t>1</w:t>
        </w:r>
      </w:ins>
      <w:ins w:id="1427" w:author="SintsovaMA" w:date="2021-02-25T13:53:00Z">
        <w:r w:rsidR="007B7925" w:rsidRPr="007B7925">
          <w:rPr>
            <w:rFonts w:ascii="Arial" w:hAnsi="Arial" w:cs="Arial"/>
            <w:szCs w:val="24"/>
            <w:rPrChange w:id="1428" w:author="SintsovaMA" w:date="2021-02-25T13:53:00Z">
              <w:rPr>
                <w:rFonts w:ascii="Arial" w:hAnsi="Arial" w:cs="Arial"/>
                <w:szCs w:val="24"/>
                <w:lang w:val="en-US"/>
              </w:rPr>
            </w:rPrChange>
          </w:rPr>
          <w:t>3.</w:t>
        </w:r>
      </w:ins>
      <w:r w:rsidR="00EF595F">
        <w:rPr>
          <w:rFonts w:ascii="Arial" w:hAnsi="Arial" w:cs="Arial"/>
          <w:szCs w:val="24"/>
        </w:rPr>
        <w:t>9</w:t>
      </w:r>
      <w:del w:id="1429" w:author="SintsovaMA" w:date="2021-02-25T13:53:00Z">
        <w:r w:rsidR="00EF595F" w:rsidDel="007B7925">
          <w:rPr>
            <w:rFonts w:ascii="Arial" w:hAnsi="Arial" w:cs="Arial"/>
            <w:szCs w:val="24"/>
          </w:rPr>
          <w:delText>.</w:delText>
        </w:r>
      </w:del>
      <w:ins w:id="1430" w:author="SintsovaMA" w:date="2021-02-25T13:53:00Z">
        <w:r w:rsidR="007B7925" w:rsidRPr="007B7925">
          <w:rPr>
            <w:rFonts w:ascii="Arial" w:hAnsi="Arial" w:cs="Arial"/>
            <w:szCs w:val="24"/>
            <w:rPrChange w:id="1431" w:author="SintsovaMA" w:date="2021-02-25T13:53:00Z">
              <w:rPr>
                <w:rFonts w:ascii="Arial" w:hAnsi="Arial" w:cs="Arial"/>
                <w:szCs w:val="24"/>
                <w:lang w:val="en-US"/>
              </w:rPr>
            </w:rPrChange>
          </w:rPr>
          <w:t>_</w:t>
        </w:r>
        <w:r w:rsidR="003F4BAD" w:rsidRPr="003F4BAD">
          <w:rPr>
            <w:rFonts w:ascii="Arial" w:hAnsi="Arial" w:cs="Arial"/>
            <w:szCs w:val="24"/>
            <w:rPrChange w:id="1432" w:author="SintsovaMA" w:date="2021-02-25T13:53:00Z">
              <w:rPr>
                <w:rFonts w:ascii="Arial" w:hAnsi="Arial" w:cs="Arial"/>
                <w:szCs w:val="24"/>
                <w:lang w:val="en-US"/>
              </w:rPr>
            </w:rPrChange>
          </w:rPr>
          <w:t>2</w:t>
        </w:r>
      </w:ins>
      <w:del w:id="1433" w:author="SintsovaMA" w:date="2021-02-25T13:53:00Z">
        <w:r w:rsidR="00EF595F" w:rsidDel="003F4BAD">
          <w:rPr>
            <w:rFonts w:ascii="Arial" w:hAnsi="Arial" w:cs="Arial"/>
            <w:szCs w:val="24"/>
          </w:rPr>
          <w:delText>1</w:delText>
        </w:r>
        <w:r w:rsidRPr="001337C0" w:rsidDel="007B7925">
          <w:rPr>
            <w:rFonts w:ascii="Arial" w:hAnsi="Arial" w:cs="Arial"/>
            <w:szCs w:val="24"/>
          </w:rPr>
          <w:delText>.</w:delText>
        </w:r>
      </w:del>
      <w:ins w:id="1434" w:author="SintsovaMA" w:date="2021-02-25T13:53:00Z">
        <w:r w:rsidR="007B7925" w:rsidRPr="007B7925">
          <w:rPr>
            <w:rFonts w:ascii="Arial" w:hAnsi="Arial" w:cs="Arial"/>
            <w:szCs w:val="24"/>
            <w:rPrChange w:id="1435" w:author="SintsovaMA" w:date="2021-02-25T13:53:00Z">
              <w:rPr>
                <w:rFonts w:ascii="Arial" w:hAnsi="Arial" w:cs="Arial"/>
                <w:szCs w:val="24"/>
                <w:lang w:val="en-US"/>
              </w:rPr>
            </w:rPrChange>
          </w:rPr>
          <w:t>_</w:t>
        </w:r>
      </w:ins>
      <w:r w:rsidRPr="001337C0">
        <w:rPr>
          <w:rFonts w:ascii="Arial" w:hAnsi="Arial" w:cs="Arial"/>
          <w:szCs w:val="24"/>
        </w:rPr>
        <w:t>56_РМ КД «Мониторинг и технического состояния ПА». Процесс ПП-07.04.01-ERP «Регистрация технич</w:t>
      </w:r>
      <w:r>
        <w:rPr>
          <w:rFonts w:ascii="Arial" w:hAnsi="Arial" w:cs="Arial"/>
          <w:szCs w:val="24"/>
        </w:rPr>
        <w:t>еского состояния оборудования».</w:t>
      </w:r>
    </w:p>
    <w:p w14:paraId="59ECFA9E" w14:textId="77777777" w:rsidR="00505B9E" w:rsidRDefault="00C8745C" w:rsidP="00505B9E">
      <w:pPr>
        <w:spacing w:after="240" w:line="276" w:lineRule="auto"/>
        <w:ind w:firstLine="708"/>
        <w:rPr>
          <w:rFonts w:ascii="Arial" w:hAnsi="Arial" w:cs="Arial"/>
          <w:szCs w:val="24"/>
        </w:rPr>
      </w:pPr>
      <w:r>
        <w:rPr>
          <w:rFonts w:ascii="Arial" w:hAnsi="Arial" w:cs="Arial"/>
          <w:szCs w:val="24"/>
        </w:rPr>
        <w:t>В случае, если произошла поломка одометра в транспортном средстве, и ТС не подключено к системе Автограф, ТС направляется на ремонт, а показания одометра на конец заполняются при закрытии путевого листа исходя из выполненного маршрута. Сотрудник, осуществляющий закрытие путевого листа, проверяет расстояние во Фрахтовом заказе на этапах транспортировки и переносит информацию о пробеге в печатную форму путевого листа, а также в системное поле «Пробег на конец»</w:t>
      </w:r>
      <w:del w:id="1436" w:author="Savinskaya Yulia" w:date="2021-03-09T17:37:00Z">
        <w:r w:rsidDel="00505B9E">
          <w:rPr>
            <w:rFonts w:ascii="Arial" w:hAnsi="Arial" w:cs="Arial"/>
            <w:szCs w:val="24"/>
          </w:rPr>
          <w:delText>.</w:delText>
        </w:r>
      </w:del>
    </w:p>
    <w:p w14:paraId="69551FA8" w14:textId="7DDAD12A" w:rsidR="00505B9E" w:rsidRPr="00505B9E" w:rsidRDefault="00505B9E" w:rsidP="00DF7FC2">
      <w:pPr>
        <w:spacing w:after="240" w:line="276" w:lineRule="auto"/>
        <w:ind w:firstLine="708"/>
        <w:rPr>
          <w:ins w:id="1437" w:author="Savinskaya Yulia" w:date="2021-03-09T17:36:00Z"/>
          <w:rFonts w:ascii="Arial" w:hAnsi="Arial" w:cs="Arial"/>
          <w:szCs w:val="24"/>
        </w:rPr>
      </w:pPr>
      <w:ins w:id="1438" w:author="Savinskaya Yulia" w:date="2021-03-09T17:36:00Z">
        <w:r w:rsidRPr="00505B9E">
          <w:rPr>
            <w:rFonts w:ascii="Arial" w:hAnsi="Arial" w:cs="Arial"/>
            <w:szCs w:val="24"/>
            <w:rPrChange w:id="1439" w:author="Savinskaya Yulia" w:date="2021-03-09T17:36:00Z">
              <w:rPr/>
            </w:rPrChange>
          </w:rPr>
          <w:t xml:space="preserve">При неработоспособности системы или при выезде механика на удаленные объекты реализована </w:t>
        </w:r>
        <w:r w:rsidRPr="00505B9E">
          <w:rPr>
            <w:rFonts w:ascii="Arial" w:hAnsi="Arial" w:cs="Arial"/>
            <w:szCs w:val="24"/>
            <w:rPrChange w:id="1440" w:author="Savinskaya Yulia" w:date="2021-03-09T17:36:00Z">
              <w:rPr>
                <w:b/>
              </w:rPr>
            </w:rPrChange>
          </w:rPr>
          <w:t xml:space="preserve">возможность офлайн регистрации событий с использованием </w:t>
        </w:r>
      </w:ins>
      <w:ins w:id="1441" w:author="Savinskaya Yulia" w:date="2021-03-09T17:39:00Z">
        <w:r w:rsidR="008F70AE">
          <w:rPr>
            <w:rFonts w:ascii="Arial" w:hAnsi="Arial" w:cs="Arial"/>
            <w:szCs w:val="24"/>
          </w:rPr>
          <w:t>ТСД (терминала сбора данных)</w:t>
        </w:r>
      </w:ins>
      <w:ins w:id="1442" w:author="Savinskaya Yulia" w:date="2021-03-09T17:36:00Z">
        <w:r w:rsidRPr="00505B9E">
          <w:rPr>
            <w:rFonts w:ascii="Arial" w:hAnsi="Arial" w:cs="Arial"/>
            <w:szCs w:val="24"/>
            <w:rPrChange w:id="1443" w:author="Savinskaya Yulia" w:date="2021-03-09T17:36:00Z">
              <w:rPr>
                <w:b/>
              </w:rPr>
            </w:rPrChange>
          </w:rPr>
          <w:t xml:space="preserve"> </w:t>
        </w:r>
        <w:r w:rsidRPr="00505B9E">
          <w:rPr>
            <w:rFonts w:ascii="Arial" w:hAnsi="Arial" w:cs="Arial"/>
            <w:szCs w:val="24"/>
            <w:rPrChange w:id="1444" w:author="Savinskaya Yulia" w:date="2021-03-09T17:36:00Z">
              <w:rPr/>
            </w:rPrChange>
          </w:rPr>
          <w:t>и внесения данных по ТС</w:t>
        </w:r>
      </w:ins>
      <w:ins w:id="1445" w:author="Savinskaya Yulia" w:date="2021-03-10T13:23:00Z">
        <w:r w:rsidR="00BB2107">
          <w:rPr>
            <w:rFonts w:ascii="Arial" w:hAnsi="Arial" w:cs="Arial"/>
            <w:szCs w:val="24"/>
          </w:rPr>
          <w:t>: номер путевого листа, дата и время события, код и описание события</w:t>
        </w:r>
      </w:ins>
      <w:ins w:id="1446" w:author="Savinskaya Yulia" w:date="2021-03-09T17:36:00Z">
        <w:r w:rsidRPr="00505B9E">
          <w:rPr>
            <w:rFonts w:ascii="Arial" w:hAnsi="Arial" w:cs="Arial"/>
            <w:szCs w:val="24"/>
            <w:rPrChange w:id="1447" w:author="Savinskaya Yulia" w:date="2021-03-09T17:36:00Z">
              <w:rPr/>
            </w:rPrChange>
          </w:rPr>
          <w:t>.</w:t>
        </w:r>
      </w:ins>
      <w:ins w:id="1448" w:author="Savinskaya Yulia" w:date="2021-03-09T17:37:00Z">
        <w:r>
          <w:rPr>
            <w:rFonts w:ascii="Arial" w:hAnsi="Arial" w:cs="Arial"/>
            <w:szCs w:val="24"/>
          </w:rPr>
          <w:t xml:space="preserve"> Для регистрации прибытия ТС </w:t>
        </w:r>
      </w:ins>
      <w:ins w:id="1449" w:author="Savinskaya Yulia" w:date="2021-03-09T17:38:00Z">
        <w:r w:rsidRPr="008F70AE">
          <w:rPr>
            <w:rFonts w:ascii="Arial" w:hAnsi="Arial" w:cs="Arial"/>
            <w:szCs w:val="24"/>
            <w:rPrChange w:id="1450" w:author="Savinskaya Yulia" w:date="2021-03-09T17:39:00Z">
              <w:rPr>
                <w:sz w:val="20"/>
              </w:rPr>
            </w:rPrChange>
          </w:rPr>
          <w:t xml:space="preserve">Специалист Управления по отслеживанию процесса перевозки выгружает </w:t>
        </w:r>
      </w:ins>
      <w:ins w:id="1451" w:author="Savinskaya Yulia" w:date="2021-03-09T17:39:00Z">
        <w:r w:rsidR="008F70AE" w:rsidRPr="008F70AE">
          <w:rPr>
            <w:rFonts w:ascii="Arial" w:hAnsi="Arial" w:cs="Arial"/>
            <w:szCs w:val="24"/>
            <w:rPrChange w:id="1452" w:author="Savinskaya Yulia" w:date="2021-03-09T17:39:00Z">
              <w:rPr>
                <w:sz w:val="20"/>
              </w:rPr>
            </w:rPrChange>
          </w:rPr>
          <w:t xml:space="preserve">из ТСД </w:t>
        </w:r>
      </w:ins>
      <w:ins w:id="1453" w:author="Savinskaya Yulia" w:date="2021-03-10T13:26:00Z">
        <w:r w:rsidR="00DF7FC2">
          <w:rPr>
            <w:rFonts w:ascii="Arial" w:hAnsi="Arial" w:cs="Arial"/>
            <w:szCs w:val="24"/>
          </w:rPr>
          <w:t xml:space="preserve">собранную </w:t>
        </w:r>
      </w:ins>
      <w:ins w:id="1454" w:author="Savinskaya Yulia" w:date="2021-03-09T17:39:00Z">
        <w:r w:rsidR="008F70AE" w:rsidRPr="008F70AE">
          <w:rPr>
            <w:rFonts w:ascii="Arial" w:hAnsi="Arial" w:cs="Arial"/>
            <w:szCs w:val="24"/>
            <w:rPrChange w:id="1455" w:author="Savinskaya Yulia" w:date="2021-03-09T17:39:00Z">
              <w:rPr>
                <w:sz w:val="20"/>
              </w:rPr>
            </w:rPrChange>
          </w:rPr>
          <w:t xml:space="preserve">информацию по событиям </w:t>
        </w:r>
      </w:ins>
      <w:ins w:id="1456" w:author="Savinskaya Yulia" w:date="2021-03-09T17:38:00Z">
        <w:r w:rsidRPr="008F70AE">
          <w:rPr>
            <w:rFonts w:ascii="Arial" w:hAnsi="Arial" w:cs="Arial"/>
            <w:szCs w:val="24"/>
            <w:rPrChange w:id="1457" w:author="Savinskaya Yulia" w:date="2021-03-09T17:39:00Z">
              <w:rPr>
                <w:sz w:val="20"/>
              </w:rPr>
            </w:rPrChange>
          </w:rPr>
          <w:t xml:space="preserve">в систему </w:t>
        </w:r>
        <w:r w:rsidRPr="008F70AE">
          <w:rPr>
            <w:rFonts w:ascii="Arial" w:hAnsi="Arial" w:cs="Arial"/>
            <w:szCs w:val="24"/>
            <w:rPrChange w:id="1458" w:author="Savinskaya Yulia" w:date="2021-03-09T17:39:00Z">
              <w:rPr>
                <w:sz w:val="20"/>
                <w:lang w:val="en-US"/>
              </w:rPr>
            </w:rPrChange>
          </w:rPr>
          <w:t>SAP S</w:t>
        </w:r>
        <w:r w:rsidRPr="008F70AE">
          <w:rPr>
            <w:rFonts w:ascii="Arial" w:hAnsi="Arial" w:cs="Arial"/>
            <w:szCs w:val="24"/>
            <w:rPrChange w:id="1459" w:author="Savinskaya Yulia" w:date="2021-03-09T17:39:00Z">
              <w:rPr>
                <w:sz w:val="20"/>
              </w:rPr>
            </w:rPrChange>
          </w:rPr>
          <w:t>/4</w:t>
        </w:r>
        <w:r w:rsidRPr="008F70AE">
          <w:rPr>
            <w:rFonts w:ascii="Arial" w:hAnsi="Arial" w:cs="Arial"/>
            <w:szCs w:val="24"/>
            <w:rPrChange w:id="1460" w:author="Savinskaya Yulia" w:date="2021-03-09T17:39:00Z">
              <w:rPr>
                <w:sz w:val="20"/>
                <w:lang w:val="en-US"/>
              </w:rPr>
            </w:rPrChange>
          </w:rPr>
          <w:t>HANA</w:t>
        </w:r>
      </w:ins>
      <w:ins w:id="1461" w:author="Savinskaya Yulia" w:date="2021-03-09T17:39:00Z">
        <w:r w:rsidR="008F70AE" w:rsidRPr="008F70AE">
          <w:rPr>
            <w:rFonts w:ascii="Arial" w:hAnsi="Arial" w:cs="Arial"/>
            <w:szCs w:val="24"/>
            <w:rPrChange w:id="1462" w:author="Savinskaya Yulia" w:date="2021-03-09T17:39:00Z">
              <w:rPr>
                <w:sz w:val="20"/>
              </w:rPr>
            </w:rPrChange>
          </w:rPr>
          <w:t>.</w:t>
        </w:r>
      </w:ins>
      <w:ins w:id="1463" w:author="Savinskaya Yulia" w:date="2021-03-09T17:38:00Z">
        <w:r w:rsidR="00BB2107" w:rsidRPr="00BB2107">
          <w:rPr>
            <w:rFonts w:ascii="Arial" w:hAnsi="Arial" w:cs="Arial"/>
            <w:szCs w:val="24"/>
          </w:rPr>
          <w:t xml:space="preserve"> </w:t>
        </w:r>
      </w:ins>
      <w:ins w:id="1464" w:author="Savinskaya Yulia" w:date="2021-03-10T13:18:00Z">
        <w:r w:rsidR="00BB2107">
          <w:rPr>
            <w:rFonts w:ascii="Arial" w:hAnsi="Arial" w:cs="Arial"/>
            <w:szCs w:val="24"/>
          </w:rPr>
          <w:t>После загрузки данных</w:t>
        </w:r>
      </w:ins>
      <w:ins w:id="1465" w:author="Savinskaya Yulia" w:date="2021-03-10T13:27:00Z">
        <w:r w:rsidR="00DF7FC2">
          <w:rPr>
            <w:rFonts w:ascii="Arial" w:hAnsi="Arial" w:cs="Arial"/>
            <w:szCs w:val="24"/>
          </w:rPr>
          <w:t xml:space="preserve"> в </w:t>
        </w:r>
        <w:r w:rsidR="00DF7FC2" w:rsidRPr="00C67016">
          <w:rPr>
            <w:rFonts w:ascii="Arial" w:hAnsi="Arial" w:cs="Arial"/>
            <w:szCs w:val="24"/>
          </w:rPr>
          <w:t>SAP S/4HANA</w:t>
        </w:r>
      </w:ins>
      <w:ins w:id="1466" w:author="Savinskaya Yulia" w:date="2021-03-10T13:18:00Z">
        <w:r w:rsidR="00BB2107">
          <w:rPr>
            <w:rFonts w:ascii="Arial" w:hAnsi="Arial" w:cs="Arial"/>
            <w:szCs w:val="24"/>
          </w:rPr>
          <w:t xml:space="preserve">, в путевом листе </w:t>
        </w:r>
      </w:ins>
      <w:ins w:id="1467" w:author="Savinskaya Yulia" w:date="2021-03-10T13:19:00Z">
        <w:r w:rsidR="00BB2107">
          <w:rPr>
            <w:rFonts w:ascii="Arial" w:hAnsi="Arial" w:cs="Arial"/>
            <w:szCs w:val="24"/>
          </w:rPr>
          <w:t>регистриру</w:t>
        </w:r>
      </w:ins>
      <w:ins w:id="1468" w:author="Savinskaya Yulia" w:date="2021-03-10T13:23:00Z">
        <w:r w:rsidR="00BB2107">
          <w:rPr>
            <w:rFonts w:ascii="Arial" w:hAnsi="Arial" w:cs="Arial"/>
            <w:szCs w:val="24"/>
          </w:rPr>
          <w:t>е</w:t>
        </w:r>
      </w:ins>
      <w:ins w:id="1469" w:author="Savinskaya Yulia" w:date="2021-03-10T13:19:00Z">
        <w:r w:rsidR="00BB2107">
          <w:rPr>
            <w:rFonts w:ascii="Arial" w:hAnsi="Arial" w:cs="Arial"/>
            <w:szCs w:val="24"/>
          </w:rPr>
          <w:t>тся фактическое прибытие</w:t>
        </w:r>
      </w:ins>
      <w:ins w:id="1470" w:author="Savinskaya Yulia" w:date="2021-03-10T13:24:00Z">
        <w:r w:rsidR="00DF7FC2">
          <w:rPr>
            <w:rFonts w:ascii="Arial" w:hAnsi="Arial" w:cs="Arial"/>
            <w:szCs w:val="24"/>
          </w:rPr>
          <w:t xml:space="preserve"> транспортного средства посредством запуска отчета «ОТК: </w:t>
        </w:r>
      </w:ins>
      <w:ins w:id="1471" w:author="Savinskaya Yulia" w:date="2021-03-10T13:25:00Z">
        <w:r w:rsidR="00DF7FC2">
          <w:rPr>
            <w:rFonts w:ascii="Arial" w:hAnsi="Arial" w:cs="Arial"/>
            <w:szCs w:val="24"/>
          </w:rPr>
          <w:t>З</w:t>
        </w:r>
      </w:ins>
      <w:ins w:id="1472" w:author="Savinskaya Yulia" w:date="2021-03-10T13:24:00Z">
        <w:r w:rsidR="00DF7FC2">
          <w:rPr>
            <w:rFonts w:ascii="Arial" w:hAnsi="Arial" w:cs="Arial"/>
            <w:szCs w:val="24"/>
          </w:rPr>
          <w:t>агрузка данных с ТСД».</w:t>
        </w:r>
      </w:ins>
      <w:ins w:id="1473" w:author="Savinskaya Yulia" w:date="2021-03-10T13:19:00Z">
        <w:r w:rsidR="00BB2107">
          <w:rPr>
            <w:rFonts w:ascii="Arial" w:hAnsi="Arial" w:cs="Arial"/>
            <w:szCs w:val="24"/>
          </w:rPr>
          <w:t xml:space="preserve"> </w:t>
        </w:r>
      </w:ins>
      <w:ins w:id="1474" w:author="Savinskaya Yulia" w:date="2021-03-09T17:40:00Z">
        <w:r w:rsidR="008F70AE">
          <w:rPr>
            <w:rFonts w:ascii="Arial" w:hAnsi="Arial" w:cs="Arial"/>
            <w:szCs w:val="24"/>
          </w:rPr>
          <w:t xml:space="preserve">Для просмотра информации по загруженным событиям используется отчет </w:t>
        </w:r>
      </w:ins>
      <w:ins w:id="1475" w:author="Savinskaya Yulia" w:date="2021-03-09T17:41:00Z">
        <w:r w:rsidR="008F70AE">
          <w:rPr>
            <w:rFonts w:ascii="Arial" w:hAnsi="Arial" w:cs="Arial"/>
            <w:szCs w:val="24"/>
          </w:rPr>
          <w:t xml:space="preserve">«Отчет по загруженным событиям». </w:t>
        </w:r>
      </w:ins>
      <w:ins w:id="1476" w:author="Savinskaya Yulia" w:date="2021-03-10T13:28:00Z">
        <w:r w:rsidR="00DF7FC2">
          <w:rPr>
            <w:rFonts w:ascii="Arial" w:hAnsi="Arial" w:cs="Arial"/>
            <w:szCs w:val="24"/>
          </w:rPr>
          <w:t>Данная функциональность</w:t>
        </w:r>
      </w:ins>
      <w:ins w:id="1477" w:author="Savinskaya Yulia" w:date="2021-03-09T17:43:00Z">
        <w:r w:rsidR="008F70AE">
          <w:rPr>
            <w:rFonts w:ascii="Arial" w:hAnsi="Arial" w:cs="Arial"/>
            <w:szCs w:val="24"/>
          </w:rPr>
          <w:t xml:space="preserve"> </w:t>
        </w:r>
      </w:ins>
      <w:ins w:id="1478" w:author="Savinskaya Yulia" w:date="2021-03-09T17:42:00Z">
        <w:r w:rsidR="008F70AE">
          <w:rPr>
            <w:rFonts w:ascii="Arial" w:hAnsi="Arial" w:cs="Arial"/>
            <w:szCs w:val="24"/>
          </w:rPr>
          <w:t>реализована в рамках разработки ТМ</w:t>
        </w:r>
      </w:ins>
      <w:ins w:id="1479" w:author="Savinskaya Yulia" w:date="2021-03-09T17:43:00Z">
        <w:r w:rsidR="008F70AE">
          <w:rPr>
            <w:rFonts w:ascii="Arial" w:hAnsi="Arial" w:cs="Arial"/>
            <w:szCs w:val="24"/>
          </w:rPr>
          <w:t>2</w:t>
        </w:r>
      </w:ins>
      <w:ins w:id="1480" w:author="Savinskaya Yulia" w:date="2021-03-09T17:42:00Z">
        <w:r w:rsidR="008F70AE">
          <w:rPr>
            <w:rFonts w:ascii="Arial" w:hAnsi="Arial" w:cs="Arial"/>
            <w:szCs w:val="24"/>
          </w:rPr>
          <w:t>01</w:t>
        </w:r>
      </w:ins>
      <w:ins w:id="1481" w:author="Savinskaya Yulia" w:date="2021-03-09T17:43:00Z">
        <w:r w:rsidR="008F70AE">
          <w:rPr>
            <w:rFonts w:ascii="Arial" w:hAnsi="Arial" w:cs="Arial"/>
            <w:szCs w:val="24"/>
          </w:rPr>
          <w:t>.</w:t>
        </w:r>
      </w:ins>
    </w:p>
    <w:p w14:paraId="2DAA82FC" w14:textId="5B22407F" w:rsidR="00C8745C" w:rsidRDefault="00C8745C" w:rsidP="00C8745C">
      <w:pPr>
        <w:pStyle w:val="a7"/>
        <w:jc w:val="right"/>
        <w:rPr>
          <w:rFonts w:ascii="Arial" w:hAnsi="Arial" w:cs="Arial"/>
          <w:b/>
          <w:sz w:val="22"/>
        </w:rPr>
      </w:pPr>
      <w:r w:rsidRPr="00916FAB">
        <w:rPr>
          <w:rFonts w:ascii="Arial" w:hAnsi="Arial" w:cs="Arial"/>
          <w:b/>
          <w:sz w:val="22"/>
        </w:rPr>
        <w:t xml:space="preserve">Таблица </w:t>
      </w:r>
      <w:del w:id="1482" w:author="Savinskaya Yulia" w:date="2021-02-25T11:28:00Z">
        <w:r w:rsidRPr="00916FAB" w:rsidDel="006107AB">
          <w:rPr>
            <w:rFonts w:ascii="Arial" w:hAnsi="Arial" w:cs="Arial"/>
            <w:b/>
            <w:sz w:val="22"/>
          </w:rPr>
          <w:fldChar w:fldCharType="begin"/>
        </w:r>
        <w:r w:rsidRPr="00916FAB" w:rsidDel="006107AB">
          <w:rPr>
            <w:rFonts w:ascii="Arial" w:hAnsi="Arial" w:cs="Arial"/>
            <w:b/>
            <w:sz w:val="22"/>
          </w:rPr>
          <w:delInstrText xml:space="preserve"> SEQ Таблица \* ARABIC </w:delInstrText>
        </w:r>
        <w:r w:rsidRPr="00916FAB" w:rsidDel="006107AB">
          <w:rPr>
            <w:rFonts w:ascii="Arial" w:hAnsi="Arial" w:cs="Arial"/>
            <w:b/>
            <w:sz w:val="22"/>
          </w:rPr>
          <w:fldChar w:fldCharType="separate"/>
        </w:r>
        <w:r w:rsidDel="006107AB">
          <w:rPr>
            <w:rFonts w:ascii="Arial" w:hAnsi="Arial" w:cs="Arial"/>
            <w:b/>
            <w:noProof/>
            <w:sz w:val="22"/>
          </w:rPr>
          <w:delText>39</w:delText>
        </w:r>
        <w:r w:rsidRPr="00916FAB" w:rsidDel="006107AB">
          <w:rPr>
            <w:rFonts w:ascii="Arial" w:hAnsi="Arial" w:cs="Arial"/>
            <w:b/>
            <w:sz w:val="22"/>
          </w:rPr>
          <w:fldChar w:fldCharType="end"/>
        </w:r>
      </w:del>
      <w:ins w:id="1483" w:author="Savinskaya Yulia" w:date="2021-02-25T11:28:00Z">
        <w:r w:rsidR="006107AB">
          <w:rPr>
            <w:rFonts w:ascii="Arial" w:hAnsi="Arial" w:cs="Arial"/>
            <w:b/>
            <w:sz w:val="22"/>
          </w:rPr>
          <w:t>4</w:t>
        </w:r>
      </w:ins>
      <w:ins w:id="1484" w:author="Savinskaya Yulia" w:date="2021-02-25T15:29:00Z">
        <w:r w:rsidR="00F31DDE">
          <w:rPr>
            <w:rFonts w:ascii="Arial" w:hAnsi="Arial" w:cs="Arial"/>
            <w:b/>
            <w:sz w:val="22"/>
          </w:rPr>
          <w:t>3</w:t>
        </w:r>
      </w:ins>
      <w:r w:rsidRPr="00916FAB">
        <w:rPr>
          <w:rFonts w:ascii="Arial" w:hAnsi="Arial" w:cs="Arial"/>
          <w:b/>
          <w:sz w:val="22"/>
        </w:rPr>
        <w:t xml:space="preserve">. Описание </w:t>
      </w:r>
      <w:r>
        <w:rPr>
          <w:rFonts w:ascii="Arial" w:hAnsi="Arial" w:cs="Arial"/>
          <w:b/>
          <w:sz w:val="22"/>
        </w:rPr>
        <w:t>шага «Регистрация прибытия ТС»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C8745C" w14:paraId="64895D60" w14:textId="77777777" w:rsidTr="00C8745C">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16FD059" w14:textId="77777777" w:rsidR="00C8745C" w:rsidRDefault="00C8745C" w:rsidP="00C8745C">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9988ECB" w14:textId="77777777" w:rsidR="00C8745C" w:rsidRDefault="00C8745C" w:rsidP="00C8745C">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2CAADEE2" w14:textId="77777777" w:rsidR="00C8745C" w:rsidRDefault="00C8745C" w:rsidP="00C8745C">
            <w:pPr>
              <w:pStyle w:val="h"/>
              <w:spacing w:before="45" w:after="45"/>
              <w:rPr>
                <w:noProof/>
                <w:szCs w:val="24"/>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23560F0" w14:textId="77777777" w:rsidR="00C8745C" w:rsidRDefault="00C8745C" w:rsidP="00C8745C">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4D4B30D" w14:textId="77777777" w:rsidR="00C8745C" w:rsidRDefault="00C8745C" w:rsidP="00C8745C">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2EE5C7B9" w14:textId="77777777" w:rsidR="00C8745C" w:rsidRDefault="00C8745C" w:rsidP="00C8745C">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402BE16B" w14:textId="77777777" w:rsidR="00C8745C" w:rsidRDefault="00C8745C" w:rsidP="00C8745C">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E739E36" w14:textId="77777777" w:rsidR="00C8745C" w:rsidRDefault="00C8745C" w:rsidP="00C8745C">
            <w:pPr>
              <w:pStyle w:val="h"/>
              <w:spacing w:before="45" w:after="45"/>
              <w:rPr>
                <w:noProof/>
                <w:szCs w:val="24"/>
              </w:rPr>
            </w:pPr>
            <w:r>
              <w:rPr>
                <w:noProof/>
                <w:szCs w:val="24"/>
              </w:rPr>
              <w:t>Выход</w:t>
            </w:r>
          </w:p>
        </w:tc>
      </w:tr>
      <w:tr w:rsidR="00C8745C" w:rsidRPr="00EA69E2" w14:paraId="797065F4" w14:textId="77777777" w:rsidTr="00C8745C">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4D00B1D" w14:textId="77777777" w:rsidR="00C8745C" w:rsidRPr="00EA69E2" w:rsidRDefault="00C8745C" w:rsidP="00C8745C">
            <w:pPr>
              <w:pStyle w:val="bbb"/>
              <w:spacing w:before="45" w:after="45"/>
              <w:rPr>
                <w:sz w:val="20"/>
              </w:rPr>
            </w:pPr>
            <w:r w:rsidRPr="00EA69E2">
              <w:rPr>
                <w:sz w:val="20"/>
              </w:rPr>
              <w:t>10.06.03.</w:t>
            </w:r>
            <w:r>
              <w:rPr>
                <w:sz w:val="20"/>
              </w:rPr>
              <w:t>7</w:t>
            </w:r>
            <w:r w:rsidRPr="00EA69E2">
              <w:rPr>
                <w:sz w:val="20"/>
              </w:rPr>
              <w:t>0</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C4705D7" w14:textId="77777777" w:rsidR="00C8745C" w:rsidRPr="00EA69E2" w:rsidRDefault="00C8745C" w:rsidP="00C8745C">
            <w:pPr>
              <w:pStyle w:val="bbb"/>
              <w:spacing w:before="45" w:after="45"/>
              <w:rPr>
                <w:sz w:val="20"/>
              </w:rPr>
            </w:pPr>
            <w:r>
              <w:rPr>
                <w:sz w:val="20"/>
              </w:rPr>
              <w:t>Регистрация прибытия ТС</w:t>
            </w:r>
          </w:p>
        </w:tc>
        <w:tc>
          <w:tcPr>
            <w:tcW w:w="557" w:type="pct"/>
            <w:tcBorders>
              <w:top w:val="single" w:sz="6" w:space="0" w:color="000000"/>
              <w:left w:val="single" w:sz="6" w:space="0" w:color="000000"/>
              <w:bottom w:val="single" w:sz="6" w:space="0" w:color="000000"/>
              <w:right w:val="single" w:sz="6" w:space="0" w:color="000000"/>
            </w:tcBorders>
          </w:tcPr>
          <w:p w14:paraId="0BB7ECB0" w14:textId="77777777" w:rsidR="00C8745C" w:rsidRPr="00AE12DE" w:rsidRDefault="00C8745C" w:rsidP="00C8745C">
            <w:pPr>
              <w:pStyle w:val="bbb"/>
              <w:spacing w:before="45" w:after="45"/>
              <w:rPr>
                <w:sz w:val="20"/>
                <w:lang w:val="en-US"/>
              </w:rPr>
            </w:pPr>
            <w:r>
              <w:rPr>
                <w:sz w:val="20"/>
                <w:lang w:val="en-US"/>
              </w:rPr>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9FFDEC6" w14:textId="77777777" w:rsidR="00C8745C" w:rsidRPr="00EA69E2" w:rsidRDefault="00C8745C" w:rsidP="00C8745C">
            <w:pPr>
              <w:pStyle w:val="bbb"/>
              <w:spacing w:before="45" w:after="45"/>
              <w:rPr>
                <w:sz w:val="20"/>
              </w:rPr>
            </w:pPr>
            <w:r w:rsidRPr="00C8745C">
              <w:rPr>
                <w:sz w:val="20"/>
              </w:rPr>
              <w:t>Специалист Управления по отслеживанию процесса пере</w:t>
            </w:r>
            <w:r w:rsidRPr="00C8745C">
              <w:rPr>
                <w:sz w:val="20"/>
              </w:rPr>
              <w:lastRenderedPageBreak/>
              <w:t>возки сканирует штрих-код путевого листа, открывает путевой лист и регистрирует фактические дату и время прибытия транспортного средства.</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8122CAB" w14:textId="77777777" w:rsidR="00C8745C" w:rsidRPr="00EA69E2" w:rsidRDefault="00C8745C" w:rsidP="00C8745C">
            <w:pPr>
              <w:pStyle w:val="bbb"/>
              <w:spacing w:before="45" w:after="45"/>
              <w:rPr>
                <w:sz w:val="20"/>
              </w:rPr>
            </w:pPr>
            <w:r w:rsidRPr="00EA69E2">
              <w:rPr>
                <w:sz w:val="20"/>
              </w:rPr>
              <w:lastRenderedPageBreak/>
              <w:t>Водитель</w:t>
            </w:r>
          </w:p>
        </w:tc>
        <w:tc>
          <w:tcPr>
            <w:tcW w:w="626" w:type="pct"/>
            <w:tcBorders>
              <w:top w:val="single" w:sz="6" w:space="0" w:color="000000"/>
              <w:left w:val="single" w:sz="6" w:space="0" w:color="000000"/>
              <w:bottom w:val="single" w:sz="6" w:space="0" w:color="000000"/>
              <w:right w:val="single" w:sz="6" w:space="0" w:color="000000"/>
            </w:tcBorders>
          </w:tcPr>
          <w:p w14:paraId="4C4874B0" w14:textId="77777777" w:rsidR="00C8745C" w:rsidRPr="00EA69E2" w:rsidRDefault="00C8745C" w:rsidP="00C8745C">
            <w:pPr>
              <w:pStyle w:val="bbb"/>
              <w:spacing w:before="45" w:after="45"/>
              <w:rPr>
                <w:sz w:val="20"/>
              </w:rPr>
            </w:pPr>
            <w:r w:rsidRPr="00C8745C">
              <w:rPr>
                <w:sz w:val="20"/>
              </w:rPr>
              <w:t>Транспортные работы выполнены</w:t>
            </w:r>
            <w:r w:rsidRPr="00EA69E2">
              <w:rPr>
                <w:sz w:val="20"/>
              </w:rPr>
              <w:t>.</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2B1523E" w14:textId="77777777" w:rsidR="00C8745C" w:rsidRPr="00C8745C" w:rsidRDefault="00C8745C" w:rsidP="00C8745C">
            <w:pPr>
              <w:pStyle w:val="bbb"/>
              <w:spacing w:before="45" w:after="45"/>
              <w:rPr>
                <w:sz w:val="20"/>
              </w:rPr>
            </w:pPr>
            <w:r>
              <w:rPr>
                <w:sz w:val="20"/>
              </w:rPr>
              <w:t>Путевой лист (</w:t>
            </w:r>
            <w:r w:rsidRPr="00C8745C">
              <w:rPr>
                <w:sz w:val="20"/>
              </w:rPr>
              <w:t xml:space="preserve">Отметка о </w:t>
            </w:r>
            <w:r w:rsidRPr="00C8745C">
              <w:rPr>
                <w:sz w:val="20"/>
              </w:rPr>
              <w:lastRenderedPageBreak/>
              <w:t>выполнении работы</w:t>
            </w:r>
            <w:r>
              <w:rPr>
                <w:sz w:val="20"/>
              </w:rPr>
              <w:t>)</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7ACC0E2" w14:textId="77777777" w:rsidR="00C8745C" w:rsidRPr="001337C0" w:rsidRDefault="00C8745C" w:rsidP="00C8745C">
            <w:pPr>
              <w:pStyle w:val="bbb"/>
              <w:spacing w:before="45" w:after="45"/>
              <w:rPr>
                <w:sz w:val="20"/>
              </w:rPr>
            </w:pPr>
            <w:r>
              <w:rPr>
                <w:sz w:val="20"/>
              </w:rPr>
              <w:lastRenderedPageBreak/>
              <w:t>Путевой лист (Зарегистрировано прибытие)</w:t>
            </w:r>
          </w:p>
        </w:tc>
      </w:tr>
    </w:tbl>
    <w:p w14:paraId="68044942" w14:textId="77777777" w:rsidR="00C8745C" w:rsidRPr="00271E4F" w:rsidRDefault="00C8745C" w:rsidP="00AE12DE">
      <w:pPr>
        <w:spacing w:after="240" w:line="276" w:lineRule="auto"/>
        <w:rPr>
          <w:rFonts w:ascii="Arial" w:hAnsi="Arial" w:cs="Arial"/>
          <w:szCs w:val="24"/>
        </w:rPr>
      </w:pPr>
    </w:p>
    <w:p w14:paraId="5B936AEB" w14:textId="77777777" w:rsidR="00B529F8" w:rsidRPr="00AA662F" w:rsidRDefault="00B529F8" w:rsidP="00AA662F">
      <w:pPr>
        <w:rPr>
          <w:rFonts w:eastAsiaTheme="majorEastAsia"/>
        </w:rPr>
      </w:pPr>
    </w:p>
    <w:p w14:paraId="63ED8B9D" w14:textId="7A64AEFA" w:rsidR="002362E2" w:rsidRDefault="002362E2" w:rsidP="001D0CEA">
      <w:pPr>
        <w:pStyle w:val="4"/>
        <w:rPr>
          <w:ins w:id="1485" w:author="Savinskaya Yulia" w:date="2021-02-25T09:41:00Z"/>
          <w:rFonts w:eastAsiaTheme="majorEastAsia" w:cstheme="majorBidi"/>
          <w:b/>
          <w:i w:val="0"/>
          <w:caps w:val="0"/>
          <w:sz w:val="24"/>
          <w:szCs w:val="24"/>
        </w:rPr>
      </w:pPr>
      <w:ins w:id="1486" w:author="Savinskaya Yulia" w:date="2021-02-25T09:40:00Z">
        <w:r>
          <w:rPr>
            <w:rFonts w:eastAsiaTheme="majorEastAsia" w:cstheme="majorBidi"/>
            <w:b/>
            <w:i w:val="0"/>
            <w:caps w:val="0"/>
            <w:sz w:val="24"/>
            <w:szCs w:val="24"/>
          </w:rPr>
          <w:t>Шаг процесса 10.06.03.75 – Внесение фактических данных в заявку на потребность в ТС</w:t>
        </w:r>
      </w:ins>
    </w:p>
    <w:p w14:paraId="578511CA" w14:textId="77777777" w:rsidR="002362E2" w:rsidRDefault="002362E2">
      <w:pPr>
        <w:ind w:left="864"/>
        <w:rPr>
          <w:ins w:id="1487" w:author="Savinskaya Yulia" w:date="2021-02-25T09:45:00Z"/>
          <w:rFonts w:eastAsiaTheme="majorEastAsia"/>
        </w:rPr>
        <w:pPrChange w:id="1488" w:author="Savinskaya Yulia" w:date="2021-02-25T09:45:00Z">
          <w:pPr>
            <w:pStyle w:val="4"/>
          </w:pPr>
        </w:pPrChange>
      </w:pPr>
    </w:p>
    <w:p w14:paraId="03999FB0" w14:textId="31AB9BFD" w:rsidR="002362E2" w:rsidRDefault="002362E2">
      <w:pPr>
        <w:spacing w:after="240" w:line="276" w:lineRule="auto"/>
        <w:ind w:firstLine="708"/>
        <w:rPr>
          <w:ins w:id="1489" w:author="Savinskaya Yulia" w:date="2021-02-25T09:45:00Z"/>
          <w:rFonts w:cs="Arial"/>
          <w:szCs w:val="24"/>
        </w:rPr>
        <w:pPrChange w:id="1490" w:author="Savinskaya Yulia" w:date="2021-02-25T09:45:00Z">
          <w:pPr>
            <w:pStyle w:val="4"/>
          </w:pPr>
        </w:pPrChange>
      </w:pPr>
      <w:ins w:id="1491" w:author="Savinskaya Yulia" w:date="2021-02-25T09:43:00Z">
        <w:r w:rsidRPr="002362E2">
          <w:rPr>
            <w:rFonts w:ascii="Arial" w:hAnsi="Arial" w:cs="Arial"/>
            <w:szCs w:val="24"/>
            <w:rPrChange w:id="1492" w:author="Savinskaya Yulia" w:date="2021-02-25T09:45:00Z">
              <w:rPr>
                <w:rFonts w:eastAsiaTheme="majorEastAsia"/>
              </w:rPr>
            </w:rPrChange>
          </w:rPr>
          <w:t xml:space="preserve">По факту выполнения транспортировки пользователь с ролью Заявитель потребности в ТС вносит </w:t>
        </w:r>
      </w:ins>
      <w:ins w:id="1493" w:author="Savinskaya Yulia" w:date="2021-02-25T09:45:00Z">
        <w:r w:rsidRPr="002362E2">
          <w:rPr>
            <w:rFonts w:ascii="Arial" w:hAnsi="Arial" w:cs="Arial"/>
            <w:szCs w:val="24"/>
            <w:rPrChange w:id="1494" w:author="Savinskaya Yulia" w:date="2021-02-25T09:45:00Z">
              <w:rPr>
                <w:rFonts w:eastAsiaTheme="majorEastAsia"/>
              </w:rPr>
            </w:rPrChange>
          </w:rPr>
          <w:t xml:space="preserve">фактические </w:t>
        </w:r>
      </w:ins>
      <w:ins w:id="1495" w:author="Savinskaya Yulia" w:date="2021-02-25T09:43:00Z">
        <w:r w:rsidRPr="002362E2">
          <w:rPr>
            <w:rFonts w:ascii="Arial" w:hAnsi="Arial" w:cs="Arial"/>
            <w:szCs w:val="24"/>
            <w:rPrChange w:id="1496" w:author="Savinskaya Yulia" w:date="2021-02-25T09:45:00Z">
              <w:rPr>
                <w:rFonts w:eastAsiaTheme="majorEastAsia"/>
              </w:rPr>
            </w:rPrChange>
          </w:rPr>
          <w:t>данные</w:t>
        </w:r>
      </w:ins>
      <w:ins w:id="1497" w:author="Savinskaya Yulia" w:date="2021-02-25T09:45:00Z">
        <w:r w:rsidRPr="002362E2">
          <w:rPr>
            <w:rFonts w:ascii="Arial" w:hAnsi="Arial" w:cs="Arial"/>
            <w:szCs w:val="24"/>
            <w:rPrChange w:id="1498" w:author="Savinskaya Yulia" w:date="2021-02-25T09:45:00Z">
              <w:rPr>
                <w:rFonts w:eastAsiaTheme="majorEastAsia"/>
              </w:rPr>
            </w:rPrChange>
          </w:rPr>
          <w:t xml:space="preserve"> в Экспедиционный заказ (заявку на потребность в ТС).</w:t>
        </w:r>
      </w:ins>
    </w:p>
    <w:p w14:paraId="622BA77F" w14:textId="6151AB46" w:rsidR="002362E2" w:rsidRDefault="002362E2">
      <w:pPr>
        <w:spacing w:after="240" w:line="276" w:lineRule="auto"/>
        <w:ind w:firstLine="708"/>
        <w:rPr>
          <w:ins w:id="1499" w:author="Savinskaya Yulia" w:date="2021-02-25T09:47:00Z"/>
          <w:rFonts w:cs="Arial"/>
          <w:szCs w:val="24"/>
        </w:rPr>
        <w:pPrChange w:id="1500" w:author="Savinskaya Yulia" w:date="2021-02-25T09:47:00Z">
          <w:pPr>
            <w:pStyle w:val="4"/>
          </w:pPr>
        </w:pPrChange>
      </w:pPr>
      <w:ins w:id="1501" w:author="Savinskaya Yulia" w:date="2021-02-25T09:46:00Z">
        <w:r>
          <w:rPr>
            <w:rFonts w:ascii="Arial" w:hAnsi="Arial" w:cs="Arial"/>
            <w:szCs w:val="24"/>
          </w:rPr>
          <w:t xml:space="preserve">В зависимости от вида заявки </w:t>
        </w:r>
      </w:ins>
      <w:ins w:id="1502" w:author="Savinskaya Yulia" w:date="2021-02-25T09:55:00Z">
        <w:r w:rsidR="00D93241">
          <w:rPr>
            <w:rFonts w:ascii="Arial" w:hAnsi="Arial" w:cs="Arial"/>
            <w:szCs w:val="24"/>
          </w:rPr>
          <w:t xml:space="preserve">Заявитель потребности в ТС </w:t>
        </w:r>
      </w:ins>
      <w:ins w:id="1503" w:author="Savinskaya Yulia" w:date="2021-02-25T09:46:00Z">
        <w:r>
          <w:rPr>
            <w:rFonts w:ascii="Arial" w:hAnsi="Arial" w:cs="Arial"/>
            <w:szCs w:val="24"/>
          </w:rPr>
          <w:t>внос</w:t>
        </w:r>
      </w:ins>
      <w:ins w:id="1504" w:author="Savinskaya Yulia" w:date="2021-02-25T09:56:00Z">
        <w:r w:rsidR="00D93241">
          <w:rPr>
            <w:rFonts w:ascii="Arial" w:hAnsi="Arial" w:cs="Arial"/>
            <w:szCs w:val="24"/>
          </w:rPr>
          <w:t>ит</w:t>
        </w:r>
      </w:ins>
      <w:ins w:id="1505" w:author="Savinskaya Yulia" w:date="2021-02-25T09:46:00Z">
        <w:r>
          <w:rPr>
            <w:rFonts w:ascii="Arial" w:hAnsi="Arial" w:cs="Arial"/>
            <w:szCs w:val="24"/>
          </w:rPr>
          <w:t xml:space="preserve"> следующие данные:</w:t>
        </w:r>
      </w:ins>
    </w:p>
    <w:p w14:paraId="1D922CE2" w14:textId="5A5BD84C" w:rsidR="002362E2" w:rsidRDefault="002362E2" w:rsidP="002362E2">
      <w:pPr>
        <w:pStyle w:val="af9"/>
        <w:numPr>
          <w:ilvl w:val="0"/>
          <w:numId w:val="129"/>
        </w:numPr>
        <w:spacing w:after="240" w:line="276" w:lineRule="auto"/>
        <w:rPr>
          <w:ins w:id="1506" w:author="Savinskaya Yulia" w:date="2021-02-25T09:47:00Z"/>
          <w:rFonts w:ascii="Arial" w:hAnsi="Arial" w:cs="Arial"/>
          <w:szCs w:val="24"/>
        </w:rPr>
      </w:pPr>
      <w:ins w:id="1507" w:author="Savinskaya Yulia" w:date="2021-02-25T09:46:00Z">
        <w:r w:rsidRPr="002362E2">
          <w:rPr>
            <w:rFonts w:ascii="Arial" w:hAnsi="Arial" w:cs="Arial"/>
            <w:szCs w:val="24"/>
            <w:rPrChange w:id="1508" w:author="Savinskaya Yulia" w:date="2021-02-25T09:47:00Z">
              <w:rPr/>
            </w:rPrChange>
          </w:rPr>
          <w:t>Заказ на машиночасы (</w:t>
        </w:r>
        <w:r w:rsidRPr="002362E2">
          <w:rPr>
            <w:rFonts w:ascii="Arial" w:hAnsi="Arial" w:cs="Arial"/>
            <w:szCs w:val="24"/>
            <w:lang w:val="en-US"/>
            <w:rPrChange w:id="1509" w:author="Savinskaya Yulia" w:date="2021-02-25T09:47:00Z">
              <w:rPr>
                <w:lang w:val="en-US"/>
              </w:rPr>
            </w:rPrChange>
          </w:rPr>
          <w:t>ZOM</w:t>
        </w:r>
      </w:ins>
      <w:ins w:id="1510" w:author="Savinskaya Yulia" w:date="2021-02-25T09:47:00Z">
        <w:r w:rsidRPr="002362E2">
          <w:rPr>
            <w:rFonts w:ascii="Arial" w:hAnsi="Arial" w:cs="Arial"/>
            <w:szCs w:val="24"/>
            <w:rPrChange w:id="1511" w:author="Savinskaya Yulia" w:date="2021-02-25T09:47:00Z">
              <w:rPr/>
            </w:rPrChange>
          </w:rPr>
          <w:t xml:space="preserve">) </w:t>
        </w:r>
      </w:ins>
    </w:p>
    <w:p w14:paraId="1085D2D3" w14:textId="107BFB42" w:rsidR="002362E2" w:rsidRDefault="00D93241">
      <w:pPr>
        <w:spacing w:after="240" w:line="276" w:lineRule="auto"/>
        <w:rPr>
          <w:ins w:id="1512" w:author="Savinskaya Yulia" w:date="2021-02-25T09:47:00Z"/>
          <w:rFonts w:cs="Arial"/>
          <w:szCs w:val="24"/>
        </w:rPr>
        <w:pPrChange w:id="1513" w:author="Savinskaya Yulia" w:date="2021-02-25T09:47:00Z">
          <w:pPr>
            <w:pStyle w:val="4"/>
          </w:pPr>
        </w:pPrChange>
      </w:pPr>
      <w:ins w:id="1514" w:author="Savinskaya Yulia" w:date="2021-02-25T09:47:00Z">
        <w:r>
          <w:rPr>
            <w:rFonts w:ascii="Arial" w:hAnsi="Arial" w:cs="Arial"/>
            <w:szCs w:val="24"/>
          </w:rPr>
          <w:t xml:space="preserve">На основании подписанной справки ЭСМ-7 заказчик транспорта вносит </w:t>
        </w:r>
      </w:ins>
      <w:ins w:id="1515" w:author="Savinskaya Yulia" w:date="2021-02-25T09:55:00Z">
        <w:r>
          <w:rPr>
            <w:rFonts w:ascii="Arial" w:hAnsi="Arial" w:cs="Arial"/>
            <w:szCs w:val="24"/>
          </w:rPr>
          <w:t xml:space="preserve">в заявку вида </w:t>
        </w:r>
        <w:r>
          <w:rPr>
            <w:rFonts w:ascii="Arial" w:hAnsi="Arial" w:cs="Arial"/>
            <w:szCs w:val="24"/>
            <w:lang w:val="en-US"/>
          </w:rPr>
          <w:t>ZOM</w:t>
        </w:r>
        <w:r w:rsidRPr="00D93241">
          <w:rPr>
            <w:rFonts w:ascii="Arial" w:hAnsi="Arial" w:cs="Arial"/>
            <w:szCs w:val="24"/>
            <w:rPrChange w:id="1516" w:author="Savinskaya Yulia" w:date="2021-02-25T09:55:00Z">
              <w:rPr>
                <w:rFonts w:cs="Arial"/>
                <w:szCs w:val="24"/>
                <w:lang w:val="en-US"/>
              </w:rPr>
            </w:rPrChange>
          </w:rPr>
          <w:t xml:space="preserve"> </w:t>
        </w:r>
      </w:ins>
      <w:ins w:id="1517" w:author="Savinskaya Yulia" w:date="2021-02-25T09:47:00Z">
        <w:r>
          <w:rPr>
            <w:rFonts w:ascii="Arial" w:hAnsi="Arial" w:cs="Arial"/>
            <w:szCs w:val="24"/>
          </w:rPr>
          <w:t>фактическое количество отработанных часов исполнителем заявки.</w:t>
        </w:r>
      </w:ins>
    </w:p>
    <w:p w14:paraId="2D41597A" w14:textId="0BE8F79D" w:rsidR="00D93241" w:rsidRDefault="00D93241" w:rsidP="00D93241">
      <w:pPr>
        <w:pStyle w:val="af9"/>
        <w:numPr>
          <w:ilvl w:val="0"/>
          <w:numId w:val="129"/>
        </w:numPr>
        <w:spacing w:after="240" w:line="276" w:lineRule="auto"/>
        <w:rPr>
          <w:ins w:id="1518" w:author="Savinskaya Yulia" w:date="2021-02-25T09:48:00Z"/>
          <w:rFonts w:ascii="Arial" w:hAnsi="Arial" w:cs="Arial"/>
          <w:szCs w:val="24"/>
        </w:rPr>
      </w:pPr>
      <w:ins w:id="1519" w:author="Savinskaya Yulia" w:date="2021-02-25T09:48:00Z">
        <w:r>
          <w:rPr>
            <w:rFonts w:ascii="Arial" w:hAnsi="Arial" w:cs="Arial"/>
            <w:szCs w:val="24"/>
          </w:rPr>
          <w:t>Перевозка груза по маршруту (</w:t>
        </w:r>
        <w:r>
          <w:rPr>
            <w:rFonts w:ascii="Arial" w:hAnsi="Arial" w:cs="Arial"/>
            <w:szCs w:val="24"/>
            <w:lang w:val="en-US"/>
          </w:rPr>
          <w:t>ZOR</w:t>
        </w:r>
        <w:r w:rsidRPr="00D93241">
          <w:rPr>
            <w:rFonts w:ascii="Arial" w:hAnsi="Arial" w:cs="Arial"/>
            <w:szCs w:val="24"/>
            <w:rPrChange w:id="1520" w:author="Savinskaya Yulia" w:date="2021-02-25T09:48:00Z">
              <w:rPr>
                <w:rFonts w:ascii="Arial" w:hAnsi="Arial" w:cs="Arial"/>
                <w:szCs w:val="24"/>
                <w:lang w:val="en-US"/>
              </w:rPr>
            </w:rPrChange>
          </w:rPr>
          <w:t>)</w:t>
        </w:r>
      </w:ins>
    </w:p>
    <w:p w14:paraId="036FECD3" w14:textId="4F182F65" w:rsidR="00D93241" w:rsidRDefault="00D93241">
      <w:pPr>
        <w:spacing w:after="240" w:line="276" w:lineRule="auto"/>
        <w:rPr>
          <w:ins w:id="1521" w:author="Savinskaya Yulia" w:date="2021-02-25T09:49:00Z"/>
          <w:rFonts w:cs="Arial"/>
          <w:szCs w:val="24"/>
        </w:rPr>
        <w:pPrChange w:id="1522" w:author="Savinskaya Yulia" w:date="2021-02-25T09:48:00Z">
          <w:pPr>
            <w:pStyle w:val="4"/>
          </w:pPr>
        </w:pPrChange>
      </w:pPr>
      <w:ins w:id="1523" w:author="Savinskaya Yulia" w:date="2021-02-25T09:48:00Z">
        <w:r>
          <w:rPr>
            <w:rFonts w:ascii="Arial" w:hAnsi="Arial" w:cs="Arial"/>
            <w:szCs w:val="24"/>
          </w:rPr>
          <w:t>На основании подписанной транспортной накладной заказчик транспорта вносит</w:t>
        </w:r>
      </w:ins>
      <w:ins w:id="1524" w:author="Savinskaya Yulia" w:date="2021-02-25T09:55:00Z">
        <w:r>
          <w:rPr>
            <w:rFonts w:ascii="Arial" w:hAnsi="Arial" w:cs="Arial"/>
            <w:szCs w:val="24"/>
          </w:rPr>
          <w:t xml:space="preserve"> в заявку вида </w:t>
        </w:r>
        <w:r>
          <w:rPr>
            <w:rFonts w:ascii="Arial" w:hAnsi="Arial" w:cs="Arial"/>
            <w:szCs w:val="24"/>
            <w:lang w:val="en-US"/>
          </w:rPr>
          <w:t>ZOR</w:t>
        </w:r>
      </w:ins>
      <w:ins w:id="1525" w:author="Savinskaya Yulia" w:date="2021-02-25T09:48:00Z">
        <w:r>
          <w:rPr>
            <w:rFonts w:ascii="Arial" w:hAnsi="Arial" w:cs="Arial"/>
            <w:szCs w:val="24"/>
          </w:rPr>
          <w:t xml:space="preserve"> </w:t>
        </w:r>
        <w:commentRangeStart w:id="1526"/>
        <w:commentRangeStart w:id="1527"/>
        <w:r>
          <w:rPr>
            <w:rFonts w:ascii="Arial" w:hAnsi="Arial" w:cs="Arial"/>
            <w:szCs w:val="24"/>
          </w:rPr>
          <w:t xml:space="preserve">фактический вес </w:t>
        </w:r>
      </w:ins>
      <w:ins w:id="1528" w:author="Savinskaya Yulia" w:date="2021-02-25T09:49:00Z">
        <w:r>
          <w:rPr>
            <w:rFonts w:ascii="Arial" w:hAnsi="Arial" w:cs="Arial"/>
            <w:szCs w:val="24"/>
          </w:rPr>
          <w:t xml:space="preserve">брутто </w:t>
        </w:r>
      </w:ins>
      <w:ins w:id="1529" w:author="Savinskaya Yulia" w:date="2021-02-25T09:48:00Z">
        <w:r>
          <w:rPr>
            <w:rFonts w:ascii="Arial" w:hAnsi="Arial" w:cs="Arial"/>
            <w:szCs w:val="24"/>
          </w:rPr>
          <w:t xml:space="preserve">перевезенного </w:t>
        </w:r>
      </w:ins>
      <w:ins w:id="1530" w:author="Savinskaya Yulia" w:date="2021-02-25T09:49:00Z">
        <w:r>
          <w:rPr>
            <w:rFonts w:ascii="Arial" w:hAnsi="Arial" w:cs="Arial"/>
            <w:szCs w:val="24"/>
          </w:rPr>
          <w:t>груза и расстояние</w:t>
        </w:r>
      </w:ins>
      <w:commentRangeEnd w:id="1526"/>
      <w:r w:rsidR="003B78A1">
        <w:rPr>
          <w:rStyle w:val="aff4"/>
        </w:rPr>
        <w:commentReference w:id="1526"/>
      </w:r>
      <w:commentRangeEnd w:id="1527"/>
      <w:r w:rsidR="00136D6A">
        <w:rPr>
          <w:rStyle w:val="aff4"/>
        </w:rPr>
        <w:commentReference w:id="1527"/>
      </w:r>
      <w:ins w:id="1531" w:author="Savinskaya Yulia" w:date="2021-02-25T09:49:00Z">
        <w:r>
          <w:rPr>
            <w:rFonts w:ascii="Arial" w:hAnsi="Arial" w:cs="Arial"/>
            <w:szCs w:val="24"/>
          </w:rPr>
          <w:t>.</w:t>
        </w:r>
      </w:ins>
      <w:ins w:id="1532" w:author="Savinskaya Yulia" w:date="2021-03-09T17:06:00Z">
        <w:r w:rsidR="00136D6A">
          <w:rPr>
            <w:rFonts w:ascii="Arial" w:hAnsi="Arial" w:cs="Arial"/>
            <w:szCs w:val="24"/>
          </w:rPr>
          <w:t xml:space="preserve"> На основании введенных данных</w:t>
        </w:r>
      </w:ins>
      <w:ins w:id="1533" w:author="Savinskaya Yulia" w:date="2021-03-09T17:07:00Z">
        <w:r w:rsidR="00136D6A">
          <w:rPr>
            <w:rFonts w:ascii="Arial" w:hAnsi="Arial" w:cs="Arial"/>
            <w:szCs w:val="24"/>
          </w:rPr>
          <w:t>,</w:t>
        </w:r>
      </w:ins>
      <w:ins w:id="1534" w:author="Savinskaya Yulia" w:date="2021-03-09T17:06:00Z">
        <w:r w:rsidR="00136D6A">
          <w:rPr>
            <w:rFonts w:ascii="Arial" w:hAnsi="Arial" w:cs="Arial"/>
            <w:szCs w:val="24"/>
          </w:rPr>
          <w:t xml:space="preserve"> </w:t>
        </w:r>
      </w:ins>
      <w:ins w:id="1535" w:author="Savinskaya Yulia" w:date="2021-03-09T17:07:00Z">
        <w:r w:rsidR="00136D6A">
          <w:rPr>
            <w:rFonts w:ascii="Arial" w:hAnsi="Arial" w:cs="Arial"/>
            <w:szCs w:val="24"/>
          </w:rPr>
          <w:t>в заявке автоматически рассчитывается грузооборот, необходимый для дальнейшей сверки объемов выполненных работ по заявкам.</w:t>
        </w:r>
      </w:ins>
    </w:p>
    <w:p w14:paraId="7376321B" w14:textId="7C00DFAA" w:rsidR="00D93241" w:rsidRDefault="00D93241" w:rsidP="00D93241">
      <w:pPr>
        <w:pStyle w:val="af9"/>
        <w:numPr>
          <w:ilvl w:val="0"/>
          <w:numId w:val="129"/>
        </w:numPr>
        <w:spacing w:after="240" w:line="276" w:lineRule="auto"/>
        <w:rPr>
          <w:ins w:id="1536" w:author="Savinskaya Yulia" w:date="2021-02-25T09:49:00Z"/>
          <w:rFonts w:ascii="Arial" w:hAnsi="Arial" w:cs="Arial"/>
          <w:szCs w:val="24"/>
        </w:rPr>
      </w:pPr>
      <w:ins w:id="1537" w:author="Savinskaya Yulia" w:date="2021-02-25T09:49:00Z">
        <w:r>
          <w:rPr>
            <w:rFonts w:ascii="Arial" w:hAnsi="Arial" w:cs="Arial"/>
            <w:szCs w:val="24"/>
          </w:rPr>
          <w:t>Перевозка груза на местоположении (</w:t>
        </w:r>
        <w:r>
          <w:rPr>
            <w:rFonts w:ascii="Arial" w:hAnsi="Arial" w:cs="Arial"/>
            <w:szCs w:val="24"/>
            <w:lang w:val="en-US"/>
          </w:rPr>
          <w:t>ZOL</w:t>
        </w:r>
        <w:r>
          <w:rPr>
            <w:rFonts w:ascii="Arial" w:hAnsi="Arial" w:cs="Arial"/>
            <w:szCs w:val="24"/>
          </w:rPr>
          <w:t>)</w:t>
        </w:r>
      </w:ins>
    </w:p>
    <w:p w14:paraId="06C47D87" w14:textId="434E6338" w:rsidR="00D93241" w:rsidRDefault="00D93241">
      <w:pPr>
        <w:spacing w:after="240" w:line="276" w:lineRule="auto"/>
        <w:ind w:firstLine="708"/>
        <w:rPr>
          <w:ins w:id="1538" w:author="Savinskaya Yulia" w:date="2021-02-25T09:50:00Z"/>
          <w:rFonts w:ascii="Arial" w:hAnsi="Arial" w:cs="Arial"/>
          <w:szCs w:val="24"/>
        </w:rPr>
        <w:pPrChange w:id="1539" w:author="Savinskaya Yulia" w:date="2021-02-25T09:52:00Z">
          <w:pPr>
            <w:spacing w:after="240" w:line="276" w:lineRule="auto"/>
          </w:pPr>
        </w:pPrChange>
      </w:pPr>
      <w:ins w:id="1540" w:author="Savinskaya Yulia" w:date="2021-02-25T09:49:00Z">
        <w:r>
          <w:rPr>
            <w:rFonts w:ascii="Arial" w:hAnsi="Arial" w:cs="Arial"/>
            <w:szCs w:val="24"/>
          </w:rPr>
          <w:t>На основании подписанной транспортной накладной заказчик транспорта вносит</w:t>
        </w:r>
      </w:ins>
      <w:ins w:id="1541" w:author="Savinskaya Yulia" w:date="2021-02-25T09:55:00Z">
        <w:r w:rsidRPr="00D93241">
          <w:rPr>
            <w:rFonts w:ascii="Arial" w:hAnsi="Arial" w:cs="Arial"/>
            <w:szCs w:val="24"/>
            <w:rPrChange w:id="1542" w:author="Savinskaya Yulia" w:date="2021-02-25T09:55:00Z">
              <w:rPr>
                <w:rFonts w:ascii="Arial" w:hAnsi="Arial" w:cs="Arial"/>
                <w:szCs w:val="24"/>
                <w:lang w:val="en-US"/>
              </w:rPr>
            </w:rPrChange>
          </w:rPr>
          <w:t xml:space="preserve"> </w:t>
        </w:r>
        <w:r>
          <w:rPr>
            <w:rFonts w:ascii="Arial" w:hAnsi="Arial" w:cs="Arial"/>
            <w:szCs w:val="24"/>
          </w:rPr>
          <w:t xml:space="preserve">в заявку вида </w:t>
        </w:r>
        <w:r>
          <w:rPr>
            <w:rFonts w:ascii="Arial" w:hAnsi="Arial" w:cs="Arial"/>
            <w:szCs w:val="24"/>
            <w:lang w:val="en-US"/>
          </w:rPr>
          <w:t>ZOL</w:t>
        </w:r>
      </w:ins>
      <w:ins w:id="1543" w:author="Savinskaya Yulia" w:date="2021-02-25T09:49:00Z">
        <w:r>
          <w:rPr>
            <w:rFonts w:ascii="Arial" w:hAnsi="Arial" w:cs="Arial"/>
            <w:szCs w:val="24"/>
          </w:rPr>
          <w:t xml:space="preserve"> фактическ</w:t>
        </w:r>
      </w:ins>
      <w:ins w:id="1544" w:author="Savinskaya Yulia" w:date="2021-02-25T09:52:00Z">
        <w:r>
          <w:rPr>
            <w:rFonts w:ascii="Arial" w:hAnsi="Arial" w:cs="Arial"/>
            <w:szCs w:val="24"/>
          </w:rPr>
          <w:t>ий</w:t>
        </w:r>
      </w:ins>
      <w:ins w:id="1545" w:author="Savinskaya Yulia" w:date="2021-02-25T09:49:00Z">
        <w:r>
          <w:rPr>
            <w:rFonts w:ascii="Arial" w:hAnsi="Arial" w:cs="Arial"/>
            <w:szCs w:val="24"/>
          </w:rPr>
          <w:t xml:space="preserve"> </w:t>
        </w:r>
      </w:ins>
      <w:ins w:id="1546" w:author="Savinskaya Yulia" w:date="2021-02-25T09:50:00Z">
        <w:r>
          <w:rPr>
            <w:rFonts w:ascii="Arial" w:hAnsi="Arial" w:cs="Arial"/>
            <w:szCs w:val="24"/>
          </w:rPr>
          <w:t>вес брутто перевезенного груза и расстояние.</w:t>
        </w:r>
      </w:ins>
      <w:ins w:id="1547" w:author="Savinskaya Yulia" w:date="2021-03-09T17:07:00Z">
        <w:r w:rsidR="00136D6A" w:rsidRPr="00136D6A">
          <w:rPr>
            <w:rFonts w:ascii="Arial" w:hAnsi="Arial" w:cs="Arial"/>
            <w:szCs w:val="24"/>
          </w:rPr>
          <w:t xml:space="preserve"> </w:t>
        </w:r>
        <w:r w:rsidR="00136D6A">
          <w:rPr>
            <w:rFonts w:ascii="Arial" w:hAnsi="Arial" w:cs="Arial"/>
            <w:szCs w:val="24"/>
          </w:rPr>
          <w:t>На основании введенных данных, в заявке автоматически рассчитывается грузооборот, необходимый для дальнейшей сверки объемов выполненных работ по заявкам.</w:t>
        </w:r>
      </w:ins>
    </w:p>
    <w:p w14:paraId="16BA1D1F" w14:textId="0638B926" w:rsidR="00D93241" w:rsidRDefault="00D93241" w:rsidP="00D93241">
      <w:pPr>
        <w:spacing w:after="240" w:line="276" w:lineRule="auto"/>
        <w:ind w:firstLine="567"/>
        <w:rPr>
          <w:ins w:id="1548" w:author="Savinskaya Yulia" w:date="2021-02-25T09:52:00Z"/>
          <w:rFonts w:ascii="Arial" w:eastAsiaTheme="majorEastAsia" w:hAnsi="Arial" w:cs="Arial"/>
          <w:szCs w:val="24"/>
        </w:rPr>
      </w:pPr>
      <w:ins w:id="1549" w:author="Savinskaya Yulia" w:date="2021-02-25T09:52:00Z">
        <w:r>
          <w:rPr>
            <w:rFonts w:ascii="Arial" w:eastAsiaTheme="majorEastAsia" w:hAnsi="Arial" w:cs="Arial"/>
            <w:szCs w:val="24"/>
          </w:rPr>
          <w:t xml:space="preserve">Сроки внесения фактических данных в заявки на потребность в ТС </w:t>
        </w:r>
        <w:r w:rsidRPr="00D8469B">
          <w:rPr>
            <w:rFonts w:ascii="Arial" w:eastAsiaTheme="majorEastAsia" w:hAnsi="Arial" w:cs="Arial"/>
            <w:szCs w:val="24"/>
          </w:rPr>
          <w:t>регламентируются локальными нормативными документами, например, Регламентами.</w:t>
        </w:r>
      </w:ins>
    </w:p>
    <w:p w14:paraId="7CFBD9DE" w14:textId="6EF1AC13" w:rsidR="00D93241" w:rsidRDefault="00D93241" w:rsidP="00D93241">
      <w:pPr>
        <w:spacing w:after="240" w:line="276" w:lineRule="auto"/>
        <w:ind w:firstLine="567"/>
        <w:rPr>
          <w:ins w:id="1550" w:author="Savinskaya Yulia" w:date="2021-02-25T09:58:00Z"/>
          <w:rFonts w:ascii="Arial" w:eastAsiaTheme="majorEastAsia" w:hAnsi="Arial" w:cs="Arial"/>
          <w:szCs w:val="24"/>
        </w:rPr>
      </w:pPr>
      <w:ins w:id="1551" w:author="Savinskaya Yulia" w:date="2021-02-25T09:52:00Z">
        <w:r>
          <w:rPr>
            <w:rFonts w:ascii="Arial" w:eastAsiaTheme="majorEastAsia" w:hAnsi="Arial" w:cs="Arial"/>
            <w:szCs w:val="24"/>
          </w:rPr>
          <w:t xml:space="preserve">Возможность </w:t>
        </w:r>
      </w:ins>
      <w:ins w:id="1552" w:author="Savinskaya Yulia" w:date="2021-02-25T09:53:00Z">
        <w:r>
          <w:rPr>
            <w:rFonts w:ascii="Arial" w:eastAsiaTheme="majorEastAsia" w:hAnsi="Arial" w:cs="Arial"/>
            <w:szCs w:val="24"/>
          </w:rPr>
          <w:t>отражения фактических данных заказчиком транспорта в</w:t>
        </w:r>
      </w:ins>
      <w:ins w:id="1553" w:author="Savinskaya Yulia" w:date="2021-02-25T09:52:00Z">
        <w:r>
          <w:rPr>
            <w:rFonts w:ascii="Arial" w:eastAsiaTheme="majorEastAsia" w:hAnsi="Arial" w:cs="Arial"/>
            <w:szCs w:val="24"/>
          </w:rPr>
          <w:t xml:space="preserve"> Экспедиционно</w:t>
        </w:r>
      </w:ins>
      <w:ins w:id="1554" w:author="Savinskaya Yulia" w:date="2021-02-25T09:53:00Z">
        <w:r>
          <w:rPr>
            <w:rFonts w:ascii="Arial" w:eastAsiaTheme="majorEastAsia" w:hAnsi="Arial" w:cs="Arial"/>
            <w:szCs w:val="24"/>
          </w:rPr>
          <w:t>м</w:t>
        </w:r>
      </w:ins>
      <w:ins w:id="1555" w:author="Savinskaya Yulia" w:date="2021-02-25T09:52:00Z">
        <w:r>
          <w:rPr>
            <w:rFonts w:ascii="Arial" w:eastAsiaTheme="majorEastAsia" w:hAnsi="Arial" w:cs="Arial"/>
            <w:szCs w:val="24"/>
          </w:rPr>
          <w:t xml:space="preserve"> заказ</w:t>
        </w:r>
      </w:ins>
      <w:ins w:id="1556" w:author="Savinskaya Yulia" w:date="2021-02-25T09:53:00Z">
        <w:r>
          <w:rPr>
            <w:rFonts w:ascii="Arial" w:eastAsiaTheme="majorEastAsia" w:hAnsi="Arial" w:cs="Arial"/>
            <w:szCs w:val="24"/>
          </w:rPr>
          <w:t>е</w:t>
        </w:r>
      </w:ins>
      <w:ins w:id="1557" w:author="Savinskaya Yulia" w:date="2021-02-25T09:52:00Z">
        <w:r>
          <w:rPr>
            <w:rFonts w:ascii="Arial" w:eastAsiaTheme="majorEastAsia" w:hAnsi="Arial" w:cs="Arial"/>
            <w:szCs w:val="24"/>
          </w:rPr>
          <w:t xml:space="preserve"> реализована с помощью разработки ТМ301.</w:t>
        </w:r>
      </w:ins>
    </w:p>
    <w:p w14:paraId="06EAB939" w14:textId="482EC70B" w:rsidR="00D93241" w:rsidRDefault="00D93241" w:rsidP="00D93241">
      <w:pPr>
        <w:pStyle w:val="a7"/>
        <w:jc w:val="right"/>
        <w:rPr>
          <w:ins w:id="1558" w:author="Savinskaya Yulia" w:date="2021-02-25T09:58:00Z"/>
          <w:rFonts w:ascii="Arial" w:hAnsi="Arial" w:cs="Arial"/>
          <w:b/>
          <w:sz w:val="22"/>
        </w:rPr>
      </w:pPr>
      <w:ins w:id="1559" w:author="Savinskaya Yulia" w:date="2021-02-25T09:58:00Z">
        <w:r w:rsidRPr="00916FAB">
          <w:rPr>
            <w:rFonts w:ascii="Arial" w:hAnsi="Arial" w:cs="Arial"/>
            <w:b/>
            <w:sz w:val="22"/>
          </w:rPr>
          <w:lastRenderedPageBreak/>
          <w:t xml:space="preserve">Таблица </w:t>
        </w:r>
      </w:ins>
      <w:ins w:id="1560" w:author="Savinskaya Yulia" w:date="2021-02-25T11:28:00Z">
        <w:r w:rsidR="006107AB">
          <w:rPr>
            <w:rFonts w:ascii="Arial" w:hAnsi="Arial" w:cs="Arial"/>
            <w:b/>
            <w:sz w:val="22"/>
          </w:rPr>
          <w:t>4</w:t>
        </w:r>
      </w:ins>
      <w:ins w:id="1561" w:author="Savinskaya Yulia" w:date="2021-02-25T15:29:00Z">
        <w:r w:rsidR="00F31DDE">
          <w:rPr>
            <w:rFonts w:ascii="Arial" w:hAnsi="Arial" w:cs="Arial"/>
            <w:b/>
            <w:sz w:val="22"/>
          </w:rPr>
          <w:t>4</w:t>
        </w:r>
      </w:ins>
      <w:ins w:id="1562" w:author="Savinskaya Yulia" w:date="2021-02-25T09:58:00Z">
        <w:r w:rsidRPr="00916FAB">
          <w:rPr>
            <w:rFonts w:ascii="Arial" w:hAnsi="Arial" w:cs="Arial"/>
            <w:b/>
            <w:sz w:val="22"/>
          </w:rPr>
          <w:t xml:space="preserve">. Описание </w:t>
        </w:r>
        <w:r>
          <w:rPr>
            <w:rFonts w:ascii="Arial" w:hAnsi="Arial" w:cs="Arial"/>
            <w:b/>
            <w:sz w:val="22"/>
          </w:rPr>
          <w:t>шага «</w:t>
        </w:r>
        <w:r w:rsidRPr="00D93241">
          <w:rPr>
            <w:rFonts w:ascii="Arial" w:hAnsi="Arial" w:cs="Arial"/>
            <w:b/>
            <w:sz w:val="22"/>
          </w:rPr>
          <w:t>Внесение фактических данных в заявку на потребность в ТС</w:t>
        </w:r>
        <w:r>
          <w:rPr>
            <w:rFonts w:ascii="Arial" w:hAnsi="Arial" w:cs="Arial"/>
            <w:b/>
            <w:sz w:val="22"/>
          </w:rPr>
          <w:t>»</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D93241" w14:paraId="1585E82A" w14:textId="77777777" w:rsidTr="00FF1734">
        <w:trPr>
          <w:ins w:id="1563" w:author="Savinskaya Yulia" w:date="2021-02-25T09:58:00Z"/>
        </w:trPr>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5D08024" w14:textId="77777777" w:rsidR="00D93241" w:rsidRDefault="00D93241" w:rsidP="00FF1734">
            <w:pPr>
              <w:pStyle w:val="h"/>
              <w:spacing w:before="45" w:after="45"/>
              <w:rPr>
                <w:ins w:id="1564" w:author="Savinskaya Yulia" w:date="2021-02-25T09:58:00Z"/>
                <w:noProof/>
                <w:szCs w:val="24"/>
              </w:rPr>
            </w:pPr>
            <w:ins w:id="1565" w:author="Savinskaya Yulia" w:date="2021-02-25T09:58:00Z">
              <w:r>
                <w:rPr>
                  <w:noProof/>
                  <w:szCs w:val="24"/>
                </w:rPr>
                <w:t>№</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AD0ED5F" w14:textId="77777777" w:rsidR="00D93241" w:rsidRDefault="00D93241" w:rsidP="00FF1734">
            <w:pPr>
              <w:pStyle w:val="h"/>
              <w:spacing w:before="45" w:after="45"/>
              <w:rPr>
                <w:ins w:id="1566" w:author="Savinskaya Yulia" w:date="2021-02-25T09:58:00Z"/>
                <w:noProof/>
                <w:szCs w:val="24"/>
              </w:rPr>
            </w:pPr>
            <w:ins w:id="1567" w:author="Savinskaya Yulia" w:date="2021-02-25T09:58:00Z">
              <w:r>
                <w:rPr>
                  <w:noProof/>
                  <w:szCs w:val="24"/>
                </w:rPr>
                <w:t>Операция</w:t>
              </w:r>
            </w:ins>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1C2F3EF0" w14:textId="77777777" w:rsidR="00D93241" w:rsidRDefault="00D93241" w:rsidP="00FF1734">
            <w:pPr>
              <w:pStyle w:val="h"/>
              <w:spacing w:before="45" w:after="45"/>
              <w:rPr>
                <w:ins w:id="1568" w:author="Savinskaya Yulia" w:date="2021-02-25T09:58:00Z"/>
                <w:noProof/>
                <w:szCs w:val="24"/>
              </w:rPr>
            </w:pPr>
            <w:ins w:id="1569" w:author="Savinskaya Yulia" w:date="2021-02-25T09:58:00Z">
              <w:r>
                <w:rPr>
                  <w:noProof/>
                  <w:szCs w:val="24"/>
                </w:rPr>
                <w:t>Транзакция</w:t>
              </w:r>
            </w:ins>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B8E4677" w14:textId="77777777" w:rsidR="00D93241" w:rsidRDefault="00D93241" w:rsidP="00FF1734">
            <w:pPr>
              <w:pStyle w:val="h"/>
              <w:spacing w:before="45" w:after="45"/>
              <w:rPr>
                <w:ins w:id="1570" w:author="Savinskaya Yulia" w:date="2021-02-25T09:58:00Z"/>
                <w:noProof/>
                <w:szCs w:val="24"/>
              </w:rPr>
            </w:pPr>
            <w:ins w:id="1571" w:author="Savinskaya Yulia" w:date="2021-02-25T09:58:00Z">
              <w:r>
                <w:rPr>
                  <w:noProof/>
                  <w:szCs w:val="24"/>
                </w:rPr>
                <w:t>Описание</w:t>
              </w:r>
            </w:ins>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C3235CB" w14:textId="77777777" w:rsidR="00D93241" w:rsidRDefault="00D93241" w:rsidP="00FF1734">
            <w:pPr>
              <w:pStyle w:val="h"/>
              <w:spacing w:before="45" w:after="45"/>
              <w:rPr>
                <w:ins w:id="1572" w:author="Savinskaya Yulia" w:date="2021-02-25T09:58:00Z"/>
                <w:noProof/>
                <w:szCs w:val="24"/>
              </w:rPr>
            </w:pPr>
            <w:ins w:id="1573" w:author="Savinskaya Yulia" w:date="2021-02-25T09:58:00Z">
              <w:r>
                <w:rPr>
                  <w:noProof/>
                  <w:szCs w:val="24"/>
                </w:rPr>
                <w:t>Бизнес-роль</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2D46A289" w14:textId="77777777" w:rsidR="00D93241" w:rsidRDefault="00D93241" w:rsidP="00FF1734">
            <w:pPr>
              <w:pStyle w:val="h"/>
              <w:spacing w:before="45" w:after="45"/>
              <w:rPr>
                <w:ins w:id="1574" w:author="Savinskaya Yulia" w:date="2021-02-25T09:58:00Z"/>
                <w:noProof/>
                <w:szCs w:val="24"/>
              </w:rPr>
            </w:pPr>
            <w:ins w:id="1575" w:author="Savinskaya Yulia" w:date="2021-02-25T09:58:00Z">
              <w:r>
                <w:rPr>
                  <w:noProof/>
                  <w:szCs w:val="24"/>
                </w:rPr>
                <w:t>Предпосылки</w:t>
              </w:r>
            </w:ins>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9D629EE" w14:textId="77777777" w:rsidR="00D93241" w:rsidRDefault="00D93241" w:rsidP="00FF1734">
            <w:pPr>
              <w:pStyle w:val="h"/>
              <w:spacing w:before="45" w:after="45"/>
              <w:rPr>
                <w:ins w:id="1576" w:author="Savinskaya Yulia" w:date="2021-02-25T09:58:00Z"/>
                <w:noProof/>
                <w:szCs w:val="24"/>
              </w:rPr>
            </w:pPr>
            <w:ins w:id="1577" w:author="Savinskaya Yulia" w:date="2021-02-25T09:58:00Z">
              <w:r>
                <w:rPr>
                  <w:noProof/>
                  <w:szCs w:val="24"/>
                </w:rPr>
                <w:t>Вход</w:t>
              </w:r>
            </w:ins>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8133FDD" w14:textId="77777777" w:rsidR="00D93241" w:rsidRDefault="00D93241" w:rsidP="00FF1734">
            <w:pPr>
              <w:pStyle w:val="h"/>
              <w:spacing w:before="45" w:after="45"/>
              <w:rPr>
                <w:ins w:id="1578" w:author="Savinskaya Yulia" w:date="2021-02-25T09:58:00Z"/>
                <w:noProof/>
                <w:szCs w:val="24"/>
              </w:rPr>
            </w:pPr>
            <w:ins w:id="1579" w:author="Savinskaya Yulia" w:date="2021-02-25T09:58:00Z">
              <w:r>
                <w:rPr>
                  <w:noProof/>
                  <w:szCs w:val="24"/>
                </w:rPr>
                <w:t>Выход</w:t>
              </w:r>
            </w:ins>
          </w:p>
        </w:tc>
      </w:tr>
      <w:tr w:rsidR="00D93241" w:rsidRPr="00EA69E2" w14:paraId="04B733D3" w14:textId="77777777" w:rsidTr="00FF1734">
        <w:trPr>
          <w:ins w:id="1580" w:author="Savinskaya Yulia" w:date="2021-02-25T09:58:00Z"/>
        </w:trPr>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D2855DE" w14:textId="1C8C83ED" w:rsidR="00D93241" w:rsidRPr="00EA69E2" w:rsidRDefault="00D93241" w:rsidP="00FF1734">
            <w:pPr>
              <w:pStyle w:val="bbb"/>
              <w:spacing w:before="45" w:after="45"/>
              <w:rPr>
                <w:ins w:id="1581" w:author="Savinskaya Yulia" w:date="2021-02-25T09:58:00Z"/>
                <w:sz w:val="20"/>
              </w:rPr>
            </w:pPr>
            <w:ins w:id="1582" w:author="Savinskaya Yulia" w:date="2021-02-25T09:58:00Z">
              <w:r w:rsidRPr="00EA69E2">
                <w:rPr>
                  <w:sz w:val="20"/>
                </w:rPr>
                <w:t>10.06.03.</w:t>
              </w:r>
              <w:r>
                <w:rPr>
                  <w:sz w:val="20"/>
                </w:rPr>
                <w:t>75</w:t>
              </w:r>
            </w:ins>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F7311D9" w14:textId="6069C9C8" w:rsidR="00D93241" w:rsidRPr="00EA69E2" w:rsidRDefault="00D93241" w:rsidP="00FF1734">
            <w:pPr>
              <w:pStyle w:val="bbb"/>
              <w:spacing w:before="45" w:after="45"/>
              <w:rPr>
                <w:ins w:id="1583" w:author="Savinskaya Yulia" w:date="2021-02-25T09:58:00Z"/>
                <w:sz w:val="20"/>
              </w:rPr>
            </w:pPr>
            <w:ins w:id="1584" w:author="Savinskaya Yulia" w:date="2021-02-25T09:58:00Z">
              <w:r w:rsidRPr="00D93241">
                <w:rPr>
                  <w:sz w:val="20"/>
                </w:rPr>
                <w:t>Внесение фактических данных в заявку на потребность в ТС</w:t>
              </w:r>
            </w:ins>
          </w:p>
        </w:tc>
        <w:tc>
          <w:tcPr>
            <w:tcW w:w="557" w:type="pct"/>
            <w:tcBorders>
              <w:top w:val="single" w:sz="6" w:space="0" w:color="000000"/>
              <w:left w:val="single" w:sz="6" w:space="0" w:color="000000"/>
              <w:bottom w:val="single" w:sz="6" w:space="0" w:color="000000"/>
              <w:right w:val="single" w:sz="6" w:space="0" w:color="000000"/>
            </w:tcBorders>
          </w:tcPr>
          <w:p w14:paraId="1C807066" w14:textId="77777777" w:rsidR="00D93241" w:rsidRPr="00D93241" w:rsidRDefault="00D93241" w:rsidP="00FF1734">
            <w:pPr>
              <w:pStyle w:val="bbb"/>
              <w:spacing w:before="45" w:after="45"/>
              <w:rPr>
                <w:ins w:id="1585" w:author="Savinskaya Yulia" w:date="2021-02-25T09:58:00Z"/>
                <w:sz w:val="20"/>
              </w:rPr>
            </w:pPr>
            <w:ins w:id="1586" w:author="Savinskaya Yulia" w:date="2021-02-25T09:58:00Z">
              <w:r w:rsidRPr="00D93241">
                <w:rPr>
                  <w:sz w:val="20"/>
                </w:rPr>
                <w:t>NWBC</w:t>
              </w:r>
            </w:ins>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664C63C" w14:textId="029CC564" w:rsidR="00D93241" w:rsidRPr="007952DC" w:rsidRDefault="00D93241" w:rsidP="007952DC">
            <w:pPr>
              <w:spacing w:after="240" w:line="276" w:lineRule="auto"/>
              <w:rPr>
                <w:ins w:id="1587" w:author="Savinskaya Yulia" w:date="2021-02-25T09:58:00Z"/>
                <w:rFonts w:ascii="Arial" w:eastAsia="Arial" w:hAnsi="Arial" w:cs="Arial"/>
                <w:color w:val="000000"/>
                <w:sz w:val="20"/>
                <w:szCs w:val="20"/>
                <w:lang w:eastAsia="ru-RU"/>
              </w:rPr>
            </w:pPr>
            <w:ins w:id="1588" w:author="Savinskaya Yulia" w:date="2021-02-25T09:59:00Z">
              <w:r w:rsidRPr="00D93241">
                <w:rPr>
                  <w:rFonts w:ascii="Arial" w:eastAsia="Arial" w:hAnsi="Arial" w:cs="Arial"/>
                  <w:color w:val="000000"/>
                  <w:sz w:val="20"/>
                  <w:szCs w:val="20"/>
                  <w:lang w:eastAsia="ru-RU"/>
                </w:rPr>
                <w:t>По факту выполнения транспортировки пользователь с ролью Заявитель потребности в ТС вносит фактические данные в Экспедиционный заказ (заявку на потребность в ТС).</w:t>
              </w:r>
            </w:ins>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315A2B8" w14:textId="2CB378F8" w:rsidR="00D93241" w:rsidRPr="00EA69E2" w:rsidRDefault="00D93241" w:rsidP="00FF1734">
            <w:pPr>
              <w:pStyle w:val="bbb"/>
              <w:spacing w:before="45" w:after="45"/>
              <w:rPr>
                <w:ins w:id="1589" w:author="Savinskaya Yulia" w:date="2021-02-25T09:58:00Z"/>
                <w:sz w:val="20"/>
              </w:rPr>
            </w:pPr>
            <w:ins w:id="1590" w:author="Savinskaya Yulia" w:date="2021-02-25T09:59:00Z">
              <w:r w:rsidRPr="00D93241">
                <w:rPr>
                  <w:sz w:val="20"/>
                </w:rPr>
                <w:t>Заявитель потребности в ТС</w:t>
              </w:r>
            </w:ins>
          </w:p>
        </w:tc>
        <w:tc>
          <w:tcPr>
            <w:tcW w:w="626" w:type="pct"/>
            <w:tcBorders>
              <w:top w:val="single" w:sz="6" w:space="0" w:color="000000"/>
              <w:left w:val="single" w:sz="6" w:space="0" w:color="000000"/>
              <w:bottom w:val="single" w:sz="6" w:space="0" w:color="000000"/>
              <w:right w:val="single" w:sz="6" w:space="0" w:color="000000"/>
            </w:tcBorders>
          </w:tcPr>
          <w:p w14:paraId="50104C27" w14:textId="77777777" w:rsidR="00D93241" w:rsidRPr="00EA69E2" w:rsidRDefault="00D93241" w:rsidP="00FF1734">
            <w:pPr>
              <w:pStyle w:val="bbb"/>
              <w:spacing w:before="45" w:after="45"/>
              <w:rPr>
                <w:ins w:id="1591" w:author="Savinskaya Yulia" w:date="2021-02-25T09:58:00Z"/>
                <w:sz w:val="20"/>
              </w:rPr>
            </w:pPr>
            <w:ins w:id="1592" w:author="Savinskaya Yulia" w:date="2021-02-25T09:58:00Z">
              <w:r w:rsidRPr="00C8745C">
                <w:rPr>
                  <w:sz w:val="20"/>
                </w:rPr>
                <w:t>Транспортные работы выполнены</w:t>
              </w:r>
              <w:r w:rsidRPr="00EA69E2">
                <w:rPr>
                  <w:sz w:val="20"/>
                </w:rPr>
                <w:t>.</w:t>
              </w:r>
            </w:ins>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567E63B" w14:textId="77777777" w:rsidR="00D93241" w:rsidRDefault="00D93241" w:rsidP="00FF1734">
            <w:pPr>
              <w:pStyle w:val="bbb"/>
              <w:spacing w:before="45" w:after="45"/>
              <w:rPr>
                <w:ins w:id="1593" w:author="Savinskaya Yulia" w:date="2021-02-25T10:00:00Z"/>
                <w:sz w:val="20"/>
              </w:rPr>
            </w:pPr>
            <w:ins w:id="1594" w:author="Savinskaya Yulia" w:date="2021-02-25T10:00:00Z">
              <w:r w:rsidRPr="00D93241">
                <w:rPr>
                  <w:sz w:val="20"/>
                </w:rPr>
                <w:t xml:space="preserve">ЭСМ-7 </w:t>
              </w:r>
            </w:ins>
            <w:ins w:id="1595" w:author="Savinskaya Yulia" w:date="2021-02-25T09:58:00Z">
              <w:r>
                <w:rPr>
                  <w:sz w:val="20"/>
                </w:rPr>
                <w:t>(</w:t>
              </w:r>
              <w:r w:rsidRPr="00C8745C">
                <w:rPr>
                  <w:sz w:val="20"/>
                </w:rPr>
                <w:t>Отметка о выполнении работы</w:t>
              </w:r>
              <w:r>
                <w:rPr>
                  <w:sz w:val="20"/>
                </w:rPr>
                <w:t>)</w:t>
              </w:r>
            </w:ins>
          </w:p>
          <w:p w14:paraId="1C464FCF" w14:textId="5589CA8E" w:rsidR="00D93241" w:rsidRPr="00C8745C" w:rsidRDefault="00D93241" w:rsidP="00FF1734">
            <w:pPr>
              <w:pStyle w:val="bbb"/>
              <w:spacing w:before="45" w:after="45"/>
              <w:rPr>
                <w:ins w:id="1596" w:author="Savinskaya Yulia" w:date="2021-02-25T09:58:00Z"/>
                <w:sz w:val="20"/>
              </w:rPr>
            </w:pPr>
            <w:ins w:id="1597" w:author="Savinskaya Yulia" w:date="2021-02-25T10:00:00Z">
              <w:r w:rsidRPr="00D93241">
                <w:rPr>
                  <w:sz w:val="20"/>
                </w:rPr>
                <w:t>Товаро-сопроводительные документы для внешней/внутренней транспортировки</w:t>
              </w:r>
            </w:ins>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070714B" w14:textId="3704CBCA" w:rsidR="00D93241" w:rsidRPr="001337C0" w:rsidRDefault="00D93241" w:rsidP="00FF1734">
            <w:pPr>
              <w:pStyle w:val="bbb"/>
              <w:spacing w:before="45" w:after="45"/>
              <w:rPr>
                <w:ins w:id="1598" w:author="Savinskaya Yulia" w:date="2021-02-25T09:58:00Z"/>
                <w:sz w:val="20"/>
              </w:rPr>
            </w:pPr>
            <w:ins w:id="1599" w:author="Savinskaya Yulia" w:date="2021-02-25T10:00:00Z">
              <w:r w:rsidRPr="00D93241">
                <w:rPr>
                  <w:sz w:val="20"/>
                </w:rPr>
                <w:t>Экспедиционный заказ</w:t>
              </w:r>
              <w:r>
                <w:rPr>
                  <w:sz w:val="20"/>
                </w:rPr>
                <w:t xml:space="preserve"> (</w:t>
              </w:r>
              <w:r w:rsidRPr="00D93241">
                <w:rPr>
                  <w:sz w:val="20"/>
                </w:rPr>
                <w:t>Закрыт заявителем потребности в ТС</w:t>
              </w:r>
              <w:r>
                <w:rPr>
                  <w:sz w:val="20"/>
                </w:rPr>
                <w:t>)</w:t>
              </w:r>
            </w:ins>
          </w:p>
        </w:tc>
      </w:tr>
    </w:tbl>
    <w:p w14:paraId="48A1EC15" w14:textId="77777777" w:rsidR="00D93241" w:rsidRDefault="00D93241" w:rsidP="00D93241">
      <w:pPr>
        <w:spacing w:after="240" w:line="276" w:lineRule="auto"/>
        <w:ind w:firstLine="567"/>
        <w:rPr>
          <w:ins w:id="1600" w:author="Savinskaya Yulia" w:date="2021-02-25T09:52:00Z"/>
          <w:rFonts w:ascii="Arial" w:eastAsiaTheme="majorEastAsia" w:hAnsi="Arial" w:cs="Arial"/>
          <w:szCs w:val="24"/>
        </w:rPr>
      </w:pPr>
    </w:p>
    <w:p w14:paraId="41799934" w14:textId="0D939BF0" w:rsidR="001D0CEA" w:rsidRDefault="001D0CEA" w:rsidP="001D0CEA">
      <w:pPr>
        <w:pStyle w:val="4"/>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10.06.0</w:t>
      </w:r>
      <w:r w:rsidR="00AA662F">
        <w:rPr>
          <w:rFonts w:eastAsiaTheme="majorEastAsia" w:cstheme="majorBidi"/>
          <w:b/>
          <w:i w:val="0"/>
          <w:caps w:val="0"/>
          <w:sz w:val="24"/>
          <w:szCs w:val="24"/>
        </w:rPr>
        <w:t>3</w:t>
      </w:r>
      <w:r>
        <w:rPr>
          <w:rFonts w:eastAsiaTheme="majorEastAsia" w:cstheme="majorBidi"/>
          <w:b/>
          <w:i w:val="0"/>
          <w:caps w:val="0"/>
          <w:sz w:val="24"/>
          <w:szCs w:val="24"/>
        </w:rPr>
        <w:t>.</w:t>
      </w:r>
      <w:r w:rsidR="00AA0E93">
        <w:rPr>
          <w:rFonts w:eastAsiaTheme="majorEastAsia" w:cstheme="majorBidi"/>
          <w:b/>
          <w:i w:val="0"/>
          <w:caps w:val="0"/>
          <w:sz w:val="24"/>
          <w:szCs w:val="24"/>
        </w:rPr>
        <w:t>80</w:t>
      </w:r>
      <w:r w:rsidR="00AA0E93" w:rsidRPr="0012135C">
        <w:rPr>
          <w:rFonts w:eastAsiaTheme="majorEastAsia" w:cstheme="majorBidi"/>
          <w:b/>
          <w:i w:val="0"/>
          <w:caps w:val="0"/>
          <w:sz w:val="24"/>
          <w:szCs w:val="24"/>
        </w:rPr>
        <w:t xml:space="preserve"> </w:t>
      </w:r>
      <w:r w:rsidRPr="0012135C">
        <w:rPr>
          <w:rFonts w:eastAsiaTheme="majorEastAsia" w:cstheme="majorBidi"/>
          <w:b/>
          <w:i w:val="0"/>
          <w:caps w:val="0"/>
          <w:sz w:val="24"/>
          <w:szCs w:val="24"/>
        </w:rPr>
        <w:t xml:space="preserve">– </w:t>
      </w:r>
      <w:r w:rsidR="00AA662F">
        <w:rPr>
          <w:rFonts w:eastAsiaTheme="majorEastAsia" w:cstheme="majorBidi"/>
          <w:b/>
          <w:i w:val="0"/>
          <w:caps w:val="0"/>
          <w:sz w:val="24"/>
          <w:szCs w:val="24"/>
        </w:rPr>
        <w:t>Приемка документов и закрытие путевого листа</w:t>
      </w:r>
    </w:p>
    <w:p w14:paraId="70F745F1" w14:textId="77777777" w:rsidR="00A00647" w:rsidRDefault="00A00647" w:rsidP="00A00647">
      <w:pPr>
        <w:rPr>
          <w:rFonts w:eastAsiaTheme="majorEastAsia"/>
        </w:rPr>
      </w:pPr>
    </w:p>
    <w:p w14:paraId="22D6652D" w14:textId="23514244" w:rsidR="007310E7" w:rsidRDefault="009B406B" w:rsidP="00C8745C">
      <w:pPr>
        <w:spacing w:after="240" w:line="276" w:lineRule="auto"/>
        <w:ind w:firstLine="708"/>
        <w:rPr>
          <w:rFonts w:ascii="Arial" w:hAnsi="Arial" w:cs="Arial"/>
          <w:szCs w:val="24"/>
        </w:rPr>
      </w:pPr>
      <w:r w:rsidRPr="009B406B">
        <w:rPr>
          <w:rFonts w:ascii="Arial" w:hAnsi="Arial" w:cs="Arial"/>
          <w:szCs w:val="24"/>
        </w:rPr>
        <w:t>Водитель обязан сдать оформленный путевой лист диспетчеру не позднее дня, следующего за днём окончания работ. Водитель передает путевой лист диспетчеру/таксировщику с заполненными отметками о фактически выполненной работе и прикреплёнными отчётными документами, подтверждающими факты заправки и выполнения работ. Специалист с бизнес-ролью «Оператор диспетчерской службы» осуществляет поиск путевого листа в системе SAP S/4HANA используя штрих-код путевого листа</w:t>
      </w:r>
      <w:r w:rsidR="007310E7">
        <w:rPr>
          <w:rFonts w:ascii="Arial" w:hAnsi="Arial" w:cs="Arial"/>
          <w:szCs w:val="24"/>
        </w:rPr>
        <w:t xml:space="preserve">. </w:t>
      </w:r>
      <w:r w:rsidRPr="009B406B">
        <w:rPr>
          <w:rFonts w:ascii="Arial" w:hAnsi="Arial" w:cs="Arial"/>
          <w:szCs w:val="24"/>
        </w:rPr>
        <w:t xml:space="preserve">В </w:t>
      </w:r>
      <w:r w:rsidR="007310E7" w:rsidRPr="009B406B">
        <w:rPr>
          <w:rFonts w:ascii="Arial" w:hAnsi="Arial" w:cs="Arial"/>
          <w:szCs w:val="24"/>
        </w:rPr>
        <w:t>найденно</w:t>
      </w:r>
      <w:r w:rsidR="007310E7">
        <w:rPr>
          <w:rFonts w:ascii="Arial" w:hAnsi="Arial" w:cs="Arial"/>
          <w:szCs w:val="24"/>
        </w:rPr>
        <w:t>м</w:t>
      </w:r>
      <w:r w:rsidR="007310E7" w:rsidRPr="009B406B">
        <w:rPr>
          <w:rFonts w:ascii="Arial" w:hAnsi="Arial" w:cs="Arial"/>
          <w:szCs w:val="24"/>
        </w:rPr>
        <w:t xml:space="preserve"> </w:t>
      </w:r>
      <w:r w:rsidR="007310E7">
        <w:rPr>
          <w:rFonts w:ascii="Arial" w:hAnsi="Arial" w:cs="Arial"/>
          <w:szCs w:val="24"/>
        </w:rPr>
        <w:t>Фрахтовом заказе</w:t>
      </w:r>
      <w:r w:rsidRPr="009B406B">
        <w:rPr>
          <w:rFonts w:ascii="Arial" w:hAnsi="Arial" w:cs="Arial"/>
          <w:szCs w:val="24"/>
        </w:rPr>
        <w:t xml:space="preserve"> в системе SAP S/4HANA, оператор диспетчерской службы, вводит все необходимые фактические данные из полученного исполненного путевого листа: </w:t>
      </w:r>
    </w:p>
    <w:p w14:paraId="15F43868" w14:textId="77777777" w:rsidR="004B7133" w:rsidRDefault="004B7133" w:rsidP="00AE12DE">
      <w:pPr>
        <w:pStyle w:val="af9"/>
        <w:numPr>
          <w:ilvl w:val="0"/>
          <w:numId w:val="92"/>
        </w:numPr>
        <w:spacing w:after="240" w:line="276" w:lineRule="auto"/>
        <w:rPr>
          <w:rFonts w:ascii="Arial" w:hAnsi="Arial" w:cs="Arial"/>
          <w:szCs w:val="24"/>
        </w:rPr>
      </w:pPr>
      <w:r>
        <w:rPr>
          <w:rFonts w:ascii="Arial" w:hAnsi="Arial" w:cs="Arial"/>
          <w:szCs w:val="24"/>
        </w:rPr>
        <w:t>вид оплаты труда (прогревочный, повременная, сдельная, сдельно-повременная);</w:t>
      </w:r>
    </w:p>
    <w:p w14:paraId="5524A514" w14:textId="3B49FA50" w:rsidR="007310E7" w:rsidRDefault="007310E7" w:rsidP="00AE12DE">
      <w:pPr>
        <w:pStyle w:val="af9"/>
        <w:numPr>
          <w:ilvl w:val="0"/>
          <w:numId w:val="92"/>
        </w:numPr>
        <w:spacing w:after="240" w:line="276" w:lineRule="auto"/>
        <w:rPr>
          <w:ins w:id="1601" w:author="Savinskaya Yulia" w:date="2021-02-25T10:03:00Z"/>
          <w:rFonts w:ascii="Arial" w:hAnsi="Arial" w:cs="Arial"/>
          <w:szCs w:val="24"/>
        </w:rPr>
      </w:pPr>
      <w:r>
        <w:rPr>
          <w:rFonts w:ascii="Arial" w:hAnsi="Arial" w:cs="Arial"/>
          <w:szCs w:val="24"/>
        </w:rPr>
        <w:t>показания одометра и топлива на конец, если ТС не подключен к Автографу</w:t>
      </w:r>
      <w:ins w:id="1602" w:author="Savinskaya Yulia" w:date="2021-02-25T10:02:00Z">
        <w:r w:rsidR="007952DC">
          <w:rPr>
            <w:rFonts w:ascii="Arial" w:hAnsi="Arial" w:cs="Arial"/>
            <w:szCs w:val="24"/>
          </w:rPr>
          <w:t xml:space="preserve"> или ИТС</w:t>
        </w:r>
      </w:ins>
      <w:r>
        <w:rPr>
          <w:rFonts w:ascii="Arial" w:hAnsi="Arial" w:cs="Arial"/>
          <w:szCs w:val="24"/>
        </w:rPr>
        <w:t>;</w:t>
      </w:r>
    </w:p>
    <w:p w14:paraId="591658E2" w14:textId="4CB423D1" w:rsidR="007952DC" w:rsidRDefault="007952DC" w:rsidP="00AE12DE">
      <w:pPr>
        <w:pStyle w:val="af9"/>
        <w:numPr>
          <w:ilvl w:val="0"/>
          <w:numId w:val="92"/>
        </w:numPr>
        <w:spacing w:after="240" w:line="276" w:lineRule="auto"/>
        <w:rPr>
          <w:rFonts w:ascii="Arial" w:hAnsi="Arial" w:cs="Arial"/>
          <w:szCs w:val="24"/>
        </w:rPr>
      </w:pPr>
      <w:ins w:id="1603" w:author="Savinskaya Yulia" w:date="2021-02-25T10:03:00Z">
        <w:r>
          <w:rPr>
            <w:rFonts w:ascii="Arial" w:hAnsi="Arial" w:cs="Arial"/>
            <w:szCs w:val="24"/>
          </w:rPr>
          <w:t>наработка двигателя</w:t>
        </w:r>
      </w:ins>
      <w:ins w:id="1604" w:author="Savinskaya Yulia" w:date="2021-02-25T10:05:00Z">
        <w:r>
          <w:rPr>
            <w:rFonts w:ascii="Arial" w:hAnsi="Arial" w:cs="Arial"/>
            <w:szCs w:val="24"/>
          </w:rPr>
          <w:t xml:space="preserve"> на конец</w:t>
        </w:r>
      </w:ins>
      <w:ins w:id="1605" w:author="Savinskaya Yulia" w:date="2021-02-25T10:03:00Z">
        <w:r>
          <w:rPr>
            <w:rFonts w:ascii="Arial" w:hAnsi="Arial" w:cs="Arial"/>
            <w:szCs w:val="24"/>
          </w:rPr>
          <w:t xml:space="preserve"> (в случае, если </w:t>
        </w:r>
      </w:ins>
      <w:ins w:id="1606" w:author="Savinskaya Yulia" w:date="2021-02-25T10:05:00Z">
        <w:r>
          <w:rPr>
            <w:rFonts w:ascii="Arial" w:hAnsi="Arial" w:cs="Arial"/>
            <w:szCs w:val="24"/>
          </w:rPr>
          <w:t>ведется в путевом листе);</w:t>
        </w:r>
      </w:ins>
    </w:p>
    <w:p w14:paraId="79DDCC0D" w14:textId="77777777" w:rsidR="007310E7" w:rsidRDefault="007310E7" w:rsidP="00AE12DE">
      <w:pPr>
        <w:pStyle w:val="af9"/>
        <w:numPr>
          <w:ilvl w:val="0"/>
          <w:numId w:val="92"/>
        </w:numPr>
        <w:spacing w:after="240" w:line="276" w:lineRule="auto"/>
        <w:rPr>
          <w:rFonts w:ascii="Arial" w:hAnsi="Arial" w:cs="Arial"/>
          <w:szCs w:val="24"/>
        </w:rPr>
      </w:pPr>
      <w:r>
        <w:rPr>
          <w:rFonts w:ascii="Arial" w:hAnsi="Arial" w:cs="Arial"/>
          <w:szCs w:val="24"/>
        </w:rPr>
        <w:t>фактическое отработанное время (для машиночасов);</w:t>
      </w:r>
    </w:p>
    <w:p w14:paraId="4CE9FC1E" w14:textId="77777777" w:rsidR="007310E7" w:rsidRDefault="007310E7" w:rsidP="00AE12DE">
      <w:pPr>
        <w:pStyle w:val="af9"/>
        <w:numPr>
          <w:ilvl w:val="0"/>
          <w:numId w:val="92"/>
        </w:numPr>
        <w:spacing w:after="240" w:line="276" w:lineRule="auto"/>
        <w:rPr>
          <w:ins w:id="1607" w:author="Savinskaya Yulia" w:date="2021-02-25T10:03:00Z"/>
          <w:rFonts w:ascii="Arial" w:hAnsi="Arial" w:cs="Arial"/>
          <w:szCs w:val="24"/>
        </w:rPr>
      </w:pPr>
      <w:r>
        <w:rPr>
          <w:rFonts w:ascii="Arial" w:hAnsi="Arial" w:cs="Arial"/>
          <w:szCs w:val="24"/>
        </w:rPr>
        <w:t>фактический вес груза (при перевозке МТР);</w:t>
      </w:r>
    </w:p>
    <w:p w14:paraId="2014A48F" w14:textId="5224B796" w:rsidR="007952DC" w:rsidRDefault="007952DC" w:rsidP="00AE12DE">
      <w:pPr>
        <w:pStyle w:val="af9"/>
        <w:numPr>
          <w:ilvl w:val="0"/>
          <w:numId w:val="92"/>
        </w:numPr>
        <w:spacing w:after="240" w:line="276" w:lineRule="auto"/>
        <w:rPr>
          <w:ins w:id="1608" w:author="Savinskaya Yulia" w:date="2021-02-25T10:03:00Z"/>
          <w:rFonts w:ascii="Arial" w:hAnsi="Arial" w:cs="Arial"/>
          <w:szCs w:val="24"/>
        </w:rPr>
      </w:pPr>
      <w:ins w:id="1609" w:author="Savinskaya Yulia" w:date="2021-02-25T10:03:00Z">
        <w:r>
          <w:rPr>
            <w:rFonts w:ascii="Arial" w:hAnsi="Arial" w:cs="Arial"/>
            <w:szCs w:val="24"/>
          </w:rPr>
          <w:t>фактическое количество ездок (при перевозке МТР);</w:t>
        </w:r>
      </w:ins>
    </w:p>
    <w:p w14:paraId="52F9BF17" w14:textId="65A3D459" w:rsidR="007952DC" w:rsidRDefault="007952DC" w:rsidP="00AE12DE">
      <w:pPr>
        <w:pStyle w:val="af9"/>
        <w:numPr>
          <w:ilvl w:val="0"/>
          <w:numId w:val="92"/>
        </w:numPr>
        <w:spacing w:after="240" w:line="276" w:lineRule="auto"/>
        <w:rPr>
          <w:rFonts w:ascii="Arial" w:hAnsi="Arial" w:cs="Arial"/>
          <w:szCs w:val="24"/>
        </w:rPr>
      </w:pPr>
      <w:ins w:id="1610" w:author="Savinskaya Yulia" w:date="2021-02-25T10:03:00Z">
        <w:r>
          <w:rPr>
            <w:rFonts w:ascii="Arial" w:hAnsi="Arial" w:cs="Arial"/>
            <w:szCs w:val="24"/>
          </w:rPr>
          <w:t>фактическое расстояние 1 ездки (при перевозке МТР);</w:t>
        </w:r>
      </w:ins>
    </w:p>
    <w:p w14:paraId="4779EC3B" w14:textId="77777777" w:rsidR="007310E7" w:rsidRDefault="007310E7" w:rsidP="00AE12DE">
      <w:pPr>
        <w:pStyle w:val="af9"/>
        <w:numPr>
          <w:ilvl w:val="0"/>
          <w:numId w:val="92"/>
        </w:numPr>
        <w:spacing w:after="240" w:line="276" w:lineRule="auto"/>
        <w:rPr>
          <w:rFonts w:ascii="Arial" w:hAnsi="Arial" w:cs="Arial"/>
          <w:szCs w:val="24"/>
        </w:rPr>
      </w:pPr>
      <w:r>
        <w:rPr>
          <w:rFonts w:ascii="Arial" w:hAnsi="Arial" w:cs="Arial"/>
          <w:szCs w:val="24"/>
        </w:rPr>
        <w:t>количество мото-часов</w:t>
      </w:r>
      <w:r w:rsidR="00B65068">
        <w:rPr>
          <w:rFonts w:ascii="Arial" w:hAnsi="Arial" w:cs="Arial"/>
          <w:szCs w:val="24"/>
        </w:rPr>
        <w:t xml:space="preserve"> работы доп. оборудования</w:t>
      </w:r>
      <w:r>
        <w:rPr>
          <w:rFonts w:ascii="Arial" w:hAnsi="Arial" w:cs="Arial"/>
          <w:szCs w:val="24"/>
        </w:rPr>
        <w:t>;</w:t>
      </w:r>
    </w:p>
    <w:p w14:paraId="2B686B67" w14:textId="77777777" w:rsidR="007310E7" w:rsidRDefault="007310E7" w:rsidP="00AE12DE">
      <w:pPr>
        <w:pStyle w:val="af9"/>
        <w:numPr>
          <w:ilvl w:val="0"/>
          <w:numId w:val="92"/>
        </w:numPr>
        <w:spacing w:after="240" w:line="276" w:lineRule="auto"/>
        <w:rPr>
          <w:rFonts w:ascii="Arial" w:hAnsi="Arial" w:cs="Arial"/>
          <w:szCs w:val="24"/>
        </w:rPr>
      </w:pPr>
      <w:r>
        <w:rPr>
          <w:rFonts w:ascii="Arial" w:hAnsi="Arial" w:cs="Arial"/>
          <w:szCs w:val="24"/>
        </w:rPr>
        <w:lastRenderedPageBreak/>
        <w:t>простои на линии;</w:t>
      </w:r>
    </w:p>
    <w:p w14:paraId="5FED0B55" w14:textId="77777777" w:rsidR="007310E7" w:rsidRDefault="007310E7" w:rsidP="00AE12DE">
      <w:pPr>
        <w:pStyle w:val="af9"/>
        <w:numPr>
          <w:ilvl w:val="0"/>
          <w:numId w:val="92"/>
        </w:numPr>
        <w:spacing w:after="240" w:line="276" w:lineRule="auto"/>
        <w:rPr>
          <w:rFonts w:ascii="Arial" w:hAnsi="Arial" w:cs="Arial"/>
          <w:szCs w:val="24"/>
        </w:rPr>
      </w:pPr>
      <w:r>
        <w:rPr>
          <w:rFonts w:ascii="Arial" w:hAnsi="Arial" w:cs="Arial"/>
          <w:szCs w:val="24"/>
        </w:rPr>
        <w:t>время работы подогревателя;</w:t>
      </w:r>
    </w:p>
    <w:p w14:paraId="23D8AF92" w14:textId="77777777" w:rsidR="007310E7" w:rsidRDefault="007310E7" w:rsidP="00AE12DE">
      <w:pPr>
        <w:pStyle w:val="af9"/>
        <w:numPr>
          <w:ilvl w:val="0"/>
          <w:numId w:val="92"/>
        </w:numPr>
        <w:spacing w:after="240" w:line="276" w:lineRule="auto"/>
        <w:rPr>
          <w:rFonts w:ascii="Arial" w:hAnsi="Arial" w:cs="Arial"/>
          <w:szCs w:val="24"/>
        </w:rPr>
      </w:pPr>
      <w:r>
        <w:rPr>
          <w:rFonts w:ascii="Arial" w:hAnsi="Arial" w:cs="Arial"/>
          <w:szCs w:val="24"/>
        </w:rPr>
        <w:t>время работы отопителя;</w:t>
      </w:r>
    </w:p>
    <w:p w14:paraId="4AD438E6" w14:textId="77777777" w:rsidR="007310E7" w:rsidRDefault="007310E7" w:rsidP="00AE12DE">
      <w:pPr>
        <w:pStyle w:val="af9"/>
        <w:numPr>
          <w:ilvl w:val="0"/>
          <w:numId w:val="92"/>
        </w:numPr>
        <w:spacing w:after="240" w:line="276" w:lineRule="auto"/>
        <w:rPr>
          <w:rFonts w:ascii="Arial" w:hAnsi="Arial" w:cs="Arial"/>
          <w:szCs w:val="24"/>
        </w:rPr>
      </w:pPr>
      <w:r>
        <w:rPr>
          <w:rFonts w:ascii="Arial" w:hAnsi="Arial" w:cs="Arial"/>
          <w:szCs w:val="24"/>
        </w:rPr>
        <w:t>сбытовой контракт;</w:t>
      </w:r>
    </w:p>
    <w:p w14:paraId="4A97A69F" w14:textId="6C37B04A" w:rsidR="001337C0" w:rsidRPr="00AE12DE" w:rsidRDefault="007310E7" w:rsidP="00AE12DE">
      <w:pPr>
        <w:pStyle w:val="af9"/>
        <w:numPr>
          <w:ilvl w:val="0"/>
          <w:numId w:val="92"/>
        </w:numPr>
        <w:spacing w:after="240" w:line="276" w:lineRule="auto"/>
        <w:rPr>
          <w:rFonts w:ascii="Arial" w:hAnsi="Arial" w:cs="Arial"/>
          <w:szCs w:val="24"/>
        </w:rPr>
      </w:pPr>
      <w:r>
        <w:rPr>
          <w:rFonts w:ascii="Arial" w:hAnsi="Arial" w:cs="Arial"/>
          <w:szCs w:val="24"/>
        </w:rPr>
        <w:t>расстояние и маршрут на этапах транспортировки.</w:t>
      </w:r>
    </w:p>
    <w:p w14:paraId="36DFFE26" w14:textId="7D568D0F" w:rsidR="00AA662F" w:rsidRDefault="001337C0">
      <w:pPr>
        <w:pStyle w:val="aff"/>
        <w:suppressAutoHyphens/>
        <w:spacing w:line="276" w:lineRule="auto"/>
        <w:ind w:firstLine="708"/>
        <w:jc w:val="both"/>
        <w:rPr>
          <w:ins w:id="1611" w:author="Savinskaya Yulia" w:date="2021-03-09T17:31:00Z"/>
          <w:rFonts w:ascii="Arial" w:hAnsi="Arial" w:cs="Arial"/>
          <w:szCs w:val="24"/>
        </w:rPr>
        <w:pPrChange w:id="1612" w:author="Savinskaya Yulia" w:date="2021-02-26T14:11:00Z">
          <w:pPr>
            <w:spacing w:after="240" w:line="276" w:lineRule="auto"/>
            <w:ind w:firstLine="708"/>
          </w:pPr>
        </w:pPrChange>
      </w:pPr>
      <w:r w:rsidRPr="00934039">
        <w:rPr>
          <w:rFonts w:ascii="Arial" w:hAnsi="Arial" w:cs="Arial"/>
          <w:sz w:val="24"/>
          <w:szCs w:val="24"/>
          <w:rPrChange w:id="1613" w:author="Savinskaya Yulia" w:date="2021-02-26T14:11:00Z">
            <w:rPr>
              <w:rFonts w:ascii="Arial" w:hAnsi="Arial" w:cs="Arial"/>
              <w:szCs w:val="24"/>
            </w:rPr>
          </w:rPrChange>
        </w:rPr>
        <w:t>При реализованной интеграции систем SAP S/4HANA и «Автограф»</w:t>
      </w:r>
      <w:ins w:id="1614" w:author="Savinskaya Yulia" w:date="2021-02-25T10:07:00Z">
        <w:r w:rsidR="007952DC" w:rsidRPr="00934039">
          <w:rPr>
            <w:rFonts w:ascii="Arial" w:hAnsi="Arial" w:cs="Arial"/>
            <w:sz w:val="24"/>
            <w:szCs w:val="24"/>
            <w:rPrChange w:id="1615" w:author="Savinskaya Yulia" w:date="2021-02-26T14:11:00Z">
              <w:rPr>
                <w:rFonts w:ascii="Arial" w:hAnsi="Arial" w:cs="Arial"/>
                <w:szCs w:val="24"/>
              </w:rPr>
            </w:rPrChange>
          </w:rPr>
          <w:t xml:space="preserve"> или </w:t>
        </w:r>
      </w:ins>
      <w:ins w:id="1616" w:author="Savinskaya Yulia" w:date="2021-02-25T10:06:00Z">
        <w:r w:rsidR="007952DC" w:rsidRPr="00934039">
          <w:rPr>
            <w:rFonts w:ascii="Arial" w:hAnsi="Arial" w:cs="Arial"/>
            <w:sz w:val="24"/>
            <w:szCs w:val="24"/>
            <w:rPrChange w:id="1617" w:author="Savinskaya Yulia" w:date="2021-02-26T14:11:00Z">
              <w:rPr>
                <w:rFonts w:ascii="Arial" w:hAnsi="Arial" w:cs="Arial"/>
                <w:szCs w:val="24"/>
              </w:rPr>
            </w:rPrChange>
          </w:rPr>
          <w:t>ИТС</w:t>
        </w:r>
      </w:ins>
      <w:r w:rsidRPr="00934039">
        <w:rPr>
          <w:rFonts w:ascii="Arial" w:hAnsi="Arial" w:cs="Arial"/>
          <w:sz w:val="24"/>
          <w:szCs w:val="24"/>
          <w:rPrChange w:id="1618" w:author="Savinskaya Yulia" w:date="2021-02-26T14:11:00Z">
            <w:rPr>
              <w:rFonts w:ascii="Arial" w:hAnsi="Arial" w:cs="Arial"/>
              <w:szCs w:val="24"/>
            </w:rPr>
          </w:rPrChange>
        </w:rPr>
        <w:t>, фактические данные о выполненной работе, о расходе топлива и заправках, могут быть получены из систем</w:t>
      </w:r>
      <w:del w:id="1619" w:author="Savinskaya Yulia" w:date="2021-02-25T10:07:00Z">
        <w:r w:rsidRPr="00934039" w:rsidDel="007952DC">
          <w:rPr>
            <w:rFonts w:ascii="Arial" w:hAnsi="Arial" w:cs="Arial"/>
            <w:sz w:val="24"/>
            <w:szCs w:val="24"/>
            <w:rPrChange w:id="1620" w:author="Savinskaya Yulia" w:date="2021-02-26T14:11:00Z">
              <w:rPr>
                <w:rFonts w:ascii="Arial" w:hAnsi="Arial" w:cs="Arial"/>
                <w:szCs w:val="24"/>
              </w:rPr>
            </w:rPrChange>
          </w:rPr>
          <w:delText>ы</w:delText>
        </w:r>
      </w:del>
      <w:r w:rsidRPr="00934039">
        <w:rPr>
          <w:rFonts w:ascii="Arial" w:hAnsi="Arial" w:cs="Arial"/>
          <w:sz w:val="24"/>
          <w:szCs w:val="24"/>
          <w:rPrChange w:id="1621" w:author="Savinskaya Yulia" w:date="2021-02-26T14:11:00Z">
            <w:rPr>
              <w:rFonts w:ascii="Arial" w:hAnsi="Arial" w:cs="Arial"/>
              <w:szCs w:val="24"/>
            </w:rPr>
          </w:rPrChange>
        </w:rPr>
        <w:t xml:space="preserve"> «Автограф»</w:t>
      </w:r>
      <w:ins w:id="1622" w:author="Savinskaya Yulia" w:date="2021-02-25T10:07:00Z">
        <w:r w:rsidR="007952DC" w:rsidRPr="00934039">
          <w:rPr>
            <w:rFonts w:ascii="Arial" w:hAnsi="Arial" w:cs="Arial"/>
            <w:sz w:val="24"/>
            <w:szCs w:val="24"/>
            <w:rPrChange w:id="1623" w:author="Savinskaya Yulia" w:date="2021-02-26T14:11:00Z">
              <w:rPr>
                <w:rFonts w:ascii="Arial" w:hAnsi="Arial" w:cs="Arial"/>
                <w:szCs w:val="24"/>
              </w:rPr>
            </w:rPrChange>
          </w:rPr>
          <w:t xml:space="preserve"> или ИТС</w:t>
        </w:r>
      </w:ins>
      <w:r w:rsidR="007310E7" w:rsidRPr="00934039">
        <w:rPr>
          <w:rFonts w:ascii="Arial" w:hAnsi="Arial" w:cs="Arial"/>
          <w:sz w:val="24"/>
          <w:szCs w:val="24"/>
          <w:rPrChange w:id="1624" w:author="Savinskaya Yulia" w:date="2021-02-26T14:11:00Z">
            <w:rPr>
              <w:rFonts w:ascii="Arial" w:hAnsi="Arial" w:cs="Arial"/>
              <w:szCs w:val="24"/>
            </w:rPr>
          </w:rPrChange>
        </w:rPr>
        <w:t xml:space="preserve">. </w:t>
      </w:r>
      <w:r w:rsidRPr="00934039">
        <w:rPr>
          <w:rFonts w:ascii="Arial" w:hAnsi="Arial" w:cs="Arial"/>
          <w:sz w:val="24"/>
          <w:szCs w:val="24"/>
          <w:rPrChange w:id="1625" w:author="Savinskaya Yulia" w:date="2021-02-26T14:11:00Z">
            <w:rPr>
              <w:rFonts w:ascii="Arial" w:hAnsi="Arial" w:cs="Arial"/>
              <w:szCs w:val="24"/>
            </w:rPr>
          </w:rPrChange>
        </w:rPr>
        <w:t>В случае расхождений данных «Автографа»</w:t>
      </w:r>
      <w:ins w:id="1626" w:author="Savinskaya Yulia" w:date="2021-02-26T14:09:00Z">
        <w:r w:rsidR="00934039" w:rsidRPr="00934039">
          <w:rPr>
            <w:rFonts w:ascii="Arial" w:hAnsi="Arial" w:cs="Arial"/>
            <w:sz w:val="24"/>
            <w:szCs w:val="24"/>
            <w:rPrChange w:id="1627" w:author="Savinskaya Yulia" w:date="2021-02-26T14:11:00Z">
              <w:rPr>
                <w:rFonts w:ascii="Arial" w:hAnsi="Arial" w:cs="Arial"/>
                <w:szCs w:val="24"/>
              </w:rPr>
            </w:rPrChange>
          </w:rPr>
          <w:t xml:space="preserve"> </w:t>
        </w:r>
      </w:ins>
      <w:del w:id="1628" w:author="Savinskaya Yulia" w:date="2021-02-26T14:09:00Z">
        <w:r w:rsidRPr="00934039" w:rsidDel="00934039">
          <w:rPr>
            <w:rFonts w:ascii="Arial" w:hAnsi="Arial" w:cs="Arial"/>
            <w:sz w:val="24"/>
            <w:szCs w:val="24"/>
            <w:rPrChange w:id="1629" w:author="Savinskaya Yulia" w:date="2021-02-26T14:11:00Z">
              <w:rPr>
                <w:rFonts w:ascii="Arial" w:hAnsi="Arial" w:cs="Arial"/>
                <w:szCs w:val="24"/>
              </w:rPr>
            </w:rPrChange>
          </w:rPr>
          <w:delText xml:space="preserve"> </w:delText>
        </w:r>
      </w:del>
      <w:r w:rsidRPr="00934039">
        <w:rPr>
          <w:rFonts w:ascii="Arial" w:hAnsi="Arial" w:cs="Arial"/>
          <w:sz w:val="24"/>
          <w:szCs w:val="24"/>
          <w:rPrChange w:id="1630" w:author="Savinskaya Yulia" w:date="2021-02-26T14:11:00Z">
            <w:rPr>
              <w:rFonts w:ascii="Arial" w:hAnsi="Arial" w:cs="Arial"/>
              <w:szCs w:val="24"/>
            </w:rPr>
          </w:rPrChange>
        </w:rPr>
        <w:t xml:space="preserve">и бумажного путевого листа, </w:t>
      </w:r>
      <w:del w:id="1631" w:author="Savinskaya Yulia" w:date="2021-02-25T10:08:00Z">
        <w:r w:rsidRPr="00934039" w:rsidDel="007952DC">
          <w:rPr>
            <w:rFonts w:ascii="Arial" w:hAnsi="Arial" w:cs="Arial"/>
            <w:sz w:val="24"/>
            <w:szCs w:val="24"/>
            <w:rPrChange w:id="1632" w:author="Savinskaya Yulia" w:date="2021-02-26T14:11:00Z">
              <w:rPr>
                <w:rFonts w:ascii="Arial" w:hAnsi="Arial" w:cs="Arial"/>
                <w:szCs w:val="24"/>
              </w:rPr>
            </w:rPrChange>
          </w:rPr>
          <w:delText>диспетчер/т</w:delText>
        </w:r>
      </w:del>
      <w:ins w:id="1633" w:author="Savinskaya Yulia" w:date="2021-02-25T10:08:00Z">
        <w:r w:rsidR="007952DC" w:rsidRPr="00934039">
          <w:rPr>
            <w:rFonts w:ascii="Arial" w:hAnsi="Arial" w:cs="Arial"/>
            <w:sz w:val="24"/>
            <w:szCs w:val="24"/>
            <w:rPrChange w:id="1634" w:author="Savinskaya Yulia" w:date="2021-02-26T14:11:00Z">
              <w:rPr>
                <w:rFonts w:ascii="Arial" w:hAnsi="Arial" w:cs="Arial"/>
                <w:szCs w:val="24"/>
              </w:rPr>
            </w:rPrChange>
          </w:rPr>
          <w:t>Т</w:t>
        </w:r>
      </w:ins>
      <w:r w:rsidRPr="00934039">
        <w:rPr>
          <w:rFonts w:ascii="Arial" w:hAnsi="Arial" w:cs="Arial"/>
          <w:sz w:val="24"/>
          <w:szCs w:val="24"/>
          <w:rPrChange w:id="1635" w:author="Savinskaya Yulia" w:date="2021-02-26T14:11:00Z">
            <w:rPr>
              <w:rFonts w:ascii="Arial" w:hAnsi="Arial" w:cs="Arial"/>
              <w:szCs w:val="24"/>
            </w:rPr>
          </w:rPrChange>
        </w:rPr>
        <w:t xml:space="preserve">аксировщик сообщает по телефону/электронной почте о имеющихся разногласиях начальнику </w:t>
      </w:r>
      <w:commentRangeStart w:id="1636"/>
      <w:commentRangeStart w:id="1637"/>
      <w:r w:rsidRPr="00934039">
        <w:rPr>
          <w:rFonts w:ascii="Arial" w:hAnsi="Arial" w:cs="Arial"/>
          <w:sz w:val="24"/>
          <w:szCs w:val="24"/>
          <w:rPrChange w:id="1638" w:author="Savinskaya Yulia" w:date="2021-02-26T14:11:00Z">
            <w:rPr>
              <w:rFonts w:ascii="Arial" w:hAnsi="Arial" w:cs="Arial"/>
              <w:szCs w:val="24"/>
            </w:rPr>
          </w:rPrChange>
        </w:rPr>
        <w:t>отдела эксплуатации транспорта</w:t>
      </w:r>
      <w:commentRangeEnd w:id="1636"/>
      <w:r w:rsidR="00D47A4F">
        <w:rPr>
          <w:rStyle w:val="aff4"/>
          <w:rFonts w:ascii="Times New Roman" w:eastAsia="Times New Roman" w:hAnsi="Times New Roman"/>
        </w:rPr>
        <w:commentReference w:id="1636"/>
      </w:r>
      <w:commentRangeEnd w:id="1637"/>
      <w:r w:rsidR="00505B9E">
        <w:rPr>
          <w:rStyle w:val="aff4"/>
          <w:rFonts w:ascii="Times New Roman" w:eastAsia="Times New Roman" w:hAnsi="Times New Roman"/>
        </w:rPr>
        <w:commentReference w:id="1637"/>
      </w:r>
      <w:r w:rsidR="00A51875" w:rsidRPr="00934039">
        <w:rPr>
          <w:rFonts w:ascii="Arial" w:hAnsi="Arial" w:cs="Arial"/>
          <w:sz w:val="24"/>
          <w:szCs w:val="24"/>
          <w:rPrChange w:id="1639" w:author="Savinskaya Yulia" w:date="2021-02-26T14:11:00Z">
            <w:rPr>
              <w:rFonts w:ascii="Arial" w:hAnsi="Arial" w:cs="Arial"/>
              <w:szCs w:val="24"/>
            </w:rPr>
          </w:rPrChange>
        </w:rPr>
        <w:t>.</w:t>
      </w:r>
      <w:ins w:id="1640" w:author="Savinskaya Yulia" w:date="2021-02-26T14:09:00Z">
        <w:r w:rsidR="00934039" w:rsidRPr="00934039">
          <w:rPr>
            <w:rFonts w:ascii="Arial" w:hAnsi="Arial" w:cs="Arial"/>
            <w:sz w:val="24"/>
            <w:szCs w:val="24"/>
            <w:rPrChange w:id="1641" w:author="Savinskaya Yulia" w:date="2021-02-26T14:11:00Z">
              <w:rPr>
                <w:rFonts w:ascii="Arial" w:hAnsi="Arial" w:cs="Arial"/>
                <w:szCs w:val="24"/>
              </w:rPr>
            </w:rPrChange>
          </w:rPr>
          <w:t xml:space="preserve"> </w:t>
        </w:r>
      </w:ins>
      <w:ins w:id="1642" w:author="Savinskaya Yulia" w:date="2021-02-26T14:12:00Z">
        <w:r w:rsidR="00934039">
          <w:rPr>
            <w:rFonts w:ascii="Arial" w:hAnsi="Arial" w:cs="Arial"/>
            <w:sz w:val="24"/>
            <w:szCs w:val="24"/>
          </w:rPr>
          <w:t>Е</w:t>
        </w:r>
      </w:ins>
      <w:ins w:id="1643" w:author="Savinskaya Yulia" w:date="2021-02-26T14:10:00Z">
        <w:r w:rsidR="00934039" w:rsidRPr="00934039">
          <w:rPr>
            <w:rFonts w:ascii="Arial" w:hAnsi="Arial" w:cs="Arial"/>
            <w:sz w:val="24"/>
            <w:szCs w:val="24"/>
            <w:rPrChange w:id="1644" w:author="Savinskaya Yulia" w:date="2021-02-26T14:11:00Z">
              <w:rPr>
                <w:rFonts w:ascii="Arial" w:hAnsi="Arial" w:cs="Arial"/>
                <w:sz w:val="16"/>
                <w:szCs w:val="16"/>
                <w:lang w:eastAsia="ru-RU"/>
              </w:rPr>
            </w:rPrChange>
          </w:rPr>
          <w:t xml:space="preserve">сли транспортное средство подключено к системе ИТС, </w:t>
        </w:r>
      </w:ins>
      <w:ins w:id="1645" w:author="Savinskaya Yulia" w:date="2021-03-11T14:17:00Z">
        <w:r w:rsidR="00DB2F0D" w:rsidRPr="00DB2F0D">
          <w:rPr>
            <w:rFonts w:ascii="Arial" w:hAnsi="Arial" w:cs="Arial"/>
            <w:sz w:val="24"/>
            <w:szCs w:val="24"/>
          </w:rPr>
          <w:t>Cпециалист по отслеживанию данных с датчиков ТС</w:t>
        </w:r>
      </w:ins>
      <w:ins w:id="1646" w:author="Savinskaya Yulia" w:date="2021-03-11T14:18:00Z">
        <w:r w:rsidR="00DB2F0D">
          <w:rPr>
            <w:rFonts w:ascii="Arial" w:hAnsi="Arial" w:cs="Arial"/>
            <w:sz w:val="24"/>
            <w:szCs w:val="24"/>
          </w:rPr>
          <w:t xml:space="preserve"> запрашивает данные с датчиков, используя во Фрахтовом заказе (путевом листе) вкладку «Данные с датчиков». В</w:t>
        </w:r>
      </w:ins>
      <w:ins w:id="1647" w:author="Savinskaya Yulia" w:date="2021-02-26T14:12:00Z">
        <w:r w:rsidR="00934039">
          <w:rPr>
            <w:rFonts w:ascii="Arial" w:hAnsi="Arial" w:cs="Arial"/>
            <w:sz w:val="24"/>
            <w:szCs w:val="24"/>
          </w:rPr>
          <w:t xml:space="preserve"> </w:t>
        </w:r>
        <w:r w:rsidR="00934039" w:rsidRPr="009B025B">
          <w:rPr>
            <w:rFonts w:ascii="Arial" w:hAnsi="Arial" w:cs="Arial"/>
            <w:sz w:val="24"/>
            <w:szCs w:val="24"/>
          </w:rPr>
          <w:t xml:space="preserve">случае расхождений данных </w:t>
        </w:r>
        <w:r w:rsidR="00934039">
          <w:rPr>
            <w:rFonts w:ascii="Arial" w:hAnsi="Arial" w:cs="Arial"/>
            <w:sz w:val="24"/>
            <w:szCs w:val="24"/>
          </w:rPr>
          <w:t>ИТС</w:t>
        </w:r>
        <w:r w:rsidR="00934039" w:rsidRPr="009B025B">
          <w:rPr>
            <w:rFonts w:ascii="Arial" w:hAnsi="Arial" w:cs="Arial"/>
            <w:sz w:val="24"/>
            <w:szCs w:val="24"/>
          </w:rPr>
          <w:t xml:space="preserve"> и бумажного путевого листа</w:t>
        </w:r>
        <w:r w:rsidR="00934039">
          <w:rPr>
            <w:rFonts w:ascii="Arial" w:hAnsi="Arial" w:cs="Arial"/>
            <w:sz w:val="24"/>
            <w:szCs w:val="24"/>
          </w:rPr>
          <w:t>,</w:t>
        </w:r>
      </w:ins>
      <w:ins w:id="1648" w:author="Savinskaya Yulia" w:date="2021-02-26T14:10:00Z">
        <w:r w:rsidR="00934039" w:rsidRPr="00934039">
          <w:rPr>
            <w:rFonts w:ascii="Arial" w:hAnsi="Arial" w:cs="Arial"/>
            <w:sz w:val="24"/>
            <w:szCs w:val="24"/>
            <w:rPrChange w:id="1649" w:author="Savinskaya Yulia" w:date="2021-02-26T14:11:00Z">
              <w:rPr>
                <w:rFonts w:ascii="Arial" w:hAnsi="Arial" w:cs="Arial"/>
                <w:sz w:val="16"/>
                <w:szCs w:val="16"/>
                <w:lang w:eastAsia="ru-RU"/>
              </w:rPr>
            </w:rPrChange>
          </w:rPr>
          <w:t xml:space="preserve"> в систему вносятся данные в соответствии с первичными документами.</w:t>
        </w:r>
      </w:ins>
    </w:p>
    <w:p w14:paraId="1F5D8D45" w14:textId="77777777" w:rsidR="00505B9E" w:rsidRDefault="00505B9E">
      <w:pPr>
        <w:pStyle w:val="aff"/>
        <w:suppressAutoHyphens/>
        <w:spacing w:line="276" w:lineRule="auto"/>
        <w:ind w:firstLine="708"/>
        <w:jc w:val="both"/>
        <w:rPr>
          <w:ins w:id="1650" w:author="Savinskaya Yulia" w:date="2021-03-09T17:31:00Z"/>
          <w:rFonts w:ascii="Arial" w:hAnsi="Arial" w:cs="Arial"/>
          <w:szCs w:val="24"/>
        </w:rPr>
        <w:pPrChange w:id="1651" w:author="Savinskaya Yulia" w:date="2021-02-26T14:11:00Z">
          <w:pPr>
            <w:spacing w:after="240" w:line="276" w:lineRule="auto"/>
            <w:ind w:firstLine="708"/>
          </w:pPr>
        </w:pPrChange>
      </w:pPr>
    </w:p>
    <w:p w14:paraId="3D594FDA" w14:textId="77777777" w:rsidR="00567B21" w:rsidRDefault="00505B9E" w:rsidP="00505B9E">
      <w:pPr>
        <w:spacing w:after="240" w:line="276" w:lineRule="auto"/>
        <w:ind w:firstLine="708"/>
        <w:rPr>
          <w:ins w:id="1652" w:author="Savinskaya Yulia" w:date="2021-03-10T12:57:00Z"/>
          <w:rFonts w:ascii="Arial" w:hAnsi="Arial" w:cs="Arial"/>
          <w:szCs w:val="24"/>
        </w:rPr>
      </w:pPr>
      <w:ins w:id="1653" w:author="Savinskaya Yulia" w:date="2021-03-09T17:31:00Z">
        <w:r>
          <w:rPr>
            <w:rFonts w:ascii="Arial" w:hAnsi="Arial" w:cs="Arial"/>
            <w:szCs w:val="24"/>
          </w:rPr>
          <w:t xml:space="preserve">В случае возникновения расхождений, </w:t>
        </w:r>
      </w:ins>
      <w:ins w:id="1654" w:author="Savinskaya Yulia" w:date="2021-03-09T17:32:00Z">
        <w:r>
          <w:rPr>
            <w:rFonts w:ascii="Arial" w:hAnsi="Arial" w:cs="Arial"/>
            <w:szCs w:val="24"/>
          </w:rPr>
          <w:t>д</w:t>
        </w:r>
      </w:ins>
      <w:ins w:id="1655" w:author="Savinskaya Yulia" w:date="2021-03-09T17:31:00Z">
        <w:r>
          <w:rPr>
            <w:rFonts w:ascii="Arial" w:hAnsi="Arial" w:cs="Arial"/>
            <w:szCs w:val="24"/>
          </w:rPr>
          <w:t xml:space="preserve">ля сверки данных по ресурсам транспортных средств в системах </w:t>
        </w:r>
        <w:r w:rsidRPr="00C50AEB">
          <w:rPr>
            <w:rFonts w:ascii="Arial" w:hAnsi="Arial" w:cs="Arial"/>
            <w:szCs w:val="24"/>
          </w:rPr>
          <w:t>SAP</w:t>
        </w:r>
        <w:r>
          <w:rPr>
            <w:rFonts w:ascii="Arial" w:hAnsi="Arial" w:cs="Arial"/>
            <w:szCs w:val="24"/>
          </w:rPr>
          <w:t xml:space="preserve"> </w:t>
        </w:r>
        <w:r>
          <w:rPr>
            <w:rFonts w:ascii="Arial" w:hAnsi="Arial" w:cs="Arial"/>
            <w:szCs w:val="24"/>
            <w:lang w:val="en-US"/>
          </w:rPr>
          <w:t>S</w:t>
        </w:r>
        <w:r w:rsidRPr="00C50AEB">
          <w:rPr>
            <w:rFonts w:ascii="Arial" w:hAnsi="Arial" w:cs="Arial"/>
            <w:szCs w:val="24"/>
          </w:rPr>
          <w:t>/4</w:t>
        </w:r>
        <w:r w:rsidRPr="002D2E53">
          <w:rPr>
            <w:rFonts w:ascii="Arial" w:hAnsi="Arial" w:cs="Arial"/>
            <w:szCs w:val="24"/>
          </w:rPr>
          <w:t xml:space="preserve"> </w:t>
        </w:r>
        <w:r w:rsidRPr="00C50AEB">
          <w:rPr>
            <w:rFonts w:ascii="Arial" w:hAnsi="Arial" w:cs="Arial"/>
            <w:szCs w:val="24"/>
          </w:rPr>
          <w:t>HANA</w:t>
        </w:r>
        <w:r>
          <w:rPr>
            <w:rFonts w:ascii="Arial" w:hAnsi="Arial" w:cs="Arial"/>
            <w:szCs w:val="24"/>
          </w:rPr>
          <w:t xml:space="preserve"> и </w:t>
        </w:r>
      </w:ins>
      <w:ins w:id="1656" w:author="Savinskaya Yulia" w:date="2021-03-09T17:34:00Z">
        <w:r>
          <w:rPr>
            <w:rFonts w:ascii="Arial" w:hAnsi="Arial" w:cs="Arial"/>
            <w:szCs w:val="24"/>
          </w:rPr>
          <w:t>«</w:t>
        </w:r>
      </w:ins>
      <w:ins w:id="1657" w:author="Savinskaya Yulia" w:date="2021-03-09T17:31:00Z">
        <w:r>
          <w:rPr>
            <w:rFonts w:ascii="Arial" w:hAnsi="Arial" w:cs="Arial"/>
            <w:szCs w:val="24"/>
          </w:rPr>
          <w:t>Автограф</w:t>
        </w:r>
      </w:ins>
      <w:ins w:id="1658" w:author="Savinskaya Yulia" w:date="2021-03-09T17:34:00Z">
        <w:r>
          <w:rPr>
            <w:rFonts w:ascii="Arial" w:hAnsi="Arial" w:cs="Arial"/>
            <w:szCs w:val="24"/>
          </w:rPr>
          <w:t>»,</w:t>
        </w:r>
      </w:ins>
      <w:ins w:id="1659" w:author="Savinskaya Yulia" w:date="2021-03-09T17:31:00Z">
        <w:r>
          <w:rPr>
            <w:rFonts w:ascii="Arial" w:hAnsi="Arial" w:cs="Arial"/>
            <w:szCs w:val="24"/>
          </w:rPr>
          <w:t xml:space="preserve"> </w:t>
        </w:r>
      </w:ins>
      <w:ins w:id="1660" w:author="Savinskaya Yulia" w:date="2021-03-10T12:51:00Z">
        <w:r w:rsidR="001E220A">
          <w:rPr>
            <w:rFonts w:ascii="Arial" w:hAnsi="Arial" w:cs="Arial"/>
            <w:szCs w:val="24"/>
          </w:rPr>
          <w:t>пользователь с ролью Специалист ОЭиРСК</w:t>
        </w:r>
      </w:ins>
      <w:ins w:id="1661" w:author="Savinskaya Yulia" w:date="2021-03-09T17:31:00Z">
        <w:r>
          <w:rPr>
            <w:rFonts w:ascii="Arial" w:hAnsi="Arial" w:cs="Arial"/>
            <w:szCs w:val="24"/>
          </w:rPr>
          <w:t xml:space="preserve"> использует отчет «Автограф: Проверка основных данных по ТС». Для запроса актуальных данных с датчиков используется отчет «Автограф: запрос данных с датчиков». </w:t>
        </w:r>
      </w:ins>
      <w:ins w:id="1662" w:author="Savinskaya Yulia" w:date="2021-03-09T17:32:00Z">
        <w:r>
          <w:rPr>
            <w:rFonts w:ascii="Arial" w:hAnsi="Arial" w:cs="Arial"/>
            <w:szCs w:val="24"/>
          </w:rPr>
          <w:t xml:space="preserve">При возникновении неисправностей и поломки датчиков, </w:t>
        </w:r>
      </w:ins>
      <w:ins w:id="1663" w:author="Savinskaya Yulia" w:date="2021-03-10T12:51:00Z">
        <w:r w:rsidR="001E220A">
          <w:rPr>
            <w:rFonts w:ascii="Arial" w:hAnsi="Arial" w:cs="Arial"/>
            <w:szCs w:val="24"/>
          </w:rPr>
          <w:t xml:space="preserve">Специалист ОЭиРСК </w:t>
        </w:r>
      </w:ins>
      <w:ins w:id="1664" w:author="Savinskaya Yulia" w:date="2021-03-09T17:32:00Z">
        <w:r>
          <w:rPr>
            <w:rFonts w:ascii="Arial" w:hAnsi="Arial" w:cs="Arial"/>
            <w:szCs w:val="24"/>
          </w:rPr>
          <w:t xml:space="preserve">использует отчет </w:t>
        </w:r>
      </w:ins>
      <w:ins w:id="1665" w:author="Savinskaya Yulia" w:date="2021-03-09T17:33:00Z">
        <w:r>
          <w:rPr>
            <w:rFonts w:ascii="Arial" w:hAnsi="Arial" w:cs="Arial"/>
            <w:szCs w:val="24"/>
          </w:rPr>
          <w:t xml:space="preserve">«Автограф: Журнал неисправностей». Для </w:t>
        </w:r>
        <w:r w:rsidRPr="00567B21">
          <w:rPr>
            <w:rFonts w:ascii="Arial" w:hAnsi="Arial" w:cs="Arial"/>
            <w:szCs w:val="24"/>
          </w:rPr>
          <w:t>возможности мониторинга</w:t>
        </w:r>
        <w:r>
          <w:rPr>
            <w:rFonts w:ascii="Arial" w:hAnsi="Arial" w:cs="Arial"/>
            <w:szCs w:val="24"/>
          </w:rPr>
          <w:t xml:space="preserve"> транспортных средств</w:t>
        </w:r>
        <w:r w:rsidRPr="00567B21">
          <w:rPr>
            <w:rFonts w:ascii="Arial" w:hAnsi="Arial" w:cs="Arial"/>
            <w:szCs w:val="24"/>
          </w:rPr>
          <w:t xml:space="preserve"> у которых были обнаружены сбои в данных навигации на момент закрытия </w:t>
        </w:r>
        <w:r>
          <w:rPr>
            <w:rFonts w:ascii="Arial" w:hAnsi="Arial" w:cs="Arial"/>
            <w:szCs w:val="24"/>
          </w:rPr>
          <w:t>п</w:t>
        </w:r>
        <w:r w:rsidRPr="00567B21">
          <w:rPr>
            <w:rFonts w:ascii="Arial" w:hAnsi="Arial" w:cs="Arial"/>
            <w:szCs w:val="24"/>
          </w:rPr>
          <w:t>утевого листа</w:t>
        </w:r>
        <w:r>
          <w:rPr>
            <w:rFonts w:ascii="Arial" w:hAnsi="Arial" w:cs="Arial"/>
            <w:szCs w:val="24"/>
          </w:rPr>
          <w:t xml:space="preserve">, используется отчет </w:t>
        </w:r>
      </w:ins>
      <w:ins w:id="1666" w:author="Savinskaya Yulia" w:date="2021-03-09T17:34:00Z">
        <w:r>
          <w:rPr>
            <w:rFonts w:ascii="Arial" w:hAnsi="Arial" w:cs="Arial"/>
            <w:szCs w:val="24"/>
          </w:rPr>
          <w:t xml:space="preserve">«Автограф мониторинг закрытых ПЛ». </w:t>
        </w:r>
      </w:ins>
    </w:p>
    <w:p w14:paraId="4596FC29" w14:textId="08FE241F" w:rsidR="00567B21" w:rsidRDefault="00567B21" w:rsidP="00505B9E">
      <w:pPr>
        <w:spacing w:after="240" w:line="276" w:lineRule="auto"/>
        <w:ind w:firstLine="708"/>
        <w:rPr>
          <w:ins w:id="1667" w:author="Savinskaya Yulia" w:date="2021-03-10T12:57:00Z"/>
          <w:rFonts w:ascii="Arial" w:hAnsi="Arial" w:cs="Arial"/>
          <w:szCs w:val="24"/>
        </w:rPr>
      </w:pPr>
      <w:ins w:id="1668" w:author="Savinskaya Yulia" w:date="2021-03-10T12:57:00Z">
        <w:r>
          <w:rPr>
            <w:rFonts w:ascii="Arial" w:hAnsi="Arial" w:cs="Arial"/>
            <w:szCs w:val="24"/>
          </w:rPr>
          <w:t xml:space="preserve">При неисправности датчиков и </w:t>
        </w:r>
      </w:ins>
      <w:ins w:id="1669" w:author="Savinskaya Yulia" w:date="2021-03-10T12:58:00Z">
        <w:r>
          <w:rPr>
            <w:rFonts w:ascii="Arial" w:hAnsi="Arial" w:cs="Arial"/>
            <w:szCs w:val="24"/>
          </w:rPr>
          <w:t>в</w:t>
        </w:r>
      </w:ins>
      <w:ins w:id="1670" w:author="Savinskaya Yulia" w:date="2021-03-10T12:56:00Z">
        <w:r>
          <w:rPr>
            <w:rFonts w:ascii="Arial" w:hAnsi="Arial" w:cs="Arial"/>
            <w:szCs w:val="24"/>
          </w:rPr>
          <w:t xml:space="preserve"> случае блокировки путевого листа системой Автограф, </w:t>
        </w:r>
      </w:ins>
      <w:ins w:id="1671" w:author="Savinskaya Yulia" w:date="2021-03-10T12:57:00Z">
        <w:r>
          <w:rPr>
            <w:rFonts w:ascii="Arial" w:hAnsi="Arial" w:cs="Arial"/>
            <w:szCs w:val="24"/>
          </w:rPr>
          <w:t xml:space="preserve">Специалист ОЭиРСК </w:t>
        </w:r>
      </w:ins>
      <w:ins w:id="1672" w:author="Savinskaya Yulia" w:date="2021-03-10T12:59:00Z">
        <w:r>
          <w:rPr>
            <w:rFonts w:ascii="Arial" w:hAnsi="Arial" w:cs="Arial"/>
            <w:szCs w:val="24"/>
          </w:rPr>
          <w:t xml:space="preserve">в путевом листе </w:t>
        </w:r>
      </w:ins>
      <w:ins w:id="1673" w:author="Savinskaya Yulia" w:date="2021-03-10T13:00:00Z">
        <w:r>
          <w:rPr>
            <w:rFonts w:ascii="Arial" w:hAnsi="Arial" w:cs="Arial"/>
            <w:szCs w:val="24"/>
          </w:rPr>
          <w:t xml:space="preserve">на вкладке «Автограф» </w:t>
        </w:r>
      </w:ins>
      <w:ins w:id="1674" w:author="Savinskaya Yulia" w:date="2021-03-10T12:59:00Z">
        <w:r>
          <w:rPr>
            <w:rFonts w:ascii="Arial" w:hAnsi="Arial" w:cs="Arial"/>
            <w:szCs w:val="24"/>
          </w:rPr>
          <w:t xml:space="preserve">заполняет </w:t>
        </w:r>
      </w:ins>
      <w:ins w:id="1675" w:author="Savinskaya Yulia" w:date="2021-03-10T13:00:00Z">
        <w:r>
          <w:rPr>
            <w:rFonts w:ascii="Arial" w:hAnsi="Arial" w:cs="Arial"/>
            <w:szCs w:val="24"/>
          </w:rPr>
          <w:t xml:space="preserve">поле с </w:t>
        </w:r>
      </w:ins>
      <w:ins w:id="1676" w:author="Savinskaya Yulia" w:date="2021-03-10T12:59:00Z">
        <w:r>
          <w:rPr>
            <w:rFonts w:ascii="Arial" w:hAnsi="Arial" w:cs="Arial"/>
            <w:szCs w:val="24"/>
          </w:rPr>
          <w:t>комментари</w:t>
        </w:r>
      </w:ins>
      <w:ins w:id="1677" w:author="Savinskaya Yulia" w:date="2021-03-10T13:00:00Z">
        <w:r>
          <w:rPr>
            <w:rFonts w:ascii="Arial" w:hAnsi="Arial" w:cs="Arial"/>
            <w:szCs w:val="24"/>
          </w:rPr>
          <w:t>ем</w:t>
        </w:r>
      </w:ins>
      <w:ins w:id="1678" w:author="Savinskaya Yulia" w:date="2021-03-10T12:59:00Z">
        <w:r>
          <w:rPr>
            <w:rFonts w:ascii="Arial" w:hAnsi="Arial" w:cs="Arial"/>
            <w:szCs w:val="24"/>
          </w:rPr>
          <w:t xml:space="preserve"> технической службы, при необходимости вводит </w:t>
        </w:r>
      </w:ins>
      <w:ins w:id="1679" w:author="Savinskaya Yulia" w:date="2021-03-10T13:00:00Z">
        <w:r>
          <w:rPr>
            <w:rFonts w:ascii="Arial" w:hAnsi="Arial" w:cs="Arial"/>
            <w:szCs w:val="24"/>
          </w:rPr>
          <w:t xml:space="preserve">актуальные данные по пробегу и топливу, устанавливает индикатор </w:t>
        </w:r>
      </w:ins>
      <w:ins w:id="1680" w:author="Savinskaya Yulia" w:date="2021-03-10T13:01:00Z">
        <w:r w:rsidRPr="00567B21">
          <w:rPr>
            <w:rFonts w:ascii="Arial" w:hAnsi="Arial" w:cs="Arial"/>
            <w:szCs w:val="24"/>
          </w:rPr>
          <w:t>«Неисправность устранена»</w:t>
        </w:r>
      </w:ins>
      <w:ins w:id="1681" w:author="Savinskaya Yulia" w:date="2021-03-10T13:12:00Z">
        <w:r w:rsidR="0084276C">
          <w:rPr>
            <w:rFonts w:ascii="Arial" w:hAnsi="Arial" w:cs="Arial"/>
            <w:szCs w:val="24"/>
          </w:rPr>
          <w:t>,</w:t>
        </w:r>
      </w:ins>
      <w:ins w:id="1682" w:author="Savinskaya Yulia" w:date="2021-03-10T13:01:00Z">
        <w:r w:rsidRPr="00567B21">
          <w:rPr>
            <w:rFonts w:ascii="Arial" w:hAnsi="Arial" w:cs="Arial"/>
            <w:szCs w:val="24"/>
          </w:rPr>
          <w:t xml:space="preserve"> в случае устранения неисправности</w:t>
        </w:r>
      </w:ins>
      <w:ins w:id="1683" w:author="Savinskaya Yulia" w:date="2021-03-10T13:12:00Z">
        <w:r w:rsidR="0084276C">
          <w:rPr>
            <w:rFonts w:ascii="Arial" w:hAnsi="Arial" w:cs="Arial"/>
            <w:szCs w:val="24"/>
          </w:rPr>
          <w:t>,</w:t>
        </w:r>
      </w:ins>
      <w:ins w:id="1684" w:author="Savinskaya Yulia" w:date="2021-03-10T13:01:00Z">
        <w:r w:rsidRPr="00567B21">
          <w:rPr>
            <w:rFonts w:ascii="Arial" w:hAnsi="Arial" w:cs="Arial"/>
            <w:szCs w:val="24"/>
          </w:rPr>
          <w:t xml:space="preserve"> и далее нажимает «Данные выверены»</w:t>
        </w:r>
      </w:ins>
      <w:ins w:id="1685" w:author="Savinskaya Yulia" w:date="2021-03-10T13:31:00Z">
        <w:r w:rsidR="00DF7FC2">
          <w:rPr>
            <w:rFonts w:ascii="Arial" w:hAnsi="Arial" w:cs="Arial"/>
            <w:szCs w:val="24"/>
          </w:rPr>
          <w:t xml:space="preserve"> для разблокировки путевого листа.</w:t>
        </w:r>
      </w:ins>
      <w:ins w:id="1686" w:author="Savinskaya Yulia" w:date="2021-03-10T12:57:00Z">
        <w:r>
          <w:rPr>
            <w:rFonts w:ascii="Arial" w:hAnsi="Arial" w:cs="Arial"/>
            <w:szCs w:val="24"/>
          </w:rPr>
          <w:t xml:space="preserve"> </w:t>
        </w:r>
      </w:ins>
    </w:p>
    <w:p w14:paraId="4446C67A" w14:textId="23DC3265" w:rsidR="00934039" w:rsidRPr="00F377AD" w:rsidRDefault="00505B9E" w:rsidP="00505B9E">
      <w:pPr>
        <w:spacing w:after="240" w:line="276" w:lineRule="auto"/>
        <w:ind w:firstLine="708"/>
        <w:rPr>
          <w:rFonts w:ascii="Arial" w:hAnsi="Arial" w:cs="Arial"/>
          <w:szCs w:val="24"/>
        </w:rPr>
      </w:pPr>
      <w:ins w:id="1687" w:author="Savinskaya Yulia" w:date="2021-03-09T17:31:00Z">
        <w:r>
          <w:rPr>
            <w:rFonts w:ascii="Arial" w:hAnsi="Arial" w:cs="Arial"/>
            <w:szCs w:val="24"/>
          </w:rPr>
          <w:t xml:space="preserve">Данные </w:t>
        </w:r>
      </w:ins>
      <w:ins w:id="1688" w:author="Savinskaya Yulia" w:date="2021-03-10T13:14:00Z">
        <w:r w:rsidR="0084276C">
          <w:rPr>
            <w:rFonts w:ascii="Arial" w:hAnsi="Arial" w:cs="Arial"/>
            <w:szCs w:val="24"/>
          </w:rPr>
          <w:t>инструменты</w:t>
        </w:r>
      </w:ins>
      <w:ins w:id="1689" w:author="Savinskaya Yulia" w:date="2021-03-09T17:31:00Z">
        <w:r>
          <w:rPr>
            <w:rFonts w:ascii="Arial" w:hAnsi="Arial" w:cs="Arial"/>
            <w:szCs w:val="24"/>
          </w:rPr>
          <w:t xml:space="preserve"> реализованы в рамках разработки ММ218.</w:t>
        </w:r>
      </w:ins>
    </w:p>
    <w:p w14:paraId="4A25D038" w14:textId="7608F9D3" w:rsidR="007310E7" w:rsidRDefault="007310E7" w:rsidP="00C8745C">
      <w:pPr>
        <w:spacing w:after="240" w:line="276" w:lineRule="auto"/>
        <w:ind w:firstLine="708"/>
        <w:rPr>
          <w:rFonts w:ascii="Arial" w:hAnsi="Arial" w:cs="Arial"/>
          <w:szCs w:val="24"/>
        </w:rPr>
      </w:pPr>
      <w:del w:id="1690" w:author="Savinskaya Yulia" w:date="2021-02-25T10:08:00Z">
        <w:r w:rsidDel="007952DC">
          <w:rPr>
            <w:rFonts w:ascii="Arial" w:hAnsi="Arial" w:cs="Arial"/>
            <w:szCs w:val="24"/>
          </w:rPr>
          <w:delText>Оператор диспетчерской службы</w:delText>
        </w:r>
      </w:del>
      <w:ins w:id="1691" w:author="Savinskaya Yulia" w:date="2021-02-25T10:08:00Z">
        <w:r w:rsidR="007952DC">
          <w:rPr>
            <w:rFonts w:ascii="Arial" w:hAnsi="Arial" w:cs="Arial"/>
            <w:szCs w:val="24"/>
          </w:rPr>
          <w:t>Таксировщик</w:t>
        </w:r>
      </w:ins>
      <w:r>
        <w:rPr>
          <w:rFonts w:ascii="Arial" w:hAnsi="Arial" w:cs="Arial"/>
          <w:szCs w:val="24"/>
        </w:rPr>
        <w:t xml:space="preserve"> также запрашивает данные о заправках и проверяет, что рассчитались нормы расхода топлива.</w:t>
      </w:r>
    </w:p>
    <w:p w14:paraId="27B1DB12" w14:textId="77777777" w:rsidR="007310E7" w:rsidRDefault="007310E7" w:rsidP="00C8745C">
      <w:pPr>
        <w:spacing w:after="240" w:line="276" w:lineRule="auto"/>
        <w:ind w:firstLine="708"/>
        <w:rPr>
          <w:rFonts w:ascii="Arial" w:hAnsi="Arial" w:cs="Arial"/>
          <w:szCs w:val="24"/>
        </w:rPr>
      </w:pPr>
      <w:r>
        <w:rPr>
          <w:rFonts w:ascii="Arial" w:hAnsi="Arial" w:cs="Arial"/>
          <w:szCs w:val="24"/>
        </w:rPr>
        <w:t>После введения всей необходимой информации во Фрахтовом заказе последовательно устанавливаются статусы:</w:t>
      </w:r>
    </w:p>
    <w:p w14:paraId="6D2E1C80" w14:textId="77777777" w:rsidR="007310E7" w:rsidRDefault="007310E7" w:rsidP="00AE12DE">
      <w:pPr>
        <w:pStyle w:val="af9"/>
        <w:numPr>
          <w:ilvl w:val="0"/>
          <w:numId w:val="93"/>
        </w:numPr>
        <w:spacing w:after="240" w:line="276" w:lineRule="auto"/>
        <w:rPr>
          <w:rFonts w:ascii="Arial" w:hAnsi="Arial" w:cs="Arial"/>
          <w:szCs w:val="24"/>
        </w:rPr>
      </w:pPr>
      <w:r>
        <w:rPr>
          <w:rFonts w:ascii="Arial" w:hAnsi="Arial" w:cs="Arial"/>
          <w:szCs w:val="24"/>
        </w:rPr>
        <w:t>Документы получены;</w:t>
      </w:r>
    </w:p>
    <w:p w14:paraId="1D0847F9" w14:textId="77777777" w:rsidR="007310E7" w:rsidRDefault="007310E7" w:rsidP="00AE12DE">
      <w:pPr>
        <w:pStyle w:val="af9"/>
        <w:numPr>
          <w:ilvl w:val="0"/>
          <w:numId w:val="93"/>
        </w:numPr>
        <w:spacing w:after="240" w:line="276" w:lineRule="auto"/>
        <w:rPr>
          <w:rFonts w:ascii="Arial" w:hAnsi="Arial" w:cs="Arial"/>
          <w:szCs w:val="24"/>
        </w:rPr>
      </w:pPr>
      <w:r>
        <w:rPr>
          <w:rFonts w:ascii="Arial" w:hAnsi="Arial" w:cs="Arial"/>
          <w:szCs w:val="24"/>
        </w:rPr>
        <w:lastRenderedPageBreak/>
        <w:t>Документы сверены;</w:t>
      </w:r>
    </w:p>
    <w:p w14:paraId="61BDDD78" w14:textId="77777777" w:rsidR="007310E7" w:rsidRDefault="007310E7" w:rsidP="00AE12DE">
      <w:pPr>
        <w:pStyle w:val="af9"/>
        <w:numPr>
          <w:ilvl w:val="0"/>
          <w:numId w:val="93"/>
        </w:numPr>
        <w:spacing w:after="240" w:line="276" w:lineRule="auto"/>
        <w:rPr>
          <w:rFonts w:ascii="Arial" w:hAnsi="Arial" w:cs="Arial"/>
          <w:szCs w:val="24"/>
        </w:rPr>
      </w:pPr>
      <w:r>
        <w:rPr>
          <w:rFonts w:ascii="Arial" w:hAnsi="Arial" w:cs="Arial"/>
          <w:szCs w:val="24"/>
        </w:rPr>
        <w:t>Закрыть ПЛ.</w:t>
      </w:r>
    </w:p>
    <w:p w14:paraId="4BE61F68" w14:textId="77777777" w:rsidR="007310E7" w:rsidRDefault="00561986">
      <w:pPr>
        <w:spacing w:after="240" w:line="276" w:lineRule="auto"/>
        <w:ind w:firstLine="708"/>
        <w:rPr>
          <w:rFonts w:ascii="Arial" w:hAnsi="Arial" w:cs="Arial"/>
          <w:szCs w:val="24"/>
        </w:rPr>
      </w:pPr>
      <w:r>
        <w:rPr>
          <w:rFonts w:ascii="Arial" w:hAnsi="Arial" w:cs="Arial"/>
          <w:szCs w:val="24"/>
        </w:rPr>
        <w:t xml:space="preserve">При закрытии путевого листа автоматически передается информация о наработке оборудования. </w:t>
      </w:r>
      <w:r w:rsidR="007310E7">
        <w:rPr>
          <w:rFonts w:ascii="Arial" w:hAnsi="Arial" w:cs="Arial"/>
          <w:szCs w:val="24"/>
        </w:rPr>
        <w:t>Данная возможность будет реализована в рамках разработки ММ23.01.</w:t>
      </w:r>
    </w:p>
    <w:p w14:paraId="2D7DD849" w14:textId="77777777" w:rsidR="0099613A" w:rsidRPr="00340EBE" w:rsidRDefault="0099613A" w:rsidP="0099613A">
      <w:pPr>
        <w:spacing w:after="240" w:line="276" w:lineRule="auto"/>
        <w:ind w:firstLine="708"/>
        <w:rPr>
          <w:rFonts w:ascii="Arial" w:hAnsi="Arial" w:cs="Arial"/>
          <w:szCs w:val="24"/>
        </w:rPr>
      </w:pPr>
      <w:r>
        <w:rPr>
          <w:rFonts w:ascii="Arial" w:hAnsi="Arial" w:cs="Arial"/>
          <w:szCs w:val="24"/>
        </w:rPr>
        <w:t xml:space="preserve">Для отслеживания статусов возврата печатных документов ЭСМ-7 и Транспортная накладная Таксировщик использует </w:t>
      </w:r>
      <w:r w:rsidRPr="00340EBE">
        <w:rPr>
          <w:rFonts w:ascii="Arial" w:hAnsi="Arial" w:cs="Arial"/>
          <w:szCs w:val="24"/>
        </w:rPr>
        <w:t xml:space="preserve">POWL </w:t>
      </w:r>
      <w:r>
        <w:rPr>
          <w:rFonts w:ascii="Arial" w:hAnsi="Arial" w:cs="Arial"/>
          <w:szCs w:val="24"/>
        </w:rPr>
        <w:t xml:space="preserve">отчеты </w:t>
      </w:r>
      <w:r w:rsidRPr="00340EBE">
        <w:rPr>
          <w:rFonts w:ascii="Arial" w:hAnsi="Arial" w:cs="Arial"/>
          <w:szCs w:val="24"/>
        </w:rPr>
        <w:t>«Справка ЭСМ-7» и «Отчет Транспортная накладная»</w:t>
      </w:r>
      <w:r>
        <w:rPr>
          <w:rFonts w:ascii="Arial" w:hAnsi="Arial" w:cs="Arial"/>
          <w:szCs w:val="24"/>
        </w:rPr>
        <w:t xml:space="preserve">. Данные отчеты предусматривают возможность изменения статусов возврата и отображению дат возврата по перечисленным печатным формам. Статусы возврата документов проставляются после сканирования штрих-кода с печатной формы ЭСМ-7 или Транспортной накладной. Неактуальные экземпляры печатных форм могут быть удалены из </w:t>
      </w:r>
      <w:r w:rsidRPr="00340EBE">
        <w:rPr>
          <w:rFonts w:ascii="Arial" w:hAnsi="Arial" w:cs="Arial"/>
          <w:szCs w:val="24"/>
        </w:rPr>
        <w:t xml:space="preserve">POWL </w:t>
      </w:r>
      <w:r>
        <w:rPr>
          <w:rFonts w:ascii="Arial" w:hAnsi="Arial" w:cs="Arial"/>
          <w:szCs w:val="24"/>
        </w:rPr>
        <w:t xml:space="preserve">отчетов. Реализация отчетов </w:t>
      </w:r>
      <w:r w:rsidRPr="00340EBE">
        <w:rPr>
          <w:rFonts w:ascii="Arial" w:hAnsi="Arial" w:cs="Arial"/>
          <w:szCs w:val="24"/>
        </w:rPr>
        <w:t>«Справка ЭСМ-7» и «Отчет Транспортная накладная»</w:t>
      </w:r>
      <w:r>
        <w:rPr>
          <w:rFonts w:ascii="Arial" w:hAnsi="Arial" w:cs="Arial"/>
          <w:szCs w:val="24"/>
        </w:rPr>
        <w:t xml:space="preserve"> будет выполнена с использованием разработки </w:t>
      </w:r>
      <w:r w:rsidRPr="00340EBE">
        <w:rPr>
          <w:rFonts w:ascii="Arial" w:hAnsi="Arial" w:cs="Arial"/>
          <w:szCs w:val="24"/>
        </w:rPr>
        <w:t xml:space="preserve">ММ.133 </w:t>
      </w:r>
      <w:r>
        <w:rPr>
          <w:rFonts w:ascii="Arial" w:hAnsi="Arial" w:cs="Arial"/>
          <w:szCs w:val="24"/>
        </w:rPr>
        <w:t>«</w:t>
      </w:r>
      <w:r w:rsidRPr="00340EBE">
        <w:rPr>
          <w:rFonts w:ascii="Arial" w:hAnsi="Arial" w:cs="Arial"/>
          <w:szCs w:val="24"/>
        </w:rPr>
        <w:t>Отчет по печатным формам ЭСМ-7 и Транспортная накладная. Отслеживание статуса возврата печатных документов</w:t>
      </w:r>
      <w:r>
        <w:rPr>
          <w:rFonts w:ascii="Arial" w:hAnsi="Arial" w:cs="Arial"/>
          <w:szCs w:val="24"/>
        </w:rPr>
        <w:t>»</w:t>
      </w:r>
      <w:r w:rsidRPr="00340EBE">
        <w:rPr>
          <w:rFonts w:ascii="Arial" w:hAnsi="Arial" w:cs="Arial"/>
          <w:szCs w:val="24"/>
        </w:rPr>
        <w:t>.</w:t>
      </w:r>
    </w:p>
    <w:p w14:paraId="4B5EC59B" w14:textId="4688730D" w:rsidR="00AA662F" w:rsidRDefault="00AA662F" w:rsidP="00AA662F">
      <w:pPr>
        <w:pStyle w:val="a7"/>
        <w:jc w:val="right"/>
        <w:rPr>
          <w:rFonts w:ascii="Arial" w:hAnsi="Arial" w:cs="Arial"/>
          <w:b/>
          <w:sz w:val="22"/>
        </w:rPr>
      </w:pPr>
      <w:r w:rsidRPr="00916FAB">
        <w:rPr>
          <w:rFonts w:ascii="Arial" w:hAnsi="Arial" w:cs="Arial"/>
          <w:b/>
          <w:sz w:val="22"/>
        </w:rPr>
        <w:t xml:space="preserve">Таблица </w:t>
      </w:r>
      <w:del w:id="1692" w:author="Savinskaya Yulia" w:date="2021-02-25T11:28:00Z">
        <w:r w:rsidR="007310E7" w:rsidDel="006107AB">
          <w:rPr>
            <w:rFonts w:ascii="Arial" w:hAnsi="Arial" w:cs="Arial"/>
            <w:b/>
            <w:sz w:val="22"/>
          </w:rPr>
          <w:delText>40</w:delText>
        </w:r>
      </w:del>
      <w:ins w:id="1693" w:author="Savinskaya Yulia" w:date="2021-02-25T11:28:00Z">
        <w:r w:rsidR="006107AB">
          <w:rPr>
            <w:rFonts w:ascii="Arial" w:hAnsi="Arial" w:cs="Arial"/>
            <w:b/>
            <w:sz w:val="22"/>
          </w:rPr>
          <w:t>4</w:t>
        </w:r>
      </w:ins>
      <w:ins w:id="1694" w:author="Savinskaya Yulia" w:date="2021-02-25T15:29:00Z">
        <w:r w:rsidR="00F31DDE">
          <w:rPr>
            <w:rFonts w:ascii="Arial" w:hAnsi="Arial" w:cs="Arial"/>
            <w:b/>
            <w:sz w:val="22"/>
          </w:rPr>
          <w:t>5</w:t>
        </w:r>
      </w:ins>
      <w:r w:rsidRPr="00916FAB">
        <w:rPr>
          <w:rFonts w:ascii="Arial" w:hAnsi="Arial" w:cs="Arial"/>
          <w:b/>
          <w:sz w:val="22"/>
        </w:rPr>
        <w:t xml:space="preserve">. Описание </w:t>
      </w:r>
      <w:r>
        <w:rPr>
          <w:rFonts w:ascii="Arial" w:hAnsi="Arial" w:cs="Arial"/>
          <w:b/>
          <w:sz w:val="22"/>
        </w:rPr>
        <w:t>шага «Приемка документов и закрытие путевого листа»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AA662F" w14:paraId="0CED2A6E" w14:textId="77777777" w:rsidTr="0033230B">
        <w:trPr>
          <w:cantSplit/>
          <w:tblHeader/>
        </w:trPr>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DCF9E68" w14:textId="77777777" w:rsidR="00AA662F" w:rsidRDefault="00AA662F" w:rsidP="006F598D">
            <w:pPr>
              <w:pStyle w:val="h"/>
              <w:spacing w:before="45" w:after="45"/>
              <w:rPr>
                <w:noProof/>
                <w:szCs w:val="24"/>
              </w:rPr>
            </w:pPr>
            <w:r>
              <w:rPr>
                <w:noProof/>
                <w:szCs w:val="24"/>
              </w:rPr>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0FCC01D" w14:textId="77777777" w:rsidR="00AA662F" w:rsidRDefault="00AA662F" w:rsidP="006F598D">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2B630B8D" w14:textId="77777777" w:rsidR="00AA662F" w:rsidRDefault="00AA662F" w:rsidP="006F598D">
            <w:pPr>
              <w:pStyle w:val="h"/>
              <w:spacing w:before="45" w:after="45"/>
              <w:rPr>
                <w:noProof/>
                <w:szCs w:val="24"/>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11BEF32C" w14:textId="77777777" w:rsidR="00AA662F" w:rsidRDefault="00AA662F" w:rsidP="006F598D">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5839561" w14:textId="77777777" w:rsidR="00AA662F" w:rsidRDefault="00AA662F" w:rsidP="006F598D">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0406A580" w14:textId="77777777" w:rsidR="00AA662F" w:rsidRDefault="00AA662F" w:rsidP="006F598D">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E07CB43" w14:textId="77777777" w:rsidR="00AA662F" w:rsidRDefault="00AA662F" w:rsidP="006F598D">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5C0D7FD0" w14:textId="77777777" w:rsidR="00AA662F" w:rsidRDefault="00AA662F" w:rsidP="006F598D">
            <w:pPr>
              <w:pStyle w:val="h"/>
              <w:spacing w:before="45" w:after="45"/>
              <w:rPr>
                <w:noProof/>
                <w:szCs w:val="24"/>
              </w:rPr>
            </w:pPr>
            <w:r>
              <w:rPr>
                <w:noProof/>
                <w:szCs w:val="24"/>
              </w:rPr>
              <w:t>Выход</w:t>
            </w:r>
          </w:p>
        </w:tc>
      </w:tr>
      <w:tr w:rsidR="00AA662F" w:rsidRPr="00EA69E2" w14:paraId="46E4FAB8" w14:textId="77777777" w:rsidTr="0033230B">
        <w:trPr>
          <w:cantSplit/>
          <w:tblHeader/>
        </w:trPr>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181659A" w14:textId="3E01DAED" w:rsidR="00AA662F" w:rsidRPr="00EA69E2" w:rsidRDefault="00AA662F">
            <w:pPr>
              <w:pStyle w:val="bbb"/>
              <w:spacing w:before="45" w:after="45"/>
              <w:rPr>
                <w:sz w:val="20"/>
              </w:rPr>
            </w:pPr>
            <w:r w:rsidRPr="00EA69E2">
              <w:rPr>
                <w:sz w:val="20"/>
              </w:rPr>
              <w:t>10.06.03.</w:t>
            </w:r>
            <w:r w:rsidR="007310E7">
              <w:rPr>
                <w:sz w:val="20"/>
              </w:rPr>
              <w:t>80</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C237BCB" w14:textId="77777777" w:rsidR="00AA662F" w:rsidRPr="00EA69E2" w:rsidRDefault="00AA662F" w:rsidP="006F598D">
            <w:pPr>
              <w:pStyle w:val="bbb"/>
              <w:spacing w:before="45" w:after="45"/>
              <w:rPr>
                <w:sz w:val="20"/>
              </w:rPr>
            </w:pPr>
            <w:r w:rsidRPr="00EA69E2">
              <w:rPr>
                <w:sz w:val="20"/>
              </w:rPr>
              <w:t>Приемка документов и закрытие путевого листа.</w:t>
            </w:r>
          </w:p>
        </w:tc>
        <w:tc>
          <w:tcPr>
            <w:tcW w:w="557" w:type="pct"/>
            <w:tcBorders>
              <w:top w:val="single" w:sz="6" w:space="0" w:color="000000"/>
              <w:left w:val="single" w:sz="6" w:space="0" w:color="000000"/>
              <w:bottom w:val="single" w:sz="6" w:space="0" w:color="000000"/>
              <w:right w:val="single" w:sz="6" w:space="0" w:color="000000"/>
            </w:tcBorders>
          </w:tcPr>
          <w:p w14:paraId="5850F316" w14:textId="68389BEC" w:rsidR="00AA662F" w:rsidRPr="00AE12DE" w:rsidRDefault="007310E7" w:rsidP="006F598D">
            <w:pPr>
              <w:pStyle w:val="bbb"/>
              <w:spacing w:before="45" w:after="45"/>
              <w:rPr>
                <w:sz w:val="20"/>
                <w:lang w:val="en-US"/>
              </w:rPr>
            </w:pPr>
            <w:r>
              <w:rPr>
                <w:sz w:val="20"/>
                <w:lang w:val="en-US"/>
              </w:rPr>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48A7E37" w14:textId="77777777" w:rsidR="00AA662F" w:rsidRPr="00EA69E2" w:rsidRDefault="00AA662F" w:rsidP="006F598D">
            <w:pPr>
              <w:pStyle w:val="bbb"/>
              <w:spacing w:before="45" w:after="45"/>
              <w:rPr>
                <w:sz w:val="20"/>
              </w:rPr>
            </w:pPr>
            <w:r w:rsidRPr="00EA69E2">
              <w:rPr>
                <w:sz w:val="20"/>
              </w:rPr>
              <w:t xml:space="preserve">Перенос данных путевого листа в систему S/4HANA. </w:t>
            </w:r>
          </w:p>
          <w:p w14:paraId="4018DB0C" w14:textId="4228E4D1" w:rsidR="00AA662F" w:rsidRPr="00EA69E2" w:rsidRDefault="00AA662F" w:rsidP="006F598D">
            <w:pPr>
              <w:pStyle w:val="bbb"/>
              <w:spacing w:before="45" w:after="45"/>
              <w:rPr>
                <w:sz w:val="20"/>
              </w:rPr>
            </w:pPr>
            <w:r w:rsidRPr="00EA69E2">
              <w:rPr>
                <w:sz w:val="20"/>
              </w:rPr>
              <w:t>Поступление данных из системы "Автограф"</w:t>
            </w:r>
            <w:ins w:id="1695" w:author="Savinskaya Yulia" w:date="2021-02-26T14:13:00Z">
              <w:r w:rsidR="00934039">
                <w:rPr>
                  <w:sz w:val="20"/>
                </w:rPr>
                <w:t xml:space="preserve"> / ИТС</w:t>
              </w:r>
            </w:ins>
            <w:del w:id="1696" w:author="Savinskaya Yulia" w:date="2021-02-26T14:13:00Z">
              <w:r w:rsidRPr="00EA69E2" w:rsidDel="00934039">
                <w:rPr>
                  <w:sz w:val="20"/>
                </w:rPr>
                <w:delText xml:space="preserve">. </w:delText>
              </w:r>
            </w:del>
          </w:p>
          <w:p w14:paraId="149837C0" w14:textId="6C93EED1" w:rsidR="00AA662F" w:rsidRPr="00EA69E2" w:rsidRDefault="00AA662F">
            <w:pPr>
              <w:pStyle w:val="bbb"/>
              <w:spacing w:before="45" w:after="45"/>
              <w:rPr>
                <w:sz w:val="20"/>
              </w:rPr>
            </w:pPr>
            <w:r w:rsidRPr="00EA69E2">
              <w:rPr>
                <w:sz w:val="20"/>
              </w:rPr>
              <w:t>Закрытие путевого листа.</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DEB09D6" w14:textId="77777777" w:rsidR="00AA662F" w:rsidRDefault="00AA662F" w:rsidP="006F598D">
            <w:pPr>
              <w:pStyle w:val="bbb"/>
              <w:spacing w:before="45" w:after="45"/>
              <w:rPr>
                <w:ins w:id="1697" w:author="Savinskaya Yulia" w:date="2021-03-10T13:30:00Z"/>
                <w:sz w:val="20"/>
              </w:rPr>
            </w:pPr>
            <w:del w:id="1698" w:author="Savinskaya Yulia" w:date="2021-02-25T10:08:00Z">
              <w:r w:rsidRPr="00EA69E2" w:rsidDel="007952DC">
                <w:rPr>
                  <w:sz w:val="20"/>
                </w:rPr>
                <w:delText>Оператор диспетчерской службы</w:delText>
              </w:r>
            </w:del>
            <w:ins w:id="1699" w:author="Savinskaya Yulia" w:date="2021-02-25T10:08:00Z">
              <w:r w:rsidR="007952DC">
                <w:rPr>
                  <w:sz w:val="20"/>
                </w:rPr>
                <w:t>Таксировщик</w:t>
              </w:r>
            </w:ins>
          </w:p>
          <w:p w14:paraId="2E879569" w14:textId="77777777" w:rsidR="00DF7FC2" w:rsidRPr="00B95C73" w:rsidRDefault="00DF7FC2" w:rsidP="006F598D">
            <w:pPr>
              <w:pStyle w:val="bbb"/>
              <w:spacing w:before="45" w:after="45"/>
              <w:rPr>
                <w:ins w:id="1700" w:author="Savinskaya Yulia" w:date="2021-03-11T14:16:00Z"/>
                <w:sz w:val="20"/>
                <w:szCs w:val="24"/>
              </w:rPr>
            </w:pPr>
            <w:ins w:id="1701" w:author="Savinskaya Yulia" w:date="2021-03-10T13:30:00Z">
              <w:r w:rsidRPr="00B95C73">
                <w:rPr>
                  <w:sz w:val="20"/>
                  <w:szCs w:val="24"/>
                </w:rPr>
                <w:t>Специалист ОЭиРСК</w:t>
              </w:r>
            </w:ins>
          </w:p>
          <w:p w14:paraId="2E9F72CE" w14:textId="7BB25B0C" w:rsidR="00DB2F0D" w:rsidRPr="00EA69E2" w:rsidRDefault="00DB2F0D" w:rsidP="006F598D">
            <w:pPr>
              <w:pStyle w:val="bbb"/>
              <w:spacing w:before="45" w:after="45"/>
              <w:rPr>
                <w:sz w:val="20"/>
              </w:rPr>
            </w:pPr>
            <w:ins w:id="1702" w:author="Savinskaya Yulia" w:date="2021-03-11T14:16:00Z">
              <w:r w:rsidRPr="00DB2F0D">
                <w:rPr>
                  <w:sz w:val="20"/>
                </w:rPr>
                <w:t>Cпециалист по отслеживанию данных с датчиков ТС</w:t>
              </w:r>
            </w:ins>
          </w:p>
        </w:tc>
        <w:tc>
          <w:tcPr>
            <w:tcW w:w="626" w:type="pct"/>
            <w:tcBorders>
              <w:top w:val="single" w:sz="6" w:space="0" w:color="000000"/>
              <w:left w:val="single" w:sz="6" w:space="0" w:color="000000"/>
              <w:bottom w:val="single" w:sz="6" w:space="0" w:color="000000"/>
              <w:right w:val="single" w:sz="6" w:space="0" w:color="000000"/>
            </w:tcBorders>
          </w:tcPr>
          <w:p w14:paraId="53E1C47D" w14:textId="46006673" w:rsidR="000A5134" w:rsidRDefault="00561986" w:rsidP="006F598D">
            <w:pPr>
              <w:pStyle w:val="bbb"/>
              <w:spacing w:before="45" w:after="45"/>
              <w:rPr>
                <w:sz w:val="20"/>
              </w:rPr>
            </w:pPr>
            <w:r w:rsidRPr="00561986">
              <w:rPr>
                <w:sz w:val="20"/>
              </w:rPr>
              <w:t>Зарегистрировано прибытие ТС</w:t>
            </w:r>
          </w:p>
          <w:p w14:paraId="173BDCE2" w14:textId="77777777" w:rsidR="00561986" w:rsidRPr="00EA69E2" w:rsidRDefault="00561986" w:rsidP="006F598D">
            <w:pPr>
              <w:pStyle w:val="bbb"/>
              <w:spacing w:before="45" w:after="45"/>
              <w:rPr>
                <w:sz w:val="20"/>
              </w:rPr>
            </w:pPr>
            <w:r w:rsidRPr="00561986">
              <w:rPr>
                <w:sz w:val="20"/>
              </w:rPr>
              <w:t>Поломка ТС на линии</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E958C09" w14:textId="77777777" w:rsidR="00AA662F" w:rsidRPr="00EA69E2" w:rsidRDefault="00AA662F" w:rsidP="006F598D">
            <w:pPr>
              <w:pStyle w:val="bbb"/>
              <w:spacing w:before="45" w:after="45"/>
              <w:rPr>
                <w:sz w:val="20"/>
              </w:rPr>
            </w:pPr>
            <w:r w:rsidRPr="00EA69E2">
              <w:rPr>
                <w:sz w:val="20"/>
              </w:rPr>
              <w:t xml:space="preserve">Путевой </w:t>
            </w:r>
            <w:r w:rsidR="00A233CF" w:rsidRPr="00EA69E2">
              <w:rPr>
                <w:sz w:val="20"/>
              </w:rPr>
              <w:t>лист (</w:t>
            </w:r>
            <w:r w:rsidRPr="00EA69E2">
              <w:rPr>
                <w:sz w:val="20"/>
              </w:rPr>
              <w:t>Отметка о выполнении работы);</w:t>
            </w:r>
          </w:p>
          <w:p w14:paraId="7A2A2F79" w14:textId="77777777" w:rsidR="00AA662F" w:rsidRDefault="00AA662F" w:rsidP="006F598D">
            <w:pPr>
              <w:pStyle w:val="bbb"/>
              <w:spacing w:before="45" w:after="45"/>
              <w:rPr>
                <w:sz w:val="20"/>
              </w:rPr>
            </w:pPr>
            <w:r w:rsidRPr="00EA69E2">
              <w:rPr>
                <w:sz w:val="20"/>
              </w:rPr>
              <w:t>Товарный чек.</w:t>
            </w:r>
          </w:p>
          <w:p w14:paraId="3F6C3F0D" w14:textId="77777777" w:rsidR="00561986" w:rsidRDefault="00561986" w:rsidP="00561986">
            <w:pPr>
              <w:rPr>
                <w:rFonts w:ascii="Arial" w:eastAsia="Arial" w:hAnsi="Arial" w:cs="Arial"/>
                <w:color w:val="000000"/>
                <w:sz w:val="20"/>
                <w:szCs w:val="20"/>
                <w:lang w:eastAsia="ru-RU"/>
              </w:rPr>
            </w:pPr>
            <w:r w:rsidRPr="00AA4A09">
              <w:rPr>
                <w:rFonts w:ascii="Arial" w:eastAsia="Arial" w:hAnsi="Arial" w:cs="Arial"/>
                <w:color w:val="000000"/>
                <w:sz w:val="20"/>
                <w:szCs w:val="20"/>
                <w:lang w:eastAsia="ru-RU"/>
              </w:rPr>
              <w:t>ЭСМ-7</w:t>
            </w:r>
          </w:p>
          <w:p w14:paraId="36BBA692" w14:textId="77777777" w:rsidR="00561986" w:rsidRDefault="00561986" w:rsidP="00561986">
            <w:pPr>
              <w:rPr>
                <w:rFonts w:ascii="Arial" w:eastAsia="Arial" w:hAnsi="Arial" w:cs="Arial"/>
                <w:color w:val="000000"/>
                <w:sz w:val="20"/>
                <w:szCs w:val="20"/>
                <w:lang w:eastAsia="ru-RU"/>
              </w:rPr>
            </w:pPr>
            <w:r w:rsidRPr="00AA4A09">
              <w:rPr>
                <w:rFonts w:ascii="Arial" w:eastAsia="Arial" w:hAnsi="Arial" w:cs="Arial"/>
                <w:color w:val="000000"/>
                <w:sz w:val="20"/>
                <w:szCs w:val="20"/>
                <w:lang w:eastAsia="ru-RU"/>
              </w:rPr>
              <w:t>Товаро-сопроводительные документы для внешней/внутренней транспортировки</w:t>
            </w:r>
          </w:p>
          <w:p w14:paraId="57F20881" w14:textId="77777777" w:rsidR="00561986" w:rsidRDefault="00561986" w:rsidP="00561986">
            <w:pPr>
              <w:rPr>
                <w:rFonts w:ascii="Arial" w:eastAsia="Arial" w:hAnsi="Arial" w:cs="Arial"/>
                <w:color w:val="000000"/>
                <w:sz w:val="20"/>
                <w:szCs w:val="20"/>
                <w:lang w:eastAsia="ru-RU"/>
              </w:rPr>
            </w:pPr>
            <w:r w:rsidRPr="00AA4A09">
              <w:rPr>
                <w:rFonts w:ascii="Arial" w:eastAsia="Arial" w:hAnsi="Arial" w:cs="Arial"/>
                <w:color w:val="000000"/>
                <w:sz w:val="20"/>
                <w:szCs w:val="20"/>
                <w:lang w:eastAsia="ru-RU"/>
              </w:rPr>
              <w:t>Экспедиторская расписка</w:t>
            </w:r>
          </w:p>
          <w:p w14:paraId="7B3D120E" w14:textId="77777777" w:rsidR="00561986" w:rsidRPr="00EA69E2" w:rsidRDefault="00561986" w:rsidP="00561986">
            <w:pPr>
              <w:pStyle w:val="bbb"/>
              <w:spacing w:before="45" w:after="45"/>
              <w:rPr>
                <w:sz w:val="20"/>
              </w:rPr>
            </w:pPr>
            <w:r w:rsidRPr="00AA4A09">
              <w:rPr>
                <w:sz w:val="20"/>
              </w:rPr>
              <w:t>Поручение экспедитора</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0EA9114" w14:textId="77777777" w:rsidR="00561986" w:rsidRDefault="00561986" w:rsidP="0055630C">
            <w:pPr>
              <w:pStyle w:val="bbb"/>
              <w:spacing w:before="45" w:after="45"/>
              <w:rPr>
                <w:sz w:val="20"/>
              </w:rPr>
            </w:pPr>
            <w:r w:rsidRPr="00EA69E2">
              <w:rPr>
                <w:sz w:val="20"/>
              </w:rPr>
              <w:t xml:space="preserve">Путевой лист </w:t>
            </w:r>
            <w:r>
              <w:rPr>
                <w:sz w:val="20"/>
              </w:rPr>
              <w:t>(Закрыт)</w:t>
            </w:r>
          </w:p>
          <w:p w14:paraId="51FBE09E" w14:textId="4B548014" w:rsidR="00AA662F" w:rsidRPr="00EA69E2" w:rsidRDefault="00561986" w:rsidP="0055630C">
            <w:pPr>
              <w:pStyle w:val="bbb"/>
              <w:spacing w:before="45" w:after="45"/>
              <w:rPr>
                <w:sz w:val="20"/>
              </w:rPr>
            </w:pPr>
            <w:r w:rsidRPr="00561986">
              <w:rPr>
                <w:sz w:val="20"/>
              </w:rPr>
              <w:t>Пользовательский статус - Зафиксирована наработка оборудования</w:t>
            </w:r>
            <w:r w:rsidRPr="00561986" w:rsidDel="00561986">
              <w:rPr>
                <w:sz w:val="20"/>
              </w:rPr>
              <w:t xml:space="preserve"> </w:t>
            </w:r>
          </w:p>
        </w:tc>
      </w:tr>
    </w:tbl>
    <w:p w14:paraId="59733F35" w14:textId="77777777" w:rsidR="00AA662F" w:rsidRPr="00153F0B" w:rsidRDefault="00AA662F" w:rsidP="00AA662F"/>
    <w:p w14:paraId="354CB057" w14:textId="74774908" w:rsidR="001D0CEA" w:rsidRDefault="001D0CEA" w:rsidP="001D0CEA">
      <w:pPr>
        <w:pStyle w:val="4"/>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10.06.0</w:t>
      </w:r>
      <w:r w:rsidR="00AA662F">
        <w:rPr>
          <w:rFonts w:eastAsiaTheme="majorEastAsia" w:cstheme="majorBidi"/>
          <w:b/>
          <w:i w:val="0"/>
          <w:caps w:val="0"/>
          <w:sz w:val="24"/>
          <w:szCs w:val="24"/>
        </w:rPr>
        <w:t>3</w:t>
      </w:r>
      <w:r>
        <w:rPr>
          <w:rFonts w:eastAsiaTheme="majorEastAsia" w:cstheme="majorBidi"/>
          <w:b/>
          <w:i w:val="0"/>
          <w:caps w:val="0"/>
          <w:sz w:val="24"/>
          <w:szCs w:val="24"/>
        </w:rPr>
        <w:t>.</w:t>
      </w:r>
      <w:r w:rsidR="00561986">
        <w:rPr>
          <w:rFonts w:eastAsiaTheme="majorEastAsia" w:cstheme="majorBidi"/>
          <w:b/>
          <w:i w:val="0"/>
          <w:caps w:val="0"/>
          <w:sz w:val="24"/>
          <w:szCs w:val="24"/>
        </w:rPr>
        <w:t>90</w:t>
      </w:r>
      <w:r w:rsidR="00561986" w:rsidRPr="0012135C">
        <w:rPr>
          <w:rFonts w:eastAsiaTheme="majorEastAsia" w:cstheme="majorBidi"/>
          <w:b/>
          <w:i w:val="0"/>
          <w:caps w:val="0"/>
          <w:sz w:val="24"/>
          <w:szCs w:val="24"/>
        </w:rPr>
        <w:t xml:space="preserve"> </w:t>
      </w:r>
      <w:r w:rsidRPr="0012135C">
        <w:rPr>
          <w:rFonts w:eastAsiaTheme="majorEastAsia" w:cstheme="majorBidi"/>
          <w:b/>
          <w:i w:val="0"/>
          <w:caps w:val="0"/>
          <w:sz w:val="24"/>
          <w:szCs w:val="24"/>
        </w:rPr>
        <w:t xml:space="preserve">– </w:t>
      </w:r>
      <w:r w:rsidR="00AA662F">
        <w:rPr>
          <w:rFonts w:eastAsiaTheme="majorEastAsia" w:cstheme="majorBidi"/>
          <w:b/>
          <w:i w:val="0"/>
          <w:caps w:val="0"/>
          <w:sz w:val="24"/>
          <w:szCs w:val="24"/>
        </w:rPr>
        <w:t>Таксировка путевого листа</w:t>
      </w:r>
    </w:p>
    <w:p w14:paraId="5A15DC82" w14:textId="77777777" w:rsidR="00AA662F" w:rsidRDefault="00AA662F" w:rsidP="00AA662F">
      <w:pPr>
        <w:rPr>
          <w:rFonts w:eastAsiaTheme="majorEastAsia"/>
        </w:rPr>
      </w:pPr>
    </w:p>
    <w:p w14:paraId="13B95E71" w14:textId="78F25B1F" w:rsidR="001337C0" w:rsidRPr="001337C0" w:rsidRDefault="001337C0" w:rsidP="00561986">
      <w:pPr>
        <w:spacing w:after="240" w:line="276" w:lineRule="auto"/>
        <w:ind w:firstLine="708"/>
        <w:rPr>
          <w:rFonts w:ascii="Arial" w:hAnsi="Arial" w:cs="Arial"/>
          <w:szCs w:val="24"/>
        </w:rPr>
      </w:pPr>
      <w:r w:rsidRPr="001337C0">
        <w:rPr>
          <w:rFonts w:ascii="Arial" w:hAnsi="Arial" w:cs="Arial"/>
          <w:szCs w:val="24"/>
        </w:rPr>
        <w:lastRenderedPageBreak/>
        <w:t xml:space="preserve">Таксировка путевого листа осуществляется путем вызова </w:t>
      </w:r>
      <w:r w:rsidR="00754315">
        <w:rPr>
          <w:rFonts w:ascii="Arial" w:hAnsi="Arial" w:cs="Arial"/>
          <w:szCs w:val="24"/>
        </w:rPr>
        <w:t xml:space="preserve">расширенного </w:t>
      </w:r>
      <w:r w:rsidRPr="001337C0">
        <w:rPr>
          <w:rFonts w:ascii="Arial" w:hAnsi="Arial" w:cs="Arial"/>
          <w:szCs w:val="24"/>
        </w:rPr>
        <w:t xml:space="preserve">рабочего списка </w:t>
      </w:r>
      <w:r w:rsidR="00561986">
        <w:rPr>
          <w:rFonts w:ascii="Arial" w:hAnsi="Arial" w:cs="Arial"/>
          <w:szCs w:val="24"/>
          <w:lang w:val="en-US"/>
        </w:rPr>
        <w:t>POWL</w:t>
      </w:r>
      <w:r w:rsidR="00561986" w:rsidRPr="00AE12DE">
        <w:rPr>
          <w:rFonts w:ascii="Arial" w:hAnsi="Arial" w:cs="Arial"/>
          <w:szCs w:val="24"/>
        </w:rPr>
        <w:t xml:space="preserve"> </w:t>
      </w:r>
      <w:r w:rsidR="00561986">
        <w:rPr>
          <w:rFonts w:ascii="Arial" w:hAnsi="Arial" w:cs="Arial"/>
          <w:szCs w:val="24"/>
        </w:rPr>
        <w:t>«Обзор заказов на автомобильный фрахт»</w:t>
      </w:r>
      <w:r w:rsidRPr="001337C0">
        <w:rPr>
          <w:rFonts w:ascii="Arial" w:hAnsi="Arial" w:cs="Arial"/>
          <w:szCs w:val="24"/>
        </w:rPr>
        <w:t xml:space="preserve"> специалистом с ролью «Таксировщик». </w:t>
      </w:r>
      <w:r w:rsidR="00561986">
        <w:rPr>
          <w:rFonts w:ascii="Arial" w:hAnsi="Arial" w:cs="Arial"/>
          <w:szCs w:val="24"/>
        </w:rPr>
        <w:t>В каждом путевом листе со статусом «Закрыт»</w:t>
      </w:r>
      <w:r w:rsidRPr="001337C0">
        <w:rPr>
          <w:rFonts w:ascii="Arial" w:hAnsi="Arial" w:cs="Arial"/>
          <w:szCs w:val="24"/>
        </w:rPr>
        <w:t xml:space="preserve"> отражены данные нормативного расхода ГСМ, рассчитанного на основе данных пробега ТС и нормы расхода на 100 км пробега</w:t>
      </w:r>
      <w:r w:rsidR="00F34D19">
        <w:rPr>
          <w:rFonts w:ascii="Arial" w:hAnsi="Arial" w:cs="Arial"/>
          <w:szCs w:val="24"/>
        </w:rPr>
        <w:t xml:space="preserve">, </w:t>
      </w:r>
      <w:r w:rsidR="00F34D19" w:rsidRPr="00F34D19">
        <w:rPr>
          <w:rFonts w:ascii="Arial" w:hAnsi="Arial" w:cs="Arial"/>
          <w:szCs w:val="24"/>
        </w:rPr>
        <w:t xml:space="preserve">либо по нормо-часам работы </w:t>
      </w:r>
      <w:r w:rsidR="00075B53" w:rsidRPr="00F34D19">
        <w:rPr>
          <w:rFonts w:ascii="Arial" w:hAnsi="Arial" w:cs="Arial"/>
          <w:szCs w:val="24"/>
        </w:rPr>
        <w:t>спецтехники</w:t>
      </w:r>
      <w:r w:rsidR="00075B53">
        <w:rPr>
          <w:rFonts w:ascii="Arial" w:hAnsi="Arial" w:cs="Arial"/>
          <w:szCs w:val="24"/>
        </w:rPr>
        <w:t xml:space="preserve"> </w:t>
      </w:r>
      <w:r w:rsidR="00075B53" w:rsidRPr="001337C0">
        <w:rPr>
          <w:rFonts w:ascii="Arial" w:hAnsi="Arial" w:cs="Arial"/>
          <w:szCs w:val="24"/>
        </w:rPr>
        <w:t>с</w:t>
      </w:r>
      <w:r w:rsidRPr="001337C0">
        <w:rPr>
          <w:rFonts w:ascii="Arial" w:hAnsi="Arial" w:cs="Arial"/>
          <w:szCs w:val="24"/>
        </w:rPr>
        <w:t xml:space="preserve"> учетом указанных для данной категории транспорта норм расхода ГСМ, фактического расхода на основе фактических данных путевого листа и рассчитанного показателя - «экономия/перерасход». На основании данных отчёта, таксировщик, получает информацию о расходе топлива в разрезе видов топлива и получателей затрат (</w:t>
      </w:r>
      <w:r w:rsidR="00754315">
        <w:rPr>
          <w:rFonts w:ascii="Arial" w:hAnsi="Arial" w:cs="Arial"/>
          <w:szCs w:val="24"/>
        </w:rPr>
        <w:t>Парка</w:t>
      </w:r>
      <w:r w:rsidR="000838F5">
        <w:rPr>
          <w:rFonts w:ascii="Arial" w:hAnsi="Arial" w:cs="Arial"/>
          <w:szCs w:val="24"/>
        </w:rPr>
        <w:t>, к</w:t>
      </w:r>
      <w:r w:rsidR="00754315" w:rsidRPr="001337C0">
        <w:rPr>
          <w:rFonts w:ascii="Arial" w:hAnsi="Arial" w:cs="Arial"/>
          <w:szCs w:val="24"/>
        </w:rPr>
        <w:t xml:space="preserve"> </w:t>
      </w:r>
      <w:r w:rsidRPr="001337C0">
        <w:rPr>
          <w:rFonts w:ascii="Arial" w:hAnsi="Arial" w:cs="Arial"/>
          <w:szCs w:val="24"/>
        </w:rPr>
        <w:t>которому относится ТС</w:t>
      </w:r>
      <w:r w:rsidR="00561986">
        <w:rPr>
          <w:rFonts w:ascii="Arial" w:hAnsi="Arial" w:cs="Arial"/>
          <w:szCs w:val="24"/>
        </w:rPr>
        <w:t>).</w:t>
      </w:r>
    </w:p>
    <w:p w14:paraId="4968C827" w14:textId="2C1BB793" w:rsidR="00AB2B6B" w:rsidRDefault="00754315" w:rsidP="00561986">
      <w:pPr>
        <w:spacing w:after="240" w:line="276" w:lineRule="auto"/>
        <w:ind w:firstLine="708"/>
        <w:rPr>
          <w:rFonts w:ascii="Arial" w:hAnsi="Arial" w:cs="Arial"/>
          <w:szCs w:val="24"/>
        </w:rPr>
      </w:pPr>
      <w:r>
        <w:rPr>
          <w:rFonts w:ascii="Arial" w:hAnsi="Arial" w:cs="Arial"/>
          <w:szCs w:val="24"/>
        </w:rPr>
        <w:t>В данном отчете также представлена информация о произведенных заправках. Для актуализации информации Таксировщик нажимает на кнопку «Получить заправки»</w:t>
      </w:r>
      <w:r w:rsidR="00520155">
        <w:rPr>
          <w:rFonts w:ascii="Arial" w:hAnsi="Arial" w:cs="Arial"/>
          <w:szCs w:val="24"/>
        </w:rPr>
        <w:t>, а также вносит заправки вручную по заправкам за наличные, по талонам</w:t>
      </w:r>
      <w:r>
        <w:rPr>
          <w:rFonts w:ascii="Arial" w:hAnsi="Arial" w:cs="Arial"/>
          <w:szCs w:val="24"/>
        </w:rPr>
        <w:t xml:space="preserve"> </w:t>
      </w:r>
      <w:r w:rsidR="00520155">
        <w:rPr>
          <w:rFonts w:ascii="Arial" w:hAnsi="Arial" w:cs="Arial"/>
          <w:szCs w:val="24"/>
        </w:rPr>
        <w:t xml:space="preserve">и по топливным картам на сторонних АЗС. </w:t>
      </w:r>
      <w:r w:rsidR="00CE4F32">
        <w:rPr>
          <w:rFonts w:ascii="Arial" w:hAnsi="Arial" w:cs="Arial"/>
          <w:szCs w:val="24"/>
        </w:rPr>
        <w:t xml:space="preserve">Возможность автоматической записи заправок в путевой лист будет реализована с помощью разработки </w:t>
      </w:r>
      <w:r w:rsidR="006402AF">
        <w:rPr>
          <w:rFonts w:ascii="Arial" w:hAnsi="Arial" w:cs="Arial"/>
          <w:szCs w:val="24"/>
        </w:rPr>
        <w:t>MM123</w:t>
      </w:r>
      <w:r w:rsidR="00CE4F32" w:rsidRPr="00340EBE">
        <w:rPr>
          <w:rFonts w:ascii="Arial" w:hAnsi="Arial" w:cs="Arial"/>
          <w:szCs w:val="24"/>
        </w:rPr>
        <w:t xml:space="preserve">.01. </w:t>
      </w:r>
      <w:r w:rsidR="00CE4F32">
        <w:rPr>
          <w:rFonts w:ascii="Arial" w:hAnsi="Arial" w:cs="Arial"/>
          <w:szCs w:val="24"/>
        </w:rPr>
        <w:t>«</w:t>
      </w:r>
      <w:r w:rsidR="00CE4F32" w:rsidRPr="00340EBE">
        <w:rPr>
          <w:rFonts w:ascii="Arial" w:hAnsi="Arial" w:cs="Arial"/>
          <w:szCs w:val="24"/>
        </w:rPr>
        <w:t>Изменение логики выбора партий в путевом листе</w:t>
      </w:r>
      <w:r w:rsidR="00CE4F32">
        <w:rPr>
          <w:rFonts w:ascii="Arial" w:hAnsi="Arial" w:cs="Arial"/>
          <w:szCs w:val="24"/>
        </w:rPr>
        <w:t xml:space="preserve">». </w:t>
      </w:r>
      <w:r>
        <w:rPr>
          <w:rFonts w:ascii="Arial" w:hAnsi="Arial" w:cs="Arial"/>
          <w:szCs w:val="24"/>
        </w:rPr>
        <w:t xml:space="preserve">После обновления данных по заправкам Таксировщик нажимает на «Рассчитать затраты» для обновления норм расхода топлива. </w:t>
      </w:r>
      <w:r w:rsidR="00AB2B6B">
        <w:rPr>
          <w:rFonts w:ascii="Arial" w:hAnsi="Arial" w:cs="Arial"/>
          <w:szCs w:val="24"/>
        </w:rPr>
        <w:t>В случае, если к путевому листу приложены чеки</w:t>
      </w:r>
      <w:r w:rsidR="00D22353">
        <w:rPr>
          <w:rFonts w:ascii="Arial" w:hAnsi="Arial" w:cs="Arial"/>
          <w:szCs w:val="24"/>
        </w:rPr>
        <w:t>, отражающие факт</w:t>
      </w:r>
      <w:r w:rsidR="00AB2B6B">
        <w:rPr>
          <w:rFonts w:ascii="Arial" w:hAnsi="Arial" w:cs="Arial"/>
          <w:szCs w:val="24"/>
        </w:rPr>
        <w:t xml:space="preserve"> заправки по талонам, топливным картам или за наличный расчет, то </w:t>
      </w:r>
      <w:r w:rsidR="00561986">
        <w:rPr>
          <w:rFonts w:ascii="Arial" w:hAnsi="Arial" w:cs="Arial"/>
          <w:szCs w:val="24"/>
        </w:rPr>
        <w:t>в системе формируется заказ на закупку</w:t>
      </w:r>
      <w:r w:rsidR="006D2285">
        <w:rPr>
          <w:rFonts w:ascii="Arial" w:hAnsi="Arial" w:cs="Arial"/>
          <w:szCs w:val="24"/>
        </w:rPr>
        <w:t xml:space="preserve"> (формирование заказов на поставку описано в КД </w:t>
      </w:r>
      <w:r w:rsidR="003731CF">
        <w:rPr>
          <w:rFonts w:ascii="Arial" w:hAnsi="Arial" w:cs="Arial"/>
          <w:szCs w:val="24"/>
        </w:rPr>
        <w:t xml:space="preserve">ERP 5.1.59 </w:t>
      </w:r>
      <w:r w:rsidR="006D2285">
        <w:rPr>
          <w:rFonts w:ascii="Arial" w:hAnsi="Arial" w:cs="Arial"/>
          <w:szCs w:val="24"/>
        </w:rPr>
        <w:t>«Закупка МТР, работ, услуг</w:t>
      </w:r>
      <w:r w:rsidR="003731CF">
        <w:rPr>
          <w:rFonts w:ascii="Arial" w:hAnsi="Arial" w:cs="Arial"/>
          <w:szCs w:val="24"/>
        </w:rPr>
        <w:t>»</w:t>
      </w:r>
      <w:r w:rsidR="006D2285">
        <w:rPr>
          <w:rFonts w:ascii="Arial" w:hAnsi="Arial" w:cs="Arial"/>
          <w:szCs w:val="24"/>
        </w:rPr>
        <w:t>), а также</w:t>
      </w:r>
      <w:r w:rsidR="00D22353">
        <w:rPr>
          <w:rFonts w:ascii="Arial" w:hAnsi="Arial" w:cs="Arial"/>
          <w:szCs w:val="24"/>
        </w:rPr>
        <w:t xml:space="preserve"> объем заправленного по чеку топлива.</w:t>
      </w:r>
    </w:p>
    <w:p w14:paraId="2F65AA7A" w14:textId="0B4CDE94" w:rsidR="00AA662F" w:rsidRDefault="00AA662F" w:rsidP="007B5023">
      <w:pPr>
        <w:pStyle w:val="a7"/>
        <w:jc w:val="right"/>
        <w:rPr>
          <w:rFonts w:ascii="Arial" w:hAnsi="Arial" w:cs="Arial"/>
          <w:b/>
          <w:sz w:val="22"/>
        </w:rPr>
      </w:pPr>
      <w:r w:rsidRPr="00916FAB">
        <w:rPr>
          <w:rFonts w:ascii="Arial" w:hAnsi="Arial" w:cs="Arial"/>
          <w:b/>
          <w:sz w:val="22"/>
        </w:rPr>
        <w:t xml:space="preserve">Таблица </w:t>
      </w:r>
      <w:del w:id="1703" w:author="Savinskaya Yulia" w:date="2021-02-25T11:28:00Z">
        <w:r w:rsidR="00AA0E93" w:rsidDel="006107AB">
          <w:rPr>
            <w:rFonts w:ascii="Arial" w:hAnsi="Arial" w:cs="Arial"/>
            <w:b/>
            <w:sz w:val="22"/>
          </w:rPr>
          <w:delText>41</w:delText>
        </w:r>
      </w:del>
      <w:ins w:id="1704" w:author="Savinskaya Yulia" w:date="2021-02-25T11:28:00Z">
        <w:r w:rsidR="006107AB">
          <w:rPr>
            <w:rFonts w:ascii="Arial" w:hAnsi="Arial" w:cs="Arial"/>
            <w:b/>
            <w:sz w:val="22"/>
          </w:rPr>
          <w:t>4</w:t>
        </w:r>
      </w:ins>
      <w:ins w:id="1705" w:author="Savinskaya Yulia" w:date="2021-02-25T15:29:00Z">
        <w:r w:rsidR="00F31DDE">
          <w:rPr>
            <w:rFonts w:ascii="Arial" w:hAnsi="Arial" w:cs="Arial"/>
            <w:b/>
            <w:sz w:val="22"/>
          </w:rPr>
          <w:t>6</w:t>
        </w:r>
      </w:ins>
      <w:r w:rsidRPr="00916FAB">
        <w:rPr>
          <w:rFonts w:ascii="Arial" w:hAnsi="Arial" w:cs="Arial"/>
          <w:b/>
          <w:sz w:val="22"/>
        </w:rPr>
        <w:t xml:space="preserve">. Описание </w:t>
      </w:r>
      <w:r>
        <w:rPr>
          <w:rFonts w:ascii="Arial" w:hAnsi="Arial" w:cs="Arial"/>
          <w:b/>
          <w:sz w:val="22"/>
        </w:rPr>
        <w:t>шага «Таксировка путевого листа»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276"/>
        <w:gridCol w:w="1135"/>
        <w:gridCol w:w="1702"/>
        <w:gridCol w:w="1416"/>
        <w:gridCol w:w="1276"/>
        <w:gridCol w:w="1276"/>
        <w:gridCol w:w="1551"/>
      </w:tblGrid>
      <w:tr w:rsidR="00AA662F" w14:paraId="2BF0553C" w14:textId="77777777" w:rsidTr="0033230B">
        <w:trPr>
          <w:tblHeader/>
        </w:trPr>
        <w:tc>
          <w:tcPr>
            <w:tcW w:w="274"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6A49E19C" w14:textId="77777777" w:rsidR="00AA662F" w:rsidRDefault="00AA662F" w:rsidP="006F598D">
            <w:pPr>
              <w:pStyle w:val="h"/>
              <w:spacing w:before="45" w:after="45"/>
              <w:rPr>
                <w:noProof/>
                <w:szCs w:val="24"/>
              </w:rPr>
            </w:pPr>
            <w:r>
              <w:rPr>
                <w:noProof/>
                <w:szCs w:val="24"/>
              </w:rPr>
              <w:lastRenderedPageBreak/>
              <w:t>№</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F610EF7" w14:textId="77777777" w:rsidR="00AA662F" w:rsidRDefault="00AA662F" w:rsidP="006F598D">
            <w:pPr>
              <w:pStyle w:val="h"/>
              <w:spacing w:before="45" w:after="45"/>
              <w:rPr>
                <w:noProof/>
                <w:szCs w:val="24"/>
              </w:rPr>
            </w:pPr>
            <w:r>
              <w:rPr>
                <w:noProof/>
                <w:szCs w:val="24"/>
              </w:rPr>
              <w:t>Операция</w:t>
            </w:r>
          </w:p>
        </w:tc>
        <w:tc>
          <w:tcPr>
            <w:tcW w:w="557" w:type="pct"/>
            <w:tcBorders>
              <w:top w:val="single" w:sz="6" w:space="0" w:color="000000"/>
              <w:left w:val="single" w:sz="6" w:space="0" w:color="000000"/>
              <w:bottom w:val="single" w:sz="6" w:space="0" w:color="000000"/>
              <w:right w:val="single" w:sz="6" w:space="0" w:color="000000"/>
            </w:tcBorders>
            <w:shd w:val="clear" w:color="FFC000" w:fill="FFC000"/>
          </w:tcPr>
          <w:p w14:paraId="3987E5C9" w14:textId="77777777" w:rsidR="00AA662F" w:rsidRDefault="00AA662F" w:rsidP="006F598D">
            <w:pPr>
              <w:pStyle w:val="h"/>
              <w:spacing w:before="45" w:after="45"/>
              <w:rPr>
                <w:noProof/>
                <w:szCs w:val="24"/>
              </w:rPr>
            </w:pPr>
            <w:r>
              <w:rPr>
                <w:noProof/>
                <w:szCs w:val="24"/>
              </w:rPr>
              <w:t>Транзакция</w:t>
            </w:r>
          </w:p>
        </w:tc>
        <w:tc>
          <w:tcPr>
            <w:tcW w:w="83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2D871182" w14:textId="77777777" w:rsidR="00AA662F" w:rsidRDefault="00AA662F" w:rsidP="006F598D">
            <w:pPr>
              <w:pStyle w:val="h"/>
              <w:spacing w:before="45" w:after="45"/>
              <w:rPr>
                <w:noProof/>
                <w:szCs w:val="24"/>
              </w:rPr>
            </w:pPr>
            <w:r>
              <w:rPr>
                <w:noProof/>
                <w:szCs w:val="24"/>
              </w:rPr>
              <w:t>Описание</w:t>
            </w:r>
          </w:p>
        </w:tc>
        <w:tc>
          <w:tcPr>
            <w:tcW w:w="695"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31B778A0" w14:textId="77777777" w:rsidR="00AA662F" w:rsidRDefault="00AA662F" w:rsidP="006F598D">
            <w:pPr>
              <w:pStyle w:val="h"/>
              <w:spacing w:before="45" w:after="45"/>
              <w:rPr>
                <w:noProof/>
                <w:szCs w:val="24"/>
              </w:rPr>
            </w:pPr>
            <w:r>
              <w:rPr>
                <w:noProof/>
                <w:szCs w:val="24"/>
              </w:rPr>
              <w:t>Бизнес-роль</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Pr>
          <w:p w14:paraId="669B6824" w14:textId="77777777" w:rsidR="00AA662F" w:rsidRDefault="00AA662F" w:rsidP="006F598D">
            <w:pPr>
              <w:pStyle w:val="h"/>
              <w:spacing w:before="45" w:after="45"/>
              <w:rPr>
                <w:noProof/>
                <w:szCs w:val="24"/>
              </w:rPr>
            </w:pPr>
            <w:r>
              <w:rPr>
                <w:noProof/>
                <w:szCs w:val="24"/>
              </w:rPr>
              <w:t>Предпосылки</w:t>
            </w:r>
          </w:p>
        </w:tc>
        <w:tc>
          <w:tcPr>
            <w:tcW w:w="626"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72F71AFF" w14:textId="77777777" w:rsidR="00AA662F" w:rsidRDefault="00AA662F" w:rsidP="006F598D">
            <w:pPr>
              <w:pStyle w:val="h"/>
              <w:spacing w:before="45" w:after="45"/>
              <w:rPr>
                <w:noProof/>
                <w:szCs w:val="24"/>
              </w:rPr>
            </w:pPr>
            <w:r>
              <w:rPr>
                <w:noProof/>
                <w:szCs w:val="24"/>
              </w:rPr>
              <w:t>Вход</w:t>
            </w:r>
          </w:p>
        </w:tc>
        <w:tc>
          <w:tcPr>
            <w:tcW w:w="761" w:type="pct"/>
            <w:tcBorders>
              <w:top w:val="single" w:sz="6" w:space="0" w:color="000000"/>
              <w:left w:val="single" w:sz="6" w:space="0" w:color="000000"/>
              <w:bottom w:val="single" w:sz="6" w:space="0" w:color="000000"/>
              <w:right w:val="single" w:sz="6" w:space="0" w:color="000000"/>
            </w:tcBorders>
            <w:shd w:val="clear" w:color="FFC000" w:fill="FFC000"/>
            <w:tcMar>
              <w:top w:w="0" w:type="dxa"/>
              <w:left w:w="108" w:type="dxa"/>
              <w:right w:w="108" w:type="dxa"/>
            </w:tcMar>
          </w:tcPr>
          <w:p w14:paraId="0CD39463" w14:textId="77777777" w:rsidR="00AA662F" w:rsidRDefault="00AA662F" w:rsidP="006F598D">
            <w:pPr>
              <w:pStyle w:val="h"/>
              <w:spacing w:before="45" w:after="45"/>
              <w:rPr>
                <w:noProof/>
                <w:szCs w:val="24"/>
              </w:rPr>
            </w:pPr>
            <w:r>
              <w:rPr>
                <w:noProof/>
                <w:szCs w:val="24"/>
              </w:rPr>
              <w:t>Выход</w:t>
            </w:r>
          </w:p>
        </w:tc>
      </w:tr>
      <w:tr w:rsidR="006E42CE" w:rsidRPr="00EA69E2" w14:paraId="1F87D73B" w14:textId="77777777" w:rsidTr="0033230B">
        <w:trPr>
          <w:tblHeader/>
        </w:trPr>
        <w:tc>
          <w:tcPr>
            <w:tcW w:w="274"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E02AC46" w14:textId="77777777" w:rsidR="006E42CE" w:rsidRPr="00EA69E2" w:rsidRDefault="006E42CE" w:rsidP="006E42CE">
            <w:pPr>
              <w:pStyle w:val="bbb"/>
              <w:spacing w:before="45" w:after="45"/>
              <w:rPr>
                <w:sz w:val="20"/>
              </w:rPr>
            </w:pPr>
            <w:r w:rsidRPr="00EA69E2">
              <w:rPr>
                <w:sz w:val="20"/>
              </w:rPr>
              <w:t>10.06.03.1</w:t>
            </w:r>
            <w:r>
              <w:rPr>
                <w:sz w:val="20"/>
              </w:rPr>
              <w:t>0</w:t>
            </w:r>
            <w:r w:rsidRPr="00EA69E2">
              <w:rPr>
                <w:sz w:val="20"/>
              </w:rPr>
              <w:t>0</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797CC3B" w14:textId="77777777" w:rsidR="006E42CE" w:rsidRPr="00EA69E2" w:rsidRDefault="006E42CE" w:rsidP="006E42CE">
            <w:pPr>
              <w:pStyle w:val="bbb"/>
              <w:spacing w:before="45" w:after="45"/>
              <w:rPr>
                <w:sz w:val="20"/>
              </w:rPr>
            </w:pPr>
            <w:r w:rsidRPr="00EA69E2">
              <w:rPr>
                <w:sz w:val="20"/>
              </w:rPr>
              <w:t>Таксировка путевого листа</w:t>
            </w:r>
          </w:p>
        </w:tc>
        <w:tc>
          <w:tcPr>
            <w:tcW w:w="557" w:type="pct"/>
            <w:tcBorders>
              <w:top w:val="single" w:sz="6" w:space="0" w:color="000000"/>
              <w:left w:val="single" w:sz="6" w:space="0" w:color="000000"/>
              <w:bottom w:val="single" w:sz="6" w:space="0" w:color="000000"/>
              <w:right w:val="single" w:sz="6" w:space="0" w:color="000000"/>
            </w:tcBorders>
          </w:tcPr>
          <w:p w14:paraId="65829BE5" w14:textId="7D355329" w:rsidR="006E42CE" w:rsidRPr="00AE12DE" w:rsidRDefault="009A4778" w:rsidP="006E42CE">
            <w:pPr>
              <w:pStyle w:val="bbb"/>
              <w:spacing w:before="45" w:after="45"/>
              <w:rPr>
                <w:sz w:val="20"/>
                <w:lang w:val="en-US"/>
              </w:rPr>
            </w:pPr>
            <w:r>
              <w:rPr>
                <w:sz w:val="20"/>
                <w:lang w:val="en-US"/>
              </w:rPr>
              <w:t>NWBC</w:t>
            </w:r>
          </w:p>
        </w:tc>
        <w:tc>
          <w:tcPr>
            <w:tcW w:w="83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EA37D53" w14:textId="77777777" w:rsidR="006E42CE" w:rsidRPr="00EA69E2" w:rsidRDefault="006E42CE" w:rsidP="006E42CE">
            <w:pPr>
              <w:pStyle w:val="bbb"/>
              <w:spacing w:before="45" w:after="45"/>
              <w:rPr>
                <w:sz w:val="20"/>
              </w:rPr>
            </w:pPr>
            <w:r w:rsidRPr="00EA69E2">
              <w:rPr>
                <w:sz w:val="20"/>
              </w:rPr>
              <w:t>Подготовка и передача данных для расчета стоимости транспортировки по продажной цене,  по конкретной транспортировке на основе (километраж, расход ГСМ, пережоги, работа водителя)</w:t>
            </w:r>
          </w:p>
        </w:tc>
        <w:tc>
          <w:tcPr>
            <w:tcW w:w="695"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10BD0E3" w14:textId="77777777" w:rsidR="006E42CE" w:rsidRPr="00EA69E2" w:rsidRDefault="006E42CE" w:rsidP="006E42CE">
            <w:pPr>
              <w:pStyle w:val="bbb"/>
              <w:spacing w:before="45" w:after="45"/>
              <w:rPr>
                <w:sz w:val="20"/>
              </w:rPr>
            </w:pPr>
            <w:r w:rsidRPr="00EA69E2">
              <w:rPr>
                <w:sz w:val="20"/>
              </w:rPr>
              <w:t>Таксировщик</w:t>
            </w:r>
          </w:p>
        </w:tc>
        <w:tc>
          <w:tcPr>
            <w:tcW w:w="626" w:type="pct"/>
            <w:tcBorders>
              <w:top w:val="single" w:sz="6" w:space="0" w:color="000000"/>
              <w:left w:val="single" w:sz="6" w:space="0" w:color="000000"/>
              <w:bottom w:val="single" w:sz="6" w:space="0" w:color="000000"/>
              <w:right w:val="single" w:sz="6" w:space="0" w:color="000000"/>
            </w:tcBorders>
          </w:tcPr>
          <w:p w14:paraId="7D597857" w14:textId="77777777" w:rsidR="009A4778" w:rsidRPr="009A4778" w:rsidRDefault="009A4778" w:rsidP="009A4778">
            <w:pPr>
              <w:pStyle w:val="bbb"/>
              <w:spacing w:before="45" w:after="45"/>
              <w:rPr>
                <w:sz w:val="20"/>
              </w:rPr>
            </w:pPr>
            <w:r w:rsidRPr="009A4778">
              <w:rPr>
                <w:sz w:val="20"/>
              </w:rPr>
              <w:t>Зафиксирован расход ГСМ. Зафиксирована заправка ТС. </w:t>
            </w:r>
          </w:p>
          <w:p w14:paraId="52892B77" w14:textId="5FF08C20" w:rsidR="009A4778" w:rsidRDefault="009A4778" w:rsidP="006E42CE">
            <w:pPr>
              <w:pStyle w:val="bbb"/>
              <w:spacing w:before="45" w:after="45"/>
              <w:rPr>
                <w:sz w:val="20"/>
              </w:rPr>
            </w:pPr>
            <w:r w:rsidRPr="009A4778">
              <w:rPr>
                <w:sz w:val="20"/>
              </w:rPr>
              <w:t>Зафиксировано время работы водителя</w:t>
            </w:r>
            <w:r w:rsidRPr="009A4778" w:rsidDel="009A4778">
              <w:rPr>
                <w:sz w:val="20"/>
              </w:rPr>
              <w:t xml:space="preserve"> </w:t>
            </w:r>
          </w:p>
          <w:p w14:paraId="73554E5E" w14:textId="77777777" w:rsidR="009A4778" w:rsidRDefault="009A4778" w:rsidP="006E42CE">
            <w:pPr>
              <w:pStyle w:val="bbb"/>
              <w:spacing w:before="45" w:after="45"/>
              <w:rPr>
                <w:sz w:val="20"/>
              </w:rPr>
            </w:pPr>
            <w:r w:rsidRPr="009A4778">
              <w:rPr>
                <w:sz w:val="20"/>
              </w:rPr>
              <w:t>Нормы расхода топлива занесены в систему</w:t>
            </w:r>
          </w:p>
          <w:p w14:paraId="2AAC59B2" w14:textId="6F33EFE9" w:rsidR="006E42CE" w:rsidRPr="00EA69E2" w:rsidRDefault="009A4778" w:rsidP="006E42CE">
            <w:pPr>
              <w:pStyle w:val="bbb"/>
              <w:spacing w:before="45" w:after="45"/>
              <w:rPr>
                <w:sz w:val="20"/>
              </w:rPr>
            </w:pPr>
            <w:r w:rsidRPr="009A4778">
              <w:rPr>
                <w:sz w:val="20"/>
              </w:rPr>
              <w:t>Требуется зафиксировать пр</w:t>
            </w:r>
            <w:r>
              <w:rPr>
                <w:sz w:val="20"/>
              </w:rPr>
              <w:t>обег ТС и наработку оборудования</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0F9CAB8" w14:textId="77777777" w:rsidR="006E42CE" w:rsidRPr="00EA69E2" w:rsidRDefault="009A4778" w:rsidP="006E42CE">
            <w:pPr>
              <w:pStyle w:val="bbb"/>
              <w:spacing w:before="45" w:after="45"/>
              <w:rPr>
                <w:sz w:val="20"/>
              </w:rPr>
            </w:pPr>
            <w:r>
              <w:rPr>
                <w:sz w:val="20"/>
              </w:rPr>
              <w:t>Путевой лист (Закрыт)</w:t>
            </w:r>
          </w:p>
        </w:tc>
        <w:tc>
          <w:tcPr>
            <w:tcW w:w="761"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3181FC7" w14:textId="59BE8761" w:rsidR="006E42CE" w:rsidRPr="00EA69E2" w:rsidRDefault="009A4778" w:rsidP="006E42CE">
            <w:pPr>
              <w:pStyle w:val="bbb"/>
              <w:spacing w:before="45" w:after="45"/>
              <w:rPr>
                <w:sz w:val="20"/>
              </w:rPr>
            </w:pPr>
            <w:r>
              <w:rPr>
                <w:sz w:val="20"/>
              </w:rPr>
              <w:t>Путевой лист (Рассчитан)</w:t>
            </w:r>
          </w:p>
        </w:tc>
      </w:tr>
    </w:tbl>
    <w:p w14:paraId="3958C647" w14:textId="77777777" w:rsidR="00833733" w:rsidRPr="00833733" w:rsidRDefault="00833733" w:rsidP="00833733">
      <w:pPr>
        <w:rPr>
          <w:rFonts w:eastAsiaTheme="majorEastAsia"/>
        </w:rPr>
      </w:pPr>
    </w:p>
    <w:p w14:paraId="1DBB7573" w14:textId="77777777" w:rsidR="0043622A" w:rsidRDefault="0043622A" w:rsidP="0043622A">
      <w:pPr>
        <w:spacing w:after="240" w:line="276" w:lineRule="auto"/>
        <w:ind w:firstLine="567"/>
        <w:rPr>
          <w:rFonts w:ascii="Arial" w:hAnsi="Arial" w:cs="Arial"/>
        </w:rPr>
      </w:pPr>
      <w:r w:rsidRPr="00D5251F">
        <w:rPr>
          <w:rFonts w:ascii="Arial" w:hAnsi="Arial" w:cs="Arial"/>
        </w:rPr>
        <w:t xml:space="preserve">Детальное описание шагов приведено в Приложении </w:t>
      </w:r>
      <w:r>
        <w:rPr>
          <w:rFonts w:ascii="Arial" w:hAnsi="Arial" w:cs="Arial"/>
        </w:rPr>
        <w:t xml:space="preserve">№ </w:t>
      </w:r>
      <w:r w:rsidR="00D45D95">
        <w:rPr>
          <w:rFonts w:ascii="Arial" w:hAnsi="Arial" w:cs="Arial"/>
        </w:rPr>
        <w:t>3</w:t>
      </w:r>
      <w:r>
        <w:rPr>
          <w:rFonts w:ascii="Arial" w:hAnsi="Arial" w:cs="Arial"/>
        </w:rPr>
        <w:t>.</w:t>
      </w:r>
    </w:p>
    <w:p w14:paraId="3B958695" w14:textId="77777777" w:rsidR="0043622A" w:rsidRDefault="0043622A" w:rsidP="0043622A">
      <w:pPr>
        <w:spacing w:after="240" w:line="276" w:lineRule="auto"/>
        <w:ind w:firstLine="567"/>
        <w:rPr>
          <w:rFonts w:ascii="Arial" w:hAnsi="Arial" w:cs="Arial"/>
        </w:rPr>
      </w:pPr>
    </w:p>
    <w:p w14:paraId="7258D8BE" w14:textId="77777777" w:rsidR="00022C33" w:rsidRPr="00BE014D" w:rsidRDefault="00022C33" w:rsidP="00022C33">
      <w:pPr>
        <w:pStyle w:val="23"/>
        <w:keepNext/>
        <w:keepLines/>
        <w:numPr>
          <w:ilvl w:val="1"/>
          <w:numId w:val="8"/>
        </w:numPr>
        <w:spacing w:before="160" w:after="120" w:line="276" w:lineRule="auto"/>
        <w:rPr>
          <w:rFonts w:eastAsiaTheme="majorEastAsia" w:cstheme="majorBidi"/>
          <w:bCs w:val="0"/>
          <w:iCs w:val="0"/>
          <w:szCs w:val="26"/>
        </w:rPr>
      </w:pPr>
      <w:bookmarkStart w:id="1706" w:name="_Toc520705036"/>
      <w:bookmarkStart w:id="1707" w:name="_Toc523837286"/>
      <w:bookmarkStart w:id="1708" w:name="_Toc65146850"/>
      <w:r w:rsidRPr="00BE014D">
        <w:rPr>
          <w:rFonts w:eastAsiaTheme="majorEastAsia" w:cstheme="majorBidi"/>
          <w:bCs w:val="0"/>
          <w:iCs w:val="0"/>
          <w:szCs w:val="26"/>
        </w:rPr>
        <w:t>Роли и полномочия</w:t>
      </w:r>
      <w:bookmarkEnd w:id="1706"/>
      <w:bookmarkEnd w:id="1707"/>
      <w:bookmarkEnd w:id="1708"/>
    </w:p>
    <w:p w14:paraId="557FF053" w14:textId="77777777" w:rsidR="00022C33" w:rsidRDefault="00022C33" w:rsidP="00022C33">
      <w:pPr>
        <w:pStyle w:val="a7"/>
        <w:keepNext/>
        <w:spacing w:after="240" w:afterAutospacing="0" w:line="276" w:lineRule="auto"/>
        <w:jc w:val="right"/>
        <w:rPr>
          <w:rFonts w:ascii="Arial" w:hAnsi="Arial" w:cs="Arial"/>
          <w:b/>
          <w:sz w:val="22"/>
        </w:rPr>
      </w:pPr>
      <w:r w:rsidRPr="00916FAB">
        <w:rPr>
          <w:rFonts w:ascii="Arial" w:hAnsi="Arial" w:cs="Arial"/>
          <w:b/>
          <w:sz w:val="22"/>
        </w:rPr>
        <w:t>Таблица РП1</w:t>
      </w:r>
      <w:r>
        <w:rPr>
          <w:rFonts w:ascii="Arial" w:hAnsi="Arial" w:cs="Arial"/>
          <w:b/>
          <w:sz w:val="22"/>
        </w:rPr>
        <w:t>.  Определение роли в процессах</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13"/>
        <w:gridCol w:w="3356"/>
        <w:gridCol w:w="4707"/>
      </w:tblGrid>
      <w:tr w:rsidR="00022C33" w:rsidRPr="006F5656" w14:paraId="4FD8CCD3" w14:textId="77777777" w:rsidTr="00AE12DE">
        <w:trPr>
          <w:trHeight w:val="581"/>
          <w:tblHeader/>
        </w:trPr>
        <w:tc>
          <w:tcPr>
            <w:tcW w:w="1038" w:type="pct"/>
            <w:shd w:val="clear" w:color="auto" w:fill="FFC000"/>
            <w:vAlign w:val="center"/>
          </w:tcPr>
          <w:p w14:paraId="2833915F" w14:textId="77777777" w:rsidR="00022C33" w:rsidRPr="006F5656" w:rsidRDefault="00022C33" w:rsidP="0043622A">
            <w:pPr>
              <w:jc w:val="center"/>
              <w:rPr>
                <w:rFonts w:ascii="Arial" w:hAnsi="Arial" w:cs="Arial"/>
                <w:b/>
                <w:sz w:val="20"/>
                <w:szCs w:val="20"/>
              </w:rPr>
            </w:pPr>
            <w:r w:rsidRPr="006F5656">
              <w:rPr>
                <w:rFonts w:ascii="Arial" w:hAnsi="Arial" w:cs="Arial"/>
                <w:b/>
                <w:bCs/>
                <w:sz w:val="20"/>
                <w:szCs w:val="20"/>
                <w:lang w:eastAsia="ru-RU"/>
              </w:rPr>
              <w:t xml:space="preserve">Роль </w:t>
            </w:r>
          </w:p>
        </w:tc>
        <w:tc>
          <w:tcPr>
            <w:tcW w:w="1649" w:type="pct"/>
            <w:shd w:val="clear" w:color="auto" w:fill="FFC000"/>
            <w:vAlign w:val="center"/>
          </w:tcPr>
          <w:p w14:paraId="5D5CAE98" w14:textId="77777777" w:rsidR="00022C33" w:rsidRPr="006F5656" w:rsidRDefault="00022C33" w:rsidP="0043622A">
            <w:pPr>
              <w:jc w:val="center"/>
              <w:rPr>
                <w:rFonts w:ascii="Arial" w:hAnsi="Arial" w:cs="Arial"/>
                <w:b/>
                <w:sz w:val="20"/>
                <w:szCs w:val="20"/>
              </w:rPr>
            </w:pPr>
            <w:r w:rsidRPr="006F5656">
              <w:rPr>
                <w:rFonts w:ascii="Arial" w:hAnsi="Arial" w:cs="Arial"/>
                <w:b/>
                <w:bCs/>
                <w:sz w:val="20"/>
                <w:szCs w:val="20"/>
                <w:lang w:eastAsia="ru-RU"/>
              </w:rPr>
              <w:t>Сокращение роли (Код)</w:t>
            </w:r>
          </w:p>
        </w:tc>
        <w:tc>
          <w:tcPr>
            <w:tcW w:w="2313" w:type="pct"/>
            <w:shd w:val="clear" w:color="auto" w:fill="FFC000"/>
            <w:vAlign w:val="center"/>
          </w:tcPr>
          <w:p w14:paraId="47A2E931" w14:textId="77777777" w:rsidR="00022C33" w:rsidRPr="006F5656" w:rsidRDefault="00022C33" w:rsidP="0043622A">
            <w:pPr>
              <w:jc w:val="center"/>
              <w:rPr>
                <w:rFonts w:ascii="Arial" w:hAnsi="Arial" w:cs="Arial"/>
                <w:b/>
                <w:sz w:val="20"/>
                <w:szCs w:val="20"/>
              </w:rPr>
            </w:pPr>
            <w:r w:rsidRPr="006F5656">
              <w:rPr>
                <w:rFonts w:ascii="Arial" w:hAnsi="Arial" w:cs="Arial"/>
                <w:b/>
                <w:bCs/>
                <w:sz w:val="20"/>
                <w:szCs w:val="20"/>
                <w:lang w:eastAsia="ru-RU"/>
              </w:rPr>
              <w:t>Описание роли</w:t>
            </w:r>
          </w:p>
        </w:tc>
      </w:tr>
      <w:tr w:rsidR="00022C33" w:rsidRPr="006F5656" w14:paraId="01DEDE18" w14:textId="77777777" w:rsidTr="00AE12DE">
        <w:tc>
          <w:tcPr>
            <w:tcW w:w="1038" w:type="pct"/>
            <w:shd w:val="clear" w:color="auto" w:fill="auto"/>
          </w:tcPr>
          <w:p w14:paraId="07DFF7F7" w14:textId="2EFDD15A" w:rsidR="00022C33" w:rsidRPr="007F1F79" w:rsidRDefault="004318C3" w:rsidP="00AE12DE">
            <w:pPr>
              <w:spacing w:before="45" w:after="45"/>
              <w:ind w:left="-57"/>
              <w:jc w:val="left"/>
              <w:rPr>
                <w:rFonts w:ascii="Arial" w:hAnsi="Arial" w:cs="Arial"/>
                <w:color w:val="000000"/>
                <w:sz w:val="20"/>
                <w:szCs w:val="20"/>
                <w:lang w:eastAsia="ru-RU"/>
              </w:rPr>
            </w:pPr>
            <w:r w:rsidRPr="007F1F79">
              <w:rPr>
                <w:rFonts w:ascii="Arial" w:hAnsi="Arial" w:cs="Arial"/>
                <w:color w:val="000000"/>
                <w:sz w:val="20"/>
                <w:szCs w:val="20"/>
                <w:lang w:eastAsia="ru-RU"/>
              </w:rPr>
              <w:t>Специалист Управления процессами перевозок</w:t>
            </w:r>
          </w:p>
        </w:tc>
        <w:tc>
          <w:tcPr>
            <w:tcW w:w="1649" w:type="pct"/>
            <w:shd w:val="clear" w:color="auto" w:fill="auto"/>
          </w:tcPr>
          <w:p w14:paraId="3638823E" w14:textId="5A553CDD" w:rsidR="00022C33" w:rsidRPr="00AE12DE" w:rsidRDefault="00B525AA" w:rsidP="00AE12DE">
            <w:pPr>
              <w:spacing w:before="45" w:after="45"/>
              <w:ind w:left="-57"/>
              <w:jc w:val="left"/>
              <w:rPr>
                <w:rFonts w:ascii="Arial" w:hAnsi="Arial" w:cs="Arial"/>
                <w:color w:val="000000"/>
                <w:sz w:val="20"/>
                <w:szCs w:val="20"/>
                <w:lang w:eastAsia="ru-RU"/>
              </w:rPr>
            </w:pPr>
            <w:r w:rsidRPr="00B525AA">
              <w:rPr>
                <w:rFonts w:ascii="Arial" w:hAnsi="Arial" w:cs="Arial"/>
                <w:color w:val="000000"/>
                <w:sz w:val="20"/>
                <w:szCs w:val="20"/>
                <w:lang w:eastAsia="ru-RU"/>
              </w:rPr>
              <w:t>ZC_</w:t>
            </w:r>
            <w:r>
              <w:rPr>
                <w:rFonts w:ascii="Arial" w:hAnsi="Arial" w:cs="Arial"/>
                <w:color w:val="000000"/>
                <w:sz w:val="20"/>
                <w:szCs w:val="20"/>
                <w:lang w:eastAsia="ru-RU"/>
              </w:rPr>
              <w:t>*</w:t>
            </w:r>
            <w:r w:rsidRPr="00B525AA">
              <w:rPr>
                <w:rFonts w:ascii="Arial" w:hAnsi="Arial" w:cs="Arial"/>
                <w:color w:val="000000"/>
                <w:sz w:val="20"/>
                <w:szCs w:val="20"/>
                <w:lang w:eastAsia="ru-RU"/>
              </w:rPr>
              <w:t>_MM_TRANSPORT_Y</w:t>
            </w:r>
          </w:p>
        </w:tc>
        <w:tc>
          <w:tcPr>
            <w:tcW w:w="2313" w:type="pct"/>
            <w:shd w:val="clear" w:color="auto" w:fill="auto"/>
          </w:tcPr>
          <w:p w14:paraId="30E95140" w14:textId="3324F06F" w:rsidR="00022C33" w:rsidRPr="002B52C6" w:rsidRDefault="007F1F79" w:rsidP="00AE12DE">
            <w:pPr>
              <w:rPr>
                <w:rFonts w:ascii="Arial" w:hAnsi="Arial" w:cs="Arial"/>
                <w:sz w:val="20"/>
                <w:szCs w:val="20"/>
              </w:rPr>
            </w:pPr>
            <w:r>
              <w:rPr>
                <w:rFonts w:ascii="Arial" w:hAnsi="Arial" w:cs="Arial"/>
                <w:sz w:val="20"/>
                <w:szCs w:val="20"/>
              </w:rPr>
              <w:t>Данная роль присваивается для контроля и оперативного управления транспортировкой МТР</w:t>
            </w:r>
            <w:r w:rsidR="006D7353" w:rsidRPr="00AE12DE">
              <w:rPr>
                <w:rFonts w:ascii="Arial" w:hAnsi="Arial" w:cs="Arial"/>
                <w:sz w:val="20"/>
                <w:szCs w:val="20"/>
              </w:rPr>
              <w:t xml:space="preserve"> </w:t>
            </w:r>
            <w:r w:rsidR="006D7353">
              <w:rPr>
                <w:rFonts w:ascii="Arial" w:hAnsi="Arial" w:cs="Arial"/>
                <w:sz w:val="20"/>
                <w:szCs w:val="20"/>
              </w:rPr>
              <w:t>и выполнения работ технологическим и пассажирским транспортом</w:t>
            </w:r>
          </w:p>
        </w:tc>
      </w:tr>
      <w:tr w:rsidR="007F1F79" w:rsidRPr="006F5656" w14:paraId="0954204F" w14:textId="77777777" w:rsidTr="00AE12DE">
        <w:tc>
          <w:tcPr>
            <w:tcW w:w="1038" w:type="pct"/>
            <w:shd w:val="clear" w:color="auto" w:fill="auto"/>
          </w:tcPr>
          <w:p w14:paraId="07C700A3" w14:textId="2B289CBB" w:rsidR="007F1F79" w:rsidRPr="007F1F79" w:rsidRDefault="007F1F79" w:rsidP="005474C8">
            <w:pPr>
              <w:spacing w:before="45" w:after="45"/>
              <w:ind w:left="-57"/>
              <w:jc w:val="left"/>
              <w:rPr>
                <w:rFonts w:ascii="Arial" w:hAnsi="Arial" w:cs="Arial"/>
                <w:color w:val="000000"/>
                <w:sz w:val="20"/>
                <w:szCs w:val="20"/>
                <w:lang w:eastAsia="ru-RU"/>
              </w:rPr>
            </w:pPr>
            <w:r w:rsidRPr="007F1F79">
              <w:rPr>
                <w:rFonts w:ascii="Arial" w:hAnsi="Arial" w:cs="Arial"/>
                <w:color w:val="000000"/>
                <w:sz w:val="20"/>
                <w:szCs w:val="20"/>
                <w:lang w:eastAsia="ru-RU"/>
              </w:rPr>
              <w:t>Таксировщик</w:t>
            </w:r>
          </w:p>
        </w:tc>
        <w:tc>
          <w:tcPr>
            <w:tcW w:w="1649" w:type="pct"/>
            <w:shd w:val="clear" w:color="auto" w:fill="auto"/>
          </w:tcPr>
          <w:p w14:paraId="787014C6" w14:textId="50117392" w:rsidR="007F1F79" w:rsidRPr="00AE12DE" w:rsidRDefault="00B525AA" w:rsidP="00AE12DE">
            <w:pPr>
              <w:spacing w:before="45" w:after="45"/>
              <w:ind w:left="-57"/>
              <w:jc w:val="left"/>
              <w:rPr>
                <w:rFonts w:ascii="Arial" w:hAnsi="Arial" w:cs="Arial"/>
                <w:color w:val="000000"/>
                <w:sz w:val="20"/>
                <w:szCs w:val="20"/>
                <w:lang w:val="en-US" w:eastAsia="ru-RU"/>
              </w:rPr>
            </w:pPr>
            <w:r w:rsidRPr="00AE12DE">
              <w:rPr>
                <w:rFonts w:ascii="Arial" w:hAnsi="Arial" w:cs="Arial"/>
                <w:color w:val="000000"/>
                <w:sz w:val="20"/>
                <w:szCs w:val="20"/>
                <w:lang w:val="en-US" w:eastAsia="ru-RU"/>
              </w:rPr>
              <w:t>ZC_</w:t>
            </w:r>
            <w:r>
              <w:rPr>
                <w:rFonts w:ascii="Arial" w:hAnsi="Arial" w:cs="Arial"/>
                <w:color w:val="000000"/>
                <w:sz w:val="20"/>
                <w:szCs w:val="20"/>
                <w:lang w:eastAsia="ru-RU"/>
              </w:rPr>
              <w:t>*</w:t>
            </w:r>
            <w:r w:rsidRPr="00AE12DE">
              <w:rPr>
                <w:rFonts w:ascii="Arial" w:hAnsi="Arial" w:cs="Arial"/>
                <w:color w:val="000000"/>
                <w:sz w:val="20"/>
                <w:szCs w:val="20"/>
                <w:lang w:val="en-US" w:eastAsia="ru-RU"/>
              </w:rPr>
              <w:t>_MM_TAKSIROV_Y</w:t>
            </w:r>
          </w:p>
        </w:tc>
        <w:tc>
          <w:tcPr>
            <w:tcW w:w="2313" w:type="pct"/>
            <w:shd w:val="clear" w:color="auto" w:fill="auto"/>
          </w:tcPr>
          <w:p w14:paraId="7ED9EC88" w14:textId="58BF8FA3" w:rsidR="007F1F79" w:rsidRPr="006F5656" w:rsidRDefault="007F1F79" w:rsidP="006107AB">
            <w:pPr>
              <w:rPr>
                <w:rFonts w:ascii="Arial" w:hAnsi="Arial" w:cs="Arial"/>
                <w:sz w:val="20"/>
                <w:szCs w:val="20"/>
              </w:rPr>
            </w:pPr>
            <w:r>
              <w:rPr>
                <w:rFonts w:ascii="Arial" w:hAnsi="Arial" w:cs="Arial"/>
                <w:sz w:val="20"/>
                <w:szCs w:val="20"/>
              </w:rPr>
              <w:t xml:space="preserve">Данная роль присваивается </w:t>
            </w:r>
            <w:del w:id="1709" w:author="Savinskaya Yulia" w:date="2021-02-25T11:34:00Z">
              <w:r w:rsidDel="006107AB">
                <w:rPr>
                  <w:rFonts w:ascii="Arial" w:hAnsi="Arial" w:cs="Arial"/>
                  <w:sz w:val="20"/>
                  <w:szCs w:val="20"/>
                </w:rPr>
                <w:delText xml:space="preserve">Таксировщику </w:delText>
              </w:r>
            </w:del>
            <w:ins w:id="1710" w:author="Savinskaya Yulia" w:date="2021-02-25T11:34:00Z">
              <w:r w:rsidR="006107AB">
                <w:rPr>
                  <w:rFonts w:ascii="Arial" w:hAnsi="Arial" w:cs="Arial"/>
                  <w:sz w:val="20"/>
                  <w:szCs w:val="20"/>
                </w:rPr>
                <w:t xml:space="preserve">таксировщику </w:t>
              </w:r>
            </w:ins>
            <w:r w:rsidR="00FC6203">
              <w:rPr>
                <w:rFonts w:ascii="Arial" w:hAnsi="Arial" w:cs="Arial"/>
                <w:sz w:val="20"/>
                <w:szCs w:val="20"/>
              </w:rPr>
              <w:t xml:space="preserve">для работы с путевыми листами, печати товаросопроводительных документов и </w:t>
            </w:r>
            <w:r>
              <w:rPr>
                <w:rFonts w:ascii="Arial" w:hAnsi="Arial" w:cs="Arial"/>
                <w:sz w:val="20"/>
                <w:szCs w:val="20"/>
              </w:rPr>
              <w:t xml:space="preserve">выполнения </w:t>
            </w:r>
            <w:r w:rsidR="00B470D3">
              <w:rPr>
                <w:rFonts w:ascii="Arial" w:hAnsi="Arial" w:cs="Arial"/>
                <w:sz w:val="20"/>
                <w:szCs w:val="20"/>
              </w:rPr>
              <w:t>расчета транспортировки</w:t>
            </w:r>
            <w:ins w:id="1711" w:author="Savinskaya Yulia" w:date="2021-02-25T11:30:00Z">
              <w:r w:rsidR="006107AB">
                <w:rPr>
                  <w:rFonts w:ascii="Arial" w:hAnsi="Arial" w:cs="Arial"/>
                  <w:sz w:val="20"/>
                  <w:szCs w:val="20"/>
                </w:rPr>
                <w:t>, закрытия путевого листа по выполнении транспортных работ.</w:t>
              </w:r>
            </w:ins>
            <w:del w:id="1712" w:author="Savinskaya Yulia" w:date="2021-02-25T11:30:00Z">
              <w:r w:rsidR="00262C58" w:rsidDel="006107AB">
                <w:rPr>
                  <w:rFonts w:ascii="Arial" w:hAnsi="Arial" w:cs="Arial"/>
                  <w:sz w:val="20"/>
                  <w:szCs w:val="20"/>
                </w:rPr>
                <w:delText>.</w:delText>
              </w:r>
            </w:del>
          </w:p>
        </w:tc>
      </w:tr>
      <w:tr w:rsidR="00C20503" w:rsidRPr="006F5656" w:rsidDel="00A11B80" w14:paraId="3D1586FE" w14:textId="5E259E3E" w:rsidTr="00AE12DE">
        <w:trPr>
          <w:del w:id="1713" w:author="savinskayayub" w:date="2021-03-16T08:30:00Z"/>
        </w:trPr>
        <w:tc>
          <w:tcPr>
            <w:tcW w:w="1038" w:type="pct"/>
            <w:shd w:val="clear" w:color="auto" w:fill="auto"/>
          </w:tcPr>
          <w:p w14:paraId="13910236" w14:textId="16B96B34" w:rsidR="00C20503" w:rsidRPr="007F1F79" w:rsidDel="00A11B80" w:rsidRDefault="005474C8" w:rsidP="002B52C6">
            <w:pPr>
              <w:spacing w:before="45" w:after="45"/>
              <w:ind w:left="-57"/>
              <w:jc w:val="left"/>
              <w:rPr>
                <w:del w:id="1714" w:author="savinskayayub" w:date="2021-03-16T08:30:00Z"/>
                <w:rFonts w:ascii="Arial" w:hAnsi="Arial" w:cs="Arial"/>
                <w:color w:val="000000"/>
                <w:sz w:val="20"/>
                <w:szCs w:val="20"/>
                <w:lang w:eastAsia="ru-RU"/>
              </w:rPr>
            </w:pPr>
            <w:del w:id="1715" w:author="savinskayayub" w:date="2021-03-16T08:30:00Z">
              <w:r w:rsidRPr="00AE12DE" w:rsidDel="00A11B80">
                <w:rPr>
                  <w:rFonts w:ascii="Arial" w:hAnsi="Arial" w:cs="Arial"/>
                  <w:color w:val="000000"/>
                  <w:sz w:val="20"/>
                  <w:szCs w:val="20"/>
                  <w:lang w:eastAsia="ru-RU"/>
                </w:rPr>
                <w:delText>Менеджер по сопровождению договора</w:delText>
              </w:r>
            </w:del>
          </w:p>
        </w:tc>
        <w:tc>
          <w:tcPr>
            <w:tcW w:w="1649" w:type="pct"/>
            <w:shd w:val="clear" w:color="auto" w:fill="auto"/>
          </w:tcPr>
          <w:p w14:paraId="3D0E955A" w14:textId="0E8F5CE8" w:rsidR="00C20503" w:rsidRPr="00DA1E29" w:rsidDel="00A11B80" w:rsidRDefault="002B52C6" w:rsidP="00AE12DE">
            <w:pPr>
              <w:spacing w:before="45" w:after="45"/>
              <w:ind w:left="-57"/>
              <w:jc w:val="left"/>
              <w:rPr>
                <w:del w:id="1716" w:author="savinskayayub" w:date="2021-03-16T08:30:00Z"/>
                <w:rFonts w:ascii="Arial" w:hAnsi="Arial" w:cs="Arial"/>
                <w:color w:val="000000"/>
                <w:sz w:val="20"/>
                <w:szCs w:val="20"/>
                <w:lang w:eastAsia="ru-RU"/>
              </w:rPr>
            </w:pPr>
            <w:del w:id="1717" w:author="savinskayayub" w:date="2021-03-16T08:30:00Z">
              <w:r w:rsidRPr="00AE12DE" w:rsidDel="00A11B80">
                <w:rPr>
                  <w:rFonts w:ascii="Arial" w:hAnsi="Arial" w:cs="Arial"/>
                  <w:color w:val="000000"/>
                  <w:sz w:val="20"/>
                  <w:szCs w:val="20"/>
                  <w:lang w:val="en-US" w:eastAsia="ru-RU"/>
                </w:rPr>
                <w:delText>ZC</w:delText>
              </w:r>
              <w:r w:rsidRPr="00DA1E29" w:rsidDel="00A11B80">
                <w:rPr>
                  <w:rFonts w:ascii="Arial" w:hAnsi="Arial" w:cs="Arial"/>
                  <w:color w:val="000000"/>
                  <w:sz w:val="20"/>
                  <w:szCs w:val="20"/>
                  <w:lang w:eastAsia="ru-RU"/>
                </w:rPr>
                <w:delText>_*_</w:delText>
              </w:r>
              <w:r w:rsidRPr="00AE12DE" w:rsidDel="00A11B80">
                <w:rPr>
                  <w:rFonts w:ascii="Arial" w:hAnsi="Arial" w:cs="Arial"/>
                  <w:color w:val="000000"/>
                  <w:sz w:val="20"/>
                  <w:szCs w:val="20"/>
                  <w:lang w:val="en-US" w:eastAsia="ru-RU"/>
                </w:rPr>
                <w:delText>MM</w:delText>
              </w:r>
              <w:r w:rsidRPr="00DA1E29" w:rsidDel="00A11B80">
                <w:rPr>
                  <w:rFonts w:ascii="Arial" w:hAnsi="Arial" w:cs="Arial"/>
                  <w:color w:val="000000"/>
                  <w:sz w:val="20"/>
                  <w:szCs w:val="20"/>
                  <w:lang w:eastAsia="ru-RU"/>
                </w:rPr>
                <w:delText>_</w:delText>
              </w:r>
              <w:r w:rsidRPr="00AE12DE" w:rsidDel="00A11B80">
                <w:rPr>
                  <w:rFonts w:ascii="Arial" w:hAnsi="Arial" w:cs="Arial"/>
                  <w:color w:val="000000"/>
                  <w:sz w:val="20"/>
                  <w:szCs w:val="20"/>
                  <w:lang w:val="en-US" w:eastAsia="ru-RU"/>
                </w:rPr>
                <w:delText>KURAT</w:delText>
              </w:r>
              <w:r w:rsidRPr="00DA1E29" w:rsidDel="00A11B80">
                <w:rPr>
                  <w:rFonts w:ascii="Arial" w:hAnsi="Arial" w:cs="Arial"/>
                  <w:color w:val="000000"/>
                  <w:sz w:val="20"/>
                  <w:szCs w:val="20"/>
                  <w:lang w:eastAsia="ru-RU"/>
                </w:rPr>
                <w:delText>_</w:delText>
              </w:r>
              <w:r w:rsidRPr="00AE12DE" w:rsidDel="00A11B80">
                <w:rPr>
                  <w:rFonts w:ascii="Arial" w:hAnsi="Arial" w:cs="Arial"/>
                  <w:color w:val="000000"/>
                  <w:sz w:val="20"/>
                  <w:szCs w:val="20"/>
                  <w:lang w:val="en-US" w:eastAsia="ru-RU"/>
                </w:rPr>
                <w:delText>DOG</w:delText>
              </w:r>
              <w:r w:rsidRPr="00DA1E29" w:rsidDel="00A11B80">
                <w:rPr>
                  <w:rFonts w:ascii="Arial" w:hAnsi="Arial" w:cs="Arial"/>
                  <w:color w:val="000000"/>
                  <w:sz w:val="20"/>
                  <w:szCs w:val="20"/>
                  <w:lang w:eastAsia="ru-RU"/>
                </w:rPr>
                <w:delText>_</w:delText>
              </w:r>
              <w:r w:rsidRPr="00AE12DE" w:rsidDel="00A11B80">
                <w:rPr>
                  <w:rFonts w:ascii="Arial" w:hAnsi="Arial" w:cs="Arial"/>
                  <w:color w:val="000000"/>
                  <w:sz w:val="20"/>
                  <w:szCs w:val="20"/>
                  <w:lang w:val="en-US" w:eastAsia="ru-RU"/>
                </w:rPr>
                <w:delText>Y</w:delText>
              </w:r>
            </w:del>
          </w:p>
        </w:tc>
        <w:tc>
          <w:tcPr>
            <w:tcW w:w="2313" w:type="pct"/>
            <w:shd w:val="clear" w:color="auto" w:fill="auto"/>
          </w:tcPr>
          <w:p w14:paraId="73847F53" w14:textId="28299429" w:rsidR="00C20503" w:rsidDel="00A11B80" w:rsidRDefault="00C20503" w:rsidP="00AE12DE">
            <w:pPr>
              <w:rPr>
                <w:del w:id="1718" w:author="savinskayayub" w:date="2021-03-16T08:30:00Z"/>
                <w:rFonts w:ascii="Arial" w:hAnsi="Arial" w:cs="Arial"/>
                <w:sz w:val="20"/>
                <w:szCs w:val="20"/>
              </w:rPr>
            </w:pPr>
            <w:del w:id="1719" w:author="savinskayayub" w:date="2021-03-16T08:30:00Z">
              <w:r w:rsidDel="00A11B80">
                <w:rPr>
                  <w:rFonts w:ascii="Arial" w:hAnsi="Arial" w:cs="Arial"/>
                  <w:sz w:val="20"/>
                  <w:szCs w:val="20"/>
                </w:rPr>
                <w:delText xml:space="preserve">Данная роль присваивается </w:delText>
              </w:r>
              <w:r w:rsidR="005474C8" w:rsidRPr="003B3CFD" w:rsidDel="00A11B80">
                <w:rPr>
                  <w:rFonts w:ascii="Arial" w:hAnsi="Arial" w:cs="Arial"/>
                  <w:color w:val="000000"/>
                  <w:sz w:val="20"/>
                  <w:szCs w:val="20"/>
                  <w:lang w:eastAsia="ru-RU"/>
                </w:rPr>
                <w:delText>Менеджер</w:delText>
              </w:r>
              <w:r w:rsidR="005474C8" w:rsidDel="00A11B80">
                <w:rPr>
                  <w:rFonts w:ascii="Arial" w:hAnsi="Arial" w:cs="Arial"/>
                  <w:color w:val="000000"/>
                  <w:sz w:val="20"/>
                  <w:szCs w:val="20"/>
                  <w:lang w:eastAsia="ru-RU"/>
                </w:rPr>
                <w:delText>у</w:delText>
              </w:r>
              <w:r w:rsidR="005474C8" w:rsidRPr="003B3CFD" w:rsidDel="00A11B80">
                <w:rPr>
                  <w:rFonts w:ascii="Arial" w:hAnsi="Arial" w:cs="Arial"/>
                  <w:color w:val="000000"/>
                  <w:sz w:val="20"/>
                  <w:szCs w:val="20"/>
                  <w:lang w:eastAsia="ru-RU"/>
                </w:rPr>
                <w:delText xml:space="preserve"> по сопровождению договора</w:delText>
              </w:r>
              <w:r w:rsidDel="00A11B80">
                <w:rPr>
                  <w:rFonts w:ascii="Arial" w:hAnsi="Arial" w:cs="Arial"/>
                  <w:sz w:val="20"/>
                  <w:szCs w:val="20"/>
                </w:rPr>
                <w:delText xml:space="preserve"> </w:delText>
              </w:r>
              <w:r w:rsidR="000742F6" w:rsidDel="00A11B80">
                <w:rPr>
                  <w:rFonts w:ascii="Arial" w:hAnsi="Arial" w:cs="Arial"/>
                  <w:sz w:val="20"/>
                  <w:szCs w:val="20"/>
                </w:rPr>
                <w:delText>для создания, изменения Ф</w:delText>
              </w:r>
              <w:r w:rsidDel="00A11B80">
                <w:rPr>
                  <w:rFonts w:ascii="Arial" w:hAnsi="Arial" w:cs="Arial"/>
                  <w:sz w:val="20"/>
                  <w:szCs w:val="20"/>
                </w:rPr>
                <w:delText>рахтовых соглашений.</w:delText>
              </w:r>
            </w:del>
          </w:p>
        </w:tc>
      </w:tr>
      <w:tr w:rsidR="00C20503" w:rsidRPr="006F5656" w14:paraId="0F0EC942" w14:textId="77777777" w:rsidTr="00AE12DE">
        <w:tc>
          <w:tcPr>
            <w:tcW w:w="1038" w:type="pct"/>
            <w:shd w:val="clear" w:color="auto" w:fill="auto"/>
          </w:tcPr>
          <w:p w14:paraId="7DE89137" w14:textId="5F5C26CC" w:rsidR="00C20503" w:rsidRDefault="00C20503" w:rsidP="002B52C6">
            <w:pPr>
              <w:spacing w:before="45" w:after="45"/>
              <w:ind w:left="-57"/>
              <w:jc w:val="left"/>
              <w:rPr>
                <w:rFonts w:ascii="Arial" w:hAnsi="Arial" w:cs="Arial"/>
                <w:color w:val="000000"/>
                <w:sz w:val="20"/>
                <w:szCs w:val="20"/>
                <w:lang w:eastAsia="ru-RU"/>
              </w:rPr>
            </w:pPr>
            <w:r>
              <w:rPr>
                <w:rFonts w:ascii="Arial" w:hAnsi="Arial" w:cs="Arial"/>
                <w:color w:val="000000"/>
                <w:sz w:val="20"/>
                <w:szCs w:val="20"/>
                <w:lang w:eastAsia="ru-RU"/>
              </w:rPr>
              <w:t xml:space="preserve">Заместитель по направлению </w:t>
            </w:r>
          </w:p>
        </w:tc>
        <w:tc>
          <w:tcPr>
            <w:tcW w:w="1649" w:type="pct"/>
            <w:shd w:val="clear" w:color="auto" w:fill="auto"/>
          </w:tcPr>
          <w:p w14:paraId="5E17EE1A" w14:textId="77777777" w:rsidR="00C20503" w:rsidRPr="00AE12DE" w:rsidRDefault="002B52C6" w:rsidP="00AE12DE">
            <w:pPr>
              <w:spacing w:before="45" w:after="45"/>
              <w:ind w:left="-57"/>
              <w:jc w:val="left"/>
              <w:rPr>
                <w:rFonts w:ascii="Arial" w:hAnsi="Arial" w:cs="Arial"/>
                <w:color w:val="000000"/>
                <w:sz w:val="20"/>
                <w:szCs w:val="20"/>
                <w:lang w:val="en-US" w:eastAsia="ru-RU"/>
              </w:rPr>
            </w:pPr>
            <w:r w:rsidRPr="00AE12DE">
              <w:rPr>
                <w:rFonts w:ascii="Arial" w:hAnsi="Arial" w:cs="Arial"/>
                <w:color w:val="000000"/>
                <w:sz w:val="20"/>
                <w:szCs w:val="20"/>
                <w:lang w:val="en-US" w:eastAsia="ru-RU"/>
              </w:rPr>
              <w:t>ZC_*_MM_ZAM_NAP_Y</w:t>
            </w:r>
          </w:p>
        </w:tc>
        <w:tc>
          <w:tcPr>
            <w:tcW w:w="2313" w:type="pct"/>
            <w:shd w:val="clear" w:color="auto" w:fill="auto"/>
          </w:tcPr>
          <w:p w14:paraId="571656DA" w14:textId="47F6479E" w:rsidR="00C20503" w:rsidRDefault="00C20503" w:rsidP="002B52C6">
            <w:pPr>
              <w:jc w:val="left"/>
              <w:rPr>
                <w:rFonts w:ascii="Arial" w:hAnsi="Arial" w:cs="Arial"/>
                <w:sz w:val="20"/>
                <w:szCs w:val="20"/>
              </w:rPr>
            </w:pPr>
            <w:r>
              <w:rPr>
                <w:rFonts w:ascii="Arial" w:hAnsi="Arial" w:cs="Arial"/>
                <w:sz w:val="20"/>
                <w:szCs w:val="20"/>
              </w:rPr>
              <w:t>Данная роль присваивается Заместителю по направлению</w:t>
            </w:r>
            <w:r w:rsidR="006D7353">
              <w:rPr>
                <w:rFonts w:ascii="Arial" w:hAnsi="Arial" w:cs="Arial"/>
                <w:sz w:val="20"/>
                <w:szCs w:val="20"/>
              </w:rPr>
              <w:t xml:space="preserve"> </w:t>
            </w:r>
            <w:r>
              <w:rPr>
                <w:rFonts w:ascii="Arial" w:hAnsi="Arial" w:cs="Arial"/>
                <w:sz w:val="20"/>
                <w:szCs w:val="20"/>
              </w:rPr>
              <w:t>для утверждения Фрахтовых заказов</w:t>
            </w:r>
            <w:ins w:id="1720" w:author="Savinskaya Yulia" w:date="2021-02-25T11:34:00Z">
              <w:r w:rsidR="006107AB">
                <w:rPr>
                  <w:rFonts w:ascii="Arial" w:hAnsi="Arial" w:cs="Arial"/>
                  <w:sz w:val="20"/>
                  <w:szCs w:val="20"/>
                </w:rPr>
                <w:t xml:space="preserve"> и обоснованию сверхнормативного списания ГСМ.</w:t>
              </w:r>
            </w:ins>
            <w:del w:id="1721" w:author="Savinskaya Yulia" w:date="2021-02-25T11:34:00Z">
              <w:r w:rsidDel="006107AB">
                <w:rPr>
                  <w:rFonts w:ascii="Arial" w:hAnsi="Arial" w:cs="Arial"/>
                  <w:sz w:val="20"/>
                  <w:szCs w:val="20"/>
                </w:rPr>
                <w:delText>.</w:delText>
              </w:r>
            </w:del>
          </w:p>
        </w:tc>
      </w:tr>
      <w:tr w:rsidR="002B52C6" w:rsidRPr="006F5656" w14:paraId="3F9FFBBF" w14:textId="77777777" w:rsidTr="00AE12DE">
        <w:tc>
          <w:tcPr>
            <w:tcW w:w="1038" w:type="pct"/>
            <w:shd w:val="clear" w:color="auto" w:fill="auto"/>
          </w:tcPr>
          <w:p w14:paraId="454B9735" w14:textId="2EC7DF5D" w:rsidR="002B52C6" w:rsidRPr="007F1F79" w:rsidRDefault="002B52C6" w:rsidP="002B52C6">
            <w:pPr>
              <w:spacing w:before="45" w:after="45"/>
              <w:ind w:left="-57"/>
              <w:jc w:val="left"/>
              <w:rPr>
                <w:rFonts w:ascii="Arial" w:hAnsi="Arial" w:cs="Arial"/>
                <w:color w:val="000000"/>
                <w:sz w:val="20"/>
                <w:szCs w:val="20"/>
                <w:lang w:eastAsia="ru-RU"/>
              </w:rPr>
            </w:pPr>
            <w:r>
              <w:rPr>
                <w:rFonts w:ascii="Arial" w:hAnsi="Arial" w:cs="Arial"/>
                <w:color w:val="000000"/>
                <w:sz w:val="20"/>
                <w:szCs w:val="20"/>
                <w:lang w:eastAsia="ru-RU"/>
              </w:rPr>
              <w:lastRenderedPageBreak/>
              <w:t>Диспетчер</w:t>
            </w:r>
          </w:p>
        </w:tc>
        <w:tc>
          <w:tcPr>
            <w:tcW w:w="1649" w:type="pct"/>
            <w:shd w:val="clear" w:color="auto" w:fill="auto"/>
          </w:tcPr>
          <w:p w14:paraId="7FF4A8DD" w14:textId="77777777" w:rsidR="002B52C6" w:rsidRPr="00AE12DE" w:rsidRDefault="002B52C6" w:rsidP="00AE12DE">
            <w:pPr>
              <w:spacing w:before="45" w:after="45"/>
              <w:ind w:left="-57"/>
              <w:jc w:val="left"/>
              <w:rPr>
                <w:rFonts w:ascii="Arial" w:hAnsi="Arial" w:cs="Arial"/>
                <w:color w:val="000000"/>
                <w:sz w:val="20"/>
                <w:szCs w:val="20"/>
                <w:lang w:eastAsia="ru-RU"/>
              </w:rPr>
            </w:pPr>
            <w:r w:rsidRPr="00AE12DE">
              <w:rPr>
                <w:rFonts w:ascii="Arial" w:hAnsi="Arial" w:cs="Arial"/>
                <w:color w:val="000000"/>
                <w:sz w:val="20"/>
                <w:szCs w:val="20"/>
                <w:lang w:eastAsia="ru-RU"/>
              </w:rPr>
              <w:t>ZC_*_MM_DISPETCH_Y</w:t>
            </w:r>
          </w:p>
        </w:tc>
        <w:tc>
          <w:tcPr>
            <w:tcW w:w="2313" w:type="pct"/>
            <w:shd w:val="clear" w:color="auto" w:fill="auto"/>
          </w:tcPr>
          <w:p w14:paraId="67FF139A" w14:textId="44D0B4F2" w:rsidR="002B52C6" w:rsidRDefault="002B52C6" w:rsidP="00AE12DE">
            <w:pPr>
              <w:rPr>
                <w:rFonts w:ascii="Arial" w:hAnsi="Arial" w:cs="Arial"/>
                <w:sz w:val="20"/>
                <w:szCs w:val="20"/>
              </w:rPr>
            </w:pPr>
            <w:r>
              <w:rPr>
                <w:rFonts w:ascii="Arial" w:hAnsi="Arial" w:cs="Arial"/>
                <w:sz w:val="20"/>
                <w:szCs w:val="20"/>
              </w:rPr>
              <w:t>Данная роль присваивается специалисту Полюс Логистики, для обработки потребности в грузовом и технологическом транспорте. Назначении ТС и водителей.</w:t>
            </w:r>
          </w:p>
        </w:tc>
      </w:tr>
      <w:tr w:rsidR="002B52C6" w:rsidRPr="00C3099E" w14:paraId="6D006042" w14:textId="77777777" w:rsidTr="00AE12DE">
        <w:tc>
          <w:tcPr>
            <w:tcW w:w="1038" w:type="pct"/>
            <w:shd w:val="clear" w:color="auto" w:fill="auto"/>
          </w:tcPr>
          <w:p w14:paraId="4C36C046" w14:textId="77777777" w:rsidR="002B52C6" w:rsidRPr="007F1F79" w:rsidRDefault="002B52C6" w:rsidP="002B52C6">
            <w:pPr>
              <w:spacing w:before="45" w:after="45"/>
              <w:ind w:left="-57"/>
              <w:jc w:val="left"/>
              <w:rPr>
                <w:rFonts w:ascii="Arial" w:hAnsi="Arial" w:cs="Arial"/>
                <w:color w:val="000000"/>
                <w:sz w:val="20"/>
                <w:szCs w:val="20"/>
                <w:lang w:eastAsia="ru-RU"/>
              </w:rPr>
            </w:pPr>
            <w:r>
              <w:rPr>
                <w:rFonts w:ascii="Arial" w:hAnsi="Arial" w:cs="Arial"/>
                <w:color w:val="000000"/>
                <w:sz w:val="20"/>
                <w:szCs w:val="20"/>
                <w:lang w:eastAsia="ru-RU"/>
              </w:rPr>
              <w:t>Оператор диспетчерской службы</w:t>
            </w:r>
          </w:p>
        </w:tc>
        <w:tc>
          <w:tcPr>
            <w:tcW w:w="1649" w:type="pct"/>
            <w:shd w:val="clear" w:color="auto" w:fill="auto"/>
          </w:tcPr>
          <w:p w14:paraId="6B7B0A27" w14:textId="77777777" w:rsidR="002B52C6" w:rsidRPr="00AE12DE" w:rsidRDefault="002B52C6" w:rsidP="00AE12DE">
            <w:pPr>
              <w:spacing w:before="45" w:after="45"/>
              <w:ind w:left="-57"/>
              <w:jc w:val="left"/>
              <w:rPr>
                <w:rFonts w:ascii="Arial" w:hAnsi="Arial" w:cs="Arial"/>
                <w:color w:val="000000"/>
                <w:sz w:val="20"/>
                <w:szCs w:val="20"/>
                <w:lang w:eastAsia="ru-RU"/>
              </w:rPr>
            </w:pPr>
            <w:r w:rsidRPr="00AE12DE">
              <w:rPr>
                <w:rFonts w:ascii="Arial" w:hAnsi="Arial" w:cs="Arial"/>
                <w:color w:val="000000"/>
                <w:sz w:val="20"/>
                <w:szCs w:val="20"/>
                <w:lang w:eastAsia="ru-RU"/>
              </w:rPr>
              <w:t>ZC_*_MM_OPDISPSL_Y</w:t>
            </w:r>
          </w:p>
        </w:tc>
        <w:tc>
          <w:tcPr>
            <w:tcW w:w="2313" w:type="pct"/>
            <w:shd w:val="clear" w:color="auto" w:fill="auto"/>
          </w:tcPr>
          <w:p w14:paraId="6A417A5E" w14:textId="35056F10" w:rsidR="006107AB" w:rsidRPr="00C3099E" w:rsidRDefault="002B52C6" w:rsidP="00AE12DE">
            <w:pPr>
              <w:rPr>
                <w:rFonts w:ascii="Arial" w:hAnsi="Arial" w:cs="Arial"/>
                <w:sz w:val="20"/>
                <w:szCs w:val="20"/>
              </w:rPr>
            </w:pPr>
            <w:del w:id="1722" w:author="Savinskaya Yulia" w:date="2021-02-25T11:31:00Z">
              <w:r w:rsidDel="006107AB">
                <w:rPr>
                  <w:rFonts w:ascii="Arial" w:hAnsi="Arial" w:cs="Arial"/>
                  <w:sz w:val="20"/>
                  <w:szCs w:val="20"/>
                </w:rPr>
                <w:delText>Данная роль присваивается специалисту Полюс Логистики для закрытия путевого листа по выполнении транспортных работ.</w:delText>
              </w:r>
            </w:del>
            <w:ins w:id="1723" w:author="Savinskaya Yulia" w:date="2021-02-25T11:30:00Z">
              <w:r w:rsidR="006107AB">
                <w:rPr>
                  <w:rFonts w:ascii="Arial" w:hAnsi="Arial" w:cs="Arial"/>
                  <w:sz w:val="20"/>
                  <w:szCs w:val="20"/>
                </w:rPr>
                <w:t>Оператор диспетчерской службы</w:t>
              </w:r>
              <w:r w:rsidR="006107AB" w:rsidRPr="006107AB">
                <w:rPr>
                  <w:rFonts w:ascii="Arial" w:hAnsi="Arial" w:cs="Arial"/>
                  <w:sz w:val="20"/>
                  <w:szCs w:val="20"/>
                </w:rPr>
                <w:t xml:space="preserve"> принимает в работу и утверждает заявки на ТС, подтверждает/корректирует суточный план работ транспорта. После утверждения суточного плана осуществляет проверку доступности транспортных средств, формирует Путевые листы, регистрирует в Путевом листе транспортное средство. В случае нехватки ТС отклоняет заявки на ТС.</w:t>
              </w:r>
            </w:ins>
          </w:p>
        </w:tc>
      </w:tr>
      <w:tr w:rsidR="002B52C6" w:rsidRPr="002E2755" w14:paraId="0097AE1C" w14:textId="77777777" w:rsidTr="00AE12DE">
        <w:tc>
          <w:tcPr>
            <w:tcW w:w="1038" w:type="pct"/>
            <w:shd w:val="clear" w:color="auto" w:fill="auto"/>
          </w:tcPr>
          <w:p w14:paraId="4279A456" w14:textId="77777777" w:rsidR="002B52C6" w:rsidRPr="00C3099E" w:rsidRDefault="002B52C6" w:rsidP="002B52C6">
            <w:pPr>
              <w:spacing w:before="45" w:after="45"/>
              <w:ind w:left="-57"/>
              <w:jc w:val="left"/>
              <w:rPr>
                <w:rFonts w:ascii="Arial" w:hAnsi="Arial" w:cs="Arial"/>
                <w:color w:val="000000"/>
                <w:sz w:val="20"/>
                <w:szCs w:val="20"/>
                <w:lang w:eastAsia="ru-RU"/>
              </w:rPr>
            </w:pPr>
            <w:r>
              <w:rPr>
                <w:rFonts w:ascii="Arial" w:hAnsi="Arial" w:cs="Arial"/>
                <w:color w:val="000000"/>
                <w:sz w:val="20"/>
                <w:szCs w:val="20"/>
                <w:lang w:eastAsia="ru-RU"/>
              </w:rPr>
              <w:t>Заявитель потребности в ТС</w:t>
            </w:r>
          </w:p>
        </w:tc>
        <w:tc>
          <w:tcPr>
            <w:tcW w:w="1649" w:type="pct"/>
            <w:shd w:val="clear" w:color="auto" w:fill="auto"/>
          </w:tcPr>
          <w:p w14:paraId="4FA2417F" w14:textId="77777777" w:rsidR="002B52C6" w:rsidRPr="00AE12DE" w:rsidRDefault="002B52C6" w:rsidP="00AE12DE">
            <w:pPr>
              <w:spacing w:before="45" w:after="45"/>
              <w:ind w:left="-57"/>
              <w:jc w:val="left"/>
              <w:rPr>
                <w:rFonts w:ascii="Arial" w:hAnsi="Arial" w:cs="Arial"/>
                <w:color w:val="000000"/>
                <w:sz w:val="20"/>
                <w:szCs w:val="20"/>
                <w:lang w:val="en-US" w:eastAsia="ru-RU"/>
              </w:rPr>
            </w:pPr>
            <w:r w:rsidRPr="00AE12DE">
              <w:rPr>
                <w:rFonts w:ascii="Arial" w:hAnsi="Arial" w:cs="Arial"/>
                <w:color w:val="000000"/>
                <w:sz w:val="20"/>
                <w:szCs w:val="20"/>
                <w:lang w:val="en-US" w:eastAsia="ru-RU"/>
              </w:rPr>
              <w:t>ZC_*_MM_ZAYAV_TS_Y</w:t>
            </w:r>
          </w:p>
        </w:tc>
        <w:tc>
          <w:tcPr>
            <w:tcW w:w="2313" w:type="pct"/>
            <w:shd w:val="clear" w:color="auto" w:fill="auto"/>
          </w:tcPr>
          <w:p w14:paraId="1EB77F34" w14:textId="725AECC4" w:rsidR="002B52C6" w:rsidRPr="002E2755" w:rsidRDefault="002B52C6" w:rsidP="00AE12DE">
            <w:pPr>
              <w:rPr>
                <w:rFonts w:ascii="Arial" w:hAnsi="Arial" w:cs="Arial"/>
                <w:sz w:val="20"/>
                <w:szCs w:val="20"/>
              </w:rPr>
            </w:pPr>
            <w:del w:id="1724" w:author="Savinskaya Yulia" w:date="2021-02-25T11:34:00Z">
              <w:r w:rsidDel="006107AB">
                <w:rPr>
                  <w:rFonts w:ascii="Arial" w:hAnsi="Arial" w:cs="Arial"/>
                  <w:sz w:val="20"/>
                  <w:szCs w:val="20"/>
                </w:rPr>
                <w:delText>Данная роль присваивается специалисту Полюс Логистики</w:delText>
              </w:r>
            </w:del>
            <w:ins w:id="1725" w:author="Savinskaya Yulia" w:date="2021-02-25T11:34:00Z">
              <w:r w:rsidR="006107AB">
                <w:rPr>
                  <w:rFonts w:ascii="Arial" w:hAnsi="Arial" w:cs="Arial"/>
                  <w:sz w:val="20"/>
                  <w:szCs w:val="20"/>
                </w:rPr>
                <w:t>Роль</w:t>
              </w:r>
            </w:ins>
            <w:r>
              <w:rPr>
                <w:rFonts w:ascii="Arial" w:hAnsi="Arial" w:cs="Arial"/>
                <w:sz w:val="20"/>
                <w:szCs w:val="20"/>
              </w:rPr>
              <w:t xml:space="preserve"> для формирования потребности в грузовом и технологическом транспорте</w:t>
            </w:r>
          </w:p>
        </w:tc>
      </w:tr>
      <w:tr w:rsidR="002B52C6" w:rsidRPr="002E2755" w14:paraId="2C0B26DC" w14:textId="77777777" w:rsidTr="00AE12DE">
        <w:tc>
          <w:tcPr>
            <w:tcW w:w="1038" w:type="pct"/>
            <w:shd w:val="clear" w:color="auto" w:fill="auto"/>
          </w:tcPr>
          <w:p w14:paraId="4C1F1865" w14:textId="77777777" w:rsidR="002B52C6" w:rsidRDefault="002B52C6" w:rsidP="002B52C6">
            <w:pPr>
              <w:spacing w:before="45" w:after="45"/>
              <w:ind w:left="-57"/>
              <w:jc w:val="left"/>
              <w:rPr>
                <w:rFonts w:ascii="Arial" w:hAnsi="Arial" w:cs="Arial"/>
                <w:color w:val="000000"/>
                <w:sz w:val="20"/>
                <w:szCs w:val="20"/>
                <w:lang w:eastAsia="ru-RU"/>
              </w:rPr>
            </w:pPr>
            <w:r w:rsidRPr="00AE12DE">
              <w:rPr>
                <w:rFonts w:ascii="Arial" w:hAnsi="Arial" w:cs="Arial"/>
                <w:color w:val="000000"/>
                <w:sz w:val="20"/>
                <w:szCs w:val="20"/>
                <w:lang w:eastAsia="ru-RU"/>
              </w:rPr>
              <w:t>Специалист Управления по отслеживанию процесса перевозки</w:t>
            </w:r>
          </w:p>
        </w:tc>
        <w:tc>
          <w:tcPr>
            <w:tcW w:w="1649" w:type="pct"/>
            <w:shd w:val="clear" w:color="auto" w:fill="auto"/>
          </w:tcPr>
          <w:p w14:paraId="5FF7B3B4" w14:textId="0695E4B9" w:rsidR="002B52C6" w:rsidRPr="00AE12DE" w:rsidRDefault="00B525AA" w:rsidP="00AE12DE">
            <w:pPr>
              <w:spacing w:before="45" w:after="45"/>
              <w:ind w:left="-57"/>
              <w:jc w:val="left"/>
              <w:rPr>
                <w:rFonts w:ascii="Arial" w:hAnsi="Arial" w:cs="Arial"/>
                <w:color w:val="000000"/>
                <w:sz w:val="20"/>
                <w:szCs w:val="20"/>
                <w:lang w:val="en-US" w:eastAsia="ru-RU"/>
              </w:rPr>
            </w:pPr>
            <w:r w:rsidRPr="00AE12DE">
              <w:rPr>
                <w:rFonts w:ascii="Arial" w:hAnsi="Arial" w:cs="Arial"/>
                <w:color w:val="000000"/>
                <w:sz w:val="20"/>
                <w:szCs w:val="20"/>
                <w:lang w:val="en-US" w:eastAsia="ru-RU"/>
              </w:rPr>
              <w:t>ZC_*_MM_TELEM_SPEC_Y</w:t>
            </w:r>
          </w:p>
        </w:tc>
        <w:tc>
          <w:tcPr>
            <w:tcW w:w="2313" w:type="pct"/>
            <w:shd w:val="clear" w:color="auto" w:fill="auto"/>
          </w:tcPr>
          <w:p w14:paraId="3CB5F880" w14:textId="0D4BCBB9" w:rsidR="002B52C6" w:rsidRDefault="002B52C6" w:rsidP="00567B21">
            <w:pPr>
              <w:rPr>
                <w:rFonts w:ascii="Arial" w:hAnsi="Arial" w:cs="Arial"/>
                <w:sz w:val="20"/>
                <w:szCs w:val="20"/>
              </w:rPr>
            </w:pPr>
            <w:r w:rsidRPr="00762402">
              <w:rPr>
                <w:rFonts w:ascii="Arial" w:hAnsi="Arial" w:cs="Arial"/>
                <w:sz w:val="20"/>
                <w:szCs w:val="20"/>
              </w:rPr>
              <w:t>Данная роль присваивается Сотруднику ОТК ТС для регистрации отправления и прибытия ТС</w:t>
            </w:r>
            <w:ins w:id="1726" w:author="Savinskaya Yulia" w:date="2021-03-10T12:53:00Z">
              <w:r w:rsidR="001E220A">
                <w:rPr>
                  <w:rFonts w:ascii="Arial" w:hAnsi="Arial" w:cs="Arial"/>
                  <w:sz w:val="20"/>
                  <w:szCs w:val="20"/>
                </w:rPr>
                <w:t>, загрузки событий с ТСД</w:t>
              </w:r>
            </w:ins>
            <w:ins w:id="1727" w:author="Savinskaya Yulia" w:date="2021-03-10T12:54:00Z">
              <w:r w:rsidR="00567B21">
                <w:rPr>
                  <w:rFonts w:ascii="Arial" w:hAnsi="Arial" w:cs="Arial"/>
                  <w:sz w:val="20"/>
                  <w:szCs w:val="20"/>
                </w:rPr>
                <w:t>.</w:t>
              </w:r>
            </w:ins>
          </w:p>
        </w:tc>
      </w:tr>
      <w:tr w:rsidR="002B52C6" w:rsidRPr="002E2755" w14:paraId="2E75E7E7" w14:textId="77777777" w:rsidTr="00AE12DE">
        <w:tc>
          <w:tcPr>
            <w:tcW w:w="1038" w:type="pct"/>
            <w:shd w:val="clear" w:color="auto" w:fill="auto"/>
          </w:tcPr>
          <w:p w14:paraId="42DE9007" w14:textId="319CDCE1" w:rsidR="002B52C6" w:rsidRPr="00AE12DE" w:rsidRDefault="002B52C6">
            <w:pPr>
              <w:spacing w:before="45" w:after="45"/>
              <w:ind w:left="-57"/>
              <w:jc w:val="left"/>
              <w:rPr>
                <w:rFonts w:ascii="Arial" w:hAnsi="Arial" w:cs="Arial"/>
                <w:color w:val="000000"/>
                <w:sz w:val="20"/>
                <w:szCs w:val="20"/>
                <w:lang w:eastAsia="ru-RU"/>
              </w:rPr>
            </w:pPr>
            <w:r w:rsidRPr="00AE12DE">
              <w:rPr>
                <w:rFonts w:ascii="Arial" w:hAnsi="Arial" w:cs="Arial"/>
                <w:color w:val="000000"/>
                <w:sz w:val="20"/>
                <w:szCs w:val="20"/>
                <w:lang w:eastAsia="ru-RU"/>
              </w:rPr>
              <w:t xml:space="preserve">Специалист </w:t>
            </w:r>
            <w:del w:id="1728" w:author="savinskayayub" w:date="2021-03-16T08:30:00Z">
              <w:r w:rsidRPr="00AE12DE" w:rsidDel="00A11B80">
                <w:rPr>
                  <w:rFonts w:ascii="Arial" w:hAnsi="Arial" w:cs="Arial"/>
                  <w:color w:val="000000"/>
                  <w:sz w:val="20"/>
                  <w:szCs w:val="20"/>
                  <w:lang w:eastAsia="ru-RU"/>
                </w:rPr>
                <w:delText xml:space="preserve">отдела </w:delText>
              </w:r>
            </w:del>
            <w:r w:rsidRPr="00AE12DE">
              <w:rPr>
                <w:rFonts w:ascii="Arial" w:hAnsi="Arial" w:cs="Arial"/>
                <w:color w:val="000000"/>
                <w:sz w:val="20"/>
                <w:szCs w:val="20"/>
                <w:lang w:eastAsia="ru-RU"/>
              </w:rPr>
              <w:t>ПТО</w:t>
            </w:r>
          </w:p>
        </w:tc>
        <w:tc>
          <w:tcPr>
            <w:tcW w:w="1649" w:type="pct"/>
            <w:shd w:val="clear" w:color="auto" w:fill="auto"/>
          </w:tcPr>
          <w:p w14:paraId="6F4828AB" w14:textId="77777777" w:rsidR="002B52C6" w:rsidRPr="00AE12DE" w:rsidRDefault="002B52C6" w:rsidP="00AE12DE">
            <w:pPr>
              <w:spacing w:before="45" w:after="45"/>
              <w:ind w:left="-57"/>
              <w:jc w:val="left"/>
              <w:rPr>
                <w:rFonts w:ascii="Arial" w:hAnsi="Arial" w:cs="Arial"/>
                <w:color w:val="000000"/>
                <w:sz w:val="20"/>
                <w:szCs w:val="20"/>
                <w:lang w:val="en-US" w:eastAsia="ru-RU"/>
              </w:rPr>
            </w:pPr>
            <w:r w:rsidRPr="00AE12DE">
              <w:rPr>
                <w:rFonts w:ascii="Arial" w:hAnsi="Arial" w:cs="Arial"/>
                <w:color w:val="000000"/>
                <w:sz w:val="20"/>
                <w:szCs w:val="20"/>
                <w:lang w:val="en-US" w:eastAsia="ru-RU"/>
              </w:rPr>
              <w:t>ZC_*_PM_PP_SPEC_Y</w:t>
            </w:r>
          </w:p>
        </w:tc>
        <w:tc>
          <w:tcPr>
            <w:tcW w:w="2313" w:type="pct"/>
            <w:shd w:val="clear" w:color="auto" w:fill="auto"/>
          </w:tcPr>
          <w:p w14:paraId="3E4D16F1" w14:textId="77777777" w:rsidR="002B52C6" w:rsidRDefault="002B52C6" w:rsidP="002B52C6">
            <w:pPr>
              <w:jc w:val="left"/>
              <w:rPr>
                <w:rFonts w:ascii="Arial" w:hAnsi="Arial" w:cs="Arial"/>
                <w:sz w:val="20"/>
                <w:szCs w:val="20"/>
              </w:rPr>
            </w:pPr>
            <w:r w:rsidRPr="00762402">
              <w:rPr>
                <w:rFonts w:ascii="Arial" w:hAnsi="Arial" w:cs="Arial"/>
                <w:sz w:val="20"/>
                <w:szCs w:val="20"/>
              </w:rPr>
              <w:t>Данная роль присваивается</w:t>
            </w:r>
            <w:r>
              <w:rPr>
                <w:rFonts w:ascii="Arial" w:hAnsi="Arial" w:cs="Arial"/>
                <w:sz w:val="20"/>
                <w:szCs w:val="20"/>
              </w:rPr>
              <w:t xml:space="preserve"> сотруднику отдела ПТО для ведения норм расхода топлива и списания ГСМ</w:t>
            </w:r>
          </w:p>
        </w:tc>
      </w:tr>
      <w:tr w:rsidR="002B52C6" w:rsidRPr="002E2755" w14:paraId="19C852CB" w14:textId="77777777" w:rsidTr="00AE12DE">
        <w:tc>
          <w:tcPr>
            <w:tcW w:w="1038" w:type="pct"/>
            <w:shd w:val="clear" w:color="auto" w:fill="auto"/>
          </w:tcPr>
          <w:p w14:paraId="7C4E6646" w14:textId="77777777" w:rsidR="002B52C6" w:rsidRPr="002B52C6" w:rsidRDefault="002B52C6" w:rsidP="002B52C6">
            <w:pPr>
              <w:spacing w:before="45" w:after="45"/>
              <w:ind w:left="-57"/>
              <w:jc w:val="left"/>
              <w:rPr>
                <w:rFonts w:ascii="Arial" w:hAnsi="Arial" w:cs="Arial"/>
                <w:color w:val="000000"/>
                <w:sz w:val="20"/>
                <w:szCs w:val="20"/>
                <w:lang w:eastAsia="ru-RU"/>
              </w:rPr>
            </w:pPr>
            <w:r w:rsidRPr="002B52C6">
              <w:rPr>
                <w:rFonts w:ascii="Arial" w:hAnsi="Arial" w:cs="Arial"/>
                <w:color w:val="000000"/>
                <w:sz w:val="20"/>
                <w:szCs w:val="20"/>
                <w:lang w:eastAsia="ru-RU"/>
              </w:rPr>
              <w:t>Сотрудник ОТиЗ</w:t>
            </w:r>
          </w:p>
        </w:tc>
        <w:tc>
          <w:tcPr>
            <w:tcW w:w="1649" w:type="pct"/>
            <w:shd w:val="clear" w:color="auto" w:fill="auto"/>
          </w:tcPr>
          <w:p w14:paraId="66B69811" w14:textId="77777777" w:rsidR="002B52C6" w:rsidRPr="00AE12DE" w:rsidRDefault="002B52C6" w:rsidP="00AE12DE">
            <w:pPr>
              <w:spacing w:before="45" w:after="45"/>
              <w:ind w:left="-57"/>
              <w:jc w:val="left"/>
              <w:rPr>
                <w:rFonts w:ascii="Arial" w:hAnsi="Arial" w:cs="Arial"/>
                <w:color w:val="000000"/>
                <w:sz w:val="20"/>
                <w:szCs w:val="20"/>
                <w:lang w:eastAsia="ru-RU"/>
              </w:rPr>
            </w:pPr>
            <w:r w:rsidRPr="00AE12DE">
              <w:rPr>
                <w:rFonts w:ascii="Arial" w:hAnsi="Arial" w:cs="Arial"/>
                <w:color w:val="000000"/>
                <w:sz w:val="20"/>
                <w:szCs w:val="20"/>
                <w:lang w:eastAsia="ru-RU"/>
              </w:rPr>
              <w:t>ZC_*_OTIZ_SOTR_Y</w:t>
            </w:r>
          </w:p>
        </w:tc>
        <w:tc>
          <w:tcPr>
            <w:tcW w:w="2313" w:type="pct"/>
            <w:shd w:val="clear" w:color="auto" w:fill="auto"/>
          </w:tcPr>
          <w:p w14:paraId="05F4C222" w14:textId="77777777" w:rsidR="002B52C6" w:rsidRPr="00762402" w:rsidRDefault="002B52C6" w:rsidP="002B52C6">
            <w:pPr>
              <w:jc w:val="left"/>
              <w:rPr>
                <w:rFonts w:ascii="Arial" w:hAnsi="Arial" w:cs="Arial"/>
                <w:sz w:val="20"/>
                <w:szCs w:val="20"/>
              </w:rPr>
            </w:pPr>
            <w:r w:rsidRPr="006D7353">
              <w:rPr>
                <w:rFonts w:ascii="Arial" w:hAnsi="Arial" w:cs="Arial"/>
                <w:sz w:val="20"/>
                <w:szCs w:val="20"/>
              </w:rPr>
              <w:t>Сотрудник ОТиЗ выполняет выгрузку данных из SAP S4/HANA в АСУП.</w:t>
            </w:r>
          </w:p>
        </w:tc>
      </w:tr>
      <w:tr w:rsidR="006107AB" w:rsidRPr="006107AB" w14:paraId="0BE00B1D" w14:textId="77777777" w:rsidTr="00AE12DE">
        <w:trPr>
          <w:ins w:id="1729" w:author="Savinskaya Yulia" w:date="2021-02-25T11:28:00Z"/>
        </w:trPr>
        <w:tc>
          <w:tcPr>
            <w:tcW w:w="1038" w:type="pct"/>
            <w:shd w:val="clear" w:color="auto" w:fill="auto"/>
          </w:tcPr>
          <w:p w14:paraId="6A67B8E0" w14:textId="6944B5CB" w:rsidR="006107AB" w:rsidRPr="002B52C6" w:rsidRDefault="006107AB" w:rsidP="002B52C6">
            <w:pPr>
              <w:spacing w:before="45" w:after="45"/>
              <w:ind w:left="-57"/>
              <w:jc w:val="left"/>
              <w:rPr>
                <w:ins w:id="1730" w:author="Savinskaya Yulia" w:date="2021-02-25T11:28:00Z"/>
                <w:rFonts w:ascii="Arial" w:hAnsi="Arial" w:cs="Arial"/>
                <w:color w:val="000000"/>
                <w:sz w:val="20"/>
                <w:szCs w:val="20"/>
                <w:lang w:eastAsia="ru-RU"/>
              </w:rPr>
            </w:pPr>
            <w:ins w:id="1731" w:author="Savinskaya Yulia" w:date="2021-02-25T11:29:00Z">
              <w:r w:rsidRPr="006107AB">
                <w:rPr>
                  <w:rFonts w:ascii="Arial" w:hAnsi="Arial" w:cs="Arial"/>
                  <w:color w:val="000000"/>
                  <w:sz w:val="20"/>
                  <w:szCs w:val="20"/>
                  <w:lang w:eastAsia="ru-RU"/>
                </w:rPr>
                <w:t>Диспетчер ТДО</w:t>
              </w:r>
            </w:ins>
          </w:p>
        </w:tc>
        <w:tc>
          <w:tcPr>
            <w:tcW w:w="1649" w:type="pct"/>
            <w:shd w:val="clear" w:color="auto" w:fill="auto"/>
          </w:tcPr>
          <w:p w14:paraId="282C4ED4" w14:textId="55559C38" w:rsidR="006107AB" w:rsidRPr="006107AB" w:rsidRDefault="006107AB" w:rsidP="006107AB">
            <w:pPr>
              <w:spacing w:before="45" w:after="45"/>
              <w:ind w:left="-57"/>
              <w:jc w:val="left"/>
              <w:rPr>
                <w:ins w:id="1732" w:author="Savinskaya Yulia" w:date="2021-02-25T11:28:00Z"/>
                <w:rFonts w:ascii="Arial" w:hAnsi="Arial" w:cs="Arial"/>
                <w:color w:val="000000"/>
                <w:sz w:val="20"/>
                <w:szCs w:val="20"/>
                <w:lang w:val="en-US" w:eastAsia="ru-RU"/>
                <w:rPrChange w:id="1733" w:author="Savinskaya Yulia" w:date="2021-02-25T11:29:00Z">
                  <w:rPr>
                    <w:ins w:id="1734" w:author="Savinskaya Yulia" w:date="2021-02-25T11:28:00Z"/>
                    <w:rFonts w:ascii="Arial" w:hAnsi="Arial" w:cs="Arial"/>
                    <w:color w:val="000000"/>
                    <w:sz w:val="20"/>
                    <w:szCs w:val="20"/>
                    <w:lang w:eastAsia="ru-RU"/>
                  </w:rPr>
                </w:rPrChange>
              </w:rPr>
            </w:pPr>
            <w:ins w:id="1735" w:author="Savinskaya Yulia" w:date="2021-02-25T11:29:00Z">
              <w:r w:rsidRPr="006107AB">
                <w:rPr>
                  <w:rFonts w:ascii="Arial" w:hAnsi="Arial" w:cs="Arial"/>
                  <w:color w:val="000000"/>
                  <w:sz w:val="20"/>
                  <w:szCs w:val="20"/>
                  <w:lang w:val="en-US" w:eastAsia="ru-RU"/>
                  <w:rPrChange w:id="1736" w:author="Savinskaya Yulia" w:date="2021-02-25T11:29:00Z">
                    <w:rPr>
                      <w:rFonts w:ascii="Arial" w:hAnsi="Arial" w:cs="Arial"/>
                      <w:color w:val="000000"/>
                      <w:sz w:val="20"/>
                      <w:szCs w:val="20"/>
                      <w:lang w:eastAsia="ru-RU"/>
                    </w:rPr>
                  </w:rPrChange>
                </w:rPr>
                <w:t>ZC_*_MM_DISPETCH_TDO_Y</w:t>
              </w:r>
            </w:ins>
          </w:p>
        </w:tc>
        <w:tc>
          <w:tcPr>
            <w:tcW w:w="2313" w:type="pct"/>
            <w:shd w:val="clear" w:color="auto" w:fill="auto"/>
          </w:tcPr>
          <w:p w14:paraId="46D8F29B" w14:textId="28140234" w:rsidR="006107AB" w:rsidRPr="006107AB" w:rsidRDefault="00D70FBC">
            <w:pPr>
              <w:rPr>
                <w:ins w:id="1737" w:author="Savinskaya Yulia" w:date="2021-02-25T11:28:00Z"/>
                <w:rFonts w:ascii="Arial" w:hAnsi="Arial" w:cs="Arial"/>
                <w:sz w:val="20"/>
                <w:szCs w:val="20"/>
              </w:rPr>
              <w:pPrChange w:id="1738" w:author="Savinskaya Yulia" w:date="2021-02-25T11:53:00Z">
                <w:pPr>
                  <w:jc w:val="left"/>
                </w:pPr>
              </w:pPrChange>
            </w:pPr>
            <w:ins w:id="1739" w:author="Savinskaya Yulia" w:date="2021-02-25T11:53:00Z">
              <w:r>
                <w:rPr>
                  <w:rFonts w:ascii="Arial" w:hAnsi="Arial" w:cs="Arial"/>
                  <w:sz w:val="20"/>
                  <w:szCs w:val="20"/>
                </w:rPr>
                <w:t>Данная роль</w:t>
              </w:r>
            </w:ins>
            <w:ins w:id="1740" w:author="Savinskaya Yulia" w:date="2021-02-25T11:29:00Z">
              <w:r w:rsidR="006107AB" w:rsidRPr="006107AB">
                <w:rPr>
                  <w:rFonts w:ascii="Arial" w:hAnsi="Arial" w:cs="Arial"/>
                  <w:sz w:val="20"/>
                  <w:szCs w:val="20"/>
                  <w:rPrChange w:id="1741" w:author="Savinskaya Yulia" w:date="2021-02-25T11:29:00Z">
                    <w:rPr>
                      <w:rFonts w:ascii="Arial" w:hAnsi="Arial" w:cs="Arial"/>
                      <w:sz w:val="20"/>
                      <w:szCs w:val="20"/>
                      <w:lang w:val="en-US"/>
                    </w:rPr>
                  </w:rPrChange>
                </w:rPr>
                <w:t xml:space="preserve"> утверждает и корректирует заявки на работы от подразделений, подтверждает/корректирует суточный план работ транспорта. После утверждения суточного плана отслеживает исполнение заявок, осуществляет контроль по вводу фактических данных по заявкам, выполняет сверку объема выполненных работ.</w:t>
              </w:r>
            </w:ins>
          </w:p>
        </w:tc>
      </w:tr>
      <w:tr w:rsidR="006107AB" w:rsidRPr="006107AB" w14:paraId="06002266" w14:textId="77777777" w:rsidTr="00AE12DE">
        <w:trPr>
          <w:ins w:id="1742" w:author="Savinskaya Yulia" w:date="2021-02-25T11:30:00Z"/>
        </w:trPr>
        <w:tc>
          <w:tcPr>
            <w:tcW w:w="1038" w:type="pct"/>
            <w:shd w:val="clear" w:color="auto" w:fill="auto"/>
          </w:tcPr>
          <w:p w14:paraId="4D0162D2" w14:textId="11E4112E" w:rsidR="006107AB" w:rsidRPr="006107AB" w:rsidRDefault="00E160EC" w:rsidP="002B52C6">
            <w:pPr>
              <w:spacing w:before="45" w:after="45"/>
              <w:ind w:left="-57"/>
              <w:jc w:val="left"/>
              <w:rPr>
                <w:ins w:id="1743" w:author="Savinskaya Yulia" w:date="2021-02-25T11:30:00Z"/>
                <w:rFonts w:ascii="Arial" w:hAnsi="Arial" w:cs="Arial"/>
                <w:color w:val="000000"/>
                <w:sz w:val="20"/>
                <w:szCs w:val="20"/>
                <w:lang w:eastAsia="ru-RU"/>
              </w:rPr>
            </w:pPr>
            <w:ins w:id="1744" w:author="Savinskaya Yulia" w:date="2021-02-25T11:38:00Z">
              <w:r w:rsidRPr="00E160EC">
                <w:rPr>
                  <w:rFonts w:ascii="Arial" w:hAnsi="Arial" w:cs="Arial"/>
                  <w:color w:val="000000"/>
                  <w:sz w:val="20"/>
                  <w:szCs w:val="20"/>
                  <w:lang w:eastAsia="ru-RU"/>
                </w:rPr>
                <w:t>Cпециалист по отслеживанию данных с датчиков ТС</w:t>
              </w:r>
            </w:ins>
          </w:p>
        </w:tc>
        <w:tc>
          <w:tcPr>
            <w:tcW w:w="1649" w:type="pct"/>
            <w:shd w:val="clear" w:color="auto" w:fill="auto"/>
          </w:tcPr>
          <w:p w14:paraId="4938EE73" w14:textId="0E9B18FE" w:rsidR="006107AB" w:rsidRPr="00E160EC" w:rsidRDefault="00E160EC" w:rsidP="00E160EC">
            <w:pPr>
              <w:spacing w:before="45" w:after="45"/>
              <w:ind w:left="-57"/>
              <w:jc w:val="left"/>
              <w:rPr>
                <w:ins w:id="1745" w:author="Savinskaya Yulia" w:date="2021-02-25T11:30:00Z"/>
                <w:rFonts w:ascii="Arial" w:hAnsi="Arial" w:cs="Arial"/>
                <w:color w:val="000000"/>
                <w:sz w:val="20"/>
                <w:szCs w:val="20"/>
                <w:lang w:val="en-US" w:eastAsia="ru-RU"/>
              </w:rPr>
            </w:pPr>
            <w:ins w:id="1746" w:author="Savinskaya Yulia" w:date="2021-02-25T11:38:00Z">
              <w:r w:rsidRPr="00E160EC">
                <w:rPr>
                  <w:rFonts w:ascii="Arial" w:hAnsi="Arial" w:cs="Arial"/>
                  <w:color w:val="000000"/>
                  <w:sz w:val="20"/>
                  <w:szCs w:val="20"/>
                  <w:lang w:val="en-US" w:eastAsia="ru-RU"/>
                  <w:rPrChange w:id="1747" w:author="Savinskaya Yulia" w:date="2021-02-25T11:39:00Z">
                    <w:rPr>
                      <w:rFonts w:ascii="Arial" w:hAnsi="Arial" w:cs="Arial"/>
                      <w:color w:val="000000"/>
                      <w:sz w:val="20"/>
                      <w:szCs w:val="20"/>
                      <w:lang w:eastAsia="ru-RU"/>
                    </w:rPr>
                  </w:rPrChange>
                </w:rPr>
                <w:t>ZC_</w:t>
              </w:r>
            </w:ins>
            <w:ins w:id="1748" w:author="Savinskaya Yulia" w:date="2021-02-25T11:39:00Z">
              <w:r w:rsidRPr="00E160EC">
                <w:rPr>
                  <w:rFonts w:ascii="Arial" w:hAnsi="Arial" w:cs="Arial"/>
                  <w:color w:val="000000"/>
                  <w:sz w:val="20"/>
                  <w:szCs w:val="20"/>
                  <w:lang w:val="en-US" w:eastAsia="ru-RU"/>
                  <w:rPrChange w:id="1749" w:author="Savinskaya Yulia" w:date="2021-02-25T11:39:00Z">
                    <w:rPr>
                      <w:rFonts w:ascii="Arial" w:hAnsi="Arial" w:cs="Arial"/>
                      <w:color w:val="000000"/>
                      <w:sz w:val="20"/>
                      <w:szCs w:val="20"/>
                      <w:lang w:eastAsia="ru-RU"/>
                    </w:rPr>
                  </w:rPrChange>
                </w:rPr>
                <w:t>*</w:t>
              </w:r>
            </w:ins>
            <w:ins w:id="1750" w:author="Savinskaya Yulia" w:date="2021-02-25T11:38:00Z">
              <w:r w:rsidRPr="00E160EC">
                <w:rPr>
                  <w:rFonts w:ascii="Arial" w:hAnsi="Arial" w:cs="Arial"/>
                  <w:color w:val="000000"/>
                  <w:sz w:val="20"/>
                  <w:szCs w:val="20"/>
                  <w:lang w:val="en-US" w:eastAsia="ru-RU"/>
                  <w:rPrChange w:id="1751" w:author="Savinskaya Yulia" w:date="2021-02-25T11:39:00Z">
                    <w:rPr>
                      <w:rFonts w:ascii="Arial" w:hAnsi="Arial" w:cs="Arial"/>
                      <w:color w:val="000000"/>
                      <w:sz w:val="20"/>
                      <w:szCs w:val="20"/>
                      <w:lang w:eastAsia="ru-RU"/>
                    </w:rPr>
                  </w:rPrChange>
                </w:rPr>
                <w:t>_MM_SPEC_ITS_Y</w:t>
              </w:r>
            </w:ins>
          </w:p>
        </w:tc>
        <w:tc>
          <w:tcPr>
            <w:tcW w:w="2313" w:type="pct"/>
            <w:shd w:val="clear" w:color="auto" w:fill="auto"/>
          </w:tcPr>
          <w:p w14:paraId="28209BA7" w14:textId="7D3FC7D9" w:rsidR="006107AB" w:rsidRPr="00E160EC" w:rsidRDefault="00E160EC">
            <w:pPr>
              <w:rPr>
                <w:ins w:id="1752" w:author="Savinskaya Yulia" w:date="2021-02-25T11:30:00Z"/>
                <w:rFonts w:ascii="Arial" w:hAnsi="Arial" w:cs="Arial"/>
                <w:sz w:val="20"/>
                <w:szCs w:val="20"/>
              </w:rPr>
              <w:pPrChange w:id="1753" w:author="Savinskaya Yulia" w:date="2021-02-25T11:53:00Z">
                <w:pPr>
                  <w:jc w:val="left"/>
                </w:pPr>
              </w:pPrChange>
            </w:pPr>
            <w:ins w:id="1754" w:author="Savinskaya Yulia" w:date="2021-02-25T11:38:00Z">
              <w:r w:rsidRPr="00762402">
                <w:rPr>
                  <w:rFonts w:ascii="Arial" w:hAnsi="Arial" w:cs="Arial"/>
                  <w:sz w:val="20"/>
                  <w:szCs w:val="20"/>
                </w:rPr>
                <w:t>Данная роль присваивается</w:t>
              </w:r>
              <w:r>
                <w:rPr>
                  <w:rFonts w:ascii="Arial" w:hAnsi="Arial" w:cs="Arial"/>
                  <w:sz w:val="20"/>
                  <w:szCs w:val="20"/>
                </w:rPr>
                <w:t xml:space="preserve"> для </w:t>
              </w:r>
              <w:r w:rsidRPr="00E160EC">
                <w:rPr>
                  <w:rFonts w:ascii="Arial" w:hAnsi="Arial" w:cs="Arial"/>
                  <w:color w:val="000000"/>
                  <w:sz w:val="20"/>
                  <w:szCs w:val="20"/>
                  <w:lang w:eastAsia="ru-RU"/>
                </w:rPr>
                <w:t>отслеживани</w:t>
              </w:r>
              <w:r>
                <w:rPr>
                  <w:rFonts w:ascii="Arial" w:hAnsi="Arial" w:cs="Arial"/>
                  <w:color w:val="000000"/>
                  <w:sz w:val="20"/>
                  <w:szCs w:val="20"/>
                  <w:lang w:eastAsia="ru-RU"/>
                </w:rPr>
                <w:t>я</w:t>
              </w:r>
              <w:r w:rsidRPr="00E160EC">
                <w:rPr>
                  <w:rFonts w:ascii="Arial" w:hAnsi="Arial" w:cs="Arial"/>
                  <w:color w:val="000000"/>
                  <w:sz w:val="20"/>
                  <w:szCs w:val="20"/>
                  <w:lang w:eastAsia="ru-RU"/>
                </w:rPr>
                <w:t xml:space="preserve"> данных с датчиков ТС</w:t>
              </w:r>
            </w:ins>
          </w:p>
        </w:tc>
      </w:tr>
      <w:tr w:rsidR="00E160EC" w:rsidRPr="00E160EC" w14:paraId="072FCCA5" w14:textId="77777777" w:rsidTr="00AE12DE">
        <w:trPr>
          <w:ins w:id="1755" w:author="Savinskaya Yulia" w:date="2021-02-25T11:39:00Z"/>
        </w:trPr>
        <w:tc>
          <w:tcPr>
            <w:tcW w:w="1038" w:type="pct"/>
            <w:shd w:val="clear" w:color="auto" w:fill="auto"/>
          </w:tcPr>
          <w:p w14:paraId="15A64397" w14:textId="445862E4" w:rsidR="00E160EC" w:rsidRPr="00E160EC" w:rsidRDefault="00E160EC" w:rsidP="002B52C6">
            <w:pPr>
              <w:spacing w:before="45" w:after="45"/>
              <w:ind w:left="-57"/>
              <w:jc w:val="left"/>
              <w:rPr>
                <w:ins w:id="1756" w:author="Savinskaya Yulia" w:date="2021-02-25T11:39:00Z"/>
                <w:rFonts w:ascii="Arial" w:hAnsi="Arial" w:cs="Arial"/>
                <w:color w:val="000000"/>
                <w:sz w:val="20"/>
                <w:szCs w:val="20"/>
                <w:lang w:eastAsia="ru-RU"/>
              </w:rPr>
            </w:pPr>
            <w:ins w:id="1757" w:author="Savinskaya Yulia" w:date="2021-02-25T11:39:00Z">
              <w:r w:rsidRPr="00E160EC">
                <w:rPr>
                  <w:rFonts w:ascii="Arial" w:hAnsi="Arial" w:cs="Arial"/>
                  <w:color w:val="000000"/>
                  <w:sz w:val="20"/>
                  <w:szCs w:val="20"/>
                  <w:lang w:eastAsia="ru-RU"/>
                </w:rPr>
                <w:t>Ответственный за закрытие финансовых периодов в ТМ</w:t>
              </w:r>
            </w:ins>
          </w:p>
        </w:tc>
        <w:tc>
          <w:tcPr>
            <w:tcW w:w="1649" w:type="pct"/>
            <w:shd w:val="clear" w:color="auto" w:fill="auto"/>
          </w:tcPr>
          <w:p w14:paraId="267BA7E3" w14:textId="4651AE15" w:rsidR="00E160EC" w:rsidRPr="00E160EC" w:rsidRDefault="00E160EC" w:rsidP="00E160EC">
            <w:pPr>
              <w:spacing w:before="45" w:after="45"/>
              <w:ind w:left="-57"/>
              <w:jc w:val="left"/>
              <w:rPr>
                <w:ins w:id="1758" w:author="Savinskaya Yulia" w:date="2021-02-25T11:39:00Z"/>
                <w:rFonts w:ascii="Arial" w:hAnsi="Arial" w:cs="Arial"/>
                <w:color w:val="000000"/>
                <w:sz w:val="20"/>
                <w:szCs w:val="20"/>
                <w:lang w:val="en-US" w:eastAsia="ru-RU"/>
                <w:rPrChange w:id="1759" w:author="Savinskaya Yulia" w:date="2021-02-25T11:39:00Z">
                  <w:rPr>
                    <w:ins w:id="1760" w:author="Savinskaya Yulia" w:date="2021-02-25T11:39:00Z"/>
                    <w:rFonts w:ascii="Arial" w:hAnsi="Arial" w:cs="Arial"/>
                    <w:color w:val="000000"/>
                    <w:sz w:val="20"/>
                    <w:szCs w:val="20"/>
                    <w:lang w:eastAsia="ru-RU"/>
                  </w:rPr>
                </w:rPrChange>
              </w:rPr>
            </w:pPr>
            <w:ins w:id="1761" w:author="Savinskaya Yulia" w:date="2021-02-25T11:39:00Z">
              <w:r w:rsidRPr="00E160EC">
                <w:rPr>
                  <w:rFonts w:ascii="Arial" w:hAnsi="Arial" w:cs="Arial"/>
                  <w:color w:val="000000"/>
                  <w:sz w:val="20"/>
                  <w:szCs w:val="20"/>
                  <w:lang w:val="en-US" w:eastAsia="ru-RU"/>
                  <w:rPrChange w:id="1762" w:author="Savinskaya Yulia" w:date="2021-02-25T11:39:00Z">
                    <w:rPr>
                      <w:rFonts w:ascii="Arial" w:hAnsi="Arial" w:cs="Arial"/>
                      <w:color w:val="000000"/>
                      <w:sz w:val="20"/>
                      <w:szCs w:val="20"/>
                      <w:lang w:eastAsia="ru-RU"/>
                    </w:rPr>
                  </w:rPrChange>
                </w:rPr>
                <w:t>ZC_</w:t>
              </w:r>
              <w:r>
                <w:rPr>
                  <w:rFonts w:ascii="Arial" w:hAnsi="Arial" w:cs="Arial"/>
                  <w:color w:val="000000"/>
                  <w:sz w:val="20"/>
                  <w:szCs w:val="20"/>
                  <w:lang w:eastAsia="ru-RU"/>
                </w:rPr>
                <w:t>*</w:t>
              </w:r>
              <w:r w:rsidRPr="00E160EC">
                <w:rPr>
                  <w:rFonts w:ascii="Arial" w:hAnsi="Arial" w:cs="Arial"/>
                  <w:color w:val="000000"/>
                  <w:sz w:val="20"/>
                  <w:szCs w:val="20"/>
                  <w:lang w:val="en-US" w:eastAsia="ru-RU"/>
                  <w:rPrChange w:id="1763" w:author="Savinskaya Yulia" w:date="2021-02-25T11:39:00Z">
                    <w:rPr>
                      <w:rFonts w:ascii="Arial" w:hAnsi="Arial" w:cs="Arial"/>
                      <w:color w:val="000000"/>
                      <w:sz w:val="20"/>
                      <w:szCs w:val="20"/>
                      <w:lang w:eastAsia="ru-RU"/>
                    </w:rPr>
                  </w:rPrChange>
                </w:rPr>
                <w:t>_TM_FINPERIOD_Y</w:t>
              </w:r>
            </w:ins>
          </w:p>
        </w:tc>
        <w:tc>
          <w:tcPr>
            <w:tcW w:w="2313" w:type="pct"/>
            <w:shd w:val="clear" w:color="auto" w:fill="auto"/>
          </w:tcPr>
          <w:p w14:paraId="70E4737F" w14:textId="70B345A4" w:rsidR="00E160EC" w:rsidRPr="00E160EC" w:rsidRDefault="00E160EC">
            <w:pPr>
              <w:rPr>
                <w:ins w:id="1764" w:author="Savinskaya Yulia" w:date="2021-02-25T11:39:00Z"/>
                <w:rFonts w:ascii="Arial" w:hAnsi="Arial" w:cs="Arial"/>
                <w:sz w:val="20"/>
                <w:szCs w:val="20"/>
              </w:rPr>
              <w:pPrChange w:id="1765" w:author="Savinskaya Yulia" w:date="2021-02-25T11:40:00Z">
                <w:pPr>
                  <w:jc w:val="left"/>
                </w:pPr>
              </w:pPrChange>
            </w:pPr>
            <w:ins w:id="1766" w:author="Savinskaya Yulia" w:date="2021-02-25T11:39:00Z">
              <w:r w:rsidRPr="00E160EC">
                <w:rPr>
                  <w:rFonts w:ascii="Arial" w:hAnsi="Arial" w:cs="Arial"/>
                  <w:sz w:val="20"/>
                  <w:szCs w:val="20"/>
                  <w:rPrChange w:id="1767" w:author="Savinskaya Yulia" w:date="2021-02-25T11:39:00Z">
                    <w:rPr>
                      <w:rFonts w:ascii="Arial" w:hAnsi="Arial" w:cs="Arial"/>
                      <w:sz w:val="20"/>
                      <w:szCs w:val="20"/>
                      <w:lang w:val="en-US"/>
                    </w:rPr>
                  </w:rPrChange>
                </w:rPr>
                <w:t xml:space="preserve">Ответственный за закрытие финансовых периодов в </w:t>
              </w:r>
              <w:r w:rsidRPr="00E160EC">
                <w:rPr>
                  <w:rFonts w:ascii="Arial" w:hAnsi="Arial" w:cs="Arial"/>
                  <w:sz w:val="20"/>
                  <w:szCs w:val="20"/>
                  <w:lang w:val="en-US"/>
                </w:rPr>
                <w:t>TM</w:t>
              </w:r>
              <w:r w:rsidRPr="00E160EC">
                <w:rPr>
                  <w:rFonts w:ascii="Arial" w:hAnsi="Arial" w:cs="Arial"/>
                  <w:sz w:val="20"/>
                  <w:szCs w:val="20"/>
                  <w:rPrChange w:id="1768" w:author="Savinskaya Yulia" w:date="2021-02-25T11:39:00Z">
                    <w:rPr>
                      <w:rFonts w:ascii="Arial" w:hAnsi="Arial" w:cs="Arial"/>
                      <w:sz w:val="20"/>
                      <w:szCs w:val="20"/>
                      <w:lang w:val="en-US"/>
                    </w:rPr>
                  </w:rPrChange>
                </w:rPr>
                <w:t xml:space="preserve"> определяет и закрывает периоды, в которых документы ТМ будут недоступными для редактирования.</w:t>
              </w:r>
            </w:ins>
          </w:p>
        </w:tc>
      </w:tr>
      <w:tr w:rsidR="001E220A" w:rsidRPr="00965053" w14:paraId="520646B8" w14:textId="77777777" w:rsidTr="00AE12DE">
        <w:trPr>
          <w:ins w:id="1769" w:author="Savinskaya Yulia" w:date="2021-03-10T12:52:00Z"/>
        </w:trPr>
        <w:tc>
          <w:tcPr>
            <w:tcW w:w="1038" w:type="pct"/>
            <w:shd w:val="clear" w:color="auto" w:fill="auto"/>
          </w:tcPr>
          <w:p w14:paraId="3DCA2CD9" w14:textId="55D3D330" w:rsidR="001E220A" w:rsidRPr="00E160EC" w:rsidRDefault="001E220A" w:rsidP="002B52C6">
            <w:pPr>
              <w:spacing w:before="45" w:after="45"/>
              <w:ind w:left="-57"/>
              <w:jc w:val="left"/>
              <w:rPr>
                <w:ins w:id="1770" w:author="Savinskaya Yulia" w:date="2021-03-10T12:52:00Z"/>
                <w:rFonts w:ascii="Arial" w:hAnsi="Arial" w:cs="Arial"/>
                <w:color w:val="000000"/>
                <w:sz w:val="20"/>
                <w:szCs w:val="20"/>
                <w:lang w:eastAsia="ru-RU"/>
              </w:rPr>
            </w:pPr>
            <w:ins w:id="1771" w:author="Savinskaya Yulia" w:date="2021-03-10T12:52:00Z">
              <w:r w:rsidRPr="001E220A">
                <w:rPr>
                  <w:rFonts w:ascii="Arial" w:hAnsi="Arial" w:cs="Arial"/>
                  <w:color w:val="000000"/>
                  <w:sz w:val="20"/>
                  <w:szCs w:val="20"/>
                  <w:lang w:eastAsia="ru-RU"/>
                  <w:rPrChange w:id="1772" w:author="Savinskaya Yulia" w:date="2021-03-10T12:52:00Z">
                    <w:rPr>
                      <w:rFonts w:ascii="Arial" w:hAnsi="Arial" w:cs="Arial"/>
                      <w:szCs w:val="24"/>
                    </w:rPr>
                  </w:rPrChange>
                </w:rPr>
                <w:t>Специалист ОЭиРСК</w:t>
              </w:r>
            </w:ins>
          </w:p>
        </w:tc>
        <w:tc>
          <w:tcPr>
            <w:tcW w:w="1649" w:type="pct"/>
            <w:shd w:val="clear" w:color="auto" w:fill="auto"/>
          </w:tcPr>
          <w:p w14:paraId="10275B80" w14:textId="3115CA60" w:rsidR="001E220A" w:rsidRPr="0043796C" w:rsidRDefault="001E220A" w:rsidP="001E220A">
            <w:pPr>
              <w:spacing w:before="45" w:after="45"/>
              <w:ind w:left="-57"/>
              <w:jc w:val="left"/>
              <w:rPr>
                <w:ins w:id="1773" w:author="Savinskaya Yulia" w:date="2021-03-10T12:52:00Z"/>
                <w:rFonts w:ascii="Arial" w:hAnsi="Arial" w:cs="Arial"/>
                <w:color w:val="000000"/>
                <w:sz w:val="20"/>
                <w:szCs w:val="20"/>
                <w:lang w:val="en-US" w:eastAsia="ru-RU"/>
              </w:rPr>
            </w:pPr>
            <w:ins w:id="1774" w:author="Savinskaya Yulia" w:date="2021-03-10T12:52:00Z">
              <w:r w:rsidRPr="0043796C">
                <w:rPr>
                  <w:rFonts w:ascii="Arial" w:hAnsi="Arial" w:cs="Arial"/>
                  <w:color w:val="000000"/>
                  <w:sz w:val="20"/>
                  <w:szCs w:val="20"/>
                  <w:lang w:val="en-US" w:eastAsia="ru-RU"/>
                </w:rPr>
                <w:t>ZC_</w:t>
              </w:r>
              <w:r w:rsidRPr="0043796C">
                <w:rPr>
                  <w:rFonts w:ascii="Arial" w:hAnsi="Arial" w:cs="Arial"/>
                  <w:color w:val="000000"/>
                  <w:sz w:val="20"/>
                  <w:szCs w:val="20"/>
                  <w:lang w:val="en-US" w:eastAsia="ru-RU"/>
                  <w:rPrChange w:id="1775" w:author="Savinskaya Yulia" w:date="2021-03-11T13:32:00Z">
                    <w:rPr>
                      <w:rFonts w:ascii="Arial" w:hAnsi="Arial" w:cs="Arial"/>
                      <w:color w:val="000000"/>
                      <w:sz w:val="20"/>
                      <w:szCs w:val="20"/>
                      <w:lang w:eastAsia="ru-RU"/>
                    </w:rPr>
                  </w:rPrChange>
                </w:rPr>
                <w:t>*</w:t>
              </w:r>
              <w:r w:rsidRPr="0043796C">
                <w:rPr>
                  <w:rFonts w:ascii="Arial" w:hAnsi="Arial" w:cs="Arial"/>
                  <w:color w:val="000000"/>
                  <w:sz w:val="20"/>
                  <w:szCs w:val="20"/>
                  <w:lang w:val="en-US" w:eastAsia="ru-RU"/>
                </w:rPr>
                <w:t>_MM_AGSUPP_SP_Y</w:t>
              </w:r>
            </w:ins>
          </w:p>
        </w:tc>
        <w:tc>
          <w:tcPr>
            <w:tcW w:w="2313" w:type="pct"/>
            <w:shd w:val="clear" w:color="auto" w:fill="auto"/>
          </w:tcPr>
          <w:p w14:paraId="50EDE8BC" w14:textId="6D988DF1" w:rsidR="001E220A" w:rsidRPr="001E220A" w:rsidRDefault="001E220A" w:rsidP="00567B21">
            <w:pPr>
              <w:rPr>
                <w:ins w:id="1776" w:author="Savinskaya Yulia" w:date="2021-03-10T12:52:00Z"/>
                <w:rFonts w:ascii="Arial" w:hAnsi="Arial" w:cs="Arial"/>
                <w:color w:val="000000"/>
                <w:sz w:val="20"/>
                <w:szCs w:val="20"/>
                <w:lang w:eastAsia="ru-RU"/>
                <w:rPrChange w:id="1777" w:author="Savinskaya Yulia" w:date="2021-03-10T12:52:00Z">
                  <w:rPr>
                    <w:ins w:id="1778" w:author="Savinskaya Yulia" w:date="2021-03-10T12:52:00Z"/>
                    <w:rFonts w:ascii="Arial" w:hAnsi="Arial" w:cs="Arial"/>
                    <w:sz w:val="20"/>
                    <w:szCs w:val="20"/>
                  </w:rPr>
                </w:rPrChange>
              </w:rPr>
            </w:pPr>
            <w:ins w:id="1779" w:author="Savinskaya Yulia" w:date="2021-03-10T12:53:00Z">
              <w:r w:rsidRPr="00762402">
                <w:rPr>
                  <w:rFonts w:ascii="Arial" w:hAnsi="Arial" w:cs="Arial"/>
                  <w:sz w:val="20"/>
                  <w:szCs w:val="20"/>
                </w:rPr>
                <w:t>Данная роль</w:t>
              </w:r>
              <w:r>
                <w:rPr>
                  <w:rFonts w:ascii="Arial" w:hAnsi="Arial" w:cs="Arial"/>
                  <w:sz w:val="20"/>
                  <w:szCs w:val="20"/>
                </w:rPr>
                <w:t xml:space="preserve"> </w:t>
              </w:r>
            </w:ins>
            <w:ins w:id="1780" w:author="Savinskaya Yulia" w:date="2021-03-10T12:54:00Z">
              <w:r w:rsidR="00567B21">
                <w:rPr>
                  <w:rFonts w:ascii="Arial" w:hAnsi="Arial" w:cs="Arial"/>
                  <w:sz w:val="20"/>
                  <w:szCs w:val="20"/>
                </w:rPr>
                <w:t>присваивается для</w:t>
              </w:r>
            </w:ins>
            <w:ins w:id="1781" w:author="Savinskaya Yulia" w:date="2021-03-10T12:55:00Z">
              <w:r w:rsidR="00567B21">
                <w:rPr>
                  <w:rFonts w:ascii="Arial" w:hAnsi="Arial" w:cs="Arial"/>
                  <w:sz w:val="20"/>
                  <w:szCs w:val="20"/>
                </w:rPr>
                <w:t xml:space="preserve"> мониторинга неисправностей по датчикам ТС и разблокировки </w:t>
              </w:r>
              <w:r w:rsidR="00567B21" w:rsidRPr="00567B21">
                <w:rPr>
                  <w:rFonts w:ascii="Arial" w:hAnsi="Arial" w:cs="Arial"/>
                  <w:sz w:val="20"/>
                  <w:szCs w:val="20"/>
                  <w:rPrChange w:id="1782" w:author="Savinskaya Yulia" w:date="2021-03-10T12:56:00Z">
                    <w:rPr>
                      <w:rFonts w:ascii="Lucida Console" w:eastAsiaTheme="minorHAnsi" w:hAnsi="Lucida Console" w:cs="Lucida Console"/>
                      <w:color w:val="000000"/>
                      <w:sz w:val="17"/>
                      <w:szCs w:val="17"/>
                      <w:lang w:val="en-US"/>
                    </w:rPr>
                  </w:rPrChange>
                </w:rPr>
                <w:t>заблокированного по данным Автографа</w:t>
              </w:r>
              <w:r w:rsidR="00567B21">
                <w:rPr>
                  <w:rFonts w:ascii="Arial" w:hAnsi="Arial" w:cs="Arial"/>
                  <w:sz w:val="20"/>
                  <w:szCs w:val="20"/>
                </w:rPr>
                <w:t xml:space="preserve"> путевого листа.</w:t>
              </w:r>
            </w:ins>
          </w:p>
        </w:tc>
      </w:tr>
    </w:tbl>
    <w:p w14:paraId="351CF151" w14:textId="77777777" w:rsidR="00022C33" w:rsidRPr="00965053" w:rsidRDefault="00022C33" w:rsidP="002B52C6">
      <w:pPr>
        <w:pStyle w:val="afff0"/>
        <w:rPr>
          <w:rFonts w:eastAsia="Calibri"/>
          <w:lang w:eastAsia="ru-RU"/>
        </w:rPr>
      </w:pPr>
      <w:bookmarkStart w:id="1783" w:name="_Toc337048197"/>
      <w:bookmarkStart w:id="1784" w:name="_Toc337048249"/>
    </w:p>
    <w:p w14:paraId="3262736A" w14:textId="77777777" w:rsidR="00022C33" w:rsidRPr="00BE014D" w:rsidRDefault="00022C33" w:rsidP="00022C33">
      <w:pPr>
        <w:pStyle w:val="23"/>
        <w:keepNext/>
        <w:keepLines/>
        <w:numPr>
          <w:ilvl w:val="1"/>
          <w:numId w:val="8"/>
        </w:numPr>
        <w:spacing w:before="160" w:after="120" w:line="276" w:lineRule="auto"/>
        <w:rPr>
          <w:rFonts w:eastAsiaTheme="majorEastAsia" w:cstheme="majorBidi"/>
          <w:bCs w:val="0"/>
          <w:iCs w:val="0"/>
          <w:szCs w:val="26"/>
        </w:rPr>
      </w:pPr>
      <w:bookmarkStart w:id="1785" w:name="_Toc520705037"/>
      <w:bookmarkStart w:id="1786" w:name="_Toc523837287"/>
      <w:bookmarkStart w:id="1787" w:name="_Toc65146851"/>
      <w:bookmarkEnd w:id="1783"/>
      <w:bookmarkEnd w:id="1784"/>
      <w:r w:rsidRPr="00BE014D">
        <w:rPr>
          <w:rFonts w:eastAsiaTheme="majorEastAsia" w:cstheme="majorBidi"/>
          <w:bCs w:val="0"/>
          <w:iCs w:val="0"/>
          <w:szCs w:val="26"/>
        </w:rPr>
        <w:t>Риски и контрольные процедуры</w:t>
      </w:r>
      <w:bookmarkEnd w:id="1785"/>
      <w:bookmarkEnd w:id="1786"/>
      <w:bookmarkEnd w:id="1787"/>
    </w:p>
    <w:p w14:paraId="05F26BD3" w14:textId="77777777" w:rsidR="00022C33" w:rsidRPr="00BE014D" w:rsidRDefault="00022C33" w:rsidP="00022C33">
      <w:pPr>
        <w:pStyle w:val="31"/>
        <w:numPr>
          <w:ilvl w:val="2"/>
          <w:numId w:val="8"/>
        </w:numPr>
        <w:rPr>
          <w:caps/>
        </w:rPr>
      </w:pPr>
      <w:bookmarkStart w:id="1788" w:name="_Toc520705038"/>
      <w:bookmarkStart w:id="1789" w:name="_Toc523837288"/>
      <w:bookmarkStart w:id="1790" w:name="_Toc65146852"/>
      <w:r w:rsidRPr="00BE014D">
        <w:rPr>
          <w:caps/>
        </w:rPr>
        <w:t>Риски и контроли</w:t>
      </w:r>
      <w:bookmarkEnd w:id="1788"/>
      <w:bookmarkEnd w:id="1789"/>
      <w:bookmarkEnd w:id="1790"/>
    </w:p>
    <w:p w14:paraId="401F279D" w14:textId="77777777" w:rsidR="00BC6011" w:rsidRDefault="00BC6011" w:rsidP="00BC6011">
      <w:pPr>
        <w:spacing w:after="240" w:line="276" w:lineRule="auto"/>
        <w:ind w:firstLine="567"/>
        <w:rPr>
          <w:rFonts w:ascii="Arial" w:eastAsia="Calibri" w:hAnsi="Arial" w:cs="Arial"/>
        </w:rPr>
      </w:pPr>
      <w:r>
        <w:rPr>
          <w:rFonts w:ascii="Arial" w:eastAsia="Calibri" w:hAnsi="Arial" w:cs="Arial"/>
        </w:rPr>
        <w:t xml:space="preserve">Контрольные процедуры бизнес-процесса Транспортная логистика представлены в таблице РиК1. </w:t>
      </w:r>
    </w:p>
    <w:p w14:paraId="063F8117" w14:textId="77777777" w:rsidR="004923EA" w:rsidRPr="004923EA" w:rsidRDefault="00BC6011" w:rsidP="004923EA">
      <w:pPr>
        <w:spacing w:after="240" w:line="276" w:lineRule="auto"/>
        <w:ind w:firstLine="567"/>
        <w:rPr>
          <w:rFonts w:ascii="Arial" w:eastAsia="Calibri" w:hAnsi="Arial" w:cs="Arial"/>
        </w:rPr>
      </w:pPr>
      <w:r>
        <w:rPr>
          <w:rFonts w:ascii="Arial" w:eastAsia="Calibri" w:hAnsi="Arial" w:cs="Arial"/>
        </w:rPr>
        <w:lastRenderedPageBreak/>
        <w:t xml:space="preserve">Детально риски и контрольные процедуры описаны в Приложение № РиК1. Матрица рисков </w:t>
      </w:r>
      <w:r w:rsidR="004923EA">
        <w:rPr>
          <w:rFonts w:ascii="Arial" w:eastAsia="Calibri" w:hAnsi="Arial" w:cs="Arial"/>
        </w:rPr>
        <w:t xml:space="preserve">и контрольных процедур (МРиКП), </w:t>
      </w:r>
      <w:r w:rsidR="004923EA" w:rsidRPr="004923EA">
        <w:rPr>
          <w:rFonts w:ascii="Arial" w:eastAsia="Calibri" w:hAnsi="Arial" w:cs="Arial"/>
        </w:rPr>
        <w:t>включая (при необходимости) мониторинговые контрольные процедуры, предложенные к реализации в SAP GRC Process Control.</w:t>
      </w:r>
    </w:p>
    <w:p w14:paraId="4D47F4AB" w14:textId="77777777" w:rsidR="00BC6011" w:rsidRDefault="004923EA" w:rsidP="00BC6011">
      <w:pPr>
        <w:spacing w:after="240" w:line="276" w:lineRule="auto"/>
        <w:ind w:firstLine="567"/>
        <w:rPr>
          <w:rFonts w:ascii="Arial" w:eastAsia="Calibri" w:hAnsi="Arial" w:cs="Arial"/>
        </w:rPr>
      </w:pPr>
      <w:r w:rsidRPr="004923EA">
        <w:rPr>
          <w:rFonts w:ascii="Arial" w:eastAsia="Calibri" w:hAnsi="Arial" w:cs="Arial"/>
        </w:rPr>
        <w:t>В случае разработки компенсирующих контрольных процедур для снижения рисков разделения полномочий, они будут добавлены в Сводную матрицу рисков и контрольных процедур на этапе присвоения ролей конечным пользователям перед продуктивным стартом системы SAP S/4 HANA.</w:t>
      </w:r>
    </w:p>
    <w:p w14:paraId="5C822F7E" w14:textId="77777777" w:rsidR="00BC6011" w:rsidRDefault="00BC6011" w:rsidP="00BC6011">
      <w:pPr>
        <w:ind w:firstLine="708"/>
        <w:rPr>
          <w:rFonts w:ascii="Arial" w:eastAsia="Calibri" w:hAnsi="Arial" w:cs="Arial"/>
          <w:i/>
          <w:color w:val="808080" w:themeColor="background1" w:themeShade="80"/>
        </w:rPr>
      </w:pPr>
    </w:p>
    <w:p w14:paraId="0964D9C8" w14:textId="77777777" w:rsidR="00116335" w:rsidRDefault="00116335" w:rsidP="00116335">
      <w:pPr>
        <w:pStyle w:val="a7"/>
        <w:keepNext/>
        <w:spacing w:after="240" w:afterAutospacing="0" w:line="276" w:lineRule="auto"/>
        <w:jc w:val="right"/>
        <w:rPr>
          <w:rFonts w:ascii="Arial" w:hAnsi="Arial" w:cs="Arial"/>
          <w:b/>
          <w:sz w:val="22"/>
        </w:rPr>
      </w:pPr>
      <w:r>
        <w:rPr>
          <w:rFonts w:ascii="Arial" w:hAnsi="Arial" w:cs="Arial"/>
          <w:b/>
          <w:sz w:val="22"/>
        </w:rPr>
        <w:t>Таблица РиК1. Контрольные процедуры бизнес-процессов</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886"/>
        <w:gridCol w:w="2446"/>
        <w:gridCol w:w="4844"/>
      </w:tblGrid>
      <w:tr w:rsidR="00116335" w14:paraId="10854199" w14:textId="77777777" w:rsidTr="00AE12DE">
        <w:trPr>
          <w:cantSplit/>
          <w:trHeight w:val="397"/>
          <w:tblHeader/>
        </w:trPr>
        <w:tc>
          <w:tcPr>
            <w:tcW w:w="1418" w:type="pct"/>
            <w:tcBorders>
              <w:top w:val="single" w:sz="12" w:space="0" w:color="auto"/>
              <w:left w:val="single" w:sz="12" w:space="0" w:color="auto"/>
              <w:bottom w:val="single" w:sz="6" w:space="0" w:color="auto"/>
              <w:right w:val="single" w:sz="6" w:space="0" w:color="auto"/>
            </w:tcBorders>
            <w:shd w:val="clear" w:color="auto" w:fill="FFC000"/>
            <w:vAlign w:val="center"/>
            <w:hideMark/>
          </w:tcPr>
          <w:p w14:paraId="7D037B6F" w14:textId="77777777" w:rsidR="00116335" w:rsidRDefault="00116335" w:rsidP="00972304">
            <w:pPr>
              <w:spacing w:line="276" w:lineRule="auto"/>
              <w:jc w:val="center"/>
              <w:rPr>
                <w:rFonts w:ascii="Arial" w:hAnsi="Arial" w:cs="Arial"/>
                <w:b/>
                <w:sz w:val="20"/>
                <w:szCs w:val="20"/>
              </w:rPr>
            </w:pPr>
            <w:r>
              <w:rPr>
                <w:rFonts w:ascii="Arial" w:hAnsi="Arial" w:cs="Arial"/>
                <w:b/>
                <w:sz w:val="20"/>
                <w:szCs w:val="20"/>
              </w:rPr>
              <w:t>Номер шага</w:t>
            </w:r>
          </w:p>
        </w:tc>
        <w:tc>
          <w:tcPr>
            <w:tcW w:w="1202" w:type="pct"/>
            <w:tcBorders>
              <w:top w:val="single" w:sz="12" w:space="0" w:color="auto"/>
              <w:left w:val="single" w:sz="6" w:space="0" w:color="auto"/>
              <w:bottom w:val="single" w:sz="6" w:space="0" w:color="auto"/>
              <w:right w:val="single" w:sz="6" w:space="0" w:color="auto"/>
            </w:tcBorders>
            <w:shd w:val="clear" w:color="auto" w:fill="FFC000"/>
            <w:vAlign w:val="center"/>
            <w:hideMark/>
          </w:tcPr>
          <w:p w14:paraId="09A350DB" w14:textId="77777777" w:rsidR="00116335" w:rsidRDefault="00116335" w:rsidP="00972304">
            <w:pPr>
              <w:spacing w:line="276" w:lineRule="auto"/>
              <w:jc w:val="center"/>
              <w:rPr>
                <w:rFonts w:ascii="Arial" w:hAnsi="Arial" w:cs="Arial"/>
                <w:b/>
                <w:sz w:val="20"/>
                <w:szCs w:val="20"/>
              </w:rPr>
            </w:pPr>
            <w:r>
              <w:rPr>
                <w:rFonts w:ascii="Arial" w:hAnsi="Arial" w:cs="Arial"/>
                <w:b/>
                <w:sz w:val="20"/>
                <w:szCs w:val="20"/>
              </w:rPr>
              <w:t>Номер КП</w:t>
            </w:r>
          </w:p>
        </w:tc>
        <w:tc>
          <w:tcPr>
            <w:tcW w:w="2380" w:type="pct"/>
            <w:tcBorders>
              <w:top w:val="single" w:sz="12" w:space="0" w:color="auto"/>
              <w:left w:val="single" w:sz="6" w:space="0" w:color="auto"/>
              <w:bottom w:val="single" w:sz="6" w:space="0" w:color="auto"/>
              <w:right w:val="single" w:sz="12" w:space="0" w:color="auto"/>
            </w:tcBorders>
            <w:shd w:val="clear" w:color="auto" w:fill="FFC000"/>
            <w:vAlign w:val="center"/>
            <w:hideMark/>
          </w:tcPr>
          <w:p w14:paraId="59619B07" w14:textId="77777777" w:rsidR="00116335" w:rsidRDefault="00116335" w:rsidP="00972304">
            <w:pPr>
              <w:spacing w:line="276" w:lineRule="auto"/>
              <w:jc w:val="center"/>
              <w:rPr>
                <w:rFonts w:ascii="Arial" w:hAnsi="Arial" w:cs="Arial"/>
                <w:b/>
                <w:sz w:val="20"/>
                <w:szCs w:val="20"/>
              </w:rPr>
            </w:pPr>
            <w:r>
              <w:rPr>
                <w:rFonts w:ascii="Arial" w:hAnsi="Arial" w:cs="Arial"/>
                <w:b/>
                <w:sz w:val="20"/>
                <w:szCs w:val="20"/>
              </w:rPr>
              <w:t>Название КП</w:t>
            </w:r>
          </w:p>
        </w:tc>
      </w:tr>
      <w:tr w:rsidR="00C80DE3" w:rsidRPr="00C80DE3" w14:paraId="7B3872D9" w14:textId="77777777" w:rsidTr="00C80DE3">
        <w:trPr>
          <w:cantSplit/>
          <w:trHeight w:val="397"/>
          <w:tblHeader/>
        </w:trPr>
        <w:tc>
          <w:tcPr>
            <w:tcW w:w="1418" w:type="pct"/>
            <w:tcBorders>
              <w:top w:val="single" w:sz="12" w:space="0" w:color="auto"/>
              <w:left w:val="single" w:sz="12" w:space="0" w:color="auto"/>
              <w:bottom w:val="single" w:sz="6" w:space="0" w:color="auto"/>
              <w:right w:val="single" w:sz="6" w:space="0" w:color="auto"/>
            </w:tcBorders>
            <w:shd w:val="clear" w:color="auto" w:fill="auto"/>
            <w:vAlign w:val="center"/>
            <w:hideMark/>
          </w:tcPr>
          <w:p w14:paraId="63324D31" w14:textId="2CAB9ED4" w:rsidR="00C80DE3" w:rsidRPr="00726CFB" w:rsidRDefault="00726CFB" w:rsidP="00C80DE3">
            <w:pPr>
              <w:spacing w:line="276" w:lineRule="auto"/>
              <w:jc w:val="left"/>
              <w:rPr>
                <w:rFonts w:ascii="Arial" w:hAnsi="Arial" w:cs="Arial"/>
                <w:sz w:val="20"/>
                <w:szCs w:val="20"/>
                <w:lang w:val="en-US"/>
              </w:rPr>
            </w:pPr>
            <w:r>
              <w:rPr>
                <w:rFonts w:ascii="Arial" w:hAnsi="Arial" w:cs="Arial"/>
                <w:sz w:val="20"/>
                <w:szCs w:val="20"/>
                <w:lang w:val="en-US"/>
              </w:rPr>
              <w:t>10.06.02.0</w:t>
            </w:r>
            <w:ins w:id="1791" w:author="NazarovaVA" w:date="2021-03-01T17:38:00Z">
              <w:r w:rsidR="00AD60BD">
                <w:rPr>
                  <w:rFonts w:ascii="Arial" w:hAnsi="Arial" w:cs="Arial"/>
                  <w:sz w:val="20"/>
                  <w:szCs w:val="20"/>
                  <w:lang w:val="en-US"/>
                </w:rPr>
                <w:t>65</w:t>
              </w:r>
            </w:ins>
            <w:del w:id="1792" w:author="NazarovaVA" w:date="2021-03-01T17:38:00Z">
              <w:r w:rsidDel="00AD60BD">
                <w:rPr>
                  <w:rFonts w:ascii="Arial" w:hAnsi="Arial" w:cs="Arial"/>
                  <w:sz w:val="20"/>
                  <w:szCs w:val="20"/>
                  <w:lang w:val="en-US"/>
                </w:rPr>
                <w:delText>45</w:delText>
              </w:r>
            </w:del>
          </w:p>
        </w:tc>
        <w:tc>
          <w:tcPr>
            <w:tcW w:w="1202" w:type="pct"/>
            <w:tcBorders>
              <w:top w:val="single" w:sz="12" w:space="0" w:color="auto"/>
              <w:left w:val="single" w:sz="6" w:space="0" w:color="auto"/>
              <w:bottom w:val="single" w:sz="6" w:space="0" w:color="auto"/>
              <w:right w:val="single" w:sz="6" w:space="0" w:color="auto"/>
            </w:tcBorders>
            <w:shd w:val="clear" w:color="auto" w:fill="auto"/>
            <w:vAlign w:val="center"/>
            <w:hideMark/>
          </w:tcPr>
          <w:p w14:paraId="1BC83D00" w14:textId="77777777" w:rsidR="00C80DE3" w:rsidRPr="00726CFB" w:rsidRDefault="00C80DE3" w:rsidP="00C80DE3">
            <w:pPr>
              <w:spacing w:line="276" w:lineRule="auto"/>
              <w:jc w:val="left"/>
              <w:rPr>
                <w:rFonts w:ascii="Arial" w:hAnsi="Arial" w:cs="Arial"/>
                <w:sz w:val="20"/>
                <w:szCs w:val="20"/>
              </w:rPr>
            </w:pPr>
            <w:r w:rsidRPr="00726CFB">
              <w:rPr>
                <w:rFonts w:ascii="Arial" w:hAnsi="Arial" w:cs="Arial"/>
                <w:sz w:val="20"/>
                <w:szCs w:val="20"/>
              </w:rPr>
              <w:t>C.ПП-10.06-004</w:t>
            </w:r>
          </w:p>
        </w:tc>
        <w:tc>
          <w:tcPr>
            <w:tcW w:w="2380" w:type="pct"/>
            <w:tcBorders>
              <w:top w:val="single" w:sz="12" w:space="0" w:color="auto"/>
              <w:left w:val="single" w:sz="6" w:space="0" w:color="auto"/>
              <w:bottom w:val="single" w:sz="6" w:space="0" w:color="auto"/>
              <w:right w:val="single" w:sz="12" w:space="0" w:color="auto"/>
            </w:tcBorders>
            <w:shd w:val="clear" w:color="auto" w:fill="auto"/>
            <w:vAlign w:val="center"/>
            <w:hideMark/>
          </w:tcPr>
          <w:p w14:paraId="6BD8E790" w14:textId="77777777" w:rsidR="00C80DE3" w:rsidRPr="00726CFB" w:rsidRDefault="00C80DE3" w:rsidP="00C80DE3">
            <w:pPr>
              <w:spacing w:line="276" w:lineRule="auto"/>
              <w:jc w:val="left"/>
              <w:rPr>
                <w:rFonts w:ascii="Arial" w:hAnsi="Arial" w:cs="Arial"/>
                <w:sz w:val="20"/>
                <w:szCs w:val="20"/>
              </w:rPr>
            </w:pPr>
            <w:r w:rsidRPr="00726CFB">
              <w:rPr>
                <w:rFonts w:ascii="Arial" w:hAnsi="Arial" w:cs="Arial"/>
                <w:sz w:val="20"/>
                <w:szCs w:val="20"/>
              </w:rPr>
              <w:t>Подтверждение/корректировка суточного плана для внешних перевозок</w:t>
            </w:r>
          </w:p>
        </w:tc>
      </w:tr>
      <w:tr w:rsidR="00C80DE3" w:rsidRPr="00C80DE3" w14:paraId="1BF36267" w14:textId="77777777" w:rsidTr="00C80DE3">
        <w:trPr>
          <w:cantSplit/>
          <w:trHeight w:val="397"/>
          <w:tblHeader/>
        </w:trPr>
        <w:tc>
          <w:tcPr>
            <w:tcW w:w="1418" w:type="pct"/>
            <w:tcBorders>
              <w:top w:val="single" w:sz="12" w:space="0" w:color="auto"/>
              <w:left w:val="single" w:sz="12" w:space="0" w:color="auto"/>
              <w:bottom w:val="single" w:sz="6" w:space="0" w:color="auto"/>
              <w:right w:val="single" w:sz="6" w:space="0" w:color="auto"/>
            </w:tcBorders>
            <w:shd w:val="clear" w:color="auto" w:fill="auto"/>
            <w:vAlign w:val="center"/>
            <w:hideMark/>
          </w:tcPr>
          <w:p w14:paraId="3F9AF2A2" w14:textId="17137775" w:rsidR="00C80DE3" w:rsidRPr="00726CFB" w:rsidRDefault="00726CFB" w:rsidP="00C80DE3">
            <w:pPr>
              <w:spacing w:line="276" w:lineRule="auto"/>
              <w:jc w:val="left"/>
              <w:rPr>
                <w:rFonts w:ascii="Arial" w:hAnsi="Arial" w:cs="Arial"/>
                <w:sz w:val="20"/>
                <w:szCs w:val="20"/>
              </w:rPr>
            </w:pPr>
            <w:r>
              <w:rPr>
                <w:rFonts w:ascii="Arial" w:hAnsi="Arial" w:cs="Arial"/>
                <w:sz w:val="20"/>
                <w:szCs w:val="20"/>
                <w:lang w:val="en-US"/>
              </w:rPr>
              <w:t>10.06.02.0</w:t>
            </w:r>
            <w:ins w:id="1793" w:author="NazarovaVA" w:date="2021-03-01T17:38:00Z">
              <w:r w:rsidR="00AD60BD">
                <w:rPr>
                  <w:rFonts w:ascii="Arial" w:hAnsi="Arial" w:cs="Arial"/>
                  <w:sz w:val="20"/>
                  <w:szCs w:val="20"/>
                  <w:lang w:val="en-US"/>
                </w:rPr>
                <w:t>70</w:t>
              </w:r>
            </w:ins>
            <w:del w:id="1794" w:author="NazarovaVA" w:date="2021-03-01T17:38:00Z">
              <w:r w:rsidDel="00AD60BD">
                <w:rPr>
                  <w:rFonts w:ascii="Arial" w:hAnsi="Arial" w:cs="Arial"/>
                  <w:sz w:val="20"/>
                  <w:szCs w:val="20"/>
                  <w:lang w:val="en-US"/>
                </w:rPr>
                <w:delText>50</w:delText>
              </w:r>
            </w:del>
          </w:p>
        </w:tc>
        <w:tc>
          <w:tcPr>
            <w:tcW w:w="1202" w:type="pct"/>
            <w:tcBorders>
              <w:top w:val="single" w:sz="12" w:space="0" w:color="auto"/>
              <w:left w:val="single" w:sz="6" w:space="0" w:color="auto"/>
              <w:bottom w:val="single" w:sz="6" w:space="0" w:color="auto"/>
              <w:right w:val="single" w:sz="6" w:space="0" w:color="auto"/>
            </w:tcBorders>
            <w:shd w:val="clear" w:color="auto" w:fill="auto"/>
            <w:vAlign w:val="center"/>
            <w:hideMark/>
          </w:tcPr>
          <w:p w14:paraId="365AF7CF" w14:textId="77777777" w:rsidR="00C80DE3" w:rsidRPr="00726CFB" w:rsidRDefault="00C80DE3" w:rsidP="00C80DE3">
            <w:pPr>
              <w:spacing w:line="276" w:lineRule="auto"/>
              <w:jc w:val="left"/>
              <w:rPr>
                <w:rFonts w:ascii="Arial" w:hAnsi="Arial" w:cs="Arial"/>
                <w:sz w:val="20"/>
                <w:szCs w:val="20"/>
              </w:rPr>
            </w:pPr>
            <w:r w:rsidRPr="00726CFB">
              <w:rPr>
                <w:rFonts w:ascii="Arial" w:hAnsi="Arial" w:cs="Arial"/>
                <w:sz w:val="20"/>
                <w:szCs w:val="20"/>
              </w:rPr>
              <w:t>C.ПП-10.06-004</w:t>
            </w:r>
          </w:p>
        </w:tc>
        <w:tc>
          <w:tcPr>
            <w:tcW w:w="2380" w:type="pct"/>
            <w:tcBorders>
              <w:top w:val="single" w:sz="12" w:space="0" w:color="auto"/>
              <w:left w:val="single" w:sz="6" w:space="0" w:color="auto"/>
              <w:bottom w:val="single" w:sz="6" w:space="0" w:color="auto"/>
              <w:right w:val="single" w:sz="12" w:space="0" w:color="auto"/>
            </w:tcBorders>
            <w:shd w:val="clear" w:color="auto" w:fill="auto"/>
            <w:vAlign w:val="center"/>
            <w:hideMark/>
          </w:tcPr>
          <w:p w14:paraId="5AE19A90" w14:textId="77777777" w:rsidR="00C80DE3" w:rsidRPr="00726CFB" w:rsidRDefault="00C80DE3" w:rsidP="00C80DE3">
            <w:pPr>
              <w:spacing w:line="276" w:lineRule="auto"/>
              <w:jc w:val="left"/>
              <w:rPr>
                <w:rFonts w:ascii="Arial" w:hAnsi="Arial" w:cs="Arial"/>
                <w:sz w:val="20"/>
                <w:szCs w:val="20"/>
              </w:rPr>
            </w:pPr>
            <w:r w:rsidRPr="00726CFB">
              <w:rPr>
                <w:rFonts w:ascii="Arial" w:hAnsi="Arial" w:cs="Arial"/>
                <w:sz w:val="20"/>
                <w:szCs w:val="20"/>
              </w:rPr>
              <w:t>Подтверждение/корректировка суточного плана для внутренних перевозок</w:t>
            </w:r>
          </w:p>
        </w:tc>
      </w:tr>
      <w:tr w:rsidR="00C80DE3" w:rsidRPr="00C80DE3" w14:paraId="64EEBC9B" w14:textId="77777777" w:rsidTr="00C80DE3">
        <w:trPr>
          <w:cantSplit/>
          <w:trHeight w:val="397"/>
          <w:tblHeader/>
        </w:trPr>
        <w:tc>
          <w:tcPr>
            <w:tcW w:w="1418" w:type="pct"/>
            <w:tcBorders>
              <w:top w:val="single" w:sz="12" w:space="0" w:color="auto"/>
              <w:left w:val="single" w:sz="12" w:space="0" w:color="auto"/>
              <w:bottom w:val="single" w:sz="6" w:space="0" w:color="auto"/>
              <w:right w:val="single" w:sz="6" w:space="0" w:color="auto"/>
            </w:tcBorders>
            <w:shd w:val="clear" w:color="auto" w:fill="auto"/>
            <w:vAlign w:val="center"/>
            <w:hideMark/>
          </w:tcPr>
          <w:p w14:paraId="6312C5F5" w14:textId="32AC7D5D" w:rsidR="00C80DE3" w:rsidRPr="00726CFB" w:rsidRDefault="00726CFB" w:rsidP="00C80DE3">
            <w:pPr>
              <w:spacing w:line="276" w:lineRule="auto"/>
              <w:jc w:val="left"/>
              <w:rPr>
                <w:rFonts w:ascii="Arial" w:hAnsi="Arial" w:cs="Arial"/>
                <w:sz w:val="20"/>
                <w:szCs w:val="20"/>
              </w:rPr>
            </w:pPr>
            <w:r>
              <w:rPr>
                <w:rFonts w:ascii="Arial" w:hAnsi="Arial" w:cs="Arial"/>
                <w:sz w:val="20"/>
                <w:szCs w:val="20"/>
                <w:lang w:val="en-US"/>
              </w:rPr>
              <w:t>10.06.02.1</w:t>
            </w:r>
            <w:ins w:id="1795" w:author="NazarovaVA" w:date="2021-03-01T17:38:00Z">
              <w:r w:rsidR="00AD60BD">
                <w:rPr>
                  <w:rFonts w:ascii="Arial" w:hAnsi="Arial" w:cs="Arial"/>
                  <w:sz w:val="20"/>
                  <w:szCs w:val="20"/>
                  <w:lang w:val="en-US"/>
                </w:rPr>
                <w:t>30</w:t>
              </w:r>
            </w:ins>
            <w:del w:id="1796" w:author="NazarovaVA" w:date="2021-03-01T17:38:00Z">
              <w:r w:rsidDel="00AD60BD">
                <w:rPr>
                  <w:rFonts w:ascii="Arial" w:hAnsi="Arial" w:cs="Arial"/>
                  <w:sz w:val="20"/>
                  <w:szCs w:val="20"/>
                  <w:lang w:val="en-US"/>
                </w:rPr>
                <w:delText>20</w:delText>
              </w:r>
            </w:del>
          </w:p>
        </w:tc>
        <w:tc>
          <w:tcPr>
            <w:tcW w:w="1202" w:type="pct"/>
            <w:tcBorders>
              <w:top w:val="single" w:sz="12" w:space="0" w:color="auto"/>
              <w:left w:val="single" w:sz="6" w:space="0" w:color="auto"/>
              <w:bottom w:val="single" w:sz="6" w:space="0" w:color="auto"/>
              <w:right w:val="single" w:sz="6" w:space="0" w:color="auto"/>
            </w:tcBorders>
            <w:shd w:val="clear" w:color="auto" w:fill="auto"/>
            <w:vAlign w:val="center"/>
            <w:hideMark/>
          </w:tcPr>
          <w:p w14:paraId="62413F37" w14:textId="77777777" w:rsidR="00C80DE3" w:rsidRPr="00726CFB" w:rsidRDefault="00C80DE3" w:rsidP="00C80DE3">
            <w:pPr>
              <w:spacing w:line="276" w:lineRule="auto"/>
              <w:jc w:val="left"/>
              <w:rPr>
                <w:rFonts w:ascii="Arial" w:hAnsi="Arial" w:cs="Arial"/>
                <w:sz w:val="20"/>
                <w:szCs w:val="20"/>
              </w:rPr>
            </w:pPr>
            <w:r w:rsidRPr="00726CFB">
              <w:rPr>
                <w:rFonts w:ascii="Arial" w:hAnsi="Arial" w:cs="Arial"/>
                <w:sz w:val="20"/>
                <w:szCs w:val="20"/>
              </w:rPr>
              <w:t>C.ПП-10.06-005</w:t>
            </w:r>
          </w:p>
        </w:tc>
        <w:tc>
          <w:tcPr>
            <w:tcW w:w="2380" w:type="pct"/>
            <w:tcBorders>
              <w:top w:val="single" w:sz="12" w:space="0" w:color="auto"/>
              <w:left w:val="single" w:sz="6" w:space="0" w:color="auto"/>
              <w:bottom w:val="single" w:sz="6" w:space="0" w:color="auto"/>
              <w:right w:val="single" w:sz="12" w:space="0" w:color="auto"/>
            </w:tcBorders>
            <w:shd w:val="clear" w:color="auto" w:fill="auto"/>
            <w:vAlign w:val="center"/>
            <w:hideMark/>
          </w:tcPr>
          <w:p w14:paraId="7C22FA71" w14:textId="77777777" w:rsidR="00C80DE3" w:rsidRPr="00726CFB" w:rsidRDefault="00C80DE3" w:rsidP="00C80DE3">
            <w:pPr>
              <w:spacing w:line="276" w:lineRule="auto"/>
              <w:jc w:val="left"/>
              <w:rPr>
                <w:rFonts w:ascii="Arial" w:hAnsi="Arial" w:cs="Arial"/>
                <w:sz w:val="20"/>
                <w:szCs w:val="20"/>
              </w:rPr>
            </w:pPr>
            <w:r w:rsidRPr="00726CFB">
              <w:rPr>
                <w:rFonts w:ascii="Arial" w:hAnsi="Arial" w:cs="Arial"/>
                <w:sz w:val="20"/>
                <w:szCs w:val="20"/>
              </w:rPr>
              <w:t>Получение акта выполненных работ и счет-фактуры на транспортные услуги от подрядчика</w:t>
            </w:r>
          </w:p>
        </w:tc>
      </w:tr>
      <w:tr w:rsidR="00C80DE3" w:rsidRPr="00C80DE3" w14:paraId="5FF96316" w14:textId="77777777" w:rsidTr="00C80DE3">
        <w:trPr>
          <w:cantSplit/>
          <w:trHeight w:val="397"/>
          <w:tblHeader/>
        </w:trPr>
        <w:tc>
          <w:tcPr>
            <w:tcW w:w="1418" w:type="pct"/>
            <w:tcBorders>
              <w:top w:val="single" w:sz="12" w:space="0" w:color="auto"/>
              <w:left w:val="single" w:sz="12" w:space="0" w:color="auto"/>
              <w:bottom w:val="single" w:sz="6" w:space="0" w:color="auto"/>
              <w:right w:val="single" w:sz="6" w:space="0" w:color="auto"/>
            </w:tcBorders>
            <w:shd w:val="clear" w:color="auto" w:fill="auto"/>
            <w:vAlign w:val="center"/>
            <w:hideMark/>
          </w:tcPr>
          <w:p w14:paraId="35C67461" w14:textId="77777777" w:rsidR="00C80DE3" w:rsidRPr="00726CFB" w:rsidRDefault="00726CFB" w:rsidP="00C80DE3">
            <w:pPr>
              <w:spacing w:line="276" w:lineRule="auto"/>
              <w:jc w:val="left"/>
              <w:rPr>
                <w:rFonts w:ascii="Arial" w:hAnsi="Arial" w:cs="Arial"/>
                <w:sz w:val="20"/>
                <w:szCs w:val="20"/>
              </w:rPr>
            </w:pPr>
            <w:r>
              <w:rPr>
                <w:rFonts w:ascii="Arial" w:hAnsi="Arial" w:cs="Arial"/>
                <w:sz w:val="20"/>
                <w:szCs w:val="20"/>
                <w:lang w:val="en-US"/>
              </w:rPr>
              <w:t>10.06.03.80</w:t>
            </w:r>
          </w:p>
        </w:tc>
        <w:tc>
          <w:tcPr>
            <w:tcW w:w="1202" w:type="pct"/>
            <w:tcBorders>
              <w:top w:val="single" w:sz="12" w:space="0" w:color="auto"/>
              <w:left w:val="single" w:sz="6" w:space="0" w:color="auto"/>
              <w:bottom w:val="single" w:sz="6" w:space="0" w:color="auto"/>
              <w:right w:val="single" w:sz="6" w:space="0" w:color="auto"/>
            </w:tcBorders>
            <w:shd w:val="clear" w:color="auto" w:fill="auto"/>
            <w:vAlign w:val="center"/>
            <w:hideMark/>
          </w:tcPr>
          <w:p w14:paraId="196B8090" w14:textId="77777777" w:rsidR="00C80DE3" w:rsidRPr="00726CFB" w:rsidRDefault="00C80DE3" w:rsidP="00C80DE3">
            <w:pPr>
              <w:spacing w:line="276" w:lineRule="auto"/>
              <w:jc w:val="left"/>
              <w:rPr>
                <w:rFonts w:ascii="Arial" w:hAnsi="Arial" w:cs="Arial"/>
                <w:sz w:val="20"/>
                <w:szCs w:val="20"/>
              </w:rPr>
            </w:pPr>
            <w:r w:rsidRPr="00726CFB">
              <w:rPr>
                <w:rFonts w:ascii="Arial" w:hAnsi="Arial" w:cs="Arial"/>
                <w:sz w:val="20"/>
                <w:szCs w:val="20"/>
              </w:rPr>
              <w:t>C.ПП-10.06-007</w:t>
            </w:r>
          </w:p>
        </w:tc>
        <w:tc>
          <w:tcPr>
            <w:tcW w:w="2380" w:type="pct"/>
            <w:tcBorders>
              <w:top w:val="single" w:sz="12" w:space="0" w:color="auto"/>
              <w:left w:val="single" w:sz="6" w:space="0" w:color="auto"/>
              <w:bottom w:val="single" w:sz="6" w:space="0" w:color="auto"/>
              <w:right w:val="single" w:sz="12" w:space="0" w:color="auto"/>
            </w:tcBorders>
            <w:shd w:val="clear" w:color="auto" w:fill="auto"/>
            <w:vAlign w:val="center"/>
            <w:hideMark/>
          </w:tcPr>
          <w:p w14:paraId="4C2FC730" w14:textId="77777777" w:rsidR="00C80DE3" w:rsidRPr="00726CFB" w:rsidRDefault="00C80DE3" w:rsidP="00C80DE3">
            <w:pPr>
              <w:spacing w:line="276" w:lineRule="auto"/>
              <w:jc w:val="left"/>
              <w:rPr>
                <w:rFonts w:ascii="Arial" w:hAnsi="Arial" w:cs="Arial"/>
                <w:sz w:val="20"/>
                <w:szCs w:val="20"/>
              </w:rPr>
            </w:pPr>
            <w:r w:rsidRPr="00726CFB">
              <w:rPr>
                <w:rFonts w:ascii="Arial" w:hAnsi="Arial" w:cs="Arial"/>
                <w:sz w:val="20"/>
                <w:szCs w:val="20"/>
              </w:rPr>
              <w:t>Приемка документов и закрытие путевого листа</w:t>
            </w:r>
          </w:p>
        </w:tc>
      </w:tr>
      <w:tr w:rsidR="00C80DE3" w:rsidRPr="00C80DE3" w14:paraId="4E6A2BC3" w14:textId="77777777" w:rsidTr="00C80DE3">
        <w:trPr>
          <w:cantSplit/>
          <w:trHeight w:val="397"/>
          <w:tblHeader/>
        </w:trPr>
        <w:tc>
          <w:tcPr>
            <w:tcW w:w="1418" w:type="pct"/>
            <w:tcBorders>
              <w:top w:val="single" w:sz="12" w:space="0" w:color="auto"/>
              <w:left w:val="single" w:sz="12" w:space="0" w:color="auto"/>
              <w:bottom w:val="single" w:sz="6" w:space="0" w:color="auto"/>
              <w:right w:val="single" w:sz="6" w:space="0" w:color="auto"/>
            </w:tcBorders>
            <w:shd w:val="clear" w:color="auto" w:fill="auto"/>
            <w:vAlign w:val="center"/>
            <w:hideMark/>
          </w:tcPr>
          <w:p w14:paraId="7D5B3D59" w14:textId="77F921EE" w:rsidR="00C80DE3" w:rsidRPr="00726CFB" w:rsidRDefault="00726CFB" w:rsidP="00C80DE3">
            <w:pPr>
              <w:spacing w:line="276" w:lineRule="auto"/>
              <w:jc w:val="left"/>
              <w:rPr>
                <w:rFonts w:ascii="Arial" w:hAnsi="Arial" w:cs="Arial"/>
                <w:sz w:val="20"/>
                <w:szCs w:val="20"/>
              </w:rPr>
            </w:pPr>
            <w:r>
              <w:rPr>
                <w:rFonts w:ascii="Arial" w:hAnsi="Arial" w:cs="Arial"/>
                <w:sz w:val="20"/>
                <w:szCs w:val="20"/>
                <w:lang w:val="en-US"/>
              </w:rPr>
              <w:t>10.06.02.1</w:t>
            </w:r>
            <w:ins w:id="1797" w:author="NazarovaVA" w:date="2021-03-01T17:37:00Z">
              <w:r w:rsidR="00AD60BD">
                <w:rPr>
                  <w:rFonts w:ascii="Arial" w:hAnsi="Arial" w:cs="Arial"/>
                  <w:sz w:val="20"/>
                  <w:szCs w:val="20"/>
                  <w:lang w:val="en-US"/>
                </w:rPr>
                <w:t>15</w:t>
              </w:r>
            </w:ins>
            <w:del w:id="1798" w:author="NazarovaVA" w:date="2021-03-01T17:37:00Z">
              <w:r w:rsidDel="00AD60BD">
                <w:rPr>
                  <w:rFonts w:ascii="Arial" w:hAnsi="Arial" w:cs="Arial"/>
                  <w:sz w:val="20"/>
                  <w:szCs w:val="20"/>
                  <w:lang w:val="en-US"/>
                </w:rPr>
                <w:delText>00</w:delText>
              </w:r>
            </w:del>
          </w:p>
        </w:tc>
        <w:tc>
          <w:tcPr>
            <w:tcW w:w="1202" w:type="pct"/>
            <w:tcBorders>
              <w:top w:val="single" w:sz="12" w:space="0" w:color="auto"/>
              <w:left w:val="single" w:sz="6" w:space="0" w:color="auto"/>
              <w:bottom w:val="single" w:sz="6" w:space="0" w:color="auto"/>
              <w:right w:val="single" w:sz="6" w:space="0" w:color="auto"/>
            </w:tcBorders>
            <w:shd w:val="clear" w:color="auto" w:fill="auto"/>
            <w:vAlign w:val="center"/>
            <w:hideMark/>
          </w:tcPr>
          <w:p w14:paraId="304D70ED" w14:textId="77777777" w:rsidR="00C80DE3" w:rsidRPr="00726CFB" w:rsidRDefault="00C80DE3" w:rsidP="00C80DE3">
            <w:pPr>
              <w:spacing w:line="276" w:lineRule="auto"/>
              <w:jc w:val="left"/>
              <w:rPr>
                <w:rFonts w:ascii="Arial" w:hAnsi="Arial" w:cs="Arial"/>
                <w:sz w:val="20"/>
                <w:szCs w:val="20"/>
              </w:rPr>
            </w:pPr>
            <w:r w:rsidRPr="00726CFB">
              <w:rPr>
                <w:rFonts w:ascii="Arial" w:hAnsi="Arial" w:cs="Arial"/>
                <w:sz w:val="20"/>
                <w:szCs w:val="20"/>
              </w:rPr>
              <w:t>C.ПП-10.06-008</w:t>
            </w:r>
          </w:p>
        </w:tc>
        <w:tc>
          <w:tcPr>
            <w:tcW w:w="2380" w:type="pct"/>
            <w:tcBorders>
              <w:top w:val="single" w:sz="12" w:space="0" w:color="auto"/>
              <w:left w:val="single" w:sz="6" w:space="0" w:color="auto"/>
              <w:bottom w:val="single" w:sz="6" w:space="0" w:color="auto"/>
              <w:right w:val="single" w:sz="12" w:space="0" w:color="auto"/>
            </w:tcBorders>
            <w:shd w:val="clear" w:color="auto" w:fill="auto"/>
            <w:vAlign w:val="center"/>
            <w:hideMark/>
          </w:tcPr>
          <w:p w14:paraId="25F1F5A9" w14:textId="77777777" w:rsidR="00C80DE3" w:rsidRPr="00726CFB" w:rsidRDefault="00C80DE3" w:rsidP="00C80DE3">
            <w:pPr>
              <w:spacing w:line="276" w:lineRule="auto"/>
              <w:jc w:val="left"/>
              <w:rPr>
                <w:rFonts w:ascii="Arial" w:hAnsi="Arial" w:cs="Arial"/>
                <w:sz w:val="20"/>
                <w:szCs w:val="20"/>
              </w:rPr>
            </w:pPr>
            <w:r w:rsidRPr="00726CFB">
              <w:rPr>
                <w:rFonts w:ascii="Arial" w:hAnsi="Arial" w:cs="Arial"/>
                <w:sz w:val="20"/>
                <w:szCs w:val="20"/>
              </w:rPr>
              <w:t>Списание ГСМ</w:t>
            </w:r>
          </w:p>
        </w:tc>
      </w:tr>
    </w:tbl>
    <w:p w14:paraId="5A1DA9BC" w14:textId="77777777" w:rsidR="00116335" w:rsidRDefault="00116335" w:rsidP="00116335">
      <w:pPr>
        <w:ind w:firstLine="708"/>
        <w:rPr>
          <w:rFonts w:ascii="Arial" w:eastAsia="Calibri" w:hAnsi="Arial" w:cs="Arial"/>
          <w:i/>
          <w:color w:val="808080" w:themeColor="background1" w:themeShade="80"/>
        </w:rPr>
      </w:pPr>
    </w:p>
    <w:p w14:paraId="3F057F97" w14:textId="77777777" w:rsidR="00BC6011" w:rsidRPr="0036045A" w:rsidRDefault="00BC6011" w:rsidP="0036045A">
      <w:pPr>
        <w:pStyle w:val="31"/>
        <w:numPr>
          <w:ilvl w:val="2"/>
          <w:numId w:val="8"/>
        </w:numPr>
        <w:rPr>
          <w:caps/>
        </w:rPr>
      </w:pPr>
      <w:bookmarkStart w:id="1799" w:name="_Toc519265462"/>
      <w:bookmarkStart w:id="1800" w:name="_Toc520705039"/>
      <w:bookmarkStart w:id="1801" w:name="_Toc523837289"/>
      <w:bookmarkStart w:id="1802" w:name="_Toc65146853"/>
      <w:r w:rsidRPr="0036045A">
        <w:rPr>
          <w:caps/>
        </w:rPr>
        <w:t>Разделение полномочий</w:t>
      </w:r>
      <w:bookmarkEnd w:id="1799"/>
      <w:bookmarkEnd w:id="1800"/>
      <w:bookmarkEnd w:id="1801"/>
      <w:bookmarkEnd w:id="1802"/>
    </w:p>
    <w:p w14:paraId="50FCAC14" w14:textId="77777777" w:rsidR="00022C33" w:rsidRDefault="00022C33" w:rsidP="00022C33">
      <w:pPr>
        <w:rPr>
          <w:rFonts w:ascii="Arial" w:eastAsia="Calibri" w:hAnsi="Arial" w:cs="Arial"/>
        </w:rPr>
      </w:pPr>
    </w:p>
    <w:p w14:paraId="08626E82" w14:textId="77777777" w:rsidR="00116335" w:rsidRPr="00477CA0" w:rsidRDefault="00116335" w:rsidP="00116335">
      <w:pPr>
        <w:spacing w:after="240" w:line="276" w:lineRule="auto"/>
        <w:ind w:firstLine="567"/>
        <w:rPr>
          <w:rFonts w:ascii="Arial" w:eastAsia="Calibri" w:hAnsi="Arial" w:cs="Arial"/>
        </w:rPr>
      </w:pPr>
      <w:r w:rsidRPr="00477CA0">
        <w:rPr>
          <w:rFonts w:ascii="Arial" w:eastAsia="Calibri" w:hAnsi="Arial" w:cs="Arial"/>
        </w:rPr>
        <w:t xml:space="preserve">В </w:t>
      </w:r>
      <w:r>
        <w:rPr>
          <w:rFonts w:ascii="Arial" w:hAnsi="Arial" w:cs="Arial"/>
        </w:rPr>
        <w:t>данном</w:t>
      </w:r>
      <w:r w:rsidRPr="00477CA0">
        <w:rPr>
          <w:rFonts w:ascii="Arial" w:eastAsia="Calibri" w:hAnsi="Arial" w:cs="Arial"/>
        </w:rPr>
        <w:t xml:space="preserve"> разделе описаны:</w:t>
      </w:r>
    </w:p>
    <w:p w14:paraId="433632A4" w14:textId="77777777" w:rsidR="00116335" w:rsidRPr="00477CA0" w:rsidRDefault="00116335" w:rsidP="00116335">
      <w:pPr>
        <w:numPr>
          <w:ilvl w:val="0"/>
          <w:numId w:val="20"/>
        </w:numPr>
        <w:contextualSpacing/>
        <w:rPr>
          <w:rFonts w:ascii="Arial" w:eastAsia="Calibri" w:hAnsi="Arial" w:cs="Arial"/>
        </w:rPr>
      </w:pPr>
      <w:r w:rsidRPr="00477CA0">
        <w:rPr>
          <w:rFonts w:ascii="Arial" w:eastAsia="Calibri" w:hAnsi="Arial" w:cs="Arial"/>
        </w:rPr>
        <w:t>Матрица конфликтов на уровне бизнес-функций. Данная матрица определяет конфликтующие совмещения бизнес-функций для рассматриваемых бизнес-процессов, включая кросс-функциональные. Данная матрица разработана с учетом описания ключевых задач рассматриваемых бизнес-процессов из состава Концептуального Дизайна (Таблица № КП1. Матрица конфликтующих бизнес-функций).</w:t>
      </w:r>
    </w:p>
    <w:p w14:paraId="11418703" w14:textId="77777777" w:rsidR="00116335" w:rsidRPr="00477CA0" w:rsidRDefault="00116335" w:rsidP="00116335">
      <w:pPr>
        <w:ind w:left="1068"/>
        <w:rPr>
          <w:rFonts w:ascii="Arial" w:eastAsia="Calibri" w:hAnsi="Arial" w:cs="Arial"/>
        </w:rPr>
      </w:pPr>
    </w:p>
    <w:p w14:paraId="19E531DE" w14:textId="77777777" w:rsidR="00116335" w:rsidRPr="00477CA0" w:rsidRDefault="00116335" w:rsidP="00116335">
      <w:pPr>
        <w:numPr>
          <w:ilvl w:val="0"/>
          <w:numId w:val="20"/>
        </w:numPr>
        <w:rPr>
          <w:rFonts w:ascii="Arial" w:eastAsia="Calibri" w:hAnsi="Arial" w:cs="Arial"/>
        </w:rPr>
      </w:pPr>
      <w:r w:rsidRPr="00477CA0">
        <w:rPr>
          <w:rFonts w:ascii="Arial" w:eastAsia="Calibri" w:hAnsi="Arial" w:cs="Arial"/>
        </w:rPr>
        <w:t>Матрица конфликтов на уровне групп транзакций. Данная матрица определяет конфликтующие совмещения групп транзакций для описанных в Концептуальном дизайне бизнес-процессов, а также для других смежных с ними бизнес-процессов. Основой для разработки данной матрицы является перечень используемых транзакций, а также актуализированный список рисков конфликтов полномочий (Таблица № КП2. Матрица конфликтующих групп транзакций).</w:t>
      </w:r>
    </w:p>
    <w:p w14:paraId="08B6D8D6" w14:textId="77777777" w:rsidR="00116335" w:rsidRPr="00477CA0" w:rsidRDefault="00116335" w:rsidP="00116335">
      <w:pPr>
        <w:ind w:left="1068"/>
        <w:rPr>
          <w:rFonts w:ascii="Arial" w:eastAsia="Calibri" w:hAnsi="Arial" w:cs="Arial"/>
        </w:rPr>
      </w:pPr>
    </w:p>
    <w:p w14:paraId="69A92C48" w14:textId="77777777" w:rsidR="00477CA0" w:rsidRPr="00477CA0" w:rsidRDefault="00477CA0" w:rsidP="00477CA0">
      <w:pPr>
        <w:numPr>
          <w:ilvl w:val="0"/>
          <w:numId w:val="20"/>
        </w:numPr>
        <w:rPr>
          <w:rFonts w:ascii="Arial" w:hAnsi="Arial" w:cs="Arial"/>
        </w:rPr>
      </w:pPr>
      <w:r w:rsidRPr="00477CA0">
        <w:rPr>
          <w:rFonts w:ascii="Arial" w:hAnsi="Arial" w:cs="Arial"/>
        </w:rPr>
        <w:t xml:space="preserve">Матрица конфликтов на уровне ролей. Данная матрица определяет конфликтующие совмещения ролей в бизнес-процессах, описанных в Концептуальном дизайне, а также для других смежных с ними бизнес-процессов. Данная матрица </w:t>
      </w:r>
      <w:r w:rsidRPr="00477CA0">
        <w:rPr>
          <w:rFonts w:ascii="Arial" w:hAnsi="Arial" w:cs="Arial"/>
        </w:rPr>
        <w:lastRenderedPageBreak/>
        <w:t xml:space="preserve">разработана на основе реестра ролей и полномочий, описанного в Концептуальном дизайне и матрицы конфликтов на уровне групп транзакций (Таблица № КП3. Матрица конфликтующих ролей в бизнес-процессах). </w:t>
      </w:r>
    </w:p>
    <w:p w14:paraId="1A14BC3F" w14:textId="77777777" w:rsidR="00116335" w:rsidRPr="00477CA0" w:rsidRDefault="00116335" w:rsidP="00116335">
      <w:pPr>
        <w:ind w:left="1068"/>
        <w:rPr>
          <w:rFonts w:ascii="Arial" w:eastAsia="Calibri" w:hAnsi="Arial" w:cs="Arial"/>
        </w:rPr>
      </w:pPr>
    </w:p>
    <w:p w14:paraId="28867A8E" w14:textId="77777777" w:rsidR="00116335" w:rsidRDefault="00116335" w:rsidP="00116335">
      <w:pPr>
        <w:spacing w:after="240" w:line="276" w:lineRule="auto"/>
        <w:ind w:firstLine="567"/>
        <w:rPr>
          <w:rFonts w:ascii="Arial" w:hAnsi="Arial" w:cs="Arial"/>
        </w:rPr>
      </w:pPr>
      <w:r>
        <w:rPr>
          <w:rFonts w:ascii="Arial" w:hAnsi="Arial" w:cs="Arial"/>
        </w:rPr>
        <w:t>Детальное описание рисков пересечения полномочий приведено в Приложении №КП1. Матрица конфликтов полномочий</w:t>
      </w:r>
    </w:p>
    <w:p w14:paraId="4A185FDE" w14:textId="77777777" w:rsidR="0047218D" w:rsidRPr="00373E4F" w:rsidRDefault="00116335" w:rsidP="00373E4F">
      <w:pPr>
        <w:spacing w:after="240" w:line="276" w:lineRule="auto"/>
        <w:ind w:firstLine="567"/>
        <w:rPr>
          <w:rFonts w:ascii="Arial" w:eastAsia="Calibri" w:hAnsi="Arial" w:cs="Arial"/>
        </w:rPr>
      </w:pPr>
      <w:r>
        <w:rPr>
          <w:rFonts w:ascii="Arial" w:hAnsi="Arial" w:cs="Arial"/>
        </w:rPr>
        <w:t>В рамках проектирования процессов и Концептуального Дизайна выявлены и проанализированы</w:t>
      </w:r>
      <w:r w:rsidRPr="00477CA0">
        <w:rPr>
          <w:rFonts w:ascii="Arial" w:eastAsia="Calibri" w:hAnsi="Arial" w:cs="Arial"/>
        </w:rPr>
        <w:t xml:space="preserve"> конфликты полномочий с использованием разработанного инструментария, в том числе матриц конфликтов на уровне групп полномочий и на у</w:t>
      </w:r>
      <w:r w:rsidR="00373E4F">
        <w:rPr>
          <w:rFonts w:ascii="Arial" w:eastAsia="Calibri" w:hAnsi="Arial" w:cs="Arial"/>
        </w:rPr>
        <w:t>ровне ролей в бизнес-процессах.</w:t>
      </w:r>
    </w:p>
    <w:p w14:paraId="2422B007" w14:textId="77777777" w:rsidR="00116335" w:rsidRDefault="00116335" w:rsidP="00116335">
      <w:pPr>
        <w:spacing w:after="240" w:line="276" w:lineRule="auto"/>
        <w:jc w:val="right"/>
        <w:rPr>
          <w:rFonts w:ascii="Arial" w:hAnsi="Arial" w:cs="Arial"/>
          <w:b/>
        </w:rPr>
      </w:pPr>
      <w:r>
        <w:rPr>
          <w:rFonts w:ascii="Arial" w:hAnsi="Arial" w:cs="Arial"/>
          <w:b/>
        </w:rPr>
        <w:t>Таблица № КП1. Матрица конфликтующих бизнес-функций</w:t>
      </w:r>
    </w:p>
    <w:p w14:paraId="61C7B0FE" w14:textId="77777777" w:rsidR="00116335" w:rsidRDefault="0047218D" w:rsidP="00241BA7">
      <w:pPr>
        <w:spacing w:after="240" w:line="276" w:lineRule="auto"/>
        <w:jc w:val="right"/>
        <w:rPr>
          <w:rFonts w:ascii="Arial" w:hAnsi="Arial" w:cs="Arial"/>
          <w:b/>
        </w:rPr>
      </w:pPr>
      <w:r w:rsidRPr="00E01416">
        <w:rPr>
          <w:rFonts w:ascii="Arial" w:hAnsi="Arial" w:cs="Arial"/>
          <w:b/>
          <w:noProof/>
          <w:lang w:eastAsia="ru-RU"/>
        </w:rPr>
        <w:drawing>
          <wp:inline distT="0" distB="0" distL="0" distR="0" wp14:anchorId="5BEC8706" wp14:editId="1C04D151">
            <wp:extent cx="5534025" cy="376237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34025" cy="3762375"/>
                    </a:xfrm>
                    <a:prstGeom prst="rect">
                      <a:avLst/>
                    </a:prstGeom>
                    <a:noFill/>
                    <a:ln>
                      <a:noFill/>
                    </a:ln>
                  </pic:spPr>
                </pic:pic>
              </a:graphicData>
            </a:graphic>
          </wp:inline>
        </w:drawing>
      </w:r>
    </w:p>
    <w:p w14:paraId="44DDDFCF" w14:textId="77777777" w:rsidR="00116335" w:rsidRDefault="00116335" w:rsidP="00116335">
      <w:pPr>
        <w:spacing w:after="240" w:line="276" w:lineRule="auto"/>
        <w:jc w:val="right"/>
        <w:rPr>
          <w:rFonts w:ascii="Arial" w:hAnsi="Arial" w:cs="Arial"/>
          <w:b/>
        </w:rPr>
      </w:pPr>
      <w:r>
        <w:rPr>
          <w:rFonts w:ascii="Arial" w:hAnsi="Arial" w:cs="Arial"/>
          <w:b/>
        </w:rPr>
        <w:t>Таблица № КП2. Матрица конфликтующих групп транзакций</w:t>
      </w:r>
    </w:p>
    <w:p w14:paraId="0EDFD262" w14:textId="77777777" w:rsidR="00477CA0" w:rsidRDefault="0047218D" w:rsidP="00241BA7">
      <w:pPr>
        <w:jc w:val="right"/>
        <w:rPr>
          <w:rFonts w:ascii="Arial" w:hAnsi="Arial" w:cs="Arial"/>
          <w:b/>
        </w:rPr>
      </w:pPr>
      <w:r w:rsidRPr="00E01416">
        <w:rPr>
          <w:rFonts w:ascii="Arial" w:hAnsi="Arial" w:cs="Arial"/>
          <w:b/>
          <w:noProof/>
          <w:lang w:eastAsia="ru-RU"/>
        </w:rPr>
        <w:lastRenderedPageBreak/>
        <w:drawing>
          <wp:inline distT="0" distB="0" distL="0" distR="0" wp14:anchorId="7FDEC59F" wp14:editId="2050639E">
            <wp:extent cx="5534025" cy="316230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34025" cy="3162300"/>
                    </a:xfrm>
                    <a:prstGeom prst="rect">
                      <a:avLst/>
                    </a:prstGeom>
                    <a:noFill/>
                    <a:ln>
                      <a:noFill/>
                    </a:ln>
                  </pic:spPr>
                </pic:pic>
              </a:graphicData>
            </a:graphic>
          </wp:inline>
        </w:drawing>
      </w:r>
    </w:p>
    <w:p w14:paraId="3B96A656" w14:textId="77777777" w:rsidR="00241BA7" w:rsidRPr="00477CA0" w:rsidRDefault="00241BA7" w:rsidP="00241BA7">
      <w:pPr>
        <w:jc w:val="right"/>
        <w:rPr>
          <w:rFonts w:ascii="Arial" w:hAnsi="Arial" w:cs="Arial"/>
          <w:b/>
        </w:rPr>
      </w:pPr>
    </w:p>
    <w:p w14:paraId="1D77F594" w14:textId="77777777" w:rsidR="00477CA0" w:rsidRPr="00477CA0" w:rsidRDefault="00477CA0" w:rsidP="00477CA0">
      <w:pPr>
        <w:spacing w:after="240" w:line="276" w:lineRule="auto"/>
        <w:jc w:val="right"/>
        <w:rPr>
          <w:rFonts w:ascii="Arial" w:hAnsi="Arial" w:cs="Arial"/>
          <w:b/>
        </w:rPr>
      </w:pPr>
      <w:r w:rsidRPr="00477CA0">
        <w:rPr>
          <w:rFonts w:ascii="Arial" w:hAnsi="Arial" w:cs="Arial"/>
          <w:b/>
        </w:rPr>
        <w:t>Таблица № КП3. Матрица конфликтующих ролей в бизнес-процессах</w:t>
      </w:r>
    </w:p>
    <w:p w14:paraId="1E14FB6B" w14:textId="5C037B43" w:rsidR="00477CA0" w:rsidRPr="00477CA0" w:rsidRDefault="00DA1E29" w:rsidP="00477CA0">
      <w:pPr>
        <w:spacing w:after="240" w:line="276" w:lineRule="auto"/>
        <w:ind w:firstLine="567"/>
        <w:jc w:val="right"/>
        <w:rPr>
          <w:rFonts w:ascii="Arial" w:hAnsi="Arial" w:cs="Arial"/>
          <w:color w:val="7F7F7F" w:themeColor="text1" w:themeTint="80"/>
        </w:rPr>
      </w:pPr>
      <w:r>
        <w:rPr>
          <w:noProof/>
          <w:lang w:eastAsia="ru-RU"/>
        </w:rPr>
        <w:drawing>
          <wp:inline distT="0" distB="0" distL="0" distR="0" wp14:anchorId="2E0CAA43" wp14:editId="4147115B">
            <wp:extent cx="5543550" cy="334155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59528" cy="3351188"/>
                    </a:xfrm>
                    <a:prstGeom prst="rect">
                      <a:avLst/>
                    </a:prstGeom>
                  </pic:spPr>
                </pic:pic>
              </a:graphicData>
            </a:graphic>
          </wp:inline>
        </w:drawing>
      </w:r>
    </w:p>
    <w:p w14:paraId="25FE0ABE" w14:textId="77777777" w:rsidR="00116335" w:rsidRDefault="00116335" w:rsidP="00116335">
      <w:pPr>
        <w:spacing w:after="240" w:line="276" w:lineRule="auto"/>
        <w:ind w:firstLine="567"/>
        <w:rPr>
          <w:rFonts w:ascii="Arial" w:hAnsi="Arial" w:cs="Arial"/>
          <w:i/>
          <w:color w:val="7F7F7F" w:themeColor="text1" w:themeTint="80"/>
        </w:rPr>
      </w:pPr>
    </w:p>
    <w:p w14:paraId="1DEEF0D2" w14:textId="77777777" w:rsidR="00116335" w:rsidRPr="00F94454" w:rsidRDefault="00116335" w:rsidP="00022C33">
      <w:pPr>
        <w:rPr>
          <w:rFonts w:ascii="Arial" w:eastAsia="Calibri" w:hAnsi="Arial" w:cs="Arial"/>
        </w:rPr>
      </w:pPr>
    </w:p>
    <w:p w14:paraId="72995AF0" w14:textId="77777777" w:rsidR="00022C33" w:rsidRPr="00BE014D" w:rsidRDefault="00022C33" w:rsidP="00022C33">
      <w:pPr>
        <w:pStyle w:val="23"/>
        <w:keepNext/>
        <w:keepLines/>
        <w:numPr>
          <w:ilvl w:val="1"/>
          <w:numId w:val="8"/>
        </w:numPr>
        <w:spacing w:before="160" w:after="120" w:line="276" w:lineRule="auto"/>
        <w:rPr>
          <w:rFonts w:eastAsiaTheme="majorEastAsia" w:cstheme="majorBidi"/>
          <w:bCs w:val="0"/>
          <w:iCs w:val="0"/>
          <w:szCs w:val="26"/>
        </w:rPr>
      </w:pPr>
      <w:bookmarkStart w:id="1803" w:name="_Toc520705040"/>
      <w:bookmarkStart w:id="1804" w:name="_Toc523837290"/>
      <w:bookmarkStart w:id="1805" w:name="_Toc65146854"/>
      <w:r w:rsidRPr="00BE014D">
        <w:rPr>
          <w:rFonts w:eastAsiaTheme="majorEastAsia" w:cstheme="majorBidi"/>
          <w:bCs w:val="0"/>
          <w:iCs w:val="0"/>
          <w:szCs w:val="26"/>
        </w:rPr>
        <w:lastRenderedPageBreak/>
        <w:t>Интеграционные точки со смежными процессами</w:t>
      </w:r>
      <w:bookmarkEnd w:id="1803"/>
      <w:bookmarkEnd w:id="1804"/>
      <w:bookmarkEnd w:id="1805"/>
    </w:p>
    <w:p w14:paraId="0042A14D" w14:textId="631DC193" w:rsidR="00FC4ADF" w:rsidRPr="00A26339" w:rsidRDefault="00FC4ADF" w:rsidP="00FC4ADF">
      <w:pPr>
        <w:pStyle w:val="a7"/>
        <w:keepNext/>
        <w:spacing w:after="240" w:afterAutospacing="0" w:line="276" w:lineRule="auto"/>
        <w:jc w:val="right"/>
        <w:rPr>
          <w:rFonts w:ascii="Arial" w:hAnsi="Arial" w:cs="Arial"/>
          <w:b/>
          <w:sz w:val="22"/>
        </w:rPr>
      </w:pPr>
      <w:r w:rsidRPr="00FC4ADF">
        <w:rPr>
          <w:rFonts w:ascii="Arial" w:hAnsi="Arial" w:cs="Arial"/>
          <w:b/>
          <w:sz w:val="22"/>
        </w:rPr>
        <w:t xml:space="preserve">Таблица </w:t>
      </w:r>
      <w:del w:id="1806" w:author="Savinskaya Yulia" w:date="2021-02-25T11:55:00Z">
        <w:r w:rsidR="00AF2E6E" w:rsidRPr="00FC4ADF" w:rsidDel="009842FD">
          <w:rPr>
            <w:rFonts w:ascii="Arial" w:hAnsi="Arial" w:cs="Arial"/>
            <w:b/>
            <w:sz w:val="22"/>
          </w:rPr>
          <w:fldChar w:fldCharType="begin"/>
        </w:r>
        <w:r w:rsidR="00AF2E6E" w:rsidRPr="00FC4ADF" w:rsidDel="009842FD">
          <w:rPr>
            <w:rFonts w:ascii="Arial" w:hAnsi="Arial" w:cs="Arial"/>
            <w:b/>
            <w:sz w:val="22"/>
          </w:rPr>
          <w:delInstrText xml:space="preserve"> SEQ Таблица \* ARABIC </w:delInstrText>
        </w:r>
        <w:r w:rsidR="00AF2E6E" w:rsidRPr="00FC4ADF" w:rsidDel="009842FD">
          <w:rPr>
            <w:rFonts w:ascii="Arial" w:hAnsi="Arial" w:cs="Arial"/>
            <w:b/>
            <w:sz w:val="22"/>
          </w:rPr>
          <w:fldChar w:fldCharType="separate"/>
        </w:r>
        <w:r w:rsidR="00AF2E6E" w:rsidDel="009842FD">
          <w:rPr>
            <w:rFonts w:ascii="Arial" w:hAnsi="Arial" w:cs="Arial"/>
            <w:b/>
            <w:noProof/>
            <w:sz w:val="22"/>
          </w:rPr>
          <w:delText>4</w:delText>
        </w:r>
        <w:r w:rsidR="00AF2E6E" w:rsidRPr="00FC4ADF" w:rsidDel="009842FD">
          <w:rPr>
            <w:rFonts w:ascii="Arial" w:hAnsi="Arial" w:cs="Arial"/>
            <w:b/>
            <w:sz w:val="22"/>
          </w:rPr>
          <w:fldChar w:fldCharType="end"/>
        </w:r>
        <w:r w:rsidR="00AF2E6E" w:rsidDel="009842FD">
          <w:rPr>
            <w:rFonts w:ascii="Arial" w:hAnsi="Arial" w:cs="Arial"/>
            <w:b/>
            <w:sz w:val="22"/>
          </w:rPr>
          <w:delText>2</w:delText>
        </w:r>
      </w:del>
      <w:ins w:id="1807" w:author="Savinskaya Yulia" w:date="2021-02-25T11:55:00Z">
        <w:r w:rsidR="009842FD" w:rsidRPr="00FC4ADF">
          <w:rPr>
            <w:rFonts w:ascii="Arial" w:hAnsi="Arial" w:cs="Arial"/>
            <w:b/>
            <w:sz w:val="22"/>
          </w:rPr>
          <w:fldChar w:fldCharType="begin"/>
        </w:r>
        <w:r w:rsidR="009842FD" w:rsidRPr="00FC4ADF">
          <w:rPr>
            <w:rFonts w:ascii="Arial" w:hAnsi="Arial" w:cs="Arial"/>
            <w:b/>
            <w:sz w:val="22"/>
          </w:rPr>
          <w:instrText xml:space="preserve"> SEQ Таблица \* ARABIC </w:instrText>
        </w:r>
        <w:r w:rsidR="009842FD" w:rsidRPr="00FC4ADF">
          <w:rPr>
            <w:rFonts w:ascii="Arial" w:hAnsi="Arial" w:cs="Arial"/>
            <w:b/>
            <w:sz w:val="22"/>
          </w:rPr>
          <w:fldChar w:fldCharType="separate"/>
        </w:r>
        <w:r w:rsidR="009842FD">
          <w:rPr>
            <w:rFonts w:ascii="Arial" w:hAnsi="Arial" w:cs="Arial"/>
            <w:b/>
            <w:noProof/>
            <w:sz w:val="22"/>
          </w:rPr>
          <w:t>4</w:t>
        </w:r>
        <w:r w:rsidR="009842FD" w:rsidRPr="00FC4ADF">
          <w:rPr>
            <w:rFonts w:ascii="Arial" w:hAnsi="Arial" w:cs="Arial"/>
            <w:b/>
            <w:sz w:val="22"/>
          </w:rPr>
          <w:fldChar w:fldCharType="end"/>
        </w:r>
      </w:ins>
      <w:ins w:id="1808" w:author="Savinskaya Yulia" w:date="2021-02-25T15:29:00Z">
        <w:r w:rsidR="00F31DDE">
          <w:rPr>
            <w:rFonts w:ascii="Arial" w:hAnsi="Arial" w:cs="Arial"/>
            <w:b/>
            <w:sz w:val="22"/>
          </w:rPr>
          <w:t>7</w:t>
        </w:r>
      </w:ins>
      <w:r w:rsidRPr="00FC4ADF">
        <w:rPr>
          <w:rFonts w:ascii="Arial" w:hAnsi="Arial" w:cs="Arial"/>
          <w:b/>
          <w:sz w:val="22"/>
        </w:rPr>
        <w:t>.Точки межпроцессной интеграции</w:t>
      </w:r>
      <w:r w:rsidR="00A26339">
        <w:rPr>
          <w:rFonts w:ascii="Arial" w:hAnsi="Arial" w:cs="Arial"/>
          <w:b/>
          <w:sz w:val="22"/>
        </w:rPr>
        <w:t xml:space="preserve"> ПП-10.06.02-</w:t>
      </w:r>
      <w:r w:rsidR="00A26339">
        <w:rPr>
          <w:rFonts w:ascii="Arial" w:hAnsi="Arial" w:cs="Arial"/>
          <w:b/>
          <w:sz w:val="22"/>
          <w:lang w:val="en-US"/>
        </w:rPr>
        <w:t>ERP</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63"/>
        <w:gridCol w:w="1159"/>
        <w:gridCol w:w="1875"/>
        <w:gridCol w:w="1734"/>
        <w:gridCol w:w="1339"/>
        <w:gridCol w:w="1201"/>
        <w:gridCol w:w="1805"/>
      </w:tblGrid>
      <w:tr w:rsidR="00FC4ADF" w:rsidRPr="00F94454" w14:paraId="75F2186E" w14:textId="77777777" w:rsidTr="007178BF">
        <w:trPr>
          <w:cantSplit/>
          <w:trHeight w:val="397"/>
          <w:tblHeader/>
        </w:trPr>
        <w:tc>
          <w:tcPr>
            <w:tcW w:w="522" w:type="pct"/>
            <w:shd w:val="clear" w:color="auto" w:fill="FFC000"/>
            <w:vAlign w:val="center"/>
          </w:tcPr>
          <w:p w14:paraId="1732C10B" w14:textId="77777777" w:rsidR="00FC4ADF" w:rsidRPr="00F94454" w:rsidRDefault="00FC4ADF" w:rsidP="00DF3F6E">
            <w:pPr>
              <w:jc w:val="center"/>
              <w:rPr>
                <w:rFonts w:ascii="Arial" w:hAnsi="Arial" w:cs="Arial"/>
                <w:b/>
                <w:sz w:val="20"/>
              </w:rPr>
            </w:pPr>
            <w:r w:rsidRPr="00BE014D">
              <w:rPr>
                <w:rFonts w:ascii="Arial" w:hAnsi="Arial" w:cs="Arial"/>
                <w:b/>
                <w:sz w:val="20"/>
                <w:szCs w:val="20"/>
                <w:lang w:eastAsia="ru-RU"/>
              </w:rPr>
              <w:t>Код БП получателя</w:t>
            </w:r>
          </w:p>
        </w:tc>
        <w:tc>
          <w:tcPr>
            <w:tcW w:w="569" w:type="pct"/>
            <w:shd w:val="clear" w:color="auto" w:fill="FFC000"/>
            <w:vAlign w:val="center"/>
          </w:tcPr>
          <w:p w14:paraId="11249413" w14:textId="77777777" w:rsidR="00FC4ADF" w:rsidRPr="00F94454" w:rsidRDefault="00FC4ADF" w:rsidP="00DF3F6E">
            <w:pPr>
              <w:jc w:val="center"/>
              <w:rPr>
                <w:rFonts w:ascii="Arial" w:hAnsi="Arial" w:cs="Arial"/>
                <w:b/>
                <w:sz w:val="20"/>
              </w:rPr>
            </w:pPr>
            <w:r w:rsidRPr="00BE014D">
              <w:rPr>
                <w:rFonts w:ascii="Arial" w:hAnsi="Arial" w:cs="Arial"/>
                <w:b/>
                <w:sz w:val="20"/>
                <w:szCs w:val="20"/>
                <w:lang w:eastAsia="ru-RU"/>
              </w:rPr>
              <w:t>Название БП получателя</w:t>
            </w:r>
          </w:p>
        </w:tc>
        <w:tc>
          <w:tcPr>
            <w:tcW w:w="921" w:type="pct"/>
            <w:shd w:val="clear" w:color="auto" w:fill="FFC000"/>
            <w:vAlign w:val="center"/>
          </w:tcPr>
          <w:p w14:paraId="43514CEA" w14:textId="77777777" w:rsidR="00FC4ADF" w:rsidRPr="00F94454" w:rsidRDefault="00FC4ADF" w:rsidP="00DF3F6E">
            <w:pPr>
              <w:jc w:val="center"/>
              <w:rPr>
                <w:rFonts w:ascii="Arial" w:hAnsi="Arial" w:cs="Arial"/>
                <w:b/>
                <w:sz w:val="20"/>
              </w:rPr>
            </w:pPr>
            <w:r w:rsidRPr="00BE014D">
              <w:rPr>
                <w:rFonts w:ascii="Arial" w:hAnsi="Arial" w:cs="Arial"/>
                <w:b/>
                <w:sz w:val="20"/>
                <w:szCs w:val="20"/>
                <w:lang w:eastAsia="ru-RU"/>
              </w:rPr>
              <w:t>Шаг БП получателя</w:t>
            </w:r>
          </w:p>
        </w:tc>
        <w:tc>
          <w:tcPr>
            <w:tcW w:w="852" w:type="pct"/>
            <w:shd w:val="clear" w:color="auto" w:fill="FFC000"/>
            <w:vAlign w:val="center"/>
          </w:tcPr>
          <w:p w14:paraId="210078E5" w14:textId="77777777" w:rsidR="00FC4ADF" w:rsidRPr="00F94454" w:rsidRDefault="00FC4ADF" w:rsidP="00DF3F6E">
            <w:pPr>
              <w:jc w:val="center"/>
              <w:rPr>
                <w:rFonts w:ascii="Arial" w:hAnsi="Arial" w:cs="Arial"/>
                <w:b/>
                <w:sz w:val="20"/>
              </w:rPr>
            </w:pPr>
            <w:r w:rsidRPr="00BE014D">
              <w:rPr>
                <w:rFonts w:ascii="Arial" w:hAnsi="Arial" w:cs="Arial"/>
                <w:b/>
                <w:sz w:val="20"/>
                <w:szCs w:val="20"/>
                <w:lang w:eastAsia="ru-RU"/>
              </w:rPr>
              <w:t>Описание интеграционной точки</w:t>
            </w:r>
          </w:p>
        </w:tc>
        <w:tc>
          <w:tcPr>
            <w:tcW w:w="658" w:type="pct"/>
            <w:shd w:val="clear" w:color="auto" w:fill="FFC000"/>
            <w:vAlign w:val="center"/>
          </w:tcPr>
          <w:p w14:paraId="2A2AA49C" w14:textId="77777777" w:rsidR="00FC4ADF" w:rsidRPr="00F94454" w:rsidRDefault="00FC4ADF" w:rsidP="00DF3F6E">
            <w:pPr>
              <w:jc w:val="center"/>
              <w:rPr>
                <w:rFonts w:ascii="Arial" w:hAnsi="Arial" w:cs="Arial"/>
                <w:b/>
                <w:sz w:val="20"/>
              </w:rPr>
            </w:pPr>
            <w:r w:rsidRPr="00BE014D">
              <w:rPr>
                <w:rFonts w:ascii="Arial" w:hAnsi="Arial" w:cs="Arial"/>
                <w:b/>
                <w:sz w:val="20"/>
                <w:szCs w:val="20"/>
                <w:lang w:eastAsia="ru-RU"/>
              </w:rPr>
              <w:t>Код БП отправителя</w:t>
            </w:r>
          </w:p>
        </w:tc>
        <w:tc>
          <w:tcPr>
            <w:tcW w:w="590" w:type="pct"/>
            <w:shd w:val="clear" w:color="auto" w:fill="FFC000"/>
            <w:vAlign w:val="center"/>
          </w:tcPr>
          <w:p w14:paraId="40F9D016" w14:textId="77777777" w:rsidR="00FC4ADF" w:rsidRPr="00F94454" w:rsidRDefault="00FC4ADF" w:rsidP="00DF3F6E">
            <w:pPr>
              <w:jc w:val="center"/>
              <w:rPr>
                <w:rFonts w:ascii="Arial" w:hAnsi="Arial" w:cs="Arial"/>
                <w:b/>
                <w:sz w:val="20"/>
              </w:rPr>
            </w:pPr>
            <w:r w:rsidRPr="00BE014D">
              <w:rPr>
                <w:rFonts w:ascii="Arial" w:hAnsi="Arial" w:cs="Arial"/>
                <w:b/>
                <w:sz w:val="20"/>
                <w:szCs w:val="20"/>
                <w:lang w:eastAsia="ru-RU"/>
              </w:rPr>
              <w:t>Название БП отправителя</w:t>
            </w:r>
          </w:p>
        </w:tc>
        <w:tc>
          <w:tcPr>
            <w:tcW w:w="887" w:type="pct"/>
            <w:shd w:val="clear" w:color="auto" w:fill="FFC000"/>
            <w:vAlign w:val="center"/>
          </w:tcPr>
          <w:p w14:paraId="4AB0A68C" w14:textId="77777777" w:rsidR="00FC4ADF" w:rsidRPr="00F94454" w:rsidRDefault="00FC4ADF" w:rsidP="00DF3F6E">
            <w:pPr>
              <w:jc w:val="center"/>
              <w:rPr>
                <w:rFonts w:ascii="Arial" w:hAnsi="Arial" w:cs="Arial"/>
                <w:b/>
                <w:sz w:val="20"/>
              </w:rPr>
            </w:pPr>
            <w:r w:rsidRPr="00BE014D">
              <w:rPr>
                <w:rFonts w:ascii="Arial" w:hAnsi="Arial" w:cs="Arial"/>
                <w:b/>
                <w:sz w:val="20"/>
                <w:szCs w:val="20"/>
                <w:lang w:eastAsia="ru-RU"/>
              </w:rPr>
              <w:t>Шаг БП отправителя</w:t>
            </w:r>
          </w:p>
        </w:tc>
      </w:tr>
      <w:tr w:rsidR="00F71D2D" w:rsidRPr="00F94454" w14:paraId="0353CDE0" w14:textId="77777777" w:rsidTr="007178BF">
        <w:trPr>
          <w:cantSplit/>
        </w:trPr>
        <w:tc>
          <w:tcPr>
            <w:tcW w:w="522" w:type="pct"/>
          </w:tcPr>
          <w:p w14:paraId="63A0306A" w14:textId="36DCE2D5" w:rsidR="00F71D2D"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ПП-10.06.02-ERP</w:t>
            </w:r>
          </w:p>
        </w:tc>
        <w:tc>
          <w:tcPr>
            <w:tcW w:w="569" w:type="pct"/>
            <w:shd w:val="clear" w:color="auto" w:fill="auto"/>
          </w:tcPr>
          <w:p w14:paraId="136E4779" w14:textId="52F6CCEF" w:rsidR="00F71D2D"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Оперативное управление транспортировкой</w:t>
            </w:r>
          </w:p>
        </w:tc>
        <w:tc>
          <w:tcPr>
            <w:tcW w:w="921" w:type="pct"/>
            <w:shd w:val="clear" w:color="auto" w:fill="auto"/>
          </w:tcPr>
          <w:p w14:paraId="310BD02D" w14:textId="2162CD62" w:rsidR="00B23C6B" w:rsidRPr="00512AF8" w:rsidRDefault="00715F06" w:rsidP="00512AF8">
            <w:pPr>
              <w:jc w:val="left"/>
              <w:rPr>
                <w:rFonts w:ascii="Arial" w:hAnsi="Arial" w:cs="Arial"/>
                <w:color w:val="000000" w:themeColor="text1"/>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10.06.02.100</w:t>
            </w:r>
          </w:p>
        </w:tc>
        <w:tc>
          <w:tcPr>
            <w:tcW w:w="852" w:type="pct"/>
            <w:shd w:val="clear" w:color="auto" w:fill="auto"/>
          </w:tcPr>
          <w:p w14:paraId="2D3E0ABE" w14:textId="666DF6AD" w:rsidR="00F71D2D"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Заявка на списание МТР</w:t>
            </w:r>
          </w:p>
        </w:tc>
        <w:tc>
          <w:tcPr>
            <w:tcW w:w="658" w:type="pct"/>
            <w:shd w:val="clear" w:color="auto" w:fill="auto"/>
          </w:tcPr>
          <w:p w14:paraId="402EDDEF" w14:textId="239D2F07" w:rsidR="00F71D2D"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ПП-10.03.02-ERP</w:t>
            </w:r>
          </w:p>
        </w:tc>
        <w:tc>
          <w:tcPr>
            <w:tcW w:w="590" w:type="pct"/>
            <w:shd w:val="clear" w:color="auto" w:fill="auto"/>
          </w:tcPr>
          <w:p w14:paraId="6104FB87" w14:textId="11915FFA" w:rsidR="00F71D2D" w:rsidRPr="00512AF8" w:rsidRDefault="00512AF8" w:rsidP="00512AF8">
            <w:pPr>
              <w:jc w:val="left"/>
              <w:rPr>
                <w:rFonts w:ascii="Arial" w:hAnsi="Arial" w:cs="Arial"/>
                <w:sz w:val="18"/>
                <w:szCs w:val="18"/>
              </w:rPr>
            </w:pPr>
            <w:r w:rsidRPr="00512AF8">
              <w:rPr>
                <w:rFonts w:ascii="Arial" w:eastAsiaTheme="minorHAnsi" w:hAnsi="Arial" w:cs="Arial"/>
                <w:color w:val="000000"/>
                <w:sz w:val="18"/>
                <w:szCs w:val="18"/>
              </w:rPr>
              <w:t>Регистрация потребности</w:t>
            </w:r>
          </w:p>
        </w:tc>
        <w:tc>
          <w:tcPr>
            <w:tcW w:w="887" w:type="pct"/>
            <w:shd w:val="clear" w:color="auto" w:fill="auto"/>
          </w:tcPr>
          <w:p w14:paraId="173264DA" w14:textId="6E162B4E" w:rsidR="00F71D2D" w:rsidRPr="00512AF8" w:rsidRDefault="00715F06" w:rsidP="00512AF8">
            <w:pPr>
              <w:jc w:val="left"/>
              <w:rPr>
                <w:rFonts w:ascii="Arial" w:hAnsi="Arial" w:cs="Arial"/>
                <w:color w:val="000000" w:themeColor="text1"/>
                <w:sz w:val="18"/>
                <w:szCs w:val="18"/>
              </w:rPr>
            </w:pPr>
            <w:r>
              <w:rPr>
                <w:rFonts w:ascii="Arial" w:eastAsiaTheme="minorHAnsi" w:hAnsi="Arial" w:cs="Arial"/>
                <w:color w:val="000000"/>
                <w:sz w:val="18"/>
                <w:szCs w:val="18"/>
              </w:rPr>
              <w:t>ПП-</w:t>
            </w:r>
            <w:r w:rsidR="0085293C" w:rsidRPr="00AE12DE">
              <w:rPr>
                <w:rFonts w:ascii="Arial" w:eastAsiaTheme="minorHAnsi" w:hAnsi="Arial" w:cs="Arial"/>
                <w:color w:val="000000"/>
                <w:sz w:val="18"/>
                <w:szCs w:val="20"/>
              </w:rPr>
              <w:t>03.02.02.020</w:t>
            </w:r>
            <w:r w:rsidR="0085293C" w:rsidRPr="00AE12DE" w:rsidDel="0085293C">
              <w:rPr>
                <w:rFonts w:ascii="Arial" w:hAnsi="Arial" w:cs="Arial"/>
                <w:color w:val="000000" w:themeColor="text1"/>
                <w:sz w:val="16"/>
                <w:szCs w:val="18"/>
              </w:rPr>
              <w:t xml:space="preserve"> </w:t>
            </w:r>
          </w:p>
        </w:tc>
      </w:tr>
      <w:tr w:rsidR="00512AF8" w:rsidRPr="00F94454" w14:paraId="43EC9EA9" w14:textId="77777777" w:rsidTr="007178BF">
        <w:trPr>
          <w:cantSplit/>
        </w:trPr>
        <w:tc>
          <w:tcPr>
            <w:tcW w:w="522" w:type="pct"/>
          </w:tcPr>
          <w:p w14:paraId="410DB336"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ПП-10.08.03-ERP</w:t>
            </w:r>
          </w:p>
        </w:tc>
        <w:tc>
          <w:tcPr>
            <w:tcW w:w="569" w:type="pct"/>
            <w:shd w:val="clear" w:color="auto" w:fill="auto"/>
          </w:tcPr>
          <w:p w14:paraId="45A0F83C"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Управление обязательствами по реализации услуг</w:t>
            </w:r>
          </w:p>
        </w:tc>
        <w:tc>
          <w:tcPr>
            <w:tcW w:w="921" w:type="pct"/>
            <w:shd w:val="clear" w:color="auto" w:fill="auto"/>
          </w:tcPr>
          <w:p w14:paraId="380D62F6" w14:textId="644C71DA" w:rsidR="00512AF8" w:rsidRPr="00512AF8" w:rsidRDefault="00715F06" w:rsidP="00512AF8">
            <w:pPr>
              <w:jc w:val="left"/>
              <w:rPr>
                <w:rFonts w:ascii="Arial" w:hAnsi="Arial" w:cs="Arial"/>
                <w:sz w:val="18"/>
                <w:szCs w:val="18"/>
              </w:rPr>
            </w:pPr>
            <w:r>
              <w:rPr>
                <w:rFonts w:ascii="Arial" w:eastAsiaTheme="minorHAnsi" w:hAnsi="Arial" w:cs="Arial"/>
                <w:color w:val="000000"/>
                <w:sz w:val="18"/>
                <w:szCs w:val="18"/>
              </w:rPr>
              <w:t>ПП-</w:t>
            </w:r>
            <w:r w:rsidR="0085293C" w:rsidRPr="0085293C">
              <w:rPr>
                <w:rFonts w:ascii="Arial" w:hAnsi="Arial" w:cs="Arial"/>
                <w:color w:val="000000" w:themeColor="text1"/>
                <w:sz w:val="18"/>
                <w:szCs w:val="18"/>
              </w:rPr>
              <w:t>10.04.05.050</w:t>
            </w:r>
            <w:r w:rsidR="0085293C" w:rsidRPr="0085293C" w:rsidDel="00143FDC">
              <w:rPr>
                <w:rFonts w:ascii="Arial" w:hAnsi="Arial" w:cs="Arial"/>
                <w:color w:val="000000" w:themeColor="text1"/>
                <w:sz w:val="18"/>
                <w:szCs w:val="18"/>
              </w:rPr>
              <w:t xml:space="preserve"> </w:t>
            </w:r>
          </w:p>
        </w:tc>
        <w:tc>
          <w:tcPr>
            <w:tcW w:w="852" w:type="pct"/>
            <w:shd w:val="clear" w:color="auto" w:fill="auto"/>
          </w:tcPr>
          <w:p w14:paraId="749A375A" w14:textId="63B8A224" w:rsidR="00512AF8" w:rsidRPr="00512AF8" w:rsidRDefault="00512AF8" w:rsidP="00512AF8">
            <w:pPr>
              <w:jc w:val="left"/>
              <w:rPr>
                <w:rFonts w:ascii="Arial" w:hAnsi="Arial" w:cs="Arial"/>
                <w:sz w:val="18"/>
                <w:szCs w:val="18"/>
              </w:rPr>
            </w:pPr>
            <w:r w:rsidRPr="00512AF8">
              <w:rPr>
                <w:rFonts w:ascii="Arial" w:eastAsiaTheme="minorHAnsi" w:hAnsi="Arial" w:cs="Arial"/>
                <w:color w:val="000000"/>
                <w:sz w:val="18"/>
                <w:szCs w:val="18"/>
              </w:rPr>
              <w:t>Путевой лист/Путевой лист подрядчика</w:t>
            </w:r>
            <w:r w:rsidRPr="00512AF8" w:rsidDel="00143FDC">
              <w:rPr>
                <w:rFonts w:ascii="Arial" w:hAnsi="Arial" w:cs="Arial"/>
                <w:color w:val="000000" w:themeColor="text1"/>
                <w:sz w:val="18"/>
                <w:szCs w:val="18"/>
              </w:rPr>
              <w:t xml:space="preserve"> </w:t>
            </w:r>
          </w:p>
        </w:tc>
        <w:tc>
          <w:tcPr>
            <w:tcW w:w="658" w:type="pct"/>
            <w:shd w:val="clear" w:color="auto" w:fill="auto"/>
          </w:tcPr>
          <w:p w14:paraId="5B4A7C8B"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ПП-10.06.02-ERP</w:t>
            </w:r>
          </w:p>
        </w:tc>
        <w:tc>
          <w:tcPr>
            <w:tcW w:w="590" w:type="pct"/>
            <w:shd w:val="clear" w:color="auto" w:fill="auto"/>
          </w:tcPr>
          <w:p w14:paraId="5398BC48"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Оперативное управление транспортировкой</w:t>
            </w:r>
          </w:p>
        </w:tc>
        <w:tc>
          <w:tcPr>
            <w:tcW w:w="887" w:type="pct"/>
            <w:shd w:val="clear" w:color="auto" w:fill="auto"/>
          </w:tcPr>
          <w:p w14:paraId="4D0B7D03" w14:textId="77777777" w:rsidR="00715F06" w:rsidRDefault="00715F06" w:rsidP="00512AF8">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10.06.02.090</w:t>
            </w:r>
            <w:r>
              <w:rPr>
                <w:rFonts w:ascii="Arial" w:eastAsiaTheme="minorHAnsi" w:hAnsi="Arial" w:cs="Arial"/>
                <w:color w:val="000000"/>
                <w:sz w:val="18"/>
                <w:szCs w:val="18"/>
              </w:rPr>
              <w:t>,</w:t>
            </w:r>
          </w:p>
          <w:p w14:paraId="21A1198F" w14:textId="3D313923" w:rsidR="0085293C" w:rsidRDefault="00715F06" w:rsidP="00512AF8">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10.06.02.100</w:t>
            </w:r>
            <w:r>
              <w:rPr>
                <w:rFonts w:ascii="Arial" w:eastAsiaTheme="minorHAnsi" w:hAnsi="Arial" w:cs="Arial"/>
                <w:color w:val="000000"/>
                <w:sz w:val="18"/>
                <w:szCs w:val="18"/>
              </w:rPr>
              <w:t>,</w:t>
            </w:r>
          </w:p>
          <w:p w14:paraId="3C5E348D" w14:textId="09617960" w:rsidR="00512AF8" w:rsidRPr="00512AF8" w:rsidRDefault="00715F06" w:rsidP="00512AF8">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10.06.02.085</w:t>
            </w:r>
          </w:p>
          <w:p w14:paraId="416E6A31" w14:textId="489AFC68" w:rsidR="00512AF8" w:rsidRPr="00512AF8" w:rsidRDefault="00512AF8" w:rsidP="00512AF8">
            <w:pPr>
              <w:jc w:val="left"/>
              <w:rPr>
                <w:rFonts w:ascii="Arial" w:hAnsi="Arial" w:cs="Arial"/>
                <w:sz w:val="18"/>
                <w:szCs w:val="18"/>
              </w:rPr>
            </w:pPr>
            <w:r w:rsidRPr="00512AF8" w:rsidDel="00143FDC">
              <w:rPr>
                <w:rFonts w:ascii="Arial" w:hAnsi="Arial" w:cs="Arial"/>
                <w:color w:val="000000" w:themeColor="text1"/>
                <w:sz w:val="18"/>
                <w:szCs w:val="18"/>
              </w:rPr>
              <w:t xml:space="preserve"> </w:t>
            </w:r>
          </w:p>
        </w:tc>
      </w:tr>
      <w:tr w:rsidR="00512AF8" w:rsidRPr="00F94454" w14:paraId="7ED64D83" w14:textId="77777777" w:rsidTr="007178BF">
        <w:trPr>
          <w:cantSplit/>
        </w:trPr>
        <w:tc>
          <w:tcPr>
            <w:tcW w:w="522" w:type="pct"/>
          </w:tcPr>
          <w:p w14:paraId="678F9076"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ПП-10.04.05-ERP</w:t>
            </w:r>
          </w:p>
        </w:tc>
        <w:tc>
          <w:tcPr>
            <w:tcW w:w="569" w:type="pct"/>
            <w:shd w:val="clear" w:color="auto" w:fill="auto"/>
          </w:tcPr>
          <w:p w14:paraId="09A5DB42"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Управление обязательствами по закупке работ и услуг</w:t>
            </w:r>
          </w:p>
        </w:tc>
        <w:tc>
          <w:tcPr>
            <w:tcW w:w="921" w:type="pct"/>
            <w:shd w:val="clear" w:color="auto" w:fill="auto"/>
          </w:tcPr>
          <w:p w14:paraId="74A56363" w14:textId="310A1C21" w:rsidR="00512AF8" w:rsidRPr="00512AF8" w:rsidRDefault="00715F06" w:rsidP="00512AF8">
            <w:pPr>
              <w:jc w:val="left"/>
              <w:rPr>
                <w:rFonts w:ascii="Arial" w:hAnsi="Arial" w:cs="Arial"/>
                <w:color w:val="000000" w:themeColor="text1"/>
                <w:sz w:val="18"/>
                <w:szCs w:val="18"/>
              </w:rPr>
            </w:pPr>
            <w:r>
              <w:rPr>
                <w:rFonts w:ascii="Arial" w:eastAsiaTheme="minorHAnsi" w:hAnsi="Arial" w:cs="Arial"/>
                <w:color w:val="000000"/>
                <w:sz w:val="18"/>
                <w:szCs w:val="18"/>
              </w:rPr>
              <w:t>ПП-</w:t>
            </w:r>
            <w:r w:rsidR="0085293C" w:rsidRPr="0085293C">
              <w:rPr>
                <w:rFonts w:ascii="Arial" w:hAnsi="Arial" w:cs="Arial"/>
                <w:color w:val="000000" w:themeColor="text1"/>
                <w:sz w:val="18"/>
                <w:szCs w:val="18"/>
              </w:rPr>
              <w:t>10.04.05.050</w:t>
            </w:r>
            <w:r w:rsidR="0085293C" w:rsidRPr="0085293C" w:rsidDel="00143FDC">
              <w:rPr>
                <w:rFonts w:ascii="Arial" w:hAnsi="Arial" w:cs="Arial"/>
                <w:color w:val="000000" w:themeColor="text1"/>
                <w:sz w:val="18"/>
                <w:szCs w:val="18"/>
              </w:rPr>
              <w:t xml:space="preserve"> </w:t>
            </w:r>
          </w:p>
        </w:tc>
        <w:tc>
          <w:tcPr>
            <w:tcW w:w="852" w:type="pct"/>
            <w:shd w:val="clear" w:color="auto" w:fill="auto"/>
          </w:tcPr>
          <w:p w14:paraId="07E2C72D" w14:textId="77777777" w:rsidR="00512AF8" w:rsidRPr="00512AF8" w:rsidRDefault="00512AF8" w:rsidP="00512AF8">
            <w:pPr>
              <w:autoSpaceDE w:val="0"/>
              <w:autoSpaceDN w:val="0"/>
              <w:adjustRightInd w:val="0"/>
              <w:jc w:val="left"/>
              <w:rPr>
                <w:rFonts w:ascii="Arial" w:eastAsiaTheme="minorHAnsi" w:hAnsi="Arial" w:cs="Arial"/>
                <w:color w:val="000000"/>
                <w:sz w:val="18"/>
                <w:szCs w:val="18"/>
              </w:rPr>
            </w:pPr>
            <w:r w:rsidRPr="00512AF8">
              <w:rPr>
                <w:rFonts w:ascii="Arial" w:eastAsiaTheme="minorHAnsi" w:hAnsi="Arial" w:cs="Arial"/>
                <w:color w:val="000000"/>
                <w:sz w:val="18"/>
                <w:szCs w:val="18"/>
              </w:rPr>
              <w:t>Пакет первичных документов</w:t>
            </w:r>
          </w:p>
          <w:p w14:paraId="21FFC6B7" w14:textId="6BE5FC2C" w:rsidR="00512AF8" w:rsidRPr="00512AF8" w:rsidRDefault="00512AF8" w:rsidP="00512AF8">
            <w:pPr>
              <w:jc w:val="left"/>
              <w:rPr>
                <w:rFonts w:ascii="Arial" w:hAnsi="Arial" w:cs="Arial"/>
                <w:sz w:val="18"/>
                <w:szCs w:val="18"/>
              </w:rPr>
            </w:pPr>
            <w:r w:rsidRPr="00512AF8">
              <w:rPr>
                <w:rFonts w:ascii="Arial" w:eastAsiaTheme="minorHAnsi" w:hAnsi="Arial" w:cs="Arial"/>
                <w:color w:val="000000"/>
                <w:sz w:val="18"/>
                <w:szCs w:val="18"/>
              </w:rPr>
              <w:t>Акт выполненных работ, услуг</w:t>
            </w:r>
            <w:r w:rsidRPr="00512AF8" w:rsidDel="00143FDC">
              <w:rPr>
                <w:rFonts w:ascii="Arial" w:hAnsi="Arial" w:cs="Arial"/>
                <w:sz w:val="18"/>
                <w:szCs w:val="18"/>
              </w:rPr>
              <w:t xml:space="preserve"> </w:t>
            </w:r>
          </w:p>
        </w:tc>
        <w:tc>
          <w:tcPr>
            <w:tcW w:w="658" w:type="pct"/>
            <w:shd w:val="clear" w:color="auto" w:fill="auto"/>
          </w:tcPr>
          <w:p w14:paraId="6C772B40"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ПП-10.06.02-ERP</w:t>
            </w:r>
          </w:p>
        </w:tc>
        <w:tc>
          <w:tcPr>
            <w:tcW w:w="590" w:type="pct"/>
            <w:shd w:val="clear" w:color="auto" w:fill="auto"/>
          </w:tcPr>
          <w:p w14:paraId="32C32F1C"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Оперативное управление транспортировкой</w:t>
            </w:r>
          </w:p>
        </w:tc>
        <w:tc>
          <w:tcPr>
            <w:tcW w:w="887" w:type="pct"/>
            <w:shd w:val="clear" w:color="auto" w:fill="auto"/>
          </w:tcPr>
          <w:p w14:paraId="04F31E91" w14:textId="5EC87F93" w:rsidR="00512AF8" w:rsidRPr="00512AF8" w:rsidRDefault="00715F06" w:rsidP="00512AF8">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10.06.02.120</w:t>
            </w:r>
          </w:p>
          <w:p w14:paraId="5333A1E2" w14:textId="5C7BA3FC" w:rsidR="00512AF8" w:rsidRPr="00512AF8" w:rsidRDefault="00512AF8" w:rsidP="00512AF8">
            <w:pPr>
              <w:jc w:val="left"/>
              <w:rPr>
                <w:rFonts w:ascii="Arial" w:hAnsi="Arial" w:cs="Arial"/>
                <w:color w:val="000000" w:themeColor="text1"/>
                <w:sz w:val="18"/>
                <w:szCs w:val="18"/>
              </w:rPr>
            </w:pPr>
          </w:p>
        </w:tc>
      </w:tr>
      <w:tr w:rsidR="00512AF8" w:rsidRPr="00F94454" w14:paraId="35F8C067" w14:textId="77777777" w:rsidTr="007178BF">
        <w:trPr>
          <w:cantSplit/>
        </w:trPr>
        <w:tc>
          <w:tcPr>
            <w:tcW w:w="522" w:type="pct"/>
          </w:tcPr>
          <w:p w14:paraId="7E68A8CD"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ПП-10.06.03-ERP</w:t>
            </w:r>
          </w:p>
        </w:tc>
        <w:tc>
          <w:tcPr>
            <w:tcW w:w="569" w:type="pct"/>
            <w:shd w:val="clear" w:color="auto" w:fill="auto"/>
          </w:tcPr>
          <w:p w14:paraId="1020B763"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Выполнение транспортных работ и работ технологического транспорта</w:t>
            </w:r>
          </w:p>
        </w:tc>
        <w:tc>
          <w:tcPr>
            <w:tcW w:w="921" w:type="pct"/>
            <w:shd w:val="clear" w:color="auto" w:fill="auto"/>
          </w:tcPr>
          <w:p w14:paraId="65C62322" w14:textId="0E4EDE94" w:rsidR="0085293C" w:rsidRPr="00512AF8" w:rsidRDefault="00715F06" w:rsidP="00512AF8">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10.06.03.</w:t>
            </w:r>
            <w:r w:rsidR="00506289">
              <w:rPr>
                <w:rFonts w:ascii="Arial" w:eastAsiaTheme="minorHAnsi" w:hAnsi="Arial" w:cs="Arial"/>
                <w:color w:val="000000"/>
                <w:sz w:val="18"/>
                <w:szCs w:val="18"/>
                <w:lang w:val="en-US"/>
              </w:rPr>
              <w:t>0</w:t>
            </w:r>
            <w:r w:rsidR="00512AF8" w:rsidRPr="00512AF8">
              <w:rPr>
                <w:rFonts w:ascii="Arial" w:eastAsiaTheme="minorHAnsi" w:hAnsi="Arial" w:cs="Arial"/>
                <w:color w:val="000000"/>
                <w:sz w:val="18"/>
                <w:szCs w:val="18"/>
              </w:rPr>
              <w:t>10</w:t>
            </w:r>
            <w:r>
              <w:rPr>
                <w:rFonts w:ascii="Arial" w:eastAsiaTheme="minorHAnsi" w:hAnsi="Arial" w:cs="Arial"/>
                <w:color w:val="000000"/>
                <w:sz w:val="18"/>
                <w:szCs w:val="18"/>
              </w:rPr>
              <w:t>,</w:t>
            </w:r>
          </w:p>
          <w:p w14:paraId="7D3EB7B9" w14:textId="02BD9A0D" w:rsidR="00512AF8" w:rsidRPr="00512AF8" w:rsidRDefault="00715F06" w:rsidP="00512AF8">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10.06.03.</w:t>
            </w:r>
            <w:r w:rsidR="00506289">
              <w:rPr>
                <w:rFonts w:ascii="Arial" w:eastAsiaTheme="minorHAnsi" w:hAnsi="Arial" w:cs="Arial"/>
                <w:color w:val="000000"/>
                <w:sz w:val="18"/>
                <w:szCs w:val="18"/>
                <w:lang w:val="en-US"/>
              </w:rPr>
              <w:t>0</w:t>
            </w:r>
            <w:r w:rsidR="00512AF8" w:rsidRPr="00512AF8">
              <w:rPr>
                <w:rFonts w:ascii="Arial" w:eastAsiaTheme="minorHAnsi" w:hAnsi="Arial" w:cs="Arial"/>
                <w:color w:val="000000"/>
                <w:sz w:val="18"/>
                <w:szCs w:val="18"/>
              </w:rPr>
              <w:t>90</w:t>
            </w:r>
          </w:p>
          <w:p w14:paraId="6A1B3562" w14:textId="3ECBA6BC" w:rsidR="00512AF8" w:rsidRPr="00512AF8" w:rsidRDefault="00512AF8" w:rsidP="00512AF8">
            <w:pPr>
              <w:jc w:val="left"/>
              <w:rPr>
                <w:rFonts w:ascii="Arial" w:hAnsi="Arial" w:cs="Arial"/>
                <w:color w:val="000000" w:themeColor="text1"/>
                <w:sz w:val="18"/>
                <w:szCs w:val="18"/>
              </w:rPr>
            </w:pPr>
          </w:p>
        </w:tc>
        <w:tc>
          <w:tcPr>
            <w:tcW w:w="852" w:type="pct"/>
            <w:shd w:val="clear" w:color="auto" w:fill="auto"/>
          </w:tcPr>
          <w:p w14:paraId="30DBD023" w14:textId="77777777" w:rsidR="00512AF8" w:rsidRPr="00512AF8" w:rsidRDefault="00512AF8" w:rsidP="00512AF8">
            <w:pPr>
              <w:autoSpaceDE w:val="0"/>
              <w:autoSpaceDN w:val="0"/>
              <w:adjustRightInd w:val="0"/>
              <w:jc w:val="left"/>
              <w:rPr>
                <w:rFonts w:ascii="Arial" w:eastAsiaTheme="minorHAnsi" w:hAnsi="Arial" w:cs="Arial"/>
                <w:color w:val="000000"/>
                <w:sz w:val="18"/>
                <w:szCs w:val="18"/>
              </w:rPr>
            </w:pPr>
            <w:r w:rsidRPr="00512AF8">
              <w:rPr>
                <w:rFonts w:ascii="Arial" w:eastAsiaTheme="minorHAnsi" w:hAnsi="Arial" w:cs="Arial"/>
                <w:color w:val="000000"/>
                <w:sz w:val="18"/>
                <w:szCs w:val="18"/>
              </w:rPr>
              <w:t>Таблица транспортных тарифов</w:t>
            </w:r>
          </w:p>
          <w:p w14:paraId="7BCC98E4" w14:textId="25C8551D" w:rsidR="00512AF8" w:rsidRPr="00512AF8" w:rsidRDefault="00512AF8" w:rsidP="00512AF8">
            <w:pPr>
              <w:jc w:val="left"/>
              <w:rPr>
                <w:rFonts w:ascii="Arial" w:hAnsi="Arial" w:cs="Arial"/>
                <w:sz w:val="18"/>
                <w:szCs w:val="18"/>
              </w:rPr>
            </w:pPr>
            <w:r w:rsidRPr="00512AF8">
              <w:rPr>
                <w:rFonts w:ascii="Arial" w:eastAsiaTheme="minorHAnsi" w:hAnsi="Arial" w:cs="Arial"/>
                <w:color w:val="000000"/>
                <w:sz w:val="18"/>
                <w:szCs w:val="18"/>
              </w:rPr>
              <w:t>Путевой лист</w:t>
            </w:r>
          </w:p>
        </w:tc>
        <w:tc>
          <w:tcPr>
            <w:tcW w:w="658" w:type="pct"/>
            <w:shd w:val="clear" w:color="auto" w:fill="auto"/>
          </w:tcPr>
          <w:p w14:paraId="73125C49"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ПП-10.06.02-ERP</w:t>
            </w:r>
          </w:p>
        </w:tc>
        <w:tc>
          <w:tcPr>
            <w:tcW w:w="590" w:type="pct"/>
            <w:shd w:val="clear" w:color="auto" w:fill="auto"/>
          </w:tcPr>
          <w:p w14:paraId="226B474B"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Оперативное управление транспортировкой</w:t>
            </w:r>
          </w:p>
        </w:tc>
        <w:tc>
          <w:tcPr>
            <w:tcW w:w="887" w:type="pct"/>
            <w:shd w:val="clear" w:color="auto" w:fill="auto"/>
          </w:tcPr>
          <w:p w14:paraId="37F48245" w14:textId="117609B6" w:rsidR="0085293C" w:rsidRPr="00512AF8" w:rsidRDefault="00715F06" w:rsidP="00512AF8">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10.06.02.045</w:t>
            </w:r>
            <w:r>
              <w:rPr>
                <w:rFonts w:ascii="Arial" w:eastAsiaTheme="minorHAnsi" w:hAnsi="Arial" w:cs="Arial"/>
                <w:color w:val="000000"/>
                <w:sz w:val="18"/>
                <w:szCs w:val="18"/>
              </w:rPr>
              <w:t>,</w:t>
            </w:r>
          </w:p>
          <w:p w14:paraId="3A36631D" w14:textId="785F4C3A" w:rsidR="0085293C" w:rsidRDefault="00715F06" w:rsidP="00AE12DE">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10.06.02.050</w:t>
            </w:r>
            <w:r>
              <w:rPr>
                <w:rFonts w:ascii="Arial" w:eastAsiaTheme="minorHAnsi" w:hAnsi="Arial" w:cs="Arial"/>
                <w:color w:val="000000"/>
                <w:sz w:val="18"/>
                <w:szCs w:val="18"/>
              </w:rPr>
              <w:t>,</w:t>
            </w:r>
          </w:p>
          <w:p w14:paraId="53852567" w14:textId="3B4A3252" w:rsidR="00512AF8" w:rsidRPr="00512AF8" w:rsidRDefault="00715F06" w:rsidP="00AE12DE">
            <w:pPr>
              <w:autoSpaceDE w:val="0"/>
              <w:autoSpaceDN w:val="0"/>
              <w:adjustRightInd w:val="0"/>
              <w:jc w:val="left"/>
              <w:rPr>
                <w:rFonts w:ascii="Arial" w:hAnsi="Arial" w:cs="Arial"/>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10.06.02.095</w:t>
            </w:r>
          </w:p>
        </w:tc>
      </w:tr>
      <w:tr w:rsidR="00512AF8" w:rsidRPr="00F94454" w14:paraId="34CE6802" w14:textId="77777777" w:rsidTr="007178BF">
        <w:trPr>
          <w:cantSplit/>
        </w:trPr>
        <w:tc>
          <w:tcPr>
            <w:tcW w:w="522" w:type="pct"/>
          </w:tcPr>
          <w:p w14:paraId="22F9FD0C" w14:textId="2CC18F8B"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ПП-10.06.02-ERP</w:t>
            </w:r>
          </w:p>
        </w:tc>
        <w:tc>
          <w:tcPr>
            <w:tcW w:w="569" w:type="pct"/>
            <w:shd w:val="clear" w:color="auto" w:fill="auto"/>
          </w:tcPr>
          <w:p w14:paraId="6B6D6FBA"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Оперативное управление транспортировкой</w:t>
            </w:r>
          </w:p>
        </w:tc>
        <w:tc>
          <w:tcPr>
            <w:tcW w:w="921" w:type="pct"/>
            <w:shd w:val="clear" w:color="auto" w:fill="auto"/>
          </w:tcPr>
          <w:p w14:paraId="72FF206D" w14:textId="6E8BEE5B" w:rsidR="00F52216" w:rsidRDefault="00715F06" w:rsidP="00512AF8">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10.06.02.090</w:t>
            </w:r>
            <w:r>
              <w:rPr>
                <w:rFonts w:ascii="Arial" w:eastAsiaTheme="minorHAnsi" w:hAnsi="Arial" w:cs="Arial"/>
                <w:color w:val="000000"/>
                <w:sz w:val="18"/>
                <w:szCs w:val="18"/>
              </w:rPr>
              <w:t>,</w:t>
            </w:r>
          </w:p>
          <w:p w14:paraId="4531A71A" w14:textId="2879398D" w:rsidR="00F52216" w:rsidRDefault="00715F06" w:rsidP="00512AF8">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10.06.02.100</w:t>
            </w:r>
            <w:r>
              <w:rPr>
                <w:rFonts w:ascii="Arial" w:eastAsiaTheme="minorHAnsi" w:hAnsi="Arial" w:cs="Arial"/>
                <w:color w:val="000000"/>
                <w:sz w:val="18"/>
                <w:szCs w:val="18"/>
              </w:rPr>
              <w:t>,</w:t>
            </w:r>
          </w:p>
          <w:p w14:paraId="003336B0" w14:textId="4DA18DD2" w:rsidR="00F52216" w:rsidRDefault="00715F06" w:rsidP="00512AF8">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10.06.02.035</w:t>
            </w:r>
            <w:r>
              <w:rPr>
                <w:rFonts w:ascii="Arial" w:eastAsiaTheme="minorHAnsi" w:hAnsi="Arial" w:cs="Arial"/>
                <w:color w:val="000000"/>
                <w:sz w:val="18"/>
                <w:szCs w:val="18"/>
              </w:rPr>
              <w:t>,</w:t>
            </w:r>
          </w:p>
          <w:p w14:paraId="2BCC0FFF" w14:textId="49CA8296" w:rsidR="00F52216" w:rsidRDefault="00715F06" w:rsidP="00F52216">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10.06.02.085</w:t>
            </w:r>
            <w:r>
              <w:rPr>
                <w:rFonts w:ascii="Arial" w:eastAsiaTheme="minorHAnsi" w:hAnsi="Arial" w:cs="Arial"/>
                <w:color w:val="000000"/>
                <w:sz w:val="18"/>
                <w:szCs w:val="18"/>
              </w:rPr>
              <w:t>,</w:t>
            </w:r>
          </w:p>
          <w:p w14:paraId="7C19E8FC" w14:textId="25D6FF40" w:rsidR="00512AF8" w:rsidRPr="00F52216" w:rsidRDefault="00715F06" w:rsidP="00F52216">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10.06.02.040</w:t>
            </w:r>
          </w:p>
        </w:tc>
        <w:tc>
          <w:tcPr>
            <w:tcW w:w="852" w:type="pct"/>
            <w:shd w:val="clear" w:color="auto" w:fill="auto"/>
          </w:tcPr>
          <w:p w14:paraId="090C0A2E" w14:textId="440B0434" w:rsidR="00512AF8" w:rsidRPr="00512AF8" w:rsidRDefault="00512AF8" w:rsidP="00512AF8">
            <w:pPr>
              <w:jc w:val="left"/>
              <w:rPr>
                <w:rFonts w:ascii="Arial" w:hAnsi="Arial" w:cs="Arial"/>
                <w:sz w:val="18"/>
                <w:szCs w:val="18"/>
              </w:rPr>
            </w:pPr>
            <w:r w:rsidRPr="00512AF8">
              <w:rPr>
                <w:rFonts w:ascii="Arial" w:eastAsiaTheme="minorHAnsi" w:hAnsi="Arial" w:cs="Arial"/>
                <w:color w:val="000000"/>
                <w:sz w:val="18"/>
                <w:szCs w:val="18"/>
              </w:rPr>
              <w:t>Путевой лист</w:t>
            </w:r>
          </w:p>
        </w:tc>
        <w:tc>
          <w:tcPr>
            <w:tcW w:w="658" w:type="pct"/>
            <w:shd w:val="clear" w:color="auto" w:fill="auto"/>
          </w:tcPr>
          <w:p w14:paraId="2DEF394A"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ПП-10.06.03-ERP</w:t>
            </w:r>
          </w:p>
        </w:tc>
        <w:tc>
          <w:tcPr>
            <w:tcW w:w="590" w:type="pct"/>
            <w:shd w:val="clear" w:color="auto" w:fill="auto"/>
          </w:tcPr>
          <w:p w14:paraId="4D7596A9"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Выполнение транспортных работ и работ технологического транспорта</w:t>
            </w:r>
          </w:p>
        </w:tc>
        <w:tc>
          <w:tcPr>
            <w:tcW w:w="887" w:type="pct"/>
            <w:shd w:val="clear" w:color="auto" w:fill="auto"/>
          </w:tcPr>
          <w:p w14:paraId="2F4B1C1B" w14:textId="75AD2371" w:rsidR="0085293C" w:rsidRPr="00512AF8" w:rsidRDefault="00715F06" w:rsidP="00512AF8">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10.06.03.</w:t>
            </w:r>
            <w:r w:rsidR="00506289">
              <w:rPr>
                <w:rFonts w:ascii="Arial" w:eastAsiaTheme="minorHAnsi" w:hAnsi="Arial" w:cs="Arial"/>
                <w:color w:val="000000"/>
                <w:sz w:val="18"/>
                <w:szCs w:val="18"/>
                <w:lang w:val="en-US"/>
              </w:rPr>
              <w:t>0</w:t>
            </w:r>
            <w:r w:rsidR="00512AF8" w:rsidRPr="00512AF8">
              <w:rPr>
                <w:rFonts w:ascii="Arial" w:eastAsiaTheme="minorHAnsi" w:hAnsi="Arial" w:cs="Arial"/>
                <w:color w:val="000000"/>
                <w:sz w:val="18"/>
                <w:szCs w:val="18"/>
              </w:rPr>
              <w:t>10</w:t>
            </w:r>
            <w:r>
              <w:rPr>
                <w:rFonts w:ascii="Arial" w:eastAsiaTheme="minorHAnsi" w:hAnsi="Arial" w:cs="Arial"/>
                <w:color w:val="000000"/>
                <w:sz w:val="18"/>
                <w:szCs w:val="18"/>
              </w:rPr>
              <w:t>,</w:t>
            </w:r>
          </w:p>
          <w:p w14:paraId="6A64F090" w14:textId="39D92D23" w:rsidR="0085293C" w:rsidRPr="00512AF8" w:rsidRDefault="00715F06" w:rsidP="00512AF8">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10.06.03.</w:t>
            </w:r>
            <w:r w:rsidR="00506289">
              <w:rPr>
                <w:rFonts w:ascii="Arial" w:eastAsiaTheme="minorHAnsi" w:hAnsi="Arial" w:cs="Arial"/>
                <w:color w:val="000000"/>
                <w:sz w:val="18"/>
                <w:szCs w:val="18"/>
                <w:lang w:val="en-US"/>
              </w:rPr>
              <w:t>0</w:t>
            </w:r>
            <w:r w:rsidR="00512AF8" w:rsidRPr="00512AF8">
              <w:rPr>
                <w:rFonts w:ascii="Arial" w:eastAsiaTheme="minorHAnsi" w:hAnsi="Arial" w:cs="Arial"/>
                <w:color w:val="000000"/>
                <w:sz w:val="18"/>
                <w:szCs w:val="18"/>
              </w:rPr>
              <w:t>90</w:t>
            </w:r>
            <w:r>
              <w:rPr>
                <w:rFonts w:ascii="Arial" w:eastAsiaTheme="minorHAnsi" w:hAnsi="Arial" w:cs="Arial"/>
                <w:color w:val="000000"/>
                <w:sz w:val="18"/>
                <w:szCs w:val="18"/>
              </w:rPr>
              <w:t>,</w:t>
            </w:r>
          </w:p>
          <w:p w14:paraId="3D6DB53B" w14:textId="2B4ADDF3" w:rsidR="00512AF8" w:rsidRPr="00512AF8" w:rsidRDefault="00715F06" w:rsidP="00AE12DE">
            <w:pPr>
              <w:autoSpaceDE w:val="0"/>
              <w:autoSpaceDN w:val="0"/>
              <w:adjustRightInd w:val="0"/>
              <w:jc w:val="left"/>
              <w:rPr>
                <w:rFonts w:ascii="Arial" w:hAnsi="Arial" w:cs="Arial"/>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10.06.03.</w:t>
            </w:r>
            <w:r w:rsidR="00506289">
              <w:rPr>
                <w:rFonts w:ascii="Arial" w:eastAsiaTheme="minorHAnsi" w:hAnsi="Arial" w:cs="Arial"/>
                <w:color w:val="000000"/>
                <w:sz w:val="18"/>
                <w:szCs w:val="18"/>
                <w:lang w:val="en-US"/>
              </w:rPr>
              <w:t>0</w:t>
            </w:r>
            <w:r w:rsidR="00512AF8" w:rsidRPr="00512AF8">
              <w:rPr>
                <w:rFonts w:ascii="Arial" w:eastAsiaTheme="minorHAnsi" w:hAnsi="Arial" w:cs="Arial"/>
                <w:color w:val="000000"/>
                <w:sz w:val="18"/>
                <w:szCs w:val="18"/>
              </w:rPr>
              <w:t>30</w:t>
            </w:r>
          </w:p>
        </w:tc>
      </w:tr>
      <w:tr w:rsidR="00512AF8" w:rsidRPr="00F94454" w14:paraId="59D9F86A" w14:textId="77777777" w:rsidTr="007178BF">
        <w:trPr>
          <w:cantSplit/>
        </w:trPr>
        <w:tc>
          <w:tcPr>
            <w:tcW w:w="522" w:type="pct"/>
          </w:tcPr>
          <w:p w14:paraId="6D78EAD1"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ПП-10.06.02-ERP</w:t>
            </w:r>
          </w:p>
        </w:tc>
        <w:tc>
          <w:tcPr>
            <w:tcW w:w="569" w:type="pct"/>
            <w:shd w:val="clear" w:color="auto" w:fill="auto"/>
          </w:tcPr>
          <w:p w14:paraId="52D548D0"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Оперативное управление транспортировкой</w:t>
            </w:r>
          </w:p>
        </w:tc>
        <w:tc>
          <w:tcPr>
            <w:tcW w:w="921" w:type="pct"/>
            <w:shd w:val="clear" w:color="auto" w:fill="auto"/>
          </w:tcPr>
          <w:p w14:paraId="5B573B30" w14:textId="1DA1A21D" w:rsidR="00512AF8" w:rsidRDefault="002A59F0" w:rsidP="00512AF8">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10.06.02.005</w:t>
            </w:r>
            <w:r>
              <w:rPr>
                <w:rFonts w:ascii="Arial" w:eastAsiaTheme="minorHAnsi" w:hAnsi="Arial" w:cs="Arial"/>
                <w:color w:val="000000"/>
                <w:sz w:val="18"/>
                <w:szCs w:val="18"/>
              </w:rPr>
              <w:t>,</w:t>
            </w:r>
          </w:p>
          <w:p w14:paraId="3C86824B" w14:textId="72728465" w:rsidR="00512AF8" w:rsidRPr="00512AF8" w:rsidRDefault="002A59F0" w:rsidP="00512AF8">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10.06.02.010</w:t>
            </w:r>
          </w:p>
          <w:p w14:paraId="11BF9CB0" w14:textId="77777777" w:rsidR="00512AF8" w:rsidRPr="00512AF8" w:rsidRDefault="00512AF8" w:rsidP="00512AF8">
            <w:pPr>
              <w:jc w:val="left"/>
              <w:rPr>
                <w:rFonts w:ascii="Arial" w:hAnsi="Arial" w:cs="Arial"/>
                <w:color w:val="000000" w:themeColor="text1"/>
                <w:sz w:val="18"/>
                <w:szCs w:val="18"/>
              </w:rPr>
            </w:pPr>
          </w:p>
        </w:tc>
        <w:tc>
          <w:tcPr>
            <w:tcW w:w="852" w:type="pct"/>
            <w:shd w:val="clear" w:color="auto" w:fill="auto"/>
          </w:tcPr>
          <w:p w14:paraId="7EEAB824" w14:textId="77777777" w:rsidR="00512AF8" w:rsidRPr="00512AF8" w:rsidRDefault="00512AF8" w:rsidP="00512AF8">
            <w:pPr>
              <w:autoSpaceDE w:val="0"/>
              <w:autoSpaceDN w:val="0"/>
              <w:adjustRightInd w:val="0"/>
              <w:jc w:val="left"/>
              <w:rPr>
                <w:rFonts w:ascii="Arial" w:eastAsiaTheme="minorHAnsi" w:hAnsi="Arial" w:cs="Arial"/>
                <w:color w:val="000000"/>
                <w:sz w:val="18"/>
                <w:szCs w:val="18"/>
              </w:rPr>
            </w:pPr>
            <w:r w:rsidRPr="00512AF8">
              <w:rPr>
                <w:rFonts w:ascii="Arial" w:eastAsiaTheme="minorHAnsi" w:hAnsi="Arial" w:cs="Arial"/>
                <w:color w:val="000000"/>
                <w:sz w:val="18"/>
                <w:szCs w:val="18"/>
              </w:rPr>
              <w:t>Ресурсный план</w:t>
            </w:r>
          </w:p>
          <w:p w14:paraId="0DA743BA" w14:textId="461B2056" w:rsidR="00512AF8" w:rsidRPr="00512AF8" w:rsidRDefault="00512AF8" w:rsidP="00512AF8">
            <w:pPr>
              <w:jc w:val="left"/>
              <w:rPr>
                <w:rFonts w:ascii="Arial" w:hAnsi="Arial" w:cs="Arial"/>
                <w:sz w:val="18"/>
                <w:szCs w:val="18"/>
              </w:rPr>
            </w:pPr>
            <w:r w:rsidRPr="00512AF8">
              <w:rPr>
                <w:rFonts w:ascii="Arial" w:eastAsiaTheme="minorHAnsi" w:hAnsi="Arial" w:cs="Arial"/>
                <w:color w:val="000000"/>
                <w:sz w:val="18"/>
                <w:szCs w:val="18"/>
              </w:rPr>
              <w:t>План работ технологического и пассажирского транспорта</w:t>
            </w:r>
          </w:p>
        </w:tc>
        <w:tc>
          <w:tcPr>
            <w:tcW w:w="658" w:type="pct"/>
            <w:shd w:val="clear" w:color="auto" w:fill="auto"/>
          </w:tcPr>
          <w:p w14:paraId="64DDF9C7"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ПП-10.06.01-ERP</w:t>
            </w:r>
          </w:p>
        </w:tc>
        <w:tc>
          <w:tcPr>
            <w:tcW w:w="590" w:type="pct"/>
            <w:shd w:val="clear" w:color="auto" w:fill="auto"/>
          </w:tcPr>
          <w:p w14:paraId="32C444E0"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Планирование транспортной логистики</w:t>
            </w:r>
          </w:p>
        </w:tc>
        <w:tc>
          <w:tcPr>
            <w:tcW w:w="887" w:type="pct"/>
            <w:shd w:val="clear" w:color="auto" w:fill="auto"/>
          </w:tcPr>
          <w:p w14:paraId="2E930956" w14:textId="19B44C4D" w:rsidR="00512AF8" w:rsidRPr="00512AF8" w:rsidRDefault="002A59F0" w:rsidP="00512AF8">
            <w:pPr>
              <w:jc w:val="left"/>
              <w:rPr>
                <w:rFonts w:ascii="Arial" w:hAnsi="Arial" w:cs="Arial"/>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10.06.01.</w:t>
            </w:r>
            <w:r w:rsidR="00506289">
              <w:rPr>
                <w:rFonts w:ascii="Arial" w:eastAsiaTheme="minorHAnsi" w:hAnsi="Arial" w:cs="Arial"/>
                <w:color w:val="000000"/>
                <w:sz w:val="18"/>
                <w:szCs w:val="18"/>
                <w:lang w:val="en-US"/>
              </w:rPr>
              <w:t>0</w:t>
            </w:r>
            <w:r w:rsidR="00512AF8" w:rsidRPr="00512AF8">
              <w:rPr>
                <w:rFonts w:ascii="Arial" w:eastAsiaTheme="minorHAnsi" w:hAnsi="Arial" w:cs="Arial"/>
                <w:color w:val="000000"/>
                <w:sz w:val="18"/>
                <w:szCs w:val="18"/>
              </w:rPr>
              <w:t>50</w:t>
            </w:r>
          </w:p>
        </w:tc>
      </w:tr>
      <w:tr w:rsidR="00512AF8" w:rsidRPr="00F94454" w14:paraId="5E655DE9" w14:textId="77777777" w:rsidTr="007178BF">
        <w:trPr>
          <w:cantSplit/>
        </w:trPr>
        <w:tc>
          <w:tcPr>
            <w:tcW w:w="522" w:type="pct"/>
          </w:tcPr>
          <w:p w14:paraId="1A1BE1FD"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ПП-10.06.01-ERP</w:t>
            </w:r>
          </w:p>
        </w:tc>
        <w:tc>
          <w:tcPr>
            <w:tcW w:w="569" w:type="pct"/>
            <w:shd w:val="clear" w:color="auto" w:fill="auto"/>
          </w:tcPr>
          <w:p w14:paraId="3AB95478"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Планирование транспортной логистики</w:t>
            </w:r>
          </w:p>
        </w:tc>
        <w:tc>
          <w:tcPr>
            <w:tcW w:w="921" w:type="pct"/>
            <w:shd w:val="clear" w:color="auto" w:fill="auto"/>
          </w:tcPr>
          <w:p w14:paraId="697597AA" w14:textId="066B4D31" w:rsidR="00512AF8" w:rsidRPr="00512AF8" w:rsidRDefault="002A59F0" w:rsidP="00512AF8">
            <w:pPr>
              <w:jc w:val="left"/>
              <w:rPr>
                <w:rFonts w:ascii="Arial" w:hAnsi="Arial" w:cs="Arial"/>
                <w:color w:val="000000" w:themeColor="text1"/>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10.06.01.</w:t>
            </w:r>
            <w:r w:rsidR="00506289">
              <w:rPr>
                <w:rFonts w:ascii="Arial" w:eastAsiaTheme="minorHAnsi" w:hAnsi="Arial" w:cs="Arial"/>
                <w:color w:val="000000"/>
                <w:sz w:val="18"/>
                <w:szCs w:val="18"/>
                <w:lang w:val="en-US"/>
              </w:rPr>
              <w:t>0</w:t>
            </w:r>
            <w:r w:rsidR="00512AF8" w:rsidRPr="00512AF8">
              <w:rPr>
                <w:rFonts w:ascii="Arial" w:eastAsiaTheme="minorHAnsi" w:hAnsi="Arial" w:cs="Arial"/>
                <w:color w:val="000000"/>
                <w:sz w:val="18"/>
                <w:szCs w:val="18"/>
              </w:rPr>
              <w:t>70</w:t>
            </w:r>
          </w:p>
        </w:tc>
        <w:tc>
          <w:tcPr>
            <w:tcW w:w="852" w:type="pct"/>
            <w:shd w:val="clear" w:color="auto" w:fill="auto"/>
          </w:tcPr>
          <w:p w14:paraId="5F48381C" w14:textId="77777777" w:rsidR="00512AF8" w:rsidRPr="00512AF8" w:rsidRDefault="00512AF8" w:rsidP="00512AF8">
            <w:pPr>
              <w:autoSpaceDE w:val="0"/>
              <w:autoSpaceDN w:val="0"/>
              <w:adjustRightInd w:val="0"/>
              <w:jc w:val="left"/>
              <w:rPr>
                <w:rFonts w:ascii="Arial" w:eastAsiaTheme="minorHAnsi" w:hAnsi="Arial" w:cs="Arial"/>
                <w:color w:val="000000"/>
                <w:sz w:val="18"/>
                <w:szCs w:val="18"/>
              </w:rPr>
            </w:pPr>
            <w:r w:rsidRPr="00512AF8">
              <w:rPr>
                <w:rFonts w:ascii="Arial" w:eastAsiaTheme="minorHAnsi" w:hAnsi="Arial" w:cs="Arial"/>
                <w:color w:val="000000"/>
                <w:sz w:val="18"/>
                <w:szCs w:val="18"/>
              </w:rPr>
              <w:t>Ресурсный план</w:t>
            </w:r>
          </w:p>
          <w:p w14:paraId="709D84D4" w14:textId="77777777" w:rsidR="00512AF8" w:rsidRPr="00512AF8" w:rsidRDefault="00512AF8" w:rsidP="00512AF8">
            <w:pPr>
              <w:autoSpaceDE w:val="0"/>
              <w:autoSpaceDN w:val="0"/>
              <w:adjustRightInd w:val="0"/>
              <w:jc w:val="left"/>
              <w:rPr>
                <w:rFonts w:ascii="Arial" w:eastAsiaTheme="minorHAnsi" w:hAnsi="Arial" w:cs="Arial"/>
                <w:color w:val="000000"/>
                <w:sz w:val="18"/>
                <w:szCs w:val="18"/>
              </w:rPr>
            </w:pPr>
            <w:r w:rsidRPr="00512AF8">
              <w:rPr>
                <w:rFonts w:ascii="Arial" w:eastAsiaTheme="minorHAnsi" w:hAnsi="Arial" w:cs="Arial"/>
                <w:color w:val="000000"/>
                <w:sz w:val="18"/>
                <w:szCs w:val="18"/>
              </w:rPr>
              <w:t>План работ технологического и пассажирского транспорта</w:t>
            </w:r>
          </w:p>
          <w:p w14:paraId="65FDA01D" w14:textId="1FD20CB3" w:rsidR="00512AF8" w:rsidRPr="00512AF8" w:rsidRDefault="00512AF8" w:rsidP="00512AF8">
            <w:pPr>
              <w:jc w:val="left"/>
              <w:rPr>
                <w:rFonts w:ascii="Arial" w:hAnsi="Arial" w:cs="Arial"/>
                <w:sz w:val="18"/>
                <w:szCs w:val="18"/>
              </w:rPr>
            </w:pPr>
            <w:r w:rsidRPr="00512AF8">
              <w:rPr>
                <w:rFonts w:ascii="Arial" w:eastAsiaTheme="minorHAnsi" w:hAnsi="Arial" w:cs="Arial"/>
                <w:color w:val="000000"/>
                <w:sz w:val="18"/>
                <w:szCs w:val="18"/>
              </w:rPr>
              <w:t>Оперативный план (Реестр ФЗ)</w:t>
            </w:r>
          </w:p>
        </w:tc>
        <w:tc>
          <w:tcPr>
            <w:tcW w:w="658" w:type="pct"/>
            <w:shd w:val="clear" w:color="auto" w:fill="auto"/>
          </w:tcPr>
          <w:p w14:paraId="4DF47657"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ПП-10.06.02-ERP</w:t>
            </w:r>
          </w:p>
        </w:tc>
        <w:tc>
          <w:tcPr>
            <w:tcW w:w="590" w:type="pct"/>
            <w:shd w:val="clear" w:color="auto" w:fill="auto"/>
          </w:tcPr>
          <w:p w14:paraId="366CC079" w14:textId="77777777" w:rsidR="00512AF8" w:rsidRPr="00512AF8" w:rsidRDefault="00512AF8" w:rsidP="00512AF8">
            <w:pPr>
              <w:jc w:val="left"/>
              <w:rPr>
                <w:rFonts w:ascii="Arial" w:hAnsi="Arial" w:cs="Arial"/>
                <w:color w:val="000000" w:themeColor="text1"/>
                <w:sz w:val="18"/>
                <w:szCs w:val="18"/>
              </w:rPr>
            </w:pPr>
            <w:r w:rsidRPr="00512AF8">
              <w:rPr>
                <w:rFonts w:ascii="Arial" w:eastAsiaTheme="minorHAnsi" w:hAnsi="Arial" w:cs="Arial"/>
                <w:color w:val="000000"/>
                <w:sz w:val="18"/>
                <w:szCs w:val="18"/>
              </w:rPr>
              <w:t>Оперативное управление транспортировкой</w:t>
            </w:r>
          </w:p>
        </w:tc>
        <w:tc>
          <w:tcPr>
            <w:tcW w:w="887" w:type="pct"/>
            <w:shd w:val="clear" w:color="auto" w:fill="auto"/>
          </w:tcPr>
          <w:p w14:paraId="508438CD" w14:textId="583DFC5A" w:rsidR="0085293C" w:rsidRPr="00512AF8" w:rsidRDefault="002A59F0" w:rsidP="00512AF8">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10.06.02.005</w:t>
            </w:r>
            <w:r>
              <w:rPr>
                <w:rFonts w:ascii="Arial" w:eastAsiaTheme="minorHAnsi" w:hAnsi="Arial" w:cs="Arial"/>
                <w:color w:val="000000"/>
                <w:sz w:val="18"/>
                <w:szCs w:val="18"/>
              </w:rPr>
              <w:t>,</w:t>
            </w:r>
          </w:p>
          <w:p w14:paraId="7B840030" w14:textId="5D06F3EB" w:rsidR="00512AF8" w:rsidRPr="00512AF8" w:rsidRDefault="002A59F0" w:rsidP="00512AF8">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512AF8" w:rsidRPr="00512AF8">
              <w:rPr>
                <w:rFonts w:ascii="Arial" w:eastAsiaTheme="minorHAnsi" w:hAnsi="Arial" w:cs="Arial"/>
                <w:color w:val="000000"/>
                <w:sz w:val="18"/>
                <w:szCs w:val="18"/>
              </w:rPr>
              <w:t>10.06.02.010</w:t>
            </w:r>
          </w:p>
          <w:p w14:paraId="12082AF9" w14:textId="6EC8556F" w:rsidR="00512AF8" w:rsidRPr="00512AF8" w:rsidRDefault="00512AF8" w:rsidP="00512AF8">
            <w:pPr>
              <w:jc w:val="left"/>
              <w:rPr>
                <w:rFonts w:ascii="Arial" w:hAnsi="Arial" w:cs="Arial"/>
                <w:sz w:val="18"/>
                <w:szCs w:val="18"/>
              </w:rPr>
            </w:pPr>
          </w:p>
        </w:tc>
      </w:tr>
      <w:tr w:rsidR="00512AF8" w:rsidRPr="00F94454" w:rsidDel="009842FD" w14:paraId="6070BAA9" w14:textId="6DDB6543" w:rsidTr="007178BF">
        <w:trPr>
          <w:cantSplit/>
          <w:del w:id="1809" w:author="Savinskaya Yulia" w:date="2021-02-25T11:54:00Z"/>
        </w:trPr>
        <w:tc>
          <w:tcPr>
            <w:tcW w:w="522" w:type="pct"/>
          </w:tcPr>
          <w:p w14:paraId="71D08A1C" w14:textId="34A842A3" w:rsidR="00512AF8" w:rsidRPr="00512AF8" w:rsidDel="009842FD" w:rsidRDefault="00512AF8" w:rsidP="00512AF8">
            <w:pPr>
              <w:jc w:val="left"/>
              <w:rPr>
                <w:del w:id="1810" w:author="Savinskaya Yulia" w:date="2021-02-25T11:54:00Z"/>
                <w:rFonts w:ascii="Arial" w:eastAsiaTheme="minorHAnsi" w:hAnsi="Arial" w:cs="Arial"/>
                <w:color w:val="000000"/>
                <w:sz w:val="18"/>
                <w:szCs w:val="18"/>
              </w:rPr>
            </w:pPr>
            <w:del w:id="1811" w:author="Savinskaya Yulia" w:date="2021-02-25T11:54:00Z">
              <w:r w:rsidRPr="00512AF8" w:rsidDel="009842FD">
                <w:rPr>
                  <w:rFonts w:ascii="Arial" w:eastAsiaTheme="minorHAnsi" w:hAnsi="Arial" w:cs="Arial"/>
                  <w:color w:val="000000"/>
                  <w:sz w:val="18"/>
                  <w:szCs w:val="18"/>
                </w:rPr>
                <w:delText>ПП-10.04.03.02-ERP</w:delText>
              </w:r>
            </w:del>
          </w:p>
        </w:tc>
        <w:tc>
          <w:tcPr>
            <w:tcW w:w="569" w:type="pct"/>
            <w:shd w:val="clear" w:color="auto" w:fill="auto"/>
          </w:tcPr>
          <w:p w14:paraId="684F4589" w14:textId="361141CE" w:rsidR="00512AF8" w:rsidRPr="00512AF8" w:rsidDel="009842FD" w:rsidRDefault="00512AF8" w:rsidP="00512AF8">
            <w:pPr>
              <w:jc w:val="left"/>
              <w:rPr>
                <w:del w:id="1812" w:author="Savinskaya Yulia" w:date="2021-02-25T11:54:00Z"/>
                <w:rFonts w:ascii="Arial" w:eastAsiaTheme="minorHAnsi" w:hAnsi="Arial" w:cs="Arial"/>
                <w:color w:val="000000"/>
                <w:sz w:val="18"/>
                <w:szCs w:val="18"/>
              </w:rPr>
            </w:pPr>
            <w:del w:id="1813" w:author="Savinskaya Yulia" w:date="2021-02-25T11:54:00Z">
              <w:r w:rsidRPr="00512AF8" w:rsidDel="009842FD">
                <w:rPr>
                  <w:rFonts w:ascii="Arial" w:eastAsiaTheme="minorHAnsi" w:hAnsi="Arial" w:cs="Arial"/>
                  <w:color w:val="000000"/>
                  <w:sz w:val="18"/>
                  <w:szCs w:val="18"/>
                </w:rPr>
                <w:delText>Подготовка проекта договора</w:delText>
              </w:r>
            </w:del>
          </w:p>
        </w:tc>
        <w:tc>
          <w:tcPr>
            <w:tcW w:w="921" w:type="pct"/>
            <w:shd w:val="clear" w:color="auto" w:fill="auto"/>
          </w:tcPr>
          <w:p w14:paraId="442B923A" w14:textId="249A19C6" w:rsidR="00512AF8" w:rsidRPr="00512AF8" w:rsidDel="009842FD" w:rsidRDefault="002A59F0" w:rsidP="00512AF8">
            <w:pPr>
              <w:jc w:val="left"/>
              <w:rPr>
                <w:del w:id="1814" w:author="Savinskaya Yulia" w:date="2021-02-25T11:54:00Z"/>
                <w:rFonts w:ascii="Arial" w:eastAsiaTheme="minorHAnsi" w:hAnsi="Arial" w:cs="Arial"/>
                <w:color w:val="000000"/>
                <w:sz w:val="18"/>
                <w:szCs w:val="18"/>
              </w:rPr>
            </w:pPr>
            <w:del w:id="1815" w:author="Savinskaya Yulia" w:date="2021-02-25T11:54:00Z">
              <w:r w:rsidDel="009842FD">
                <w:rPr>
                  <w:rFonts w:ascii="Arial" w:eastAsiaTheme="minorHAnsi" w:hAnsi="Arial" w:cs="Arial"/>
                  <w:color w:val="000000"/>
                  <w:sz w:val="18"/>
                  <w:szCs w:val="18"/>
                </w:rPr>
                <w:delText>ПП-</w:delText>
              </w:r>
              <w:r w:rsidR="00512AF8" w:rsidRPr="00512AF8" w:rsidDel="009842FD">
                <w:rPr>
                  <w:rFonts w:ascii="Arial" w:eastAsiaTheme="minorHAnsi" w:hAnsi="Arial" w:cs="Arial"/>
                  <w:color w:val="000000"/>
                  <w:sz w:val="18"/>
                  <w:szCs w:val="18"/>
                </w:rPr>
                <w:delText>10.04.03.02.070</w:delText>
              </w:r>
            </w:del>
          </w:p>
        </w:tc>
        <w:tc>
          <w:tcPr>
            <w:tcW w:w="852" w:type="pct"/>
            <w:shd w:val="clear" w:color="auto" w:fill="auto"/>
          </w:tcPr>
          <w:p w14:paraId="5695A5C4" w14:textId="46DB92E7" w:rsidR="00512AF8" w:rsidRPr="00512AF8" w:rsidDel="009842FD" w:rsidRDefault="00512AF8" w:rsidP="00512AF8">
            <w:pPr>
              <w:autoSpaceDE w:val="0"/>
              <w:autoSpaceDN w:val="0"/>
              <w:adjustRightInd w:val="0"/>
              <w:jc w:val="left"/>
              <w:rPr>
                <w:del w:id="1816" w:author="Savinskaya Yulia" w:date="2021-02-25T11:54:00Z"/>
                <w:rFonts w:ascii="Arial" w:eastAsiaTheme="minorHAnsi" w:hAnsi="Arial" w:cs="Arial"/>
                <w:color w:val="000000"/>
                <w:sz w:val="18"/>
                <w:szCs w:val="18"/>
              </w:rPr>
            </w:pPr>
            <w:del w:id="1817" w:author="Savinskaya Yulia" w:date="2021-02-25T11:54:00Z">
              <w:r w:rsidRPr="00512AF8" w:rsidDel="009842FD">
                <w:rPr>
                  <w:rFonts w:ascii="Arial" w:eastAsiaTheme="minorHAnsi" w:hAnsi="Arial" w:cs="Arial"/>
                  <w:color w:val="000000"/>
                  <w:sz w:val="18"/>
                  <w:szCs w:val="18"/>
                </w:rPr>
                <w:delText>Рамочный договор</w:delText>
              </w:r>
            </w:del>
          </w:p>
          <w:p w14:paraId="46054338" w14:textId="709F76D1" w:rsidR="00512AF8" w:rsidRPr="00512AF8" w:rsidDel="009842FD" w:rsidRDefault="00512AF8" w:rsidP="00512AF8">
            <w:pPr>
              <w:autoSpaceDE w:val="0"/>
              <w:autoSpaceDN w:val="0"/>
              <w:adjustRightInd w:val="0"/>
              <w:jc w:val="left"/>
              <w:rPr>
                <w:del w:id="1818" w:author="Savinskaya Yulia" w:date="2021-02-25T11:54:00Z"/>
                <w:rFonts w:ascii="Arial" w:eastAsiaTheme="minorHAnsi" w:hAnsi="Arial" w:cs="Arial"/>
                <w:color w:val="000000"/>
                <w:sz w:val="18"/>
                <w:szCs w:val="18"/>
              </w:rPr>
            </w:pPr>
            <w:del w:id="1819" w:author="Savinskaya Yulia" w:date="2021-02-25T11:54:00Z">
              <w:r w:rsidRPr="00512AF8" w:rsidDel="009842FD">
                <w:rPr>
                  <w:rFonts w:ascii="Arial" w:eastAsiaTheme="minorHAnsi" w:hAnsi="Arial" w:cs="Arial"/>
                  <w:color w:val="000000"/>
                  <w:sz w:val="18"/>
                  <w:szCs w:val="18"/>
                </w:rPr>
                <w:delText>Спецификация к договору</w:delText>
              </w:r>
            </w:del>
          </w:p>
        </w:tc>
        <w:tc>
          <w:tcPr>
            <w:tcW w:w="658" w:type="pct"/>
            <w:shd w:val="clear" w:color="auto" w:fill="auto"/>
          </w:tcPr>
          <w:p w14:paraId="52F08E37" w14:textId="309E1408" w:rsidR="00512AF8" w:rsidRPr="00512AF8" w:rsidDel="009842FD" w:rsidRDefault="00512AF8" w:rsidP="00512AF8">
            <w:pPr>
              <w:jc w:val="left"/>
              <w:rPr>
                <w:del w:id="1820" w:author="Savinskaya Yulia" w:date="2021-02-25T11:54:00Z"/>
                <w:rFonts w:ascii="Arial" w:eastAsiaTheme="minorHAnsi" w:hAnsi="Arial" w:cs="Arial"/>
                <w:color w:val="000000"/>
                <w:sz w:val="18"/>
                <w:szCs w:val="18"/>
              </w:rPr>
            </w:pPr>
            <w:del w:id="1821" w:author="Savinskaya Yulia" w:date="2021-02-25T11:54:00Z">
              <w:r w:rsidRPr="00512AF8" w:rsidDel="009842FD">
                <w:rPr>
                  <w:rFonts w:ascii="Arial" w:eastAsiaTheme="minorHAnsi" w:hAnsi="Arial" w:cs="Arial"/>
                  <w:color w:val="000000"/>
                  <w:sz w:val="18"/>
                  <w:szCs w:val="18"/>
                </w:rPr>
                <w:delText>ПП-10.06.02-ERP</w:delText>
              </w:r>
            </w:del>
          </w:p>
        </w:tc>
        <w:tc>
          <w:tcPr>
            <w:tcW w:w="590" w:type="pct"/>
            <w:shd w:val="clear" w:color="auto" w:fill="auto"/>
          </w:tcPr>
          <w:p w14:paraId="718CA9C5" w14:textId="3B734428" w:rsidR="00512AF8" w:rsidRPr="00512AF8" w:rsidDel="009842FD" w:rsidRDefault="00512AF8" w:rsidP="00512AF8">
            <w:pPr>
              <w:jc w:val="left"/>
              <w:rPr>
                <w:del w:id="1822" w:author="Savinskaya Yulia" w:date="2021-02-25T11:54:00Z"/>
                <w:rFonts w:ascii="Arial" w:eastAsiaTheme="minorHAnsi" w:hAnsi="Arial" w:cs="Arial"/>
                <w:color w:val="000000"/>
                <w:sz w:val="18"/>
                <w:szCs w:val="18"/>
              </w:rPr>
            </w:pPr>
            <w:del w:id="1823" w:author="Savinskaya Yulia" w:date="2021-02-25T11:54:00Z">
              <w:r w:rsidRPr="00512AF8" w:rsidDel="009842FD">
                <w:rPr>
                  <w:rFonts w:ascii="Arial" w:eastAsiaTheme="minorHAnsi" w:hAnsi="Arial" w:cs="Arial"/>
                  <w:color w:val="000000"/>
                  <w:sz w:val="18"/>
                  <w:szCs w:val="18"/>
                </w:rPr>
                <w:delText>Оперативное управление транспортировкой</w:delText>
              </w:r>
            </w:del>
          </w:p>
        </w:tc>
        <w:tc>
          <w:tcPr>
            <w:tcW w:w="887" w:type="pct"/>
            <w:shd w:val="clear" w:color="auto" w:fill="auto"/>
          </w:tcPr>
          <w:p w14:paraId="3C59E9F2" w14:textId="41477835" w:rsidR="00512AF8" w:rsidRPr="00512AF8" w:rsidDel="009842FD" w:rsidRDefault="002A59F0" w:rsidP="00512AF8">
            <w:pPr>
              <w:autoSpaceDE w:val="0"/>
              <w:autoSpaceDN w:val="0"/>
              <w:adjustRightInd w:val="0"/>
              <w:jc w:val="left"/>
              <w:rPr>
                <w:del w:id="1824" w:author="Savinskaya Yulia" w:date="2021-02-25T11:54:00Z"/>
                <w:rFonts w:ascii="Arial" w:eastAsiaTheme="minorHAnsi" w:hAnsi="Arial" w:cs="Arial"/>
                <w:color w:val="000000"/>
                <w:sz w:val="18"/>
                <w:szCs w:val="18"/>
              </w:rPr>
            </w:pPr>
            <w:del w:id="1825" w:author="Savinskaya Yulia" w:date="2021-02-25T11:54:00Z">
              <w:r w:rsidDel="009842FD">
                <w:rPr>
                  <w:rFonts w:ascii="Arial" w:eastAsiaTheme="minorHAnsi" w:hAnsi="Arial" w:cs="Arial"/>
                  <w:color w:val="000000"/>
                  <w:sz w:val="18"/>
                  <w:szCs w:val="18"/>
                </w:rPr>
                <w:delText>ПП-</w:delText>
              </w:r>
              <w:r w:rsidR="00512AF8" w:rsidRPr="00512AF8" w:rsidDel="009842FD">
                <w:rPr>
                  <w:rFonts w:ascii="Arial" w:eastAsiaTheme="minorHAnsi" w:hAnsi="Arial" w:cs="Arial"/>
                  <w:color w:val="000000"/>
                  <w:sz w:val="18"/>
                  <w:szCs w:val="18"/>
                </w:rPr>
                <w:delText>10.06.02.060</w:delText>
              </w:r>
            </w:del>
          </w:p>
        </w:tc>
      </w:tr>
    </w:tbl>
    <w:p w14:paraId="5FB5C5C0" w14:textId="72316672" w:rsidR="00022C33" w:rsidRPr="00A26339" w:rsidRDefault="00022C33" w:rsidP="00022C33">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del w:id="1826" w:author="Savinskaya Yulia" w:date="2021-02-25T11:55:00Z">
        <w:r w:rsidR="00AF2E6E" w:rsidRPr="00916FAB" w:rsidDel="009842FD">
          <w:rPr>
            <w:rFonts w:ascii="Arial" w:hAnsi="Arial" w:cs="Arial"/>
            <w:b/>
            <w:sz w:val="22"/>
          </w:rPr>
          <w:fldChar w:fldCharType="begin"/>
        </w:r>
        <w:r w:rsidR="00AF2E6E" w:rsidRPr="00916FAB" w:rsidDel="009842FD">
          <w:rPr>
            <w:rFonts w:ascii="Arial" w:hAnsi="Arial" w:cs="Arial"/>
            <w:b/>
            <w:sz w:val="22"/>
          </w:rPr>
          <w:delInstrText xml:space="preserve"> SEQ Таблица \* ARABIC </w:delInstrText>
        </w:r>
        <w:r w:rsidR="00AF2E6E" w:rsidRPr="00916FAB" w:rsidDel="009842FD">
          <w:rPr>
            <w:rFonts w:ascii="Arial" w:hAnsi="Arial" w:cs="Arial"/>
            <w:b/>
            <w:sz w:val="22"/>
          </w:rPr>
          <w:fldChar w:fldCharType="separate"/>
        </w:r>
        <w:r w:rsidR="00AF2E6E" w:rsidDel="009842FD">
          <w:rPr>
            <w:rFonts w:ascii="Arial" w:hAnsi="Arial" w:cs="Arial"/>
            <w:b/>
            <w:noProof/>
            <w:sz w:val="22"/>
          </w:rPr>
          <w:delText>4</w:delText>
        </w:r>
        <w:r w:rsidR="00AF2E6E" w:rsidRPr="00916FAB" w:rsidDel="009842FD">
          <w:rPr>
            <w:rFonts w:ascii="Arial" w:hAnsi="Arial" w:cs="Arial"/>
            <w:b/>
            <w:sz w:val="22"/>
          </w:rPr>
          <w:fldChar w:fldCharType="end"/>
        </w:r>
        <w:r w:rsidR="00AF2E6E" w:rsidDel="009842FD">
          <w:rPr>
            <w:rFonts w:ascii="Arial" w:hAnsi="Arial" w:cs="Arial"/>
            <w:b/>
            <w:sz w:val="22"/>
          </w:rPr>
          <w:delText>3</w:delText>
        </w:r>
      </w:del>
      <w:ins w:id="1827" w:author="Savinskaya Yulia" w:date="2021-02-25T11:55:00Z">
        <w:r w:rsidR="009842FD" w:rsidRPr="00916FAB">
          <w:rPr>
            <w:rFonts w:ascii="Arial" w:hAnsi="Arial" w:cs="Arial"/>
            <w:b/>
            <w:sz w:val="22"/>
          </w:rPr>
          <w:fldChar w:fldCharType="begin"/>
        </w:r>
        <w:r w:rsidR="009842FD" w:rsidRPr="00916FAB">
          <w:rPr>
            <w:rFonts w:ascii="Arial" w:hAnsi="Arial" w:cs="Arial"/>
            <w:b/>
            <w:sz w:val="22"/>
          </w:rPr>
          <w:instrText xml:space="preserve"> SEQ Таблица \* ARABIC </w:instrText>
        </w:r>
        <w:r w:rsidR="009842FD" w:rsidRPr="00916FAB">
          <w:rPr>
            <w:rFonts w:ascii="Arial" w:hAnsi="Arial" w:cs="Arial"/>
            <w:b/>
            <w:sz w:val="22"/>
          </w:rPr>
          <w:fldChar w:fldCharType="separate"/>
        </w:r>
        <w:r w:rsidR="009842FD">
          <w:rPr>
            <w:rFonts w:ascii="Arial" w:hAnsi="Arial" w:cs="Arial"/>
            <w:b/>
            <w:noProof/>
            <w:sz w:val="22"/>
          </w:rPr>
          <w:t>4</w:t>
        </w:r>
        <w:r w:rsidR="009842FD" w:rsidRPr="00916FAB">
          <w:rPr>
            <w:rFonts w:ascii="Arial" w:hAnsi="Arial" w:cs="Arial"/>
            <w:b/>
            <w:sz w:val="22"/>
          </w:rPr>
          <w:fldChar w:fldCharType="end"/>
        </w:r>
      </w:ins>
      <w:ins w:id="1828" w:author="Savinskaya Yulia" w:date="2021-02-25T15:29:00Z">
        <w:r w:rsidR="00F31DDE">
          <w:rPr>
            <w:rFonts w:ascii="Arial" w:hAnsi="Arial" w:cs="Arial"/>
            <w:b/>
            <w:sz w:val="22"/>
          </w:rPr>
          <w:t>8</w:t>
        </w:r>
      </w:ins>
      <w:r w:rsidRPr="00916FAB">
        <w:rPr>
          <w:rFonts w:ascii="Arial" w:hAnsi="Arial" w:cs="Arial"/>
          <w:b/>
          <w:sz w:val="22"/>
        </w:rPr>
        <w:t>.Точки межпроцессной интеграции</w:t>
      </w:r>
      <w:r w:rsidR="00A26339" w:rsidRPr="00A26339">
        <w:rPr>
          <w:rFonts w:ascii="Arial" w:hAnsi="Arial" w:cs="Arial"/>
          <w:b/>
          <w:sz w:val="22"/>
        </w:rPr>
        <w:t xml:space="preserve"> </w:t>
      </w:r>
      <w:r w:rsidR="00A26339">
        <w:rPr>
          <w:rFonts w:ascii="Arial" w:hAnsi="Arial" w:cs="Arial"/>
          <w:b/>
          <w:sz w:val="22"/>
        </w:rPr>
        <w:t>ПП-10.06.03-</w:t>
      </w:r>
      <w:r w:rsidR="00A26339">
        <w:rPr>
          <w:rFonts w:ascii="Arial" w:hAnsi="Arial" w:cs="Arial"/>
          <w:b/>
          <w:sz w:val="22"/>
          <w:lang w:val="en-US"/>
        </w:rPr>
        <w:t>ERP</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273"/>
        <w:gridCol w:w="1264"/>
        <w:gridCol w:w="1701"/>
        <w:gridCol w:w="1184"/>
        <w:gridCol w:w="1339"/>
        <w:gridCol w:w="1732"/>
        <w:gridCol w:w="1683"/>
      </w:tblGrid>
      <w:tr w:rsidR="00035337" w:rsidRPr="00F94454" w14:paraId="06C198F1" w14:textId="77777777" w:rsidTr="002A59F0">
        <w:trPr>
          <w:cantSplit/>
          <w:trHeight w:val="397"/>
          <w:tblHeader/>
        </w:trPr>
        <w:tc>
          <w:tcPr>
            <w:tcW w:w="625" w:type="pct"/>
            <w:shd w:val="clear" w:color="auto" w:fill="FFC000"/>
            <w:vAlign w:val="center"/>
          </w:tcPr>
          <w:p w14:paraId="5B704737" w14:textId="77777777" w:rsidR="00022C33" w:rsidRPr="00F94454" w:rsidRDefault="00022C33" w:rsidP="0043622A">
            <w:pPr>
              <w:jc w:val="center"/>
              <w:rPr>
                <w:rFonts w:ascii="Arial" w:hAnsi="Arial" w:cs="Arial"/>
                <w:b/>
                <w:sz w:val="20"/>
              </w:rPr>
            </w:pPr>
            <w:r w:rsidRPr="00BE014D">
              <w:rPr>
                <w:rFonts w:ascii="Arial" w:hAnsi="Arial" w:cs="Arial"/>
                <w:b/>
                <w:sz w:val="20"/>
                <w:szCs w:val="20"/>
                <w:lang w:eastAsia="ru-RU"/>
              </w:rPr>
              <w:lastRenderedPageBreak/>
              <w:t>Код БП получателя</w:t>
            </w:r>
          </w:p>
        </w:tc>
        <w:tc>
          <w:tcPr>
            <w:tcW w:w="621" w:type="pct"/>
            <w:shd w:val="clear" w:color="auto" w:fill="FFC000"/>
            <w:vAlign w:val="center"/>
          </w:tcPr>
          <w:p w14:paraId="7D68FB78" w14:textId="77777777" w:rsidR="00022C33" w:rsidRPr="00F94454" w:rsidRDefault="00022C33" w:rsidP="0043622A">
            <w:pPr>
              <w:jc w:val="center"/>
              <w:rPr>
                <w:rFonts w:ascii="Arial" w:hAnsi="Arial" w:cs="Arial"/>
                <w:b/>
                <w:sz w:val="20"/>
              </w:rPr>
            </w:pPr>
            <w:r w:rsidRPr="00BE014D">
              <w:rPr>
                <w:rFonts w:ascii="Arial" w:hAnsi="Arial" w:cs="Arial"/>
                <w:b/>
                <w:sz w:val="20"/>
                <w:szCs w:val="20"/>
                <w:lang w:eastAsia="ru-RU"/>
              </w:rPr>
              <w:t>Название БП получателя</w:t>
            </w:r>
          </w:p>
        </w:tc>
        <w:tc>
          <w:tcPr>
            <w:tcW w:w="836" w:type="pct"/>
            <w:shd w:val="clear" w:color="auto" w:fill="FFC000"/>
            <w:vAlign w:val="center"/>
          </w:tcPr>
          <w:p w14:paraId="3F84196A" w14:textId="77777777" w:rsidR="00022C33" w:rsidRPr="00F94454" w:rsidRDefault="00022C33" w:rsidP="0043622A">
            <w:pPr>
              <w:jc w:val="center"/>
              <w:rPr>
                <w:rFonts w:ascii="Arial" w:hAnsi="Arial" w:cs="Arial"/>
                <w:b/>
                <w:sz w:val="20"/>
              </w:rPr>
            </w:pPr>
            <w:r w:rsidRPr="00BE014D">
              <w:rPr>
                <w:rFonts w:ascii="Arial" w:hAnsi="Arial" w:cs="Arial"/>
                <w:b/>
                <w:sz w:val="20"/>
                <w:szCs w:val="20"/>
                <w:lang w:eastAsia="ru-RU"/>
              </w:rPr>
              <w:t>Шаг БП получателя</w:t>
            </w:r>
          </w:p>
        </w:tc>
        <w:tc>
          <w:tcPr>
            <w:tcW w:w="582" w:type="pct"/>
            <w:shd w:val="clear" w:color="auto" w:fill="FFC000"/>
            <w:vAlign w:val="center"/>
          </w:tcPr>
          <w:p w14:paraId="49CFC3DC" w14:textId="77777777" w:rsidR="00022C33" w:rsidRPr="00F94454" w:rsidRDefault="00022C33" w:rsidP="0043622A">
            <w:pPr>
              <w:jc w:val="center"/>
              <w:rPr>
                <w:rFonts w:ascii="Arial" w:hAnsi="Arial" w:cs="Arial"/>
                <w:b/>
                <w:sz w:val="20"/>
              </w:rPr>
            </w:pPr>
            <w:r w:rsidRPr="00BE014D">
              <w:rPr>
                <w:rFonts w:ascii="Arial" w:hAnsi="Arial" w:cs="Arial"/>
                <w:b/>
                <w:sz w:val="20"/>
                <w:szCs w:val="20"/>
                <w:lang w:eastAsia="ru-RU"/>
              </w:rPr>
              <w:t>Описание интеграционной точки</w:t>
            </w:r>
          </w:p>
        </w:tc>
        <w:tc>
          <w:tcPr>
            <w:tcW w:w="658" w:type="pct"/>
            <w:shd w:val="clear" w:color="auto" w:fill="FFC000"/>
            <w:vAlign w:val="center"/>
          </w:tcPr>
          <w:p w14:paraId="4299AC48" w14:textId="77777777" w:rsidR="00022C33" w:rsidRPr="00F94454" w:rsidRDefault="00022C33" w:rsidP="0043622A">
            <w:pPr>
              <w:jc w:val="center"/>
              <w:rPr>
                <w:rFonts w:ascii="Arial" w:hAnsi="Arial" w:cs="Arial"/>
                <w:b/>
                <w:sz w:val="20"/>
              </w:rPr>
            </w:pPr>
            <w:r w:rsidRPr="00BE014D">
              <w:rPr>
                <w:rFonts w:ascii="Arial" w:hAnsi="Arial" w:cs="Arial"/>
                <w:b/>
                <w:sz w:val="20"/>
                <w:szCs w:val="20"/>
                <w:lang w:eastAsia="ru-RU"/>
              </w:rPr>
              <w:t>Код БП отправителя</w:t>
            </w:r>
          </w:p>
        </w:tc>
        <w:tc>
          <w:tcPr>
            <w:tcW w:w="851" w:type="pct"/>
            <w:shd w:val="clear" w:color="auto" w:fill="FFC000"/>
            <w:vAlign w:val="center"/>
          </w:tcPr>
          <w:p w14:paraId="1C732C70" w14:textId="77777777" w:rsidR="00022C33" w:rsidRPr="00F94454" w:rsidRDefault="00022C33" w:rsidP="0043622A">
            <w:pPr>
              <w:jc w:val="center"/>
              <w:rPr>
                <w:rFonts w:ascii="Arial" w:hAnsi="Arial" w:cs="Arial"/>
                <w:b/>
                <w:sz w:val="20"/>
              </w:rPr>
            </w:pPr>
            <w:r w:rsidRPr="00BE014D">
              <w:rPr>
                <w:rFonts w:ascii="Arial" w:hAnsi="Arial" w:cs="Arial"/>
                <w:b/>
                <w:sz w:val="20"/>
                <w:szCs w:val="20"/>
                <w:lang w:eastAsia="ru-RU"/>
              </w:rPr>
              <w:t>Название БП отправителя</w:t>
            </w:r>
          </w:p>
        </w:tc>
        <w:tc>
          <w:tcPr>
            <w:tcW w:w="827" w:type="pct"/>
            <w:shd w:val="clear" w:color="auto" w:fill="FFC000"/>
            <w:vAlign w:val="center"/>
          </w:tcPr>
          <w:p w14:paraId="097C75D8" w14:textId="77777777" w:rsidR="00022C33" w:rsidRPr="00F94454" w:rsidRDefault="00022C33" w:rsidP="0043622A">
            <w:pPr>
              <w:jc w:val="center"/>
              <w:rPr>
                <w:rFonts w:ascii="Arial" w:hAnsi="Arial" w:cs="Arial"/>
                <w:b/>
                <w:sz w:val="20"/>
              </w:rPr>
            </w:pPr>
            <w:r w:rsidRPr="00BE014D">
              <w:rPr>
                <w:rFonts w:ascii="Arial" w:hAnsi="Arial" w:cs="Arial"/>
                <w:b/>
                <w:sz w:val="20"/>
                <w:szCs w:val="20"/>
                <w:lang w:eastAsia="ru-RU"/>
              </w:rPr>
              <w:t>Шаг БП отправителя</w:t>
            </w:r>
          </w:p>
        </w:tc>
      </w:tr>
      <w:tr w:rsidR="00F60D44" w:rsidRPr="00F94454" w14:paraId="128BB841" w14:textId="77777777" w:rsidTr="002A59F0">
        <w:trPr>
          <w:cantSplit/>
        </w:trPr>
        <w:tc>
          <w:tcPr>
            <w:tcW w:w="625" w:type="pct"/>
          </w:tcPr>
          <w:p w14:paraId="4C15153D"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ПП-10.06.02-ERP</w:t>
            </w:r>
          </w:p>
        </w:tc>
        <w:tc>
          <w:tcPr>
            <w:tcW w:w="621" w:type="pct"/>
            <w:shd w:val="clear" w:color="auto" w:fill="auto"/>
          </w:tcPr>
          <w:p w14:paraId="5FDCAE22"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Оперативное управление транспортировкой</w:t>
            </w:r>
          </w:p>
        </w:tc>
        <w:tc>
          <w:tcPr>
            <w:tcW w:w="836" w:type="pct"/>
            <w:shd w:val="clear" w:color="auto" w:fill="auto"/>
          </w:tcPr>
          <w:p w14:paraId="1ADDA879" w14:textId="58295605" w:rsidR="002A59F0" w:rsidRDefault="002A59F0" w:rsidP="00F60D44">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F60D44" w:rsidRPr="00F60D44">
              <w:rPr>
                <w:rFonts w:ascii="Arial" w:eastAsiaTheme="minorHAnsi" w:hAnsi="Arial" w:cs="Arial"/>
                <w:color w:val="000000"/>
                <w:sz w:val="18"/>
                <w:szCs w:val="18"/>
              </w:rPr>
              <w:t>10.06.02.090</w:t>
            </w:r>
            <w:r>
              <w:rPr>
                <w:rFonts w:ascii="Arial" w:eastAsiaTheme="minorHAnsi" w:hAnsi="Arial" w:cs="Arial"/>
                <w:color w:val="000000"/>
                <w:sz w:val="18"/>
                <w:szCs w:val="18"/>
              </w:rPr>
              <w:t>,</w:t>
            </w:r>
          </w:p>
          <w:p w14:paraId="39BD9504" w14:textId="44D5EBA9" w:rsidR="002A59F0" w:rsidRDefault="002A59F0" w:rsidP="00F60D44">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F60D44" w:rsidRPr="00F60D44">
              <w:rPr>
                <w:rFonts w:ascii="Arial" w:eastAsiaTheme="minorHAnsi" w:hAnsi="Arial" w:cs="Arial"/>
                <w:color w:val="000000"/>
                <w:sz w:val="18"/>
                <w:szCs w:val="18"/>
              </w:rPr>
              <w:t>10.06.02.100</w:t>
            </w:r>
            <w:r>
              <w:rPr>
                <w:rFonts w:ascii="Arial" w:eastAsiaTheme="minorHAnsi" w:hAnsi="Arial" w:cs="Arial"/>
                <w:color w:val="000000"/>
                <w:sz w:val="18"/>
                <w:szCs w:val="18"/>
              </w:rPr>
              <w:t>,</w:t>
            </w:r>
          </w:p>
          <w:p w14:paraId="30113A8D" w14:textId="6518DC3A" w:rsidR="0085293C" w:rsidRDefault="002A59F0" w:rsidP="00F60D44">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F60D44" w:rsidRPr="00F60D44">
              <w:rPr>
                <w:rFonts w:ascii="Arial" w:eastAsiaTheme="minorHAnsi" w:hAnsi="Arial" w:cs="Arial"/>
                <w:color w:val="000000"/>
                <w:sz w:val="18"/>
                <w:szCs w:val="18"/>
              </w:rPr>
              <w:t>10.06.02.035</w:t>
            </w:r>
            <w:r>
              <w:rPr>
                <w:rFonts w:ascii="Arial" w:eastAsiaTheme="minorHAnsi" w:hAnsi="Arial" w:cs="Arial"/>
                <w:color w:val="000000"/>
                <w:sz w:val="18"/>
                <w:szCs w:val="18"/>
              </w:rPr>
              <w:t>,</w:t>
            </w:r>
          </w:p>
          <w:p w14:paraId="38EB9F8F" w14:textId="73BA5896" w:rsidR="0085293C" w:rsidRPr="00F60D44" w:rsidRDefault="002A59F0" w:rsidP="00F60D44">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F60D44" w:rsidRPr="00F60D44">
              <w:rPr>
                <w:rFonts w:ascii="Arial" w:eastAsiaTheme="minorHAnsi" w:hAnsi="Arial" w:cs="Arial"/>
                <w:color w:val="000000"/>
                <w:sz w:val="18"/>
                <w:szCs w:val="18"/>
              </w:rPr>
              <w:t>10.06.02.085</w:t>
            </w:r>
            <w:r>
              <w:rPr>
                <w:rFonts w:ascii="Arial" w:eastAsiaTheme="minorHAnsi" w:hAnsi="Arial" w:cs="Arial"/>
                <w:color w:val="000000"/>
                <w:sz w:val="18"/>
                <w:szCs w:val="18"/>
              </w:rPr>
              <w:t>,</w:t>
            </w:r>
          </w:p>
          <w:p w14:paraId="42550E3C" w14:textId="4F6E9673" w:rsidR="00F60D44" w:rsidRPr="00F60D44" w:rsidRDefault="002A59F0" w:rsidP="00AE12DE">
            <w:pPr>
              <w:autoSpaceDE w:val="0"/>
              <w:autoSpaceDN w:val="0"/>
              <w:adjustRightInd w:val="0"/>
              <w:jc w:val="left"/>
              <w:rPr>
                <w:rFonts w:ascii="Arial" w:hAnsi="Arial" w:cs="Arial"/>
                <w:color w:val="000000" w:themeColor="text1"/>
                <w:sz w:val="18"/>
                <w:szCs w:val="18"/>
              </w:rPr>
            </w:pPr>
            <w:r>
              <w:rPr>
                <w:rFonts w:ascii="Arial" w:eastAsiaTheme="minorHAnsi" w:hAnsi="Arial" w:cs="Arial"/>
                <w:color w:val="000000"/>
                <w:sz w:val="18"/>
                <w:szCs w:val="18"/>
              </w:rPr>
              <w:t>ПП-</w:t>
            </w:r>
            <w:r w:rsidR="00F60D44" w:rsidRPr="00F60D44">
              <w:rPr>
                <w:rFonts w:ascii="Arial" w:eastAsiaTheme="minorHAnsi" w:hAnsi="Arial" w:cs="Arial"/>
                <w:color w:val="000000"/>
                <w:sz w:val="18"/>
                <w:szCs w:val="18"/>
              </w:rPr>
              <w:t>10.06.02.040</w:t>
            </w:r>
          </w:p>
        </w:tc>
        <w:tc>
          <w:tcPr>
            <w:tcW w:w="582" w:type="pct"/>
            <w:shd w:val="clear" w:color="auto" w:fill="auto"/>
          </w:tcPr>
          <w:p w14:paraId="540FF31B" w14:textId="608EA36D"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Путевой лист</w:t>
            </w:r>
          </w:p>
        </w:tc>
        <w:tc>
          <w:tcPr>
            <w:tcW w:w="658" w:type="pct"/>
            <w:shd w:val="clear" w:color="auto" w:fill="auto"/>
          </w:tcPr>
          <w:p w14:paraId="02EE2E73"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ПП-10.06.03-ERP</w:t>
            </w:r>
          </w:p>
        </w:tc>
        <w:tc>
          <w:tcPr>
            <w:tcW w:w="851" w:type="pct"/>
            <w:shd w:val="clear" w:color="auto" w:fill="auto"/>
          </w:tcPr>
          <w:p w14:paraId="0678AAE0" w14:textId="77777777" w:rsidR="00F60D44" w:rsidRPr="00F60D44" w:rsidRDefault="00F60D44" w:rsidP="00F60D44">
            <w:pPr>
              <w:jc w:val="left"/>
              <w:rPr>
                <w:rFonts w:ascii="Arial" w:hAnsi="Arial" w:cs="Arial"/>
                <w:sz w:val="18"/>
                <w:szCs w:val="18"/>
              </w:rPr>
            </w:pPr>
            <w:r w:rsidRPr="00F60D44">
              <w:rPr>
                <w:rFonts w:ascii="Arial" w:eastAsiaTheme="minorHAnsi" w:hAnsi="Arial" w:cs="Arial"/>
                <w:color w:val="000000"/>
                <w:sz w:val="18"/>
                <w:szCs w:val="18"/>
              </w:rPr>
              <w:t>Выполнение транспортных работ и работ технологического транспорта</w:t>
            </w:r>
          </w:p>
        </w:tc>
        <w:tc>
          <w:tcPr>
            <w:tcW w:w="827" w:type="pct"/>
            <w:shd w:val="clear" w:color="auto" w:fill="auto"/>
          </w:tcPr>
          <w:p w14:paraId="5BAF66B3" w14:textId="5B206AC8" w:rsidR="0085293C" w:rsidRPr="00F60D44" w:rsidRDefault="002A59F0" w:rsidP="00F60D44">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F60D44" w:rsidRPr="00F60D44">
              <w:rPr>
                <w:rFonts w:ascii="Arial" w:eastAsiaTheme="minorHAnsi" w:hAnsi="Arial" w:cs="Arial"/>
                <w:color w:val="000000"/>
                <w:sz w:val="18"/>
                <w:szCs w:val="18"/>
              </w:rPr>
              <w:t>10.06.03.</w:t>
            </w:r>
            <w:r w:rsidR="00506289">
              <w:rPr>
                <w:rFonts w:ascii="Arial" w:eastAsiaTheme="minorHAnsi" w:hAnsi="Arial" w:cs="Arial"/>
                <w:color w:val="000000"/>
                <w:sz w:val="18"/>
                <w:szCs w:val="18"/>
                <w:lang w:val="en-US"/>
              </w:rPr>
              <w:t>0</w:t>
            </w:r>
            <w:r w:rsidR="00F60D44" w:rsidRPr="00F60D44">
              <w:rPr>
                <w:rFonts w:ascii="Arial" w:eastAsiaTheme="minorHAnsi" w:hAnsi="Arial" w:cs="Arial"/>
                <w:color w:val="000000"/>
                <w:sz w:val="18"/>
                <w:szCs w:val="18"/>
              </w:rPr>
              <w:t>10</w:t>
            </w:r>
            <w:r>
              <w:rPr>
                <w:rFonts w:ascii="Arial" w:eastAsiaTheme="minorHAnsi" w:hAnsi="Arial" w:cs="Arial"/>
                <w:color w:val="000000"/>
                <w:sz w:val="18"/>
                <w:szCs w:val="18"/>
              </w:rPr>
              <w:t>,</w:t>
            </w:r>
          </w:p>
          <w:p w14:paraId="75B693AF" w14:textId="6769A878" w:rsidR="0085293C" w:rsidRPr="00F60D44" w:rsidRDefault="002A59F0" w:rsidP="00F60D44">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F60D44" w:rsidRPr="00F60D44">
              <w:rPr>
                <w:rFonts w:ascii="Arial" w:eastAsiaTheme="minorHAnsi" w:hAnsi="Arial" w:cs="Arial"/>
                <w:color w:val="000000"/>
                <w:sz w:val="18"/>
                <w:szCs w:val="18"/>
              </w:rPr>
              <w:t>10.06.03.</w:t>
            </w:r>
            <w:r w:rsidR="00506289">
              <w:rPr>
                <w:rFonts w:ascii="Arial" w:eastAsiaTheme="minorHAnsi" w:hAnsi="Arial" w:cs="Arial"/>
                <w:color w:val="000000"/>
                <w:sz w:val="18"/>
                <w:szCs w:val="18"/>
                <w:lang w:val="en-US"/>
              </w:rPr>
              <w:t>0</w:t>
            </w:r>
            <w:r w:rsidR="00F60D44" w:rsidRPr="00F60D44">
              <w:rPr>
                <w:rFonts w:ascii="Arial" w:eastAsiaTheme="minorHAnsi" w:hAnsi="Arial" w:cs="Arial"/>
                <w:color w:val="000000"/>
                <w:sz w:val="18"/>
                <w:szCs w:val="18"/>
              </w:rPr>
              <w:t>90</w:t>
            </w:r>
            <w:r>
              <w:rPr>
                <w:rFonts w:ascii="Arial" w:eastAsiaTheme="minorHAnsi" w:hAnsi="Arial" w:cs="Arial"/>
                <w:color w:val="000000"/>
                <w:sz w:val="18"/>
                <w:szCs w:val="18"/>
              </w:rPr>
              <w:t>,</w:t>
            </w:r>
          </w:p>
          <w:p w14:paraId="0218F56B" w14:textId="459DD913" w:rsidR="00F60D44" w:rsidRPr="00F60D44" w:rsidRDefault="002A59F0" w:rsidP="00AE12DE">
            <w:pPr>
              <w:autoSpaceDE w:val="0"/>
              <w:autoSpaceDN w:val="0"/>
              <w:adjustRightInd w:val="0"/>
              <w:jc w:val="left"/>
              <w:rPr>
                <w:rFonts w:ascii="Arial" w:hAnsi="Arial" w:cs="Arial"/>
                <w:color w:val="000000" w:themeColor="text1"/>
                <w:sz w:val="18"/>
                <w:szCs w:val="18"/>
              </w:rPr>
            </w:pPr>
            <w:r>
              <w:rPr>
                <w:rFonts w:ascii="Arial" w:eastAsiaTheme="minorHAnsi" w:hAnsi="Arial" w:cs="Arial"/>
                <w:color w:val="000000"/>
                <w:sz w:val="18"/>
                <w:szCs w:val="18"/>
              </w:rPr>
              <w:t>ПП-</w:t>
            </w:r>
            <w:r w:rsidR="00F60D44" w:rsidRPr="00F60D44">
              <w:rPr>
                <w:rFonts w:ascii="Arial" w:eastAsiaTheme="minorHAnsi" w:hAnsi="Arial" w:cs="Arial"/>
                <w:color w:val="000000"/>
                <w:sz w:val="18"/>
                <w:szCs w:val="18"/>
              </w:rPr>
              <w:t>10.06.03.030</w:t>
            </w:r>
          </w:p>
        </w:tc>
      </w:tr>
      <w:tr w:rsidR="00F60D44" w:rsidRPr="00F94454" w14:paraId="428CA6D2" w14:textId="77777777" w:rsidTr="002A59F0">
        <w:trPr>
          <w:cantSplit/>
        </w:trPr>
        <w:tc>
          <w:tcPr>
            <w:tcW w:w="625" w:type="pct"/>
          </w:tcPr>
          <w:p w14:paraId="152859CE" w14:textId="390A8EE6" w:rsidR="00F60D44" w:rsidRPr="00F60D44" w:rsidRDefault="00F60D44" w:rsidP="00F60D44">
            <w:pPr>
              <w:jc w:val="left"/>
              <w:rPr>
                <w:rFonts w:ascii="Arial" w:hAnsi="Arial" w:cs="Arial"/>
                <w:sz w:val="18"/>
                <w:szCs w:val="18"/>
              </w:rPr>
            </w:pPr>
            <w:r w:rsidRPr="00F60D44">
              <w:rPr>
                <w:rFonts w:ascii="Arial" w:eastAsiaTheme="minorHAnsi" w:hAnsi="Arial" w:cs="Arial"/>
                <w:color w:val="000000"/>
                <w:sz w:val="18"/>
                <w:szCs w:val="18"/>
              </w:rPr>
              <w:t>ПП-10.06.03-ERP</w:t>
            </w:r>
          </w:p>
        </w:tc>
        <w:tc>
          <w:tcPr>
            <w:tcW w:w="621" w:type="pct"/>
            <w:shd w:val="clear" w:color="auto" w:fill="auto"/>
          </w:tcPr>
          <w:p w14:paraId="4809E331" w14:textId="77777777" w:rsidR="00F60D44" w:rsidRPr="00F60D44" w:rsidRDefault="00F60D44" w:rsidP="00F60D44">
            <w:pPr>
              <w:jc w:val="left"/>
              <w:rPr>
                <w:rFonts w:ascii="Arial" w:hAnsi="Arial" w:cs="Arial"/>
                <w:sz w:val="18"/>
                <w:szCs w:val="18"/>
              </w:rPr>
            </w:pPr>
            <w:r w:rsidRPr="00F60D44">
              <w:rPr>
                <w:rFonts w:ascii="Arial" w:eastAsiaTheme="minorHAnsi" w:hAnsi="Arial" w:cs="Arial"/>
                <w:color w:val="000000"/>
                <w:sz w:val="18"/>
                <w:szCs w:val="18"/>
              </w:rPr>
              <w:t>Выполнение транспортных работ и работ технологического транспорта</w:t>
            </w:r>
          </w:p>
        </w:tc>
        <w:tc>
          <w:tcPr>
            <w:tcW w:w="836" w:type="pct"/>
            <w:shd w:val="clear" w:color="auto" w:fill="auto"/>
          </w:tcPr>
          <w:p w14:paraId="28F07AB4" w14:textId="539D8917" w:rsidR="0085293C" w:rsidRPr="00F60D44" w:rsidRDefault="002A59F0" w:rsidP="00F60D44">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F60D44" w:rsidRPr="00F60D44">
              <w:rPr>
                <w:rFonts w:ascii="Arial" w:eastAsiaTheme="minorHAnsi" w:hAnsi="Arial" w:cs="Arial"/>
                <w:color w:val="000000"/>
                <w:sz w:val="18"/>
                <w:szCs w:val="18"/>
              </w:rPr>
              <w:t>10.06.03.</w:t>
            </w:r>
            <w:r w:rsidR="00506289">
              <w:rPr>
                <w:rFonts w:ascii="Arial" w:eastAsiaTheme="minorHAnsi" w:hAnsi="Arial" w:cs="Arial"/>
                <w:color w:val="000000"/>
                <w:sz w:val="18"/>
                <w:szCs w:val="18"/>
                <w:lang w:val="en-US"/>
              </w:rPr>
              <w:t>0</w:t>
            </w:r>
            <w:r w:rsidR="00F60D44" w:rsidRPr="00F60D44">
              <w:rPr>
                <w:rFonts w:ascii="Arial" w:eastAsiaTheme="minorHAnsi" w:hAnsi="Arial" w:cs="Arial"/>
                <w:color w:val="000000"/>
                <w:sz w:val="18"/>
                <w:szCs w:val="18"/>
              </w:rPr>
              <w:t>10</w:t>
            </w:r>
            <w:r>
              <w:rPr>
                <w:rFonts w:ascii="Arial" w:eastAsiaTheme="minorHAnsi" w:hAnsi="Arial" w:cs="Arial"/>
                <w:color w:val="000000"/>
                <w:sz w:val="18"/>
                <w:szCs w:val="18"/>
              </w:rPr>
              <w:t>,</w:t>
            </w:r>
          </w:p>
          <w:p w14:paraId="2CA00503" w14:textId="5DA1135E" w:rsidR="00F60D44" w:rsidRPr="00F60D44" w:rsidRDefault="002A59F0" w:rsidP="00F60D44">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F60D44" w:rsidRPr="00F60D44">
              <w:rPr>
                <w:rFonts w:ascii="Arial" w:eastAsiaTheme="minorHAnsi" w:hAnsi="Arial" w:cs="Arial"/>
                <w:color w:val="000000"/>
                <w:sz w:val="18"/>
                <w:szCs w:val="18"/>
              </w:rPr>
              <w:t>10.06.03.</w:t>
            </w:r>
            <w:r w:rsidR="00506289">
              <w:rPr>
                <w:rFonts w:ascii="Arial" w:eastAsiaTheme="minorHAnsi" w:hAnsi="Arial" w:cs="Arial"/>
                <w:color w:val="000000"/>
                <w:sz w:val="18"/>
                <w:szCs w:val="18"/>
                <w:lang w:val="en-US"/>
              </w:rPr>
              <w:t>0</w:t>
            </w:r>
            <w:r w:rsidR="00F60D44" w:rsidRPr="00F60D44">
              <w:rPr>
                <w:rFonts w:ascii="Arial" w:eastAsiaTheme="minorHAnsi" w:hAnsi="Arial" w:cs="Arial"/>
                <w:color w:val="000000"/>
                <w:sz w:val="18"/>
                <w:szCs w:val="18"/>
              </w:rPr>
              <w:t>90</w:t>
            </w:r>
          </w:p>
          <w:p w14:paraId="11ED11B8" w14:textId="0770D917" w:rsidR="00F60D44" w:rsidRPr="00F60D44" w:rsidRDefault="00F60D44" w:rsidP="00F60D44">
            <w:pPr>
              <w:jc w:val="left"/>
              <w:rPr>
                <w:rFonts w:ascii="Arial" w:hAnsi="Arial" w:cs="Arial"/>
                <w:sz w:val="18"/>
                <w:szCs w:val="18"/>
              </w:rPr>
            </w:pPr>
          </w:p>
        </w:tc>
        <w:tc>
          <w:tcPr>
            <w:tcW w:w="582" w:type="pct"/>
            <w:shd w:val="clear" w:color="auto" w:fill="auto"/>
          </w:tcPr>
          <w:p w14:paraId="4ECD7A36" w14:textId="77777777" w:rsidR="00F60D44" w:rsidRPr="00F60D44" w:rsidRDefault="00F60D44" w:rsidP="00F60D44">
            <w:pPr>
              <w:autoSpaceDE w:val="0"/>
              <w:autoSpaceDN w:val="0"/>
              <w:adjustRightInd w:val="0"/>
              <w:jc w:val="left"/>
              <w:rPr>
                <w:rFonts w:ascii="Arial" w:eastAsiaTheme="minorHAnsi" w:hAnsi="Arial" w:cs="Arial"/>
                <w:color w:val="000000"/>
                <w:sz w:val="18"/>
                <w:szCs w:val="18"/>
              </w:rPr>
            </w:pPr>
            <w:r w:rsidRPr="00F60D44">
              <w:rPr>
                <w:rFonts w:ascii="Arial" w:eastAsiaTheme="minorHAnsi" w:hAnsi="Arial" w:cs="Arial"/>
                <w:color w:val="000000"/>
                <w:sz w:val="18"/>
                <w:szCs w:val="18"/>
              </w:rPr>
              <w:t>Таблица транспортных тарифов</w:t>
            </w:r>
          </w:p>
          <w:p w14:paraId="3BD65690" w14:textId="0F44F5F7" w:rsidR="00F60D44" w:rsidRPr="00F60D44" w:rsidRDefault="00F60D44" w:rsidP="00F60D44">
            <w:pPr>
              <w:jc w:val="left"/>
              <w:rPr>
                <w:rFonts w:ascii="Arial" w:hAnsi="Arial" w:cs="Arial"/>
                <w:sz w:val="18"/>
                <w:szCs w:val="18"/>
              </w:rPr>
            </w:pPr>
            <w:r w:rsidRPr="00F60D44">
              <w:rPr>
                <w:rFonts w:ascii="Arial" w:eastAsiaTheme="minorHAnsi" w:hAnsi="Arial" w:cs="Arial"/>
                <w:color w:val="000000"/>
                <w:sz w:val="18"/>
                <w:szCs w:val="18"/>
              </w:rPr>
              <w:t>Путевой лист</w:t>
            </w:r>
          </w:p>
        </w:tc>
        <w:tc>
          <w:tcPr>
            <w:tcW w:w="658" w:type="pct"/>
            <w:shd w:val="clear" w:color="auto" w:fill="auto"/>
          </w:tcPr>
          <w:p w14:paraId="28C3B033"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ПП-10.06.02-ERP</w:t>
            </w:r>
          </w:p>
        </w:tc>
        <w:tc>
          <w:tcPr>
            <w:tcW w:w="851" w:type="pct"/>
            <w:shd w:val="clear" w:color="auto" w:fill="auto"/>
          </w:tcPr>
          <w:p w14:paraId="764B5EDA"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Оперативное управление транспортировкой</w:t>
            </w:r>
          </w:p>
        </w:tc>
        <w:tc>
          <w:tcPr>
            <w:tcW w:w="827" w:type="pct"/>
            <w:shd w:val="clear" w:color="auto" w:fill="auto"/>
          </w:tcPr>
          <w:p w14:paraId="6ABBFB62" w14:textId="639CB775" w:rsidR="0085293C" w:rsidRPr="00F60D44" w:rsidRDefault="002A59F0" w:rsidP="00F60D44">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F60D44" w:rsidRPr="00F60D44">
              <w:rPr>
                <w:rFonts w:ascii="Arial" w:eastAsiaTheme="minorHAnsi" w:hAnsi="Arial" w:cs="Arial"/>
                <w:color w:val="000000"/>
                <w:sz w:val="18"/>
                <w:szCs w:val="18"/>
              </w:rPr>
              <w:t>10.06.02.045</w:t>
            </w:r>
            <w:r>
              <w:rPr>
                <w:rFonts w:ascii="Arial" w:eastAsiaTheme="minorHAnsi" w:hAnsi="Arial" w:cs="Arial"/>
                <w:color w:val="000000"/>
                <w:sz w:val="18"/>
                <w:szCs w:val="18"/>
              </w:rPr>
              <w:t>,</w:t>
            </w:r>
          </w:p>
          <w:p w14:paraId="48A7D955" w14:textId="0E36DC39" w:rsidR="0085293C" w:rsidRDefault="002A59F0" w:rsidP="00AE12DE">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F60D44" w:rsidRPr="00F60D44">
              <w:rPr>
                <w:rFonts w:ascii="Arial" w:eastAsiaTheme="minorHAnsi" w:hAnsi="Arial" w:cs="Arial"/>
                <w:color w:val="000000"/>
                <w:sz w:val="18"/>
                <w:szCs w:val="18"/>
              </w:rPr>
              <w:t>10.06.02.050</w:t>
            </w:r>
            <w:r>
              <w:rPr>
                <w:rFonts w:ascii="Arial" w:eastAsiaTheme="minorHAnsi" w:hAnsi="Arial" w:cs="Arial"/>
                <w:color w:val="000000"/>
                <w:sz w:val="18"/>
                <w:szCs w:val="18"/>
              </w:rPr>
              <w:t>,</w:t>
            </w:r>
          </w:p>
          <w:p w14:paraId="20BE609A" w14:textId="01C0CD03" w:rsidR="00F60D44" w:rsidRPr="00F60D44" w:rsidRDefault="002A59F0" w:rsidP="00AE12DE">
            <w:pPr>
              <w:autoSpaceDE w:val="0"/>
              <w:autoSpaceDN w:val="0"/>
              <w:adjustRightInd w:val="0"/>
              <w:jc w:val="left"/>
              <w:rPr>
                <w:rFonts w:ascii="Arial" w:hAnsi="Arial" w:cs="Arial"/>
                <w:sz w:val="18"/>
                <w:szCs w:val="18"/>
              </w:rPr>
            </w:pPr>
            <w:r>
              <w:rPr>
                <w:rFonts w:ascii="Arial" w:eastAsiaTheme="minorHAnsi" w:hAnsi="Arial" w:cs="Arial"/>
                <w:color w:val="000000"/>
                <w:sz w:val="18"/>
                <w:szCs w:val="18"/>
              </w:rPr>
              <w:t>ПП-</w:t>
            </w:r>
            <w:r w:rsidR="00F60D44" w:rsidRPr="00F60D44">
              <w:rPr>
                <w:rFonts w:ascii="Arial" w:eastAsiaTheme="minorHAnsi" w:hAnsi="Arial" w:cs="Arial"/>
                <w:color w:val="000000"/>
                <w:sz w:val="18"/>
                <w:szCs w:val="18"/>
              </w:rPr>
              <w:t>10.06.02.095</w:t>
            </w:r>
          </w:p>
        </w:tc>
      </w:tr>
      <w:tr w:rsidR="00F60D44" w:rsidRPr="00F94454" w14:paraId="63AF34A8" w14:textId="77777777" w:rsidTr="002A59F0">
        <w:trPr>
          <w:cantSplit/>
        </w:trPr>
        <w:tc>
          <w:tcPr>
            <w:tcW w:w="625" w:type="pct"/>
          </w:tcPr>
          <w:p w14:paraId="28E8ACF1" w14:textId="3D96DE8D"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ПП-11.02.02</w:t>
            </w:r>
            <w:r w:rsidR="00572EDA" w:rsidRPr="00F60D44">
              <w:rPr>
                <w:rFonts w:ascii="Arial" w:eastAsiaTheme="minorHAnsi" w:hAnsi="Arial" w:cs="Arial"/>
                <w:color w:val="000000"/>
                <w:sz w:val="18"/>
                <w:szCs w:val="18"/>
              </w:rPr>
              <w:t>-ERP</w:t>
            </w:r>
          </w:p>
        </w:tc>
        <w:tc>
          <w:tcPr>
            <w:tcW w:w="621" w:type="pct"/>
            <w:shd w:val="clear" w:color="auto" w:fill="auto"/>
          </w:tcPr>
          <w:p w14:paraId="013F6D8D"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Управление происшествиями</w:t>
            </w:r>
          </w:p>
        </w:tc>
        <w:tc>
          <w:tcPr>
            <w:tcW w:w="836" w:type="pct"/>
            <w:shd w:val="clear" w:color="auto" w:fill="auto"/>
          </w:tcPr>
          <w:p w14:paraId="795A5F16" w14:textId="5F0F072B" w:rsidR="0085293C" w:rsidRDefault="002A59F0" w:rsidP="00F60D44">
            <w:pPr>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572EDA">
              <w:rPr>
                <w:rFonts w:ascii="Arial" w:eastAsiaTheme="minorHAnsi" w:hAnsi="Arial" w:cs="Arial"/>
                <w:color w:val="000000"/>
                <w:sz w:val="18"/>
                <w:szCs w:val="18"/>
                <w:lang w:val="en-US"/>
              </w:rPr>
              <w:t>11.02.02.</w:t>
            </w:r>
            <w:r w:rsidR="00F60D44" w:rsidRPr="00F60D44">
              <w:rPr>
                <w:rFonts w:ascii="Arial" w:eastAsiaTheme="minorHAnsi" w:hAnsi="Arial" w:cs="Arial"/>
                <w:color w:val="000000"/>
                <w:sz w:val="18"/>
                <w:szCs w:val="18"/>
              </w:rPr>
              <w:t>540</w:t>
            </w:r>
            <w:r>
              <w:rPr>
                <w:rFonts w:ascii="Arial" w:eastAsiaTheme="minorHAnsi" w:hAnsi="Arial" w:cs="Arial"/>
                <w:color w:val="000000"/>
                <w:sz w:val="18"/>
                <w:szCs w:val="18"/>
              </w:rPr>
              <w:t>,</w:t>
            </w:r>
          </w:p>
          <w:p w14:paraId="1AFEB6EC" w14:textId="0B86E387" w:rsidR="00F60D44" w:rsidRPr="00F60D44" w:rsidRDefault="002A59F0" w:rsidP="00F60D44">
            <w:pPr>
              <w:jc w:val="left"/>
              <w:rPr>
                <w:rFonts w:ascii="Arial" w:hAnsi="Arial" w:cs="Arial"/>
                <w:sz w:val="18"/>
                <w:szCs w:val="18"/>
              </w:rPr>
            </w:pPr>
            <w:r>
              <w:rPr>
                <w:rFonts w:ascii="Arial" w:eastAsiaTheme="minorHAnsi" w:hAnsi="Arial" w:cs="Arial"/>
                <w:color w:val="000000"/>
                <w:sz w:val="18"/>
                <w:szCs w:val="18"/>
              </w:rPr>
              <w:t>ПП-</w:t>
            </w:r>
            <w:r w:rsidR="00572EDA">
              <w:rPr>
                <w:rFonts w:ascii="Arial" w:eastAsiaTheme="minorHAnsi" w:hAnsi="Arial" w:cs="Arial"/>
                <w:color w:val="000000"/>
                <w:sz w:val="18"/>
                <w:szCs w:val="18"/>
                <w:lang w:val="en-US"/>
              </w:rPr>
              <w:t>11.02.02.</w:t>
            </w:r>
            <w:r w:rsidR="00096AD8">
              <w:rPr>
                <w:rFonts w:ascii="Arial" w:eastAsiaTheme="minorHAnsi" w:hAnsi="Arial" w:cs="Arial"/>
                <w:color w:val="000000"/>
                <w:sz w:val="18"/>
                <w:szCs w:val="18"/>
                <w:lang w:val="en-US"/>
              </w:rPr>
              <w:t>0</w:t>
            </w:r>
            <w:r w:rsidR="00F60D44" w:rsidRPr="00F60D44">
              <w:rPr>
                <w:rFonts w:ascii="Arial" w:eastAsiaTheme="minorHAnsi" w:hAnsi="Arial" w:cs="Arial"/>
                <w:color w:val="000000"/>
                <w:sz w:val="18"/>
                <w:szCs w:val="18"/>
              </w:rPr>
              <w:t>20</w:t>
            </w:r>
          </w:p>
        </w:tc>
        <w:tc>
          <w:tcPr>
            <w:tcW w:w="582" w:type="pct"/>
            <w:shd w:val="clear" w:color="auto" w:fill="auto"/>
          </w:tcPr>
          <w:p w14:paraId="38BC385A" w14:textId="5AE73A19" w:rsidR="00F60D44" w:rsidRPr="00F60D44" w:rsidRDefault="00F60D44" w:rsidP="00F60D44">
            <w:pPr>
              <w:jc w:val="left"/>
              <w:rPr>
                <w:rFonts w:ascii="Arial" w:hAnsi="Arial" w:cs="Arial"/>
                <w:sz w:val="18"/>
                <w:szCs w:val="18"/>
              </w:rPr>
            </w:pPr>
            <w:r w:rsidRPr="00F60D44">
              <w:rPr>
                <w:rFonts w:ascii="Arial" w:eastAsiaTheme="minorHAnsi" w:hAnsi="Arial" w:cs="Arial"/>
                <w:color w:val="000000"/>
                <w:sz w:val="18"/>
                <w:szCs w:val="18"/>
              </w:rPr>
              <w:t>Путевой лист</w:t>
            </w:r>
          </w:p>
        </w:tc>
        <w:tc>
          <w:tcPr>
            <w:tcW w:w="658" w:type="pct"/>
            <w:shd w:val="clear" w:color="auto" w:fill="auto"/>
          </w:tcPr>
          <w:p w14:paraId="27CAAC83"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ПП-10.06.03-ERP</w:t>
            </w:r>
          </w:p>
        </w:tc>
        <w:tc>
          <w:tcPr>
            <w:tcW w:w="851" w:type="pct"/>
            <w:shd w:val="clear" w:color="auto" w:fill="auto"/>
          </w:tcPr>
          <w:p w14:paraId="2548F2EF"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Выполнение транспортных работ и работ технологического транспорта</w:t>
            </w:r>
          </w:p>
        </w:tc>
        <w:tc>
          <w:tcPr>
            <w:tcW w:w="827" w:type="pct"/>
            <w:shd w:val="clear" w:color="auto" w:fill="auto"/>
          </w:tcPr>
          <w:p w14:paraId="7A9C9064" w14:textId="1D034F7B" w:rsidR="00F60D44" w:rsidRPr="00F60D44" w:rsidRDefault="002A59F0" w:rsidP="00F60D44">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F60D44" w:rsidRPr="00F60D44">
              <w:rPr>
                <w:rFonts w:ascii="Arial" w:eastAsiaTheme="minorHAnsi" w:hAnsi="Arial" w:cs="Arial"/>
                <w:color w:val="000000"/>
                <w:sz w:val="18"/>
                <w:szCs w:val="18"/>
              </w:rPr>
              <w:t>10.06.03.</w:t>
            </w:r>
            <w:r w:rsidR="00506289">
              <w:rPr>
                <w:rFonts w:ascii="Arial" w:eastAsiaTheme="minorHAnsi" w:hAnsi="Arial" w:cs="Arial"/>
                <w:color w:val="000000"/>
                <w:sz w:val="18"/>
                <w:szCs w:val="18"/>
                <w:lang w:val="en-US"/>
              </w:rPr>
              <w:t>0</w:t>
            </w:r>
            <w:r w:rsidR="00F60D44" w:rsidRPr="00F60D44">
              <w:rPr>
                <w:rFonts w:ascii="Arial" w:eastAsiaTheme="minorHAnsi" w:hAnsi="Arial" w:cs="Arial"/>
                <w:color w:val="000000"/>
                <w:sz w:val="18"/>
                <w:szCs w:val="18"/>
              </w:rPr>
              <w:t>80</w:t>
            </w:r>
          </w:p>
          <w:p w14:paraId="635C36CD" w14:textId="77777777" w:rsidR="00F60D44" w:rsidRPr="00F60D44" w:rsidRDefault="00F60D44" w:rsidP="00F60D44">
            <w:pPr>
              <w:jc w:val="left"/>
              <w:rPr>
                <w:rFonts w:ascii="Arial" w:hAnsi="Arial" w:cs="Arial"/>
                <w:sz w:val="18"/>
                <w:szCs w:val="18"/>
              </w:rPr>
            </w:pPr>
          </w:p>
        </w:tc>
      </w:tr>
      <w:tr w:rsidR="00F60D44" w:rsidRPr="00F94454" w14:paraId="63DB056E" w14:textId="77777777" w:rsidTr="002A59F0">
        <w:trPr>
          <w:cantSplit/>
        </w:trPr>
        <w:tc>
          <w:tcPr>
            <w:tcW w:w="625" w:type="pct"/>
          </w:tcPr>
          <w:p w14:paraId="5383F73C"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ПП-11.05.01-ERP</w:t>
            </w:r>
          </w:p>
        </w:tc>
        <w:tc>
          <w:tcPr>
            <w:tcW w:w="621" w:type="pct"/>
            <w:shd w:val="clear" w:color="auto" w:fill="auto"/>
          </w:tcPr>
          <w:p w14:paraId="08B08959"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Транспортная безопасность - оценка и получение разрешения на поездку</w:t>
            </w:r>
          </w:p>
        </w:tc>
        <w:tc>
          <w:tcPr>
            <w:tcW w:w="836" w:type="pct"/>
            <w:shd w:val="clear" w:color="auto" w:fill="auto"/>
          </w:tcPr>
          <w:p w14:paraId="7791D8EC" w14:textId="42009316" w:rsidR="00F60D44" w:rsidRPr="00F60D44" w:rsidRDefault="002A59F0" w:rsidP="00F60D44">
            <w:pPr>
              <w:jc w:val="left"/>
              <w:rPr>
                <w:rFonts w:ascii="Arial" w:hAnsi="Arial" w:cs="Arial"/>
                <w:sz w:val="18"/>
                <w:szCs w:val="18"/>
              </w:rPr>
            </w:pPr>
            <w:r>
              <w:rPr>
                <w:rFonts w:ascii="Arial" w:eastAsiaTheme="minorHAnsi" w:hAnsi="Arial" w:cs="Arial"/>
                <w:color w:val="000000"/>
                <w:sz w:val="18"/>
                <w:szCs w:val="18"/>
              </w:rPr>
              <w:t>ПП-</w:t>
            </w:r>
            <w:r w:rsidR="00572EDA" w:rsidRPr="00F60D44">
              <w:rPr>
                <w:rFonts w:ascii="Arial" w:eastAsiaTheme="minorHAnsi" w:hAnsi="Arial" w:cs="Arial"/>
                <w:color w:val="000000"/>
                <w:sz w:val="18"/>
                <w:szCs w:val="18"/>
              </w:rPr>
              <w:t>11.05.01</w:t>
            </w:r>
            <w:r w:rsidR="00572EDA">
              <w:rPr>
                <w:rFonts w:ascii="Arial" w:eastAsiaTheme="minorHAnsi" w:hAnsi="Arial" w:cs="Arial"/>
                <w:color w:val="000000"/>
                <w:sz w:val="18"/>
                <w:szCs w:val="18"/>
                <w:lang w:val="en-US"/>
              </w:rPr>
              <w:t>.</w:t>
            </w:r>
            <w:r w:rsidR="00506289">
              <w:rPr>
                <w:rFonts w:ascii="Arial" w:eastAsiaTheme="minorHAnsi" w:hAnsi="Arial" w:cs="Arial"/>
                <w:color w:val="000000"/>
                <w:sz w:val="18"/>
                <w:szCs w:val="18"/>
                <w:lang w:val="en-US"/>
              </w:rPr>
              <w:t>0</w:t>
            </w:r>
            <w:r w:rsidR="00F60D44" w:rsidRPr="00F60D44">
              <w:rPr>
                <w:rFonts w:ascii="Arial" w:eastAsiaTheme="minorHAnsi" w:hAnsi="Arial" w:cs="Arial"/>
                <w:color w:val="000000"/>
                <w:sz w:val="18"/>
                <w:szCs w:val="18"/>
              </w:rPr>
              <w:t>10</w:t>
            </w:r>
          </w:p>
        </w:tc>
        <w:tc>
          <w:tcPr>
            <w:tcW w:w="582" w:type="pct"/>
            <w:shd w:val="clear" w:color="auto" w:fill="auto"/>
          </w:tcPr>
          <w:p w14:paraId="313BBB6A" w14:textId="77777777" w:rsidR="00F60D44" w:rsidRPr="00F60D44" w:rsidRDefault="00F60D44" w:rsidP="00F60D44">
            <w:pPr>
              <w:autoSpaceDE w:val="0"/>
              <w:autoSpaceDN w:val="0"/>
              <w:adjustRightInd w:val="0"/>
              <w:jc w:val="left"/>
              <w:rPr>
                <w:rFonts w:ascii="Arial" w:eastAsiaTheme="minorHAnsi" w:hAnsi="Arial" w:cs="Arial"/>
                <w:color w:val="000000"/>
                <w:sz w:val="18"/>
                <w:szCs w:val="18"/>
              </w:rPr>
            </w:pPr>
            <w:r w:rsidRPr="00F60D44">
              <w:rPr>
                <w:rFonts w:ascii="Arial" w:eastAsiaTheme="minorHAnsi" w:hAnsi="Arial" w:cs="Arial"/>
                <w:color w:val="000000"/>
                <w:sz w:val="18"/>
                <w:szCs w:val="18"/>
              </w:rPr>
              <w:t>Форма ОПРП</w:t>
            </w:r>
          </w:p>
          <w:p w14:paraId="5B9197B7" w14:textId="2B179BAB" w:rsidR="00F60D44" w:rsidRPr="00F60D44" w:rsidRDefault="00F60D44" w:rsidP="00F60D44">
            <w:pPr>
              <w:jc w:val="left"/>
              <w:rPr>
                <w:rFonts w:ascii="Arial" w:hAnsi="Arial" w:cs="Arial"/>
                <w:sz w:val="18"/>
                <w:szCs w:val="18"/>
              </w:rPr>
            </w:pPr>
            <w:r w:rsidRPr="00F60D44">
              <w:rPr>
                <w:rFonts w:ascii="Arial" w:eastAsiaTheme="minorHAnsi" w:hAnsi="Arial" w:cs="Arial"/>
                <w:color w:val="000000"/>
                <w:sz w:val="18"/>
                <w:szCs w:val="18"/>
              </w:rPr>
              <w:t>Путевой лист</w:t>
            </w:r>
          </w:p>
        </w:tc>
        <w:tc>
          <w:tcPr>
            <w:tcW w:w="658" w:type="pct"/>
            <w:shd w:val="clear" w:color="auto" w:fill="auto"/>
          </w:tcPr>
          <w:p w14:paraId="7B7628E2"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ПП-10.06.03-ERP</w:t>
            </w:r>
          </w:p>
        </w:tc>
        <w:tc>
          <w:tcPr>
            <w:tcW w:w="851" w:type="pct"/>
            <w:shd w:val="clear" w:color="auto" w:fill="auto"/>
          </w:tcPr>
          <w:p w14:paraId="7F0B6B65"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Выполнение транспортных работ и работ технологического транспорта</w:t>
            </w:r>
          </w:p>
        </w:tc>
        <w:tc>
          <w:tcPr>
            <w:tcW w:w="827" w:type="pct"/>
            <w:shd w:val="clear" w:color="auto" w:fill="auto"/>
          </w:tcPr>
          <w:p w14:paraId="74240749" w14:textId="73AB6B90" w:rsidR="00F60D44" w:rsidRPr="00F60D44" w:rsidRDefault="002A59F0" w:rsidP="00F60D44">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F60D44" w:rsidRPr="00F60D44">
              <w:rPr>
                <w:rFonts w:ascii="Arial" w:eastAsiaTheme="minorHAnsi" w:hAnsi="Arial" w:cs="Arial"/>
                <w:color w:val="000000"/>
                <w:sz w:val="18"/>
                <w:szCs w:val="18"/>
              </w:rPr>
              <w:t>10.06.03.</w:t>
            </w:r>
            <w:r w:rsidR="00506289">
              <w:rPr>
                <w:rFonts w:ascii="Arial" w:eastAsiaTheme="minorHAnsi" w:hAnsi="Arial" w:cs="Arial"/>
                <w:color w:val="000000"/>
                <w:sz w:val="18"/>
                <w:szCs w:val="18"/>
                <w:lang w:val="en-US"/>
              </w:rPr>
              <w:t>0</w:t>
            </w:r>
            <w:r w:rsidR="00F60D44" w:rsidRPr="00F60D44">
              <w:rPr>
                <w:rFonts w:ascii="Arial" w:eastAsiaTheme="minorHAnsi" w:hAnsi="Arial" w:cs="Arial"/>
                <w:color w:val="000000"/>
                <w:sz w:val="18"/>
                <w:szCs w:val="18"/>
              </w:rPr>
              <w:t>20</w:t>
            </w:r>
          </w:p>
          <w:p w14:paraId="022BC2C1" w14:textId="303E6BE9" w:rsidR="00F60D44" w:rsidRPr="00F60D44" w:rsidRDefault="00F60D44" w:rsidP="00F60D44">
            <w:pPr>
              <w:jc w:val="left"/>
              <w:rPr>
                <w:rFonts w:ascii="Arial" w:hAnsi="Arial" w:cs="Arial"/>
                <w:sz w:val="18"/>
                <w:szCs w:val="18"/>
              </w:rPr>
            </w:pPr>
          </w:p>
        </w:tc>
      </w:tr>
      <w:tr w:rsidR="00F60D44" w:rsidRPr="00F94454" w14:paraId="64EDA366" w14:textId="77777777" w:rsidTr="002A59F0">
        <w:trPr>
          <w:cantSplit/>
        </w:trPr>
        <w:tc>
          <w:tcPr>
            <w:tcW w:w="625" w:type="pct"/>
          </w:tcPr>
          <w:p w14:paraId="646C4A51"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ПП-10.06.03-ERP</w:t>
            </w:r>
          </w:p>
        </w:tc>
        <w:tc>
          <w:tcPr>
            <w:tcW w:w="621" w:type="pct"/>
            <w:shd w:val="clear" w:color="auto" w:fill="auto"/>
          </w:tcPr>
          <w:p w14:paraId="296BF1D9"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Выполнение транспортных работ и работ технологического транспорта</w:t>
            </w:r>
          </w:p>
        </w:tc>
        <w:tc>
          <w:tcPr>
            <w:tcW w:w="836" w:type="pct"/>
            <w:shd w:val="clear" w:color="auto" w:fill="auto"/>
          </w:tcPr>
          <w:p w14:paraId="3B4EA226" w14:textId="1C4277A2" w:rsidR="00F60D44" w:rsidRPr="00F60D44" w:rsidRDefault="002A59F0" w:rsidP="00F60D44">
            <w:pPr>
              <w:jc w:val="left"/>
              <w:rPr>
                <w:rFonts w:ascii="Arial" w:hAnsi="Arial" w:cs="Arial"/>
                <w:color w:val="000000" w:themeColor="text1"/>
                <w:sz w:val="18"/>
                <w:szCs w:val="18"/>
              </w:rPr>
            </w:pPr>
            <w:r>
              <w:rPr>
                <w:rFonts w:ascii="Arial" w:eastAsiaTheme="minorHAnsi" w:hAnsi="Arial" w:cs="Arial"/>
                <w:color w:val="000000"/>
                <w:sz w:val="18"/>
                <w:szCs w:val="18"/>
              </w:rPr>
              <w:t>ПП-</w:t>
            </w:r>
            <w:r w:rsidR="00F60D44" w:rsidRPr="00F60D44">
              <w:rPr>
                <w:rFonts w:ascii="Arial" w:eastAsiaTheme="minorHAnsi" w:hAnsi="Arial" w:cs="Arial"/>
                <w:color w:val="000000"/>
                <w:sz w:val="18"/>
                <w:szCs w:val="18"/>
              </w:rPr>
              <w:t>10.06.03.030</w:t>
            </w:r>
          </w:p>
        </w:tc>
        <w:tc>
          <w:tcPr>
            <w:tcW w:w="582" w:type="pct"/>
            <w:shd w:val="clear" w:color="auto" w:fill="auto"/>
          </w:tcPr>
          <w:p w14:paraId="52AF6A37" w14:textId="77777777" w:rsidR="00F60D44" w:rsidRPr="00F60D44" w:rsidRDefault="00F60D44" w:rsidP="00F60D44">
            <w:pPr>
              <w:autoSpaceDE w:val="0"/>
              <w:autoSpaceDN w:val="0"/>
              <w:adjustRightInd w:val="0"/>
              <w:jc w:val="left"/>
              <w:rPr>
                <w:rFonts w:ascii="Arial" w:eastAsiaTheme="minorHAnsi" w:hAnsi="Arial" w:cs="Arial"/>
                <w:color w:val="000000"/>
                <w:sz w:val="18"/>
                <w:szCs w:val="18"/>
              </w:rPr>
            </w:pPr>
            <w:r w:rsidRPr="00F60D44">
              <w:rPr>
                <w:rFonts w:ascii="Arial" w:eastAsiaTheme="minorHAnsi" w:hAnsi="Arial" w:cs="Arial"/>
                <w:color w:val="000000"/>
                <w:sz w:val="18"/>
                <w:szCs w:val="18"/>
              </w:rPr>
              <w:t>Форма ОПРП</w:t>
            </w:r>
          </w:p>
          <w:p w14:paraId="2E8A94BA" w14:textId="3CF434A7" w:rsidR="00F60D44" w:rsidRPr="00F60D44" w:rsidRDefault="00F60D44" w:rsidP="00F60D44">
            <w:pPr>
              <w:jc w:val="left"/>
              <w:rPr>
                <w:rFonts w:ascii="Arial" w:hAnsi="Arial" w:cs="Arial"/>
                <w:sz w:val="18"/>
                <w:szCs w:val="18"/>
              </w:rPr>
            </w:pPr>
            <w:r w:rsidRPr="00F60D44">
              <w:rPr>
                <w:rFonts w:ascii="Arial" w:eastAsiaTheme="minorHAnsi" w:hAnsi="Arial" w:cs="Arial"/>
                <w:color w:val="000000"/>
                <w:sz w:val="18"/>
                <w:szCs w:val="18"/>
              </w:rPr>
              <w:t>Путевой лист</w:t>
            </w:r>
          </w:p>
        </w:tc>
        <w:tc>
          <w:tcPr>
            <w:tcW w:w="658" w:type="pct"/>
            <w:shd w:val="clear" w:color="auto" w:fill="auto"/>
          </w:tcPr>
          <w:p w14:paraId="157867C2"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ПП-11.05.01-ERP</w:t>
            </w:r>
          </w:p>
        </w:tc>
        <w:tc>
          <w:tcPr>
            <w:tcW w:w="851" w:type="pct"/>
            <w:shd w:val="clear" w:color="auto" w:fill="auto"/>
          </w:tcPr>
          <w:p w14:paraId="47313C31"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Транспортная безопасность - оценка и получение разрешения на поездку</w:t>
            </w:r>
          </w:p>
        </w:tc>
        <w:tc>
          <w:tcPr>
            <w:tcW w:w="827" w:type="pct"/>
            <w:shd w:val="clear" w:color="auto" w:fill="auto"/>
          </w:tcPr>
          <w:p w14:paraId="46DEFEEA" w14:textId="400A6660" w:rsidR="0085293C" w:rsidRDefault="002A59F0" w:rsidP="00F60D44">
            <w:pPr>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572EDA" w:rsidRPr="00F60D44">
              <w:rPr>
                <w:rFonts w:ascii="Arial" w:eastAsiaTheme="minorHAnsi" w:hAnsi="Arial" w:cs="Arial"/>
                <w:color w:val="000000"/>
                <w:sz w:val="18"/>
                <w:szCs w:val="18"/>
              </w:rPr>
              <w:t>11.05.01</w:t>
            </w:r>
            <w:r w:rsidR="00572EDA">
              <w:rPr>
                <w:rFonts w:ascii="Arial" w:eastAsiaTheme="minorHAnsi" w:hAnsi="Arial" w:cs="Arial"/>
                <w:color w:val="000000"/>
                <w:sz w:val="18"/>
                <w:szCs w:val="18"/>
                <w:lang w:val="en-US"/>
              </w:rPr>
              <w:t>.</w:t>
            </w:r>
            <w:r w:rsidR="00F60D44" w:rsidRPr="00F60D44">
              <w:rPr>
                <w:rFonts w:ascii="Arial" w:eastAsiaTheme="minorHAnsi" w:hAnsi="Arial" w:cs="Arial"/>
                <w:color w:val="000000"/>
                <w:sz w:val="18"/>
                <w:szCs w:val="18"/>
              </w:rPr>
              <w:t>170</w:t>
            </w:r>
            <w:r>
              <w:rPr>
                <w:rFonts w:ascii="Arial" w:eastAsiaTheme="minorHAnsi" w:hAnsi="Arial" w:cs="Arial"/>
                <w:color w:val="000000"/>
                <w:sz w:val="18"/>
                <w:szCs w:val="18"/>
              </w:rPr>
              <w:t>,</w:t>
            </w:r>
          </w:p>
          <w:p w14:paraId="73E62C0C" w14:textId="7F94CA59" w:rsidR="0085293C" w:rsidRDefault="002A59F0" w:rsidP="00F60D44">
            <w:pPr>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572EDA" w:rsidRPr="00F60D44">
              <w:rPr>
                <w:rFonts w:ascii="Arial" w:eastAsiaTheme="minorHAnsi" w:hAnsi="Arial" w:cs="Arial"/>
                <w:color w:val="000000"/>
                <w:sz w:val="18"/>
                <w:szCs w:val="18"/>
              </w:rPr>
              <w:t>11.05.01</w:t>
            </w:r>
            <w:r w:rsidR="00572EDA">
              <w:rPr>
                <w:rFonts w:ascii="Arial" w:eastAsiaTheme="minorHAnsi" w:hAnsi="Arial" w:cs="Arial"/>
                <w:color w:val="000000"/>
                <w:sz w:val="18"/>
                <w:szCs w:val="18"/>
                <w:lang w:val="en-US"/>
              </w:rPr>
              <w:t>.</w:t>
            </w:r>
            <w:r w:rsidR="00506289">
              <w:rPr>
                <w:rFonts w:ascii="Arial" w:eastAsiaTheme="minorHAnsi" w:hAnsi="Arial" w:cs="Arial"/>
                <w:color w:val="000000"/>
                <w:sz w:val="18"/>
                <w:szCs w:val="18"/>
                <w:lang w:val="en-US"/>
              </w:rPr>
              <w:t>0</w:t>
            </w:r>
            <w:r w:rsidR="00F60D44" w:rsidRPr="00F60D44">
              <w:rPr>
                <w:rFonts w:ascii="Arial" w:eastAsiaTheme="minorHAnsi" w:hAnsi="Arial" w:cs="Arial"/>
                <w:color w:val="000000"/>
                <w:sz w:val="18"/>
                <w:szCs w:val="18"/>
              </w:rPr>
              <w:t>10</w:t>
            </w:r>
            <w:r>
              <w:rPr>
                <w:rFonts w:ascii="Arial" w:eastAsiaTheme="minorHAnsi" w:hAnsi="Arial" w:cs="Arial"/>
                <w:color w:val="000000"/>
                <w:sz w:val="18"/>
                <w:szCs w:val="18"/>
              </w:rPr>
              <w:t>,</w:t>
            </w:r>
          </w:p>
          <w:p w14:paraId="6034CEC7" w14:textId="1729146B" w:rsidR="00F60D44" w:rsidRPr="00F60D44" w:rsidRDefault="002A59F0" w:rsidP="00F60D44">
            <w:pPr>
              <w:jc w:val="left"/>
              <w:rPr>
                <w:rFonts w:ascii="Arial" w:hAnsi="Arial" w:cs="Arial"/>
                <w:sz w:val="18"/>
                <w:szCs w:val="18"/>
              </w:rPr>
            </w:pPr>
            <w:r>
              <w:rPr>
                <w:rFonts w:ascii="Arial" w:eastAsiaTheme="minorHAnsi" w:hAnsi="Arial" w:cs="Arial"/>
                <w:color w:val="000000"/>
                <w:sz w:val="18"/>
                <w:szCs w:val="18"/>
              </w:rPr>
              <w:t>ПП-</w:t>
            </w:r>
            <w:r w:rsidR="00572EDA" w:rsidRPr="00F60D44">
              <w:rPr>
                <w:rFonts w:ascii="Arial" w:eastAsiaTheme="minorHAnsi" w:hAnsi="Arial" w:cs="Arial"/>
                <w:color w:val="000000"/>
                <w:sz w:val="18"/>
                <w:szCs w:val="18"/>
              </w:rPr>
              <w:t>11.05.01</w:t>
            </w:r>
            <w:r w:rsidR="00572EDA">
              <w:rPr>
                <w:rFonts w:ascii="Arial" w:eastAsiaTheme="minorHAnsi" w:hAnsi="Arial" w:cs="Arial"/>
                <w:color w:val="000000"/>
                <w:sz w:val="18"/>
                <w:szCs w:val="18"/>
                <w:lang w:val="en-US"/>
              </w:rPr>
              <w:t>.</w:t>
            </w:r>
            <w:r w:rsidR="00F60D44" w:rsidRPr="00F60D44">
              <w:rPr>
                <w:rFonts w:ascii="Arial" w:eastAsiaTheme="minorHAnsi" w:hAnsi="Arial" w:cs="Arial"/>
                <w:color w:val="000000"/>
                <w:sz w:val="18"/>
                <w:szCs w:val="18"/>
              </w:rPr>
              <w:t>120</w:t>
            </w:r>
          </w:p>
        </w:tc>
      </w:tr>
      <w:tr w:rsidR="00F60D44" w:rsidRPr="00F94454" w14:paraId="0C38927E" w14:textId="77777777" w:rsidTr="002A59F0">
        <w:trPr>
          <w:cantSplit/>
        </w:trPr>
        <w:tc>
          <w:tcPr>
            <w:tcW w:w="625" w:type="pct"/>
          </w:tcPr>
          <w:p w14:paraId="0BA26A9B"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ПП-07.04.02-ERP</w:t>
            </w:r>
          </w:p>
        </w:tc>
        <w:tc>
          <w:tcPr>
            <w:tcW w:w="621" w:type="pct"/>
            <w:shd w:val="clear" w:color="auto" w:fill="auto"/>
          </w:tcPr>
          <w:p w14:paraId="70E07B05"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Регистрация   технических параметров эксплуатации оборудования (измерения, наработка)</w:t>
            </w:r>
          </w:p>
        </w:tc>
        <w:tc>
          <w:tcPr>
            <w:tcW w:w="836" w:type="pct"/>
            <w:shd w:val="clear" w:color="auto" w:fill="auto"/>
          </w:tcPr>
          <w:p w14:paraId="6EDC704A" w14:textId="69C2A858" w:rsidR="00F60D44" w:rsidRPr="00F60D44" w:rsidRDefault="002A59F0" w:rsidP="00F60D44">
            <w:pPr>
              <w:jc w:val="left"/>
              <w:rPr>
                <w:rFonts w:ascii="Arial" w:hAnsi="Arial" w:cs="Arial"/>
                <w:color w:val="000000" w:themeColor="text1"/>
                <w:sz w:val="18"/>
                <w:szCs w:val="18"/>
              </w:rPr>
            </w:pPr>
            <w:r>
              <w:rPr>
                <w:rFonts w:ascii="Arial" w:eastAsiaTheme="minorHAnsi" w:hAnsi="Arial" w:cs="Arial"/>
                <w:color w:val="000000"/>
                <w:sz w:val="18"/>
                <w:szCs w:val="18"/>
              </w:rPr>
              <w:t>ПП-</w:t>
            </w:r>
            <w:r w:rsidR="00572EDA" w:rsidRPr="00F60D44">
              <w:rPr>
                <w:rFonts w:ascii="Arial" w:eastAsiaTheme="minorHAnsi" w:hAnsi="Arial" w:cs="Arial"/>
                <w:color w:val="000000"/>
                <w:sz w:val="18"/>
                <w:szCs w:val="18"/>
              </w:rPr>
              <w:t>07.04.02</w:t>
            </w:r>
            <w:r w:rsidR="00572EDA">
              <w:rPr>
                <w:rFonts w:ascii="Arial" w:eastAsiaTheme="minorHAnsi" w:hAnsi="Arial" w:cs="Arial"/>
                <w:color w:val="000000"/>
                <w:sz w:val="18"/>
                <w:szCs w:val="18"/>
                <w:lang w:val="en-US"/>
              </w:rPr>
              <w:t>.</w:t>
            </w:r>
            <w:r w:rsidR="00506289">
              <w:rPr>
                <w:rFonts w:ascii="Arial" w:eastAsiaTheme="minorHAnsi" w:hAnsi="Arial" w:cs="Arial"/>
                <w:color w:val="000000"/>
                <w:sz w:val="18"/>
                <w:szCs w:val="18"/>
                <w:lang w:val="en-US"/>
              </w:rPr>
              <w:t>0</w:t>
            </w:r>
            <w:r w:rsidR="00F60D44" w:rsidRPr="00F60D44">
              <w:rPr>
                <w:rFonts w:ascii="Arial" w:eastAsiaTheme="minorHAnsi" w:hAnsi="Arial" w:cs="Arial"/>
                <w:color w:val="000000"/>
                <w:sz w:val="18"/>
                <w:szCs w:val="18"/>
              </w:rPr>
              <w:t>20</w:t>
            </w:r>
          </w:p>
        </w:tc>
        <w:tc>
          <w:tcPr>
            <w:tcW w:w="582" w:type="pct"/>
            <w:shd w:val="clear" w:color="auto" w:fill="auto"/>
          </w:tcPr>
          <w:p w14:paraId="19CCC24B" w14:textId="1E0111F5" w:rsidR="00F60D44" w:rsidRPr="00F60D44" w:rsidRDefault="00F60D44" w:rsidP="00F60D44">
            <w:pPr>
              <w:jc w:val="left"/>
              <w:rPr>
                <w:rFonts w:ascii="Arial" w:hAnsi="Arial" w:cs="Arial"/>
                <w:sz w:val="18"/>
                <w:szCs w:val="18"/>
              </w:rPr>
            </w:pPr>
            <w:r w:rsidRPr="00F60D44">
              <w:rPr>
                <w:rFonts w:ascii="Arial" w:eastAsiaTheme="minorHAnsi" w:hAnsi="Arial" w:cs="Arial"/>
                <w:color w:val="000000"/>
                <w:sz w:val="18"/>
                <w:szCs w:val="18"/>
              </w:rPr>
              <w:t>Путевой лист</w:t>
            </w:r>
          </w:p>
        </w:tc>
        <w:tc>
          <w:tcPr>
            <w:tcW w:w="658" w:type="pct"/>
            <w:shd w:val="clear" w:color="auto" w:fill="auto"/>
          </w:tcPr>
          <w:p w14:paraId="5F467104"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ПП-10.06.03-ERP</w:t>
            </w:r>
          </w:p>
        </w:tc>
        <w:tc>
          <w:tcPr>
            <w:tcW w:w="851" w:type="pct"/>
            <w:shd w:val="clear" w:color="auto" w:fill="auto"/>
          </w:tcPr>
          <w:p w14:paraId="2C6A8204"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Выполнение транспортных работ и работ технологического транспорта</w:t>
            </w:r>
          </w:p>
        </w:tc>
        <w:tc>
          <w:tcPr>
            <w:tcW w:w="827" w:type="pct"/>
            <w:shd w:val="clear" w:color="auto" w:fill="auto"/>
          </w:tcPr>
          <w:p w14:paraId="0D0AABF2" w14:textId="607DB75F" w:rsidR="00F60D44" w:rsidRPr="00F60D44" w:rsidRDefault="002A59F0" w:rsidP="00F60D44">
            <w:pPr>
              <w:autoSpaceDE w:val="0"/>
              <w:autoSpaceDN w:val="0"/>
              <w:adjustRightInd w:val="0"/>
              <w:jc w:val="left"/>
              <w:rPr>
                <w:rFonts w:ascii="Arial" w:eastAsiaTheme="minorHAnsi" w:hAnsi="Arial" w:cs="Arial"/>
                <w:color w:val="000000"/>
                <w:sz w:val="18"/>
                <w:szCs w:val="18"/>
              </w:rPr>
            </w:pPr>
            <w:r>
              <w:rPr>
                <w:rFonts w:ascii="Arial" w:eastAsiaTheme="minorHAnsi" w:hAnsi="Arial" w:cs="Arial"/>
                <w:color w:val="000000"/>
                <w:sz w:val="18"/>
                <w:szCs w:val="18"/>
              </w:rPr>
              <w:t>ПП-</w:t>
            </w:r>
            <w:r w:rsidR="00F60D44" w:rsidRPr="00F60D44">
              <w:rPr>
                <w:rFonts w:ascii="Arial" w:eastAsiaTheme="minorHAnsi" w:hAnsi="Arial" w:cs="Arial"/>
                <w:color w:val="000000"/>
                <w:sz w:val="18"/>
                <w:szCs w:val="18"/>
              </w:rPr>
              <w:t>10.06.03.</w:t>
            </w:r>
            <w:r w:rsidR="00506289">
              <w:rPr>
                <w:rFonts w:ascii="Arial" w:eastAsiaTheme="minorHAnsi" w:hAnsi="Arial" w:cs="Arial"/>
                <w:color w:val="000000"/>
                <w:sz w:val="18"/>
                <w:szCs w:val="18"/>
                <w:lang w:val="en-US"/>
              </w:rPr>
              <w:t>0</w:t>
            </w:r>
            <w:r w:rsidR="00F60D44" w:rsidRPr="00F60D44">
              <w:rPr>
                <w:rFonts w:ascii="Arial" w:eastAsiaTheme="minorHAnsi" w:hAnsi="Arial" w:cs="Arial"/>
                <w:color w:val="000000"/>
                <w:sz w:val="18"/>
                <w:szCs w:val="18"/>
              </w:rPr>
              <w:t>80</w:t>
            </w:r>
          </w:p>
          <w:p w14:paraId="762889BA" w14:textId="5BE9BC0F" w:rsidR="00F60D44" w:rsidRPr="00F60D44" w:rsidRDefault="00F60D44" w:rsidP="00F60D44">
            <w:pPr>
              <w:jc w:val="left"/>
              <w:rPr>
                <w:rFonts w:ascii="Arial" w:hAnsi="Arial" w:cs="Arial"/>
                <w:color w:val="000000" w:themeColor="text1"/>
                <w:sz w:val="18"/>
                <w:szCs w:val="18"/>
              </w:rPr>
            </w:pPr>
          </w:p>
        </w:tc>
      </w:tr>
      <w:tr w:rsidR="00F60D44" w:rsidRPr="00F94454" w14:paraId="25A254FB" w14:textId="77777777" w:rsidTr="002A59F0">
        <w:trPr>
          <w:cantSplit/>
        </w:trPr>
        <w:tc>
          <w:tcPr>
            <w:tcW w:w="625" w:type="pct"/>
          </w:tcPr>
          <w:p w14:paraId="7158B13B"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ПП-07.04.01-ERP</w:t>
            </w:r>
          </w:p>
        </w:tc>
        <w:tc>
          <w:tcPr>
            <w:tcW w:w="621" w:type="pct"/>
            <w:shd w:val="clear" w:color="auto" w:fill="auto"/>
          </w:tcPr>
          <w:p w14:paraId="72940CE2"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Регистрация технического состояния оборудования (дефекты, простои, в т.ч внеплановых останов)</w:t>
            </w:r>
          </w:p>
        </w:tc>
        <w:tc>
          <w:tcPr>
            <w:tcW w:w="836" w:type="pct"/>
            <w:shd w:val="clear" w:color="auto" w:fill="auto"/>
          </w:tcPr>
          <w:p w14:paraId="6F20B994" w14:textId="70164ADD" w:rsidR="00F60D44" w:rsidRPr="00F60D44" w:rsidRDefault="002A59F0" w:rsidP="00F60D44">
            <w:pPr>
              <w:jc w:val="left"/>
              <w:rPr>
                <w:rFonts w:ascii="Arial" w:hAnsi="Arial" w:cs="Arial"/>
                <w:color w:val="000000" w:themeColor="text1"/>
                <w:sz w:val="18"/>
                <w:szCs w:val="18"/>
              </w:rPr>
            </w:pPr>
            <w:r>
              <w:rPr>
                <w:rFonts w:ascii="Arial" w:eastAsiaTheme="minorHAnsi" w:hAnsi="Arial" w:cs="Arial"/>
                <w:color w:val="000000"/>
                <w:sz w:val="18"/>
                <w:szCs w:val="18"/>
              </w:rPr>
              <w:t>ПП-</w:t>
            </w:r>
            <w:r w:rsidR="00572EDA" w:rsidRPr="00F60D44">
              <w:rPr>
                <w:rFonts w:ascii="Arial" w:eastAsiaTheme="minorHAnsi" w:hAnsi="Arial" w:cs="Arial"/>
                <w:color w:val="000000"/>
                <w:sz w:val="18"/>
                <w:szCs w:val="18"/>
              </w:rPr>
              <w:t>07.04.01</w:t>
            </w:r>
            <w:r w:rsidR="00572EDA">
              <w:rPr>
                <w:rFonts w:ascii="Arial" w:eastAsiaTheme="minorHAnsi" w:hAnsi="Arial" w:cs="Arial"/>
                <w:color w:val="000000"/>
                <w:sz w:val="18"/>
                <w:szCs w:val="18"/>
                <w:lang w:val="en-US"/>
              </w:rPr>
              <w:t>.</w:t>
            </w:r>
            <w:r w:rsidR="00506289">
              <w:rPr>
                <w:rFonts w:ascii="Arial" w:eastAsiaTheme="minorHAnsi" w:hAnsi="Arial" w:cs="Arial"/>
                <w:color w:val="000000"/>
                <w:sz w:val="18"/>
                <w:szCs w:val="18"/>
                <w:lang w:val="en-US"/>
              </w:rPr>
              <w:t>0</w:t>
            </w:r>
            <w:r w:rsidR="00F60D44" w:rsidRPr="00F60D44">
              <w:rPr>
                <w:rFonts w:ascii="Arial" w:eastAsiaTheme="minorHAnsi" w:hAnsi="Arial" w:cs="Arial"/>
                <w:color w:val="000000"/>
                <w:sz w:val="18"/>
                <w:szCs w:val="18"/>
              </w:rPr>
              <w:t>1</w:t>
            </w:r>
            <w:r w:rsidR="001D75D7">
              <w:rPr>
                <w:rFonts w:ascii="Arial" w:eastAsiaTheme="minorHAnsi" w:hAnsi="Arial" w:cs="Arial"/>
                <w:color w:val="000000"/>
                <w:sz w:val="18"/>
                <w:szCs w:val="18"/>
                <w:lang w:val="en-US"/>
              </w:rPr>
              <w:t>5</w:t>
            </w:r>
          </w:p>
        </w:tc>
        <w:tc>
          <w:tcPr>
            <w:tcW w:w="582" w:type="pct"/>
            <w:shd w:val="clear" w:color="auto" w:fill="auto"/>
          </w:tcPr>
          <w:p w14:paraId="557C5841" w14:textId="000086F4" w:rsidR="00F60D44" w:rsidRPr="00F60D44" w:rsidRDefault="00F60D44" w:rsidP="00F60D44">
            <w:pPr>
              <w:jc w:val="left"/>
              <w:rPr>
                <w:rFonts w:ascii="Arial" w:hAnsi="Arial" w:cs="Arial"/>
                <w:sz w:val="18"/>
                <w:szCs w:val="18"/>
              </w:rPr>
            </w:pPr>
            <w:r w:rsidRPr="00F60D44">
              <w:rPr>
                <w:rFonts w:ascii="Arial" w:eastAsiaTheme="minorHAnsi" w:hAnsi="Arial" w:cs="Arial"/>
                <w:color w:val="000000"/>
                <w:sz w:val="18"/>
                <w:szCs w:val="18"/>
              </w:rPr>
              <w:t>Путевой лист</w:t>
            </w:r>
          </w:p>
        </w:tc>
        <w:tc>
          <w:tcPr>
            <w:tcW w:w="658" w:type="pct"/>
            <w:shd w:val="clear" w:color="auto" w:fill="auto"/>
          </w:tcPr>
          <w:p w14:paraId="1E528843"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ПП-10.06.03-ERP</w:t>
            </w:r>
          </w:p>
        </w:tc>
        <w:tc>
          <w:tcPr>
            <w:tcW w:w="851" w:type="pct"/>
            <w:shd w:val="clear" w:color="auto" w:fill="auto"/>
          </w:tcPr>
          <w:p w14:paraId="5F42333A" w14:textId="77777777" w:rsidR="00F60D44" w:rsidRPr="00F60D44" w:rsidRDefault="00F60D44" w:rsidP="00F60D44">
            <w:pPr>
              <w:jc w:val="left"/>
              <w:rPr>
                <w:rFonts w:ascii="Arial" w:hAnsi="Arial" w:cs="Arial"/>
                <w:color w:val="000000" w:themeColor="text1"/>
                <w:sz w:val="18"/>
                <w:szCs w:val="18"/>
              </w:rPr>
            </w:pPr>
            <w:r w:rsidRPr="00F60D44">
              <w:rPr>
                <w:rFonts w:ascii="Arial" w:eastAsiaTheme="minorHAnsi" w:hAnsi="Arial" w:cs="Arial"/>
                <w:color w:val="000000"/>
                <w:sz w:val="18"/>
                <w:szCs w:val="18"/>
              </w:rPr>
              <w:t>Выполнение транспортных работ и работ технологического транспорта</w:t>
            </w:r>
          </w:p>
        </w:tc>
        <w:tc>
          <w:tcPr>
            <w:tcW w:w="827" w:type="pct"/>
            <w:shd w:val="clear" w:color="auto" w:fill="auto"/>
          </w:tcPr>
          <w:p w14:paraId="5DDA9566" w14:textId="55CEBF73" w:rsidR="00F60D44" w:rsidRPr="00F60D44" w:rsidRDefault="002A59F0" w:rsidP="00F60D44">
            <w:pPr>
              <w:jc w:val="left"/>
              <w:rPr>
                <w:rFonts w:ascii="Arial" w:hAnsi="Arial" w:cs="Arial"/>
                <w:color w:val="000000" w:themeColor="text1"/>
                <w:sz w:val="18"/>
                <w:szCs w:val="18"/>
              </w:rPr>
            </w:pPr>
            <w:r>
              <w:rPr>
                <w:rFonts w:ascii="Arial" w:eastAsiaTheme="minorHAnsi" w:hAnsi="Arial" w:cs="Arial"/>
                <w:color w:val="000000"/>
                <w:sz w:val="18"/>
                <w:szCs w:val="18"/>
              </w:rPr>
              <w:t>ПП-</w:t>
            </w:r>
            <w:r w:rsidR="00F60D44" w:rsidRPr="00F60D44">
              <w:rPr>
                <w:rFonts w:ascii="Arial" w:eastAsiaTheme="minorHAnsi" w:hAnsi="Arial" w:cs="Arial"/>
                <w:color w:val="000000"/>
                <w:sz w:val="18"/>
                <w:szCs w:val="18"/>
              </w:rPr>
              <w:t>10.06.03.</w:t>
            </w:r>
            <w:r w:rsidR="00506289">
              <w:rPr>
                <w:rFonts w:ascii="Arial" w:eastAsiaTheme="minorHAnsi" w:hAnsi="Arial" w:cs="Arial"/>
                <w:color w:val="000000"/>
                <w:sz w:val="18"/>
                <w:szCs w:val="18"/>
                <w:lang w:val="en-US"/>
              </w:rPr>
              <w:t>0</w:t>
            </w:r>
            <w:r w:rsidR="00F60D44" w:rsidRPr="00F60D44">
              <w:rPr>
                <w:rFonts w:ascii="Arial" w:eastAsiaTheme="minorHAnsi" w:hAnsi="Arial" w:cs="Arial"/>
                <w:color w:val="000000"/>
                <w:sz w:val="18"/>
                <w:szCs w:val="18"/>
              </w:rPr>
              <w:t>40</w:t>
            </w:r>
          </w:p>
        </w:tc>
      </w:tr>
    </w:tbl>
    <w:p w14:paraId="5FA2DC60" w14:textId="77777777" w:rsidR="00022C33" w:rsidRPr="00F94454" w:rsidRDefault="00022C33" w:rsidP="00022C33">
      <w:pPr>
        <w:rPr>
          <w:rFonts w:ascii="Arial" w:eastAsia="Calibri" w:hAnsi="Arial" w:cs="Arial"/>
        </w:rPr>
      </w:pPr>
    </w:p>
    <w:p w14:paraId="05ED3BC0" w14:textId="77777777" w:rsidR="00B61C4B" w:rsidRPr="00BE014D" w:rsidRDefault="00B61C4B" w:rsidP="00BE014D">
      <w:pPr>
        <w:pStyle w:val="23"/>
        <w:keepNext/>
        <w:keepLines/>
        <w:numPr>
          <w:ilvl w:val="1"/>
          <w:numId w:val="8"/>
        </w:numPr>
        <w:spacing w:before="160" w:after="120" w:line="276" w:lineRule="auto"/>
        <w:rPr>
          <w:rFonts w:eastAsiaTheme="majorEastAsia" w:cstheme="majorBidi"/>
          <w:bCs w:val="0"/>
          <w:iCs w:val="0"/>
          <w:szCs w:val="26"/>
        </w:rPr>
      </w:pPr>
      <w:bookmarkStart w:id="1829" w:name="_Toc520705041"/>
      <w:bookmarkStart w:id="1830" w:name="_Toc523837291"/>
      <w:bookmarkStart w:id="1831" w:name="_Toc65146855"/>
      <w:r w:rsidRPr="00BE014D">
        <w:rPr>
          <w:rFonts w:eastAsiaTheme="majorEastAsia" w:cstheme="majorBidi"/>
          <w:bCs w:val="0"/>
          <w:iCs w:val="0"/>
          <w:szCs w:val="26"/>
        </w:rPr>
        <w:lastRenderedPageBreak/>
        <w:t>Основные данные</w:t>
      </w:r>
      <w:bookmarkEnd w:id="1829"/>
      <w:bookmarkEnd w:id="1830"/>
      <w:bookmarkEnd w:id="1831"/>
    </w:p>
    <w:p w14:paraId="7919E54D" w14:textId="77777777" w:rsidR="00B93397" w:rsidRPr="000835FE" w:rsidRDefault="00B93397" w:rsidP="00B93397">
      <w:pPr>
        <w:pStyle w:val="31"/>
        <w:numPr>
          <w:ilvl w:val="2"/>
          <w:numId w:val="8"/>
        </w:numPr>
        <w:rPr>
          <w:caps/>
        </w:rPr>
      </w:pPr>
      <w:bookmarkStart w:id="1832" w:name="_Toc520705042"/>
      <w:bookmarkStart w:id="1833" w:name="_Toc523837292"/>
      <w:bookmarkStart w:id="1834" w:name="_Toc65146856"/>
      <w:bookmarkStart w:id="1835" w:name="_Hlk520994486"/>
      <w:r>
        <w:rPr>
          <w:caps/>
        </w:rPr>
        <w:t>Основные данные</w:t>
      </w:r>
      <w:r w:rsidRPr="000835FE">
        <w:rPr>
          <w:caps/>
        </w:rPr>
        <w:t xml:space="preserve"> бизнес-процесса </w:t>
      </w:r>
      <w:r w:rsidR="00945515">
        <w:rPr>
          <w:caps/>
        </w:rPr>
        <w:t>ПП-10</w:t>
      </w:r>
      <w:r>
        <w:rPr>
          <w:caps/>
        </w:rPr>
        <w:t>.06.0</w:t>
      </w:r>
      <w:r w:rsidR="00B86405">
        <w:rPr>
          <w:caps/>
        </w:rPr>
        <w:t>2</w:t>
      </w:r>
      <w:r>
        <w:rPr>
          <w:caps/>
        </w:rPr>
        <w:t>-</w:t>
      </w:r>
      <w:r>
        <w:rPr>
          <w:caps/>
          <w:lang w:val="en-US"/>
        </w:rPr>
        <w:t>ERP</w:t>
      </w:r>
      <w:r w:rsidRPr="00E856BD">
        <w:rPr>
          <w:caps/>
        </w:rPr>
        <w:t xml:space="preserve"> </w:t>
      </w:r>
      <w:r>
        <w:rPr>
          <w:caps/>
        </w:rPr>
        <w:t xml:space="preserve">Оперативное </w:t>
      </w:r>
      <w:r w:rsidR="00424ACE">
        <w:rPr>
          <w:caps/>
        </w:rPr>
        <w:t>управление транспортировкой</w:t>
      </w:r>
      <w:bookmarkEnd w:id="1832"/>
      <w:bookmarkEnd w:id="1833"/>
      <w:bookmarkEnd w:id="1834"/>
    </w:p>
    <w:p w14:paraId="717EAFC8" w14:textId="77777777" w:rsidR="00945515" w:rsidRDefault="00A82E91" w:rsidP="00A66844">
      <w:pPr>
        <w:spacing w:after="240" w:line="276" w:lineRule="auto"/>
        <w:ind w:firstLine="567"/>
        <w:rPr>
          <w:rFonts w:ascii="Arial" w:eastAsia="Calibri" w:hAnsi="Arial" w:cs="Arial"/>
          <w:color w:val="000000" w:themeColor="text1"/>
        </w:rPr>
      </w:pPr>
      <w:r>
        <w:rPr>
          <w:rFonts w:ascii="Arial" w:eastAsia="Calibri" w:hAnsi="Arial" w:cs="Arial"/>
          <w:color w:val="000000" w:themeColor="text1"/>
        </w:rPr>
        <w:t>В процессе</w:t>
      </w:r>
      <w:r w:rsidR="00945515">
        <w:rPr>
          <w:rFonts w:ascii="Arial" w:eastAsia="Calibri" w:hAnsi="Arial" w:cs="Arial"/>
          <w:color w:val="000000" w:themeColor="text1"/>
        </w:rPr>
        <w:t xml:space="preserve"> ПП-10.06.02-</w:t>
      </w:r>
      <w:r w:rsidR="00945515">
        <w:rPr>
          <w:rFonts w:ascii="Arial" w:eastAsia="Calibri" w:hAnsi="Arial" w:cs="Arial"/>
          <w:color w:val="000000" w:themeColor="text1"/>
          <w:lang w:val="en-US"/>
        </w:rPr>
        <w:t>ERP</w:t>
      </w:r>
      <w:r w:rsidR="00945515" w:rsidRPr="00945515">
        <w:rPr>
          <w:rFonts w:ascii="Arial" w:eastAsia="Calibri" w:hAnsi="Arial" w:cs="Arial"/>
          <w:color w:val="000000" w:themeColor="text1"/>
        </w:rPr>
        <w:t xml:space="preserve"> </w:t>
      </w:r>
      <w:r w:rsidR="00945515">
        <w:rPr>
          <w:rFonts w:ascii="Arial" w:eastAsia="Calibri" w:hAnsi="Arial" w:cs="Arial"/>
          <w:color w:val="000000" w:themeColor="text1"/>
        </w:rPr>
        <w:t xml:space="preserve">Оперативное </w:t>
      </w:r>
      <w:r w:rsidR="00424ACE">
        <w:rPr>
          <w:rFonts w:ascii="Arial" w:eastAsia="Calibri" w:hAnsi="Arial" w:cs="Arial"/>
          <w:color w:val="000000" w:themeColor="text1"/>
        </w:rPr>
        <w:t>управление транспортировкой</w:t>
      </w:r>
      <w:r w:rsidR="00A10375">
        <w:rPr>
          <w:rFonts w:ascii="Arial" w:eastAsia="Calibri" w:hAnsi="Arial" w:cs="Arial"/>
          <w:color w:val="000000" w:themeColor="text1"/>
        </w:rPr>
        <w:t xml:space="preserve"> используются</w:t>
      </w:r>
      <w:r w:rsidR="00945515">
        <w:rPr>
          <w:rFonts w:ascii="Arial" w:eastAsia="Calibri" w:hAnsi="Arial" w:cs="Arial"/>
          <w:color w:val="000000" w:themeColor="text1"/>
        </w:rPr>
        <w:t xml:space="preserve"> следующие основные данные</w:t>
      </w:r>
    </w:p>
    <w:p w14:paraId="242A92C1" w14:textId="27BD5DBD" w:rsidR="00AC3C4E" w:rsidRPr="00732420" w:rsidRDefault="00AC3C4E" w:rsidP="00AC3C4E">
      <w:pPr>
        <w:pStyle w:val="a7"/>
        <w:jc w:val="right"/>
        <w:rPr>
          <w:rFonts w:ascii="Arial" w:hAnsi="Arial" w:cs="Arial"/>
          <w:b/>
          <w:sz w:val="22"/>
        </w:rPr>
      </w:pPr>
      <w:r w:rsidRPr="00732420">
        <w:rPr>
          <w:rFonts w:ascii="Arial" w:hAnsi="Arial" w:cs="Arial"/>
          <w:b/>
          <w:sz w:val="22"/>
        </w:rPr>
        <w:t xml:space="preserve">Таблица </w:t>
      </w:r>
      <w:del w:id="1836" w:author="Savinskaya Yulia" w:date="2021-02-25T11:55:00Z">
        <w:r w:rsidR="00AF2E6E" w:rsidRPr="00732420" w:rsidDel="009842FD">
          <w:rPr>
            <w:rFonts w:ascii="Arial" w:hAnsi="Arial" w:cs="Arial"/>
            <w:b/>
            <w:sz w:val="22"/>
          </w:rPr>
          <w:fldChar w:fldCharType="begin"/>
        </w:r>
        <w:r w:rsidR="00AF2E6E" w:rsidRPr="00732420" w:rsidDel="009842FD">
          <w:rPr>
            <w:rFonts w:ascii="Arial" w:hAnsi="Arial" w:cs="Arial"/>
            <w:b/>
            <w:sz w:val="22"/>
          </w:rPr>
          <w:delInstrText xml:space="preserve"> SEQ Таблица \* ARABIC </w:delInstrText>
        </w:r>
        <w:r w:rsidR="00AF2E6E" w:rsidRPr="00732420" w:rsidDel="009842FD">
          <w:rPr>
            <w:rFonts w:ascii="Arial" w:hAnsi="Arial" w:cs="Arial"/>
            <w:b/>
            <w:sz w:val="22"/>
          </w:rPr>
          <w:fldChar w:fldCharType="separate"/>
        </w:r>
        <w:r w:rsidR="00AF2E6E" w:rsidDel="009842FD">
          <w:rPr>
            <w:rFonts w:ascii="Arial" w:hAnsi="Arial" w:cs="Arial"/>
            <w:b/>
            <w:noProof/>
            <w:sz w:val="22"/>
          </w:rPr>
          <w:delText>4</w:delText>
        </w:r>
        <w:r w:rsidR="00AF2E6E" w:rsidRPr="00732420" w:rsidDel="009842FD">
          <w:rPr>
            <w:rFonts w:ascii="Arial" w:hAnsi="Arial" w:cs="Arial"/>
            <w:b/>
            <w:sz w:val="22"/>
          </w:rPr>
          <w:fldChar w:fldCharType="end"/>
        </w:r>
        <w:r w:rsidR="00AF2E6E" w:rsidDel="009842FD">
          <w:rPr>
            <w:rFonts w:ascii="Arial" w:hAnsi="Arial" w:cs="Arial"/>
            <w:b/>
            <w:sz w:val="22"/>
          </w:rPr>
          <w:delText>4</w:delText>
        </w:r>
      </w:del>
      <w:ins w:id="1837" w:author="Savinskaya Yulia" w:date="2021-02-25T15:29:00Z">
        <w:r w:rsidR="00F31DDE">
          <w:rPr>
            <w:rFonts w:ascii="Arial" w:hAnsi="Arial" w:cs="Arial"/>
            <w:b/>
            <w:sz w:val="22"/>
          </w:rPr>
          <w:t>49</w:t>
        </w:r>
      </w:ins>
      <w:r w:rsidRPr="00732420">
        <w:rPr>
          <w:rFonts w:ascii="Arial" w:hAnsi="Arial" w:cs="Arial"/>
          <w:b/>
          <w:sz w:val="22"/>
        </w:rPr>
        <w:t>. Используемые основные данные</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672"/>
        <w:gridCol w:w="6504"/>
      </w:tblGrid>
      <w:tr w:rsidR="00AC3C4E" w:rsidRPr="00F94454" w14:paraId="7C4D1370" w14:textId="77777777" w:rsidTr="7A808855">
        <w:trPr>
          <w:cantSplit/>
          <w:trHeight w:val="397"/>
          <w:tblHeader/>
        </w:trPr>
        <w:tc>
          <w:tcPr>
            <w:tcW w:w="1804" w:type="pct"/>
            <w:shd w:val="clear" w:color="auto" w:fill="FFC000"/>
            <w:vAlign w:val="center"/>
          </w:tcPr>
          <w:p w14:paraId="104CBCC6" w14:textId="77777777" w:rsidR="00AC3C4E" w:rsidRPr="00F94454" w:rsidRDefault="00AC3C4E" w:rsidP="00CA3E56">
            <w:pPr>
              <w:jc w:val="center"/>
              <w:rPr>
                <w:rFonts w:ascii="Arial" w:hAnsi="Arial" w:cs="Arial"/>
                <w:b/>
                <w:sz w:val="20"/>
              </w:rPr>
            </w:pPr>
            <w:r>
              <w:rPr>
                <w:rFonts w:ascii="Arial" w:hAnsi="Arial" w:cs="Arial"/>
                <w:b/>
                <w:sz w:val="20"/>
                <w:szCs w:val="20"/>
                <w:lang w:eastAsia="ru-RU"/>
              </w:rPr>
              <w:t>Наименование справочника</w:t>
            </w:r>
          </w:p>
        </w:tc>
        <w:tc>
          <w:tcPr>
            <w:tcW w:w="3196" w:type="pct"/>
            <w:shd w:val="clear" w:color="auto" w:fill="FFC000"/>
            <w:vAlign w:val="center"/>
          </w:tcPr>
          <w:p w14:paraId="6AF2B66B" w14:textId="77777777" w:rsidR="00AC3C4E" w:rsidRPr="00F94454" w:rsidRDefault="00AC3C4E" w:rsidP="00CA3E56">
            <w:pPr>
              <w:jc w:val="center"/>
              <w:rPr>
                <w:rFonts w:ascii="Arial" w:hAnsi="Arial" w:cs="Arial"/>
                <w:b/>
                <w:sz w:val="20"/>
              </w:rPr>
            </w:pPr>
            <w:r>
              <w:rPr>
                <w:rFonts w:ascii="Arial" w:hAnsi="Arial" w:cs="Arial"/>
                <w:b/>
                <w:sz w:val="20"/>
                <w:szCs w:val="20"/>
                <w:lang w:eastAsia="ru-RU"/>
              </w:rPr>
              <w:t>КД, в котором описан справочник</w:t>
            </w:r>
          </w:p>
        </w:tc>
      </w:tr>
      <w:tr w:rsidR="00AC3C4E" w:rsidRPr="00F94454" w14:paraId="310E0B9C" w14:textId="77777777" w:rsidTr="7A808855">
        <w:trPr>
          <w:cantSplit/>
        </w:trPr>
        <w:tc>
          <w:tcPr>
            <w:tcW w:w="1804" w:type="pct"/>
          </w:tcPr>
          <w:p w14:paraId="33EFB789" w14:textId="77777777" w:rsidR="00AC3C4E" w:rsidRPr="00732420" w:rsidRDefault="00AC3C4E" w:rsidP="00CA3E56">
            <w:pPr>
              <w:rPr>
                <w:rFonts w:ascii="Arial" w:hAnsi="Arial" w:cs="Arial"/>
                <w:sz w:val="20"/>
              </w:rPr>
            </w:pPr>
            <w:bookmarkStart w:id="1838" w:name="_Hlk516747791"/>
            <w:r w:rsidRPr="00732420">
              <w:rPr>
                <w:rFonts w:ascii="Arial" w:hAnsi="Arial" w:cs="Arial"/>
                <w:sz w:val="20"/>
              </w:rPr>
              <w:t>Материалы</w:t>
            </w:r>
          </w:p>
        </w:tc>
        <w:tc>
          <w:tcPr>
            <w:tcW w:w="3196" w:type="pct"/>
            <w:shd w:val="clear" w:color="auto" w:fill="auto"/>
          </w:tcPr>
          <w:p w14:paraId="0E60C263" w14:textId="0CAC6D4D" w:rsidR="2F7324E0" w:rsidRDefault="00EF595F">
            <w:r>
              <w:rPr>
                <w:rFonts w:ascii="Arial" w:eastAsia="Arial" w:hAnsi="Arial" w:cs="Arial"/>
                <w:sz w:val="20"/>
                <w:szCs w:val="20"/>
              </w:rPr>
              <w:t>ERP.</w:t>
            </w:r>
            <w:ins w:id="1839" w:author="SintsovaMA" w:date="2021-02-25T13:53:00Z">
              <w:r w:rsidR="003F4BAD" w:rsidRPr="003F4BAD">
                <w:rPr>
                  <w:rFonts w:ascii="Arial" w:eastAsia="Arial" w:hAnsi="Arial" w:cs="Arial"/>
                  <w:sz w:val="20"/>
                  <w:szCs w:val="20"/>
                  <w:rPrChange w:id="1840" w:author="SintsovaMA" w:date="2021-02-25T13:53:00Z">
                    <w:rPr>
                      <w:rFonts w:ascii="Arial" w:eastAsia="Arial" w:hAnsi="Arial" w:cs="Arial"/>
                      <w:sz w:val="20"/>
                      <w:szCs w:val="20"/>
                      <w:lang w:val="en-US"/>
                    </w:rPr>
                  </w:rPrChange>
                </w:rPr>
                <w:t>13.</w:t>
              </w:r>
            </w:ins>
            <w:r>
              <w:rPr>
                <w:rFonts w:ascii="Arial" w:eastAsia="Arial" w:hAnsi="Arial" w:cs="Arial"/>
                <w:sz w:val="20"/>
                <w:szCs w:val="20"/>
              </w:rPr>
              <w:t>9</w:t>
            </w:r>
            <w:ins w:id="1841" w:author="SintsovaMA" w:date="2021-02-25T13:53:00Z">
              <w:r w:rsidR="003F4BAD" w:rsidRPr="003F4BAD">
                <w:rPr>
                  <w:rFonts w:ascii="Arial" w:eastAsia="Arial" w:hAnsi="Arial" w:cs="Arial"/>
                  <w:sz w:val="20"/>
                  <w:szCs w:val="20"/>
                  <w:rPrChange w:id="1842" w:author="SintsovaMA" w:date="2021-02-25T13:53:00Z">
                    <w:rPr>
                      <w:rFonts w:ascii="Arial" w:eastAsia="Arial" w:hAnsi="Arial" w:cs="Arial"/>
                      <w:sz w:val="20"/>
                      <w:szCs w:val="20"/>
                      <w:lang w:val="en-US"/>
                    </w:rPr>
                  </w:rPrChange>
                </w:rPr>
                <w:t>_</w:t>
              </w:r>
            </w:ins>
            <w:del w:id="1843" w:author="SintsovaMA" w:date="2021-02-25T13:53:00Z">
              <w:r w:rsidDel="003F4BAD">
                <w:rPr>
                  <w:rFonts w:ascii="Arial" w:eastAsia="Arial" w:hAnsi="Arial" w:cs="Arial"/>
                  <w:sz w:val="20"/>
                  <w:szCs w:val="20"/>
                </w:rPr>
                <w:delText>.1</w:delText>
              </w:r>
            </w:del>
            <w:ins w:id="1844" w:author="SintsovaMA" w:date="2021-02-25T13:53:00Z">
              <w:r w:rsidR="003F4BAD" w:rsidRPr="003F4BAD">
                <w:rPr>
                  <w:rFonts w:ascii="Arial" w:eastAsia="Arial" w:hAnsi="Arial" w:cs="Arial"/>
                  <w:sz w:val="20"/>
                  <w:szCs w:val="20"/>
                  <w:rPrChange w:id="1845" w:author="SintsovaMA" w:date="2021-02-25T13:53:00Z">
                    <w:rPr>
                      <w:rFonts w:ascii="Arial" w:eastAsia="Arial" w:hAnsi="Arial" w:cs="Arial"/>
                      <w:sz w:val="20"/>
                      <w:szCs w:val="20"/>
                      <w:lang w:val="en-US"/>
                    </w:rPr>
                  </w:rPrChange>
                </w:rPr>
                <w:t>2</w:t>
              </w:r>
            </w:ins>
            <w:r w:rsidR="2F7324E0" w:rsidRPr="2F7324E0">
              <w:rPr>
                <w:rFonts w:ascii="Arial" w:eastAsia="Arial" w:hAnsi="Arial" w:cs="Arial"/>
                <w:sz w:val="20"/>
                <w:szCs w:val="20"/>
              </w:rPr>
              <w:t>_47_MDM_Концепция по нормативно-справочной информации</w:t>
            </w:r>
          </w:p>
        </w:tc>
      </w:tr>
      <w:tr w:rsidR="00AC3C4E" w:rsidRPr="00F94454" w14:paraId="47C4BAE9" w14:textId="77777777" w:rsidTr="7A808855">
        <w:trPr>
          <w:cantSplit/>
        </w:trPr>
        <w:tc>
          <w:tcPr>
            <w:tcW w:w="1804" w:type="pct"/>
          </w:tcPr>
          <w:p w14:paraId="02E029A1" w14:textId="77777777" w:rsidR="00AC3C4E" w:rsidRPr="00732420" w:rsidRDefault="00AC3C4E" w:rsidP="00CA3E56">
            <w:pPr>
              <w:rPr>
                <w:rFonts w:ascii="Arial" w:hAnsi="Arial" w:cs="Arial"/>
                <w:sz w:val="20"/>
              </w:rPr>
            </w:pPr>
            <w:r w:rsidRPr="00732420">
              <w:rPr>
                <w:rFonts w:ascii="Arial" w:hAnsi="Arial" w:cs="Arial"/>
                <w:sz w:val="20"/>
              </w:rPr>
              <w:t>Деловые партнеры</w:t>
            </w:r>
          </w:p>
        </w:tc>
        <w:tc>
          <w:tcPr>
            <w:tcW w:w="3196" w:type="pct"/>
            <w:shd w:val="clear" w:color="auto" w:fill="auto"/>
          </w:tcPr>
          <w:p w14:paraId="6CA9C3AD" w14:textId="199272D4" w:rsidR="2F7324E0" w:rsidRDefault="003F4BAD">
            <w:ins w:id="1846" w:author="SintsovaMA" w:date="2021-02-25T13:54:00Z">
              <w:r>
                <w:rPr>
                  <w:rFonts w:ascii="Arial" w:eastAsia="Arial" w:hAnsi="Arial" w:cs="Arial"/>
                  <w:sz w:val="20"/>
                  <w:szCs w:val="20"/>
                </w:rPr>
                <w:t>ERP.</w:t>
              </w:r>
              <w:r w:rsidRPr="00B14386">
                <w:rPr>
                  <w:rFonts w:ascii="Arial" w:eastAsia="Arial" w:hAnsi="Arial" w:cs="Arial"/>
                  <w:sz w:val="20"/>
                  <w:szCs w:val="20"/>
                </w:rPr>
                <w:t>13.</w:t>
              </w:r>
              <w:r>
                <w:rPr>
                  <w:rFonts w:ascii="Arial" w:eastAsia="Arial" w:hAnsi="Arial" w:cs="Arial"/>
                  <w:sz w:val="20"/>
                  <w:szCs w:val="20"/>
                </w:rPr>
                <w:t>9</w:t>
              </w:r>
              <w:r w:rsidRPr="00B14386">
                <w:rPr>
                  <w:rFonts w:ascii="Arial" w:eastAsia="Arial" w:hAnsi="Arial" w:cs="Arial"/>
                  <w:sz w:val="20"/>
                  <w:szCs w:val="20"/>
                </w:rPr>
                <w:t>_2</w:t>
              </w:r>
              <w:r w:rsidRPr="2F7324E0">
                <w:rPr>
                  <w:rFonts w:ascii="Arial" w:eastAsia="Arial" w:hAnsi="Arial" w:cs="Arial"/>
                  <w:sz w:val="20"/>
                  <w:szCs w:val="20"/>
                </w:rPr>
                <w:t>_47_MDM_Концепция по нормативно-справочной информации</w:t>
              </w:r>
            </w:ins>
            <w:del w:id="1847" w:author="SintsovaMA" w:date="2021-02-25T13:54:00Z">
              <w:r w:rsidR="00EF595F" w:rsidDel="003F4BAD">
                <w:rPr>
                  <w:rFonts w:ascii="Arial" w:eastAsia="Arial" w:hAnsi="Arial" w:cs="Arial"/>
                  <w:sz w:val="20"/>
                  <w:szCs w:val="20"/>
                </w:rPr>
                <w:delText>ERP.9.1</w:delText>
              </w:r>
              <w:r w:rsidR="2F7324E0" w:rsidRPr="2F7324E0" w:rsidDel="003F4BAD">
                <w:rPr>
                  <w:rFonts w:ascii="Arial" w:eastAsia="Arial" w:hAnsi="Arial" w:cs="Arial"/>
                  <w:sz w:val="20"/>
                  <w:szCs w:val="20"/>
                </w:rPr>
                <w:delText>_47_MDM_Концепция по нормативно-справочной информации</w:delText>
              </w:r>
            </w:del>
          </w:p>
        </w:tc>
      </w:tr>
      <w:tr w:rsidR="00495953" w:rsidRPr="00F94454" w14:paraId="54F8FB8D" w14:textId="77777777" w:rsidTr="7A808855">
        <w:trPr>
          <w:cantSplit/>
        </w:trPr>
        <w:tc>
          <w:tcPr>
            <w:tcW w:w="1804" w:type="pct"/>
          </w:tcPr>
          <w:p w14:paraId="61435F2C" w14:textId="77777777" w:rsidR="00495953" w:rsidRDefault="009B4AC1" w:rsidP="00495953">
            <w:pPr>
              <w:rPr>
                <w:rFonts w:ascii="Arial" w:hAnsi="Arial" w:cs="Arial"/>
                <w:sz w:val="20"/>
              </w:rPr>
            </w:pPr>
            <w:bookmarkStart w:id="1848" w:name="_Hlk516748716"/>
            <w:bookmarkEnd w:id="1838"/>
            <w:r>
              <w:rPr>
                <w:rFonts w:ascii="Arial" w:hAnsi="Arial" w:cs="Arial"/>
                <w:sz w:val="20"/>
              </w:rPr>
              <w:t>Группы</w:t>
            </w:r>
            <w:r w:rsidR="00495953">
              <w:rPr>
                <w:rFonts w:ascii="Arial" w:hAnsi="Arial" w:cs="Arial"/>
                <w:sz w:val="20"/>
              </w:rPr>
              <w:t xml:space="preserve"> транспортировки</w:t>
            </w:r>
          </w:p>
        </w:tc>
        <w:tc>
          <w:tcPr>
            <w:tcW w:w="3196" w:type="pct"/>
            <w:shd w:val="clear" w:color="auto" w:fill="auto"/>
          </w:tcPr>
          <w:p w14:paraId="70A715B7" w14:textId="4EFDDA98" w:rsidR="2F7324E0" w:rsidRDefault="00EF595F">
            <w:r>
              <w:rPr>
                <w:rFonts w:ascii="Arial" w:eastAsia="Arial" w:hAnsi="Arial" w:cs="Arial"/>
                <w:sz w:val="20"/>
                <w:szCs w:val="20"/>
              </w:rPr>
              <w:t>ERP.</w:t>
            </w:r>
            <w:ins w:id="1849" w:author="SintsovaMA" w:date="2021-02-25T13:54:00Z">
              <w:r w:rsidR="003F4BAD" w:rsidRPr="003F4BAD">
                <w:rPr>
                  <w:rFonts w:ascii="Arial" w:eastAsia="Arial" w:hAnsi="Arial" w:cs="Arial"/>
                  <w:sz w:val="20"/>
                  <w:szCs w:val="20"/>
                  <w:rPrChange w:id="1850" w:author="SintsovaMA" w:date="2021-02-25T13:54:00Z">
                    <w:rPr>
                      <w:rFonts w:ascii="Arial" w:eastAsia="Arial" w:hAnsi="Arial" w:cs="Arial"/>
                      <w:sz w:val="20"/>
                      <w:szCs w:val="20"/>
                      <w:lang w:val="en-US"/>
                    </w:rPr>
                  </w:rPrChange>
                </w:rPr>
                <w:t>13.</w:t>
              </w:r>
            </w:ins>
            <w:r>
              <w:rPr>
                <w:rFonts w:ascii="Arial" w:eastAsia="Arial" w:hAnsi="Arial" w:cs="Arial"/>
                <w:sz w:val="20"/>
                <w:szCs w:val="20"/>
              </w:rPr>
              <w:t>9</w:t>
            </w:r>
            <w:ins w:id="1851" w:author="SintsovaMA" w:date="2021-02-25T13:54:00Z">
              <w:r w:rsidR="003F4BAD" w:rsidRPr="003F4BAD">
                <w:rPr>
                  <w:rFonts w:ascii="Arial" w:eastAsia="Arial" w:hAnsi="Arial" w:cs="Arial"/>
                  <w:sz w:val="20"/>
                  <w:szCs w:val="20"/>
                  <w:rPrChange w:id="1852" w:author="SintsovaMA" w:date="2021-02-25T13:54:00Z">
                    <w:rPr>
                      <w:rFonts w:ascii="Arial" w:eastAsia="Arial" w:hAnsi="Arial" w:cs="Arial"/>
                      <w:sz w:val="20"/>
                      <w:szCs w:val="20"/>
                      <w:lang w:val="en-US"/>
                    </w:rPr>
                  </w:rPrChange>
                </w:rPr>
                <w:t>_2</w:t>
              </w:r>
            </w:ins>
            <w:del w:id="1853" w:author="SintsovaMA" w:date="2021-02-25T13:54:00Z">
              <w:r w:rsidDel="003F4BAD">
                <w:rPr>
                  <w:rFonts w:ascii="Arial" w:eastAsia="Arial" w:hAnsi="Arial" w:cs="Arial"/>
                  <w:sz w:val="20"/>
                  <w:szCs w:val="20"/>
                </w:rPr>
                <w:delText>.1</w:delText>
              </w:r>
            </w:del>
            <w:r w:rsidR="2F7324E0" w:rsidRPr="2F7324E0">
              <w:rPr>
                <w:rFonts w:ascii="Arial" w:eastAsia="Arial" w:hAnsi="Arial" w:cs="Arial"/>
                <w:sz w:val="20"/>
                <w:szCs w:val="20"/>
              </w:rPr>
              <w:t>_11_MM_КД Управление основными данными по направлению МТО</w:t>
            </w:r>
          </w:p>
        </w:tc>
      </w:tr>
      <w:tr w:rsidR="003F4BAD" w:rsidRPr="00F94454" w14:paraId="5D1AD0D6" w14:textId="77777777" w:rsidTr="7A808855">
        <w:trPr>
          <w:cantSplit/>
        </w:trPr>
        <w:tc>
          <w:tcPr>
            <w:tcW w:w="1804" w:type="pct"/>
          </w:tcPr>
          <w:p w14:paraId="6ED7239E" w14:textId="77777777" w:rsidR="003F4BAD" w:rsidRDefault="003F4BAD" w:rsidP="003F4BAD">
            <w:pPr>
              <w:rPr>
                <w:rFonts w:ascii="Arial" w:hAnsi="Arial" w:cs="Arial"/>
                <w:sz w:val="20"/>
              </w:rPr>
            </w:pPr>
            <w:r>
              <w:rPr>
                <w:rFonts w:ascii="Arial" w:hAnsi="Arial" w:cs="Arial"/>
                <w:sz w:val="20"/>
              </w:rPr>
              <w:t>Средства транспорта</w:t>
            </w:r>
          </w:p>
        </w:tc>
        <w:tc>
          <w:tcPr>
            <w:tcW w:w="3196" w:type="pct"/>
            <w:shd w:val="clear" w:color="auto" w:fill="auto"/>
          </w:tcPr>
          <w:p w14:paraId="4E7E449B" w14:textId="3E613A28" w:rsidR="003F4BAD" w:rsidRDefault="003F4BAD" w:rsidP="003F4BAD">
            <w:ins w:id="1854" w:author="SintsovaMA" w:date="2021-02-25T13:54:00Z">
              <w:r w:rsidRPr="003A5F42">
                <w:rPr>
                  <w:rFonts w:ascii="Arial" w:eastAsia="Arial" w:hAnsi="Arial" w:cs="Arial"/>
                  <w:sz w:val="20"/>
                  <w:szCs w:val="20"/>
                </w:rPr>
                <w:t>ERP.13.9_2_11_MM_КД Управление основными данными по направлению МТО</w:t>
              </w:r>
            </w:ins>
            <w:del w:id="1855" w:author="SintsovaMA" w:date="2021-02-25T13:54:00Z">
              <w:r w:rsidDel="00C2393C">
                <w:rPr>
                  <w:rFonts w:ascii="Arial" w:eastAsia="Arial" w:hAnsi="Arial" w:cs="Arial"/>
                  <w:sz w:val="20"/>
                  <w:szCs w:val="20"/>
                </w:rPr>
                <w:delText>ERP.9.1</w:delText>
              </w:r>
              <w:r w:rsidRPr="2F7324E0" w:rsidDel="00C2393C">
                <w:rPr>
                  <w:rFonts w:ascii="Arial" w:eastAsia="Arial" w:hAnsi="Arial" w:cs="Arial"/>
                  <w:sz w:val="20"/>
                  <w:szCs w:val="20"/>
                </w:rPr>
                <w:delText>_11_MM_КД Управление основными данными по направлению МТО</w:delText>
              </w:r>
            </w:del>
          </w:p>
        </w:tc>
      </w:tr>
      <w:tr w:rsidR="003F4BAD" w:rsidRPr="00F94454" w14:paraId="51F72BDD" w14:textId="77777777" w:rsidTr="7A808855">
        <w:trPr>
          <w:cantSplit/>
        </w:trPr>
        <w:tc>
          <w:tcPr>
            <w:tcW w:w="1804" w:type="pct"/>
          </w:tcPr>
          <w:p w14:paraId="68CA9C79" w14:textId="77777777" w:rsidR="003F4BAD" w:rsidRDefault="003F4BAD" w:rsidP="003F4BAD">
            <w:pPr>
              <w:rPr>
                <w:rFonts w:ascii="Arial" w:hAnsi="Arial" w:cs="Arial"/>
                <w:sz w:val="20"/>
              </w:rPr>
            </w:pPr>
            <w:r>
              <w:rPr>
                <w:rFonts w:ascii="Arial" w:hAnsi="Arial" w:cs="Arial"/>
                <w:sz w:val="20"/>
              </w:rPr>
              <w:t>Транспортные средства</w:t>
            </w:r>
          </w:p>
        </w:tc>
        <w:tc>
          <w:tcPr>
            <w:tcW w:w="3196" w:type="pct"/>
            <w:shd w:val="clear" w:color="auto" w:fill="auto"/>
          </w:tcPr>
          <w:p w14:paraId="3FE1BC07" w14:textId="48D90CF4" w:rsidR="003F4BAD" w:rsidRDefault="003F4BAD" w:rsidP="003F4BAD">
            <w:ins w:id="1856" w:author="SintsovaMA" w:date="2021-02-25T13:54:00Z">
              <w:r w:rsidRPr="003A5F42">
                <w:rPr>
                  <w:rFonts w:ascii="Arial" w:eastAsia="Arial" w:hAnsi="Arial" w:cs="Arial"/>
                  <w:sz w:val="20"/>
                  <w:szCs w:val="20"/>
                </w:rPr>
                <w:t>ERP.13.9_2_11_MM_КД Управление основными данными по направлению МТО</w:t>
              </w:r>
            </w:ins>
            <w:del w:id="1857" w:author="SintsovaMA" w:date="2021-02-25T13:54:00Z">
              <w:r w:rsidDel="00C2393C">
                <w:rPr>
                  <w:rFonts w:ascii="Arial" w:eastAsia="Arial" w:hAnsi="Arial" w:cs="Arial"/>
                  <w:sz w:val="20"/>
                  <w:szCs w:val="20"/>
                </w:rPr>
                <w:delText>ERP.9.1</w:delText>
              </w:r>
              <w:r w:rsidRPr="2F7324E0" w:rsidDel="00C2393C">
                <w:rPr>
                  <w:rFonts w:ascii="Arial" w:eastAsia="Arial" w:hAnsi="Arial" w:cs="Arial"/>
                  <w:sz w:val="20"/>
                  <w:szCs w:val="20"/>
                </w:rPr>
                <w:delText>_11_MM_КД Управление основными данными по направлению МТО</w:delText>
              </w:r>
            </w:del>
          </w:p>
        </w:tc>
      </w:tr>
      <w:tr w:rsidR="003F4BAD" w:rsidRPr="00F94454" w14:paraId="0F3485E0" w14:textId="77777777" w:rsidTr="7A808855">
        <w:trPr>
          <w:cantSplit/>
        </w:trPr>
        <w:tc>
          <w:tcPr>
            <w:tcW w:w="1804" w:type="pct"/>
          </w:tcPr>
          <w:p w14:paraId="125A9687" w14:textId="77777777" w:rsidR="003F4BAD" w:rsidRDefault="003F4BAD" w:rsidP="003F4BAD">
            <w:pPr>
              <w:rPr>
                <w:rFonts w:ascii="Arial" w:hAnsi="Arial" w:cs="Arial"/>
                <w:sz w:val="20"/>
              </w:rPr>
            </w:pPr>
            <w:r>
              <w:rPr>
                <w:rFonts w:ascii="Arial" w:hAnsi="Arial" w:cs="Arial"/>
                <w:sz w:val="20"/>
              </w:rPr>
              <w:t>Деловые партнеры (водители)</w:t>
            </w:r>
          </w:p>
        </w:tc>
        <w:tc>
          <w:tcPr>
            <w:tcW w:w="3196" w:type="pct"/>
            <w:shd w:val="clear" w:color="auto" w:fill="auto"/>
          </w:tcPr>
          <w:p w14:paraId="384D7955" w14:textId="536A27E9" w:rsidR="003F4BAD" w:rsidRDefault="003F4BAD" w:rsidP="003F4BAD">
            <w:ins w:id="1858" w:author="SintsovaMA" w:date="2021-02-25T13:54:00Z">
              <w:r w:rsidRPr="003A5F42">
                <w:rPr>
                  <w:rFonts w:ascii="Arial" w:eastAsia="Arial" w:hAnsi="Arial" w:cs="Arial"/>
                  <w:sz w:val="20"/>
                  <w:szCs w:val="20"/>
                </w:rPr>
                <w:t>ERP.13.9_2_11_MM_КД Управление основными данными по направлению МТО</w:t>
              </w:r>
            </w:ins>
            <w:del w:id="1859" w:author="SintsovaMA" w:date="2021-02-25T13:54:00Z">
              <w:r w:rsidDel="00C2393C">
                <w:rPr>
                  <w:rFonts w:ascii="Arial" w:eastAsia="Arial" w:hAnsi="Arial" w:cs="Arial"/>
                  <w:sz w:val="20"/>
                  <w:szCs w:val="20"/>
                </w:rPr>
                <w:delText>ERP.9.1</w:delText>
              </w:r>
              <w:r w:rsidRPr="2F7324E0" w:rsidDel="00C2393C">
                <w:rPr>
                  <w:rFonts w:ascii="Arial" w:eastAsia="Arial" w:hAnsi="Arial" w:cs="Arial"/>
                  <w:sz w:val="20"/>
                  <w:szCs w:val="20"/>
                </w:rPr>
                <w:delText>_47_MDM_Концепция по нормативно-справочной информации</w:delText>
              </w:r>
            </w:del>
          </w:p>
        </w:tc>
      </w:tr>
      <w:tr w:rsidR="003F4BAD" w:rsidRPr="00F94454" w14:paraId="76C34673" w14:textId="77777777" w:rsidTr="7A808855">
        <w:trPr>
          <w:cantSplit/>
        </w:trPr>
        <w:tc>
          <w:tcPr>
            <w:tcW w:w="1804" w:type="pct"/>
          </w:tcPr>
          <w:p w14:paraId="6D00AD9A" w14:textId="77777777" w:rsidR="003F4BAD" w:rsidRDefault="003F4BAD" w:rsidP="003F4BAD">
            <w:pPr>
              <w:rPr>
                <w:rFonts w:ascii="Arial" w:hAnsi="Arial" w:cs="Arial"/>
                <w:sz w:val="20"/>
              </w:rPr>
            </w:pPr>
            <w:r>
              <w:rPr>
                <w:rFonts w:ascii="Arial" w:hAnsi="Arial" w:cs="Arial"/>
                <w:sz w:val="20"/>
              </w:rPr>
              <w:t>Местоположения</w:t>
            </w:r>
          </w:p>
        </w:tc>
        <w:tc>
          <w:tcPr>
            <w:tcW w:w="3196" w:type="pct"/>
            <w:shd w:val="clear" w:color="auto" w:fill="auto"/>
          </w:tcPr>
          <w:p w14:paraId="4E10D4DF" w14:textId="721C3F74" w:rsidR="003F4BAD" w:rsidRDefault="003F4BAD" w:rsidP="003F4BAD">
            <w:ins w:id="1860" w:author="SintsovaMA" w:date="2021-02-25T13:54:00Z">
              <w:r w:rsidRPr="003A5F42">
                <w:rPr>
                  <w:rFonts w:ascii="Arial" w:eastAsia="Arial" w:hAnsi="Arial" w:cs="Arial"/>
                  <w:sz w:val="20"/>
                  <w:szCs w:val="20"/>
                </w:rPr>
                <w:t>ERP.13.9_2_11_MM_КД Управление основными данными по направлению МТО</w:t>
              </w:r>
            </w:ins>
            <w:del w:id="1861" w:author="SintsovaMA" w:date="2021-02-25T13:54:00Z">
              <w:r w:rsidDel="00C2393C">
                <w:rPr>
                  <w:rFonts w:ascii="Arial" w:eastAsia="Arial" w:hAnsi="Arial" w:cs="Arial"/>
                  <w:sz w:val="20"/>
                  <w:szCs w:val="20"/>
                </w:rPr>
                <w:delText>ERP.9.1</w:delText>
              </w:r>
              <w:r w:rsidRPr="2F7324E0" w:rsidDel="00C2393C">
                <w:rPr>
                  <w:rFonts w:ascii="Arial" w:eastAsia="Arial" w:hAnsi="Arial" w:cs="Arial"/>
                  <w:sz w:val="20"/>
                  <w:szCs w:val="20"/>
                </w:rPr>
                <w:delText>_11_MM_КД Управление основными данными по направлению МТО</w:delText>
              </w:r>
            </w:del>
          </w:p>
        </w:tc>
      </w:tr>
      <w:tr w:rsidR="003F4BAD" w:rsidRPr="00F94454" w14:paraId="1311B11D" w14:textId="77777777" w:rsidTr="7A808855">
        <w:trPr>
          <w:cantSplit/>
        </w:trPr>
        <w:tc>
          <w:tcPr>
            <w:tcW w:w="1804" w:type="pct"/>
          </w:tcPr>
          <w:p w14:paraId="3C72A902" w14:textId="77777777" w:rsidR="003F4BAD" w:rsidRDefault="003F4BAD" w:rsidP="003F4BAD">
            <w:pPr>
              <w:rPr>
                <w:rFonts w:ascii="Arial" w:hAnsi="Arial" w:cs="Arial"/>
                <w:sz w:val="20"/>
              </w:rPr>
            </w:pPr>
            <w:r>
              <w:rPr>
                <w:rFonts w:ascii="Arial" w:hAnsi="Arial" w:cs="Arial"/>
                <w:sz w:val="20"/>
              </w:rPr>
              <w:t>Транспортные отношения</w:t>
            </w:r>
          </w:p>
        </w:tc>
        <w:tc>
          <w:tcPr>
            <w:tcW w:w="3196" w:type="pct"/>
            <w:shd w:val="clear" w:color="auto" w:fill="auto"/>
          </w:tcPr>
          <w:p w14:paraId="15CA75B0" w14:textId="6F9068C0" w:rsidR="003F4BAD" w:rsidRPr="2F7324E0" w:rsidRDefault="003F4BAD" w:rsidP="003F4BAD">
            <w:pPr>
              <w:rPr>
                <w:rFonts w:ascii="Arial" w:eastAsia="Arial" w:hAnsi="Arial" w:cs="Arial"/>
                <w:sz w:val="20"/>
                <w:szCs w:val="20"/>
              </w:rPr>
            </w:pPr>
            <w:ins w:id="1862" w:author="SintsovaMA" w:date="2021-02-25T13:54:00Z">
              <w:r w:rsidRPr="003A5F42">
                <w:rPr>
                  <w:rFonts w:ascii="Arial" w:eastAsia="Arial" w:hAnsi="Arial" w:cs="Arial"/>
                  <w:sz w:val="20"/>
                  <w:szCs w:val="20"/>
                </w:rPr>
                <w:t>ERP.13.9_2_11_MM_КД Управление основными данными по направлению МТО</w:t>
              </w:r>
            </w:ins>
            <w:del w:id="1863" w:author="SintsovaMA" w:date="2021-02-25T13:54:00Z">
              <w:r w:rsidDel="00C2393C">
                <w:rPr>
                  <w:rFonts w:ascii="Arial" w:eastAsia="Arial" w:hAnsi="Arial" w:cs="Arial"/>
                  <w:sz w:val="20"/>
                  <w:szCs w:val="20"/>
                </w:rPr>
                <w:delText>ERP.9.1</w:delText>
              </w:r>
              <w:r w:rsidRPr="2F7324E0" w:rsidDel="00C2393C">
                <w:rPr>
                  <w:rFonts w:ascii="Arial" w:eastAsia="Arial" w:hAnsi="Arial" w:cs="Arial"/>
                  <w:sz w:val="20"/>
                  <w:szCs w:val="20"/>
                </w:rPr>
                <w:delText>_11_MM_КД Управление основными данными по направлению МТО</w:delText>
              </w:r>
            </w:del>
          </w:p>
        </w:tc>
      </w:tr>
      <w:tr w:rsidR="003F4BAD" w:rsidRPr="00F94454" w14:paraId="2C01EF55" w14:textId="77777777" w:rsidTr="7A808855">
        <w:trPr>
          <w:cantSplit/>
        </w:trPr>
        <w:tc>
          <w:tcPr>
            <w:tcW w:w="1804" w:type="pct"/>
          </w:tcPr>
          <w:p w14:paraId="28C466A6" w14:textId="77777777" w:rsidR="003F4BAD" w:rsidRDefault="003F4BAD" w:rsidP="003F4BAD">
            <w:pPr>
              <w:rPr>
                <w:rFonts w:ascii="Arial" w:hAnsi="Arial" w:cs="Arial"/>
                <w:sz w:val="20"/>
              </w:rPr>
            </w:pPr>
            <w:r>
              <w:rPr>
                <w:rFonts w:ascii="Arial" w:hAnsi="Arial" w:cs="Arial"/>
                <w:sz w:val="20"/>
              </w:rPr>
              <w:t>Транспортные зоны</w:t>
            </w:r>
          </w:p>
        </w:tc>
        <w:tc>
          <w:tcPr>
            <w:tcW w:w="3196" w:type="pct"/>
            <w:shd w:val="clear" w:color="auto" w:fill="auto"/>
          </w:tcPr>
          <w:p w14:paraId="11A2C23A" w14:textId="3E817E53" w:rsidR="003F4BAD" w:rsidRPr="2F7324E0" w:rsidRDefault="003F4BAD" w:rsidP="003F4BAD">
            <w:pPr>
              <w:rPr>
                <w:rFonts w:ascii="Arial" w:eastAsia="Arial" w:hAnsi="Arial" w:cs="Arial"/>
                <w:sz w:val="20"/>
                <w:szCs w:val="20"/>
              </w:rPr>
            </w:pPr>
            <w:ins w:id="1864" w:author="SintsovaMA" w:date="2021-02-25T13:54:00Z">
              <w:r w:rsidRPr="003A5F42">
                <w:rPr>
                  <w:rFonts w:ascii="Arial" w:eastAsia="Arial" w:hAnsi="Arial" w:cs="Arial"/>
                  <w:sz w:val="20"/>
                  <w:szCs w:val="20"/>
                </w:rPr>
                <w:t>ERP.13.9_2_11_MM_КД Управление основными данными по направлению МТО</w:t>
              </w:r>
            </w:ins>
            <w:del w:id="1865" w:author="SintsovaMA" w:date="2021-02-25T13:54:00Z">
              <w:r w:rsidDel="00C2393C">
                <w:rPr>
                  <w:rFonts w:ascii="Arial" w:eastAsia="Arial" w:hAnsi="Arial" w:cs="Arial"/>
                  <w:sz w:val="20"/>
                  <w:szCs w:val="20"/>
                </w:rPr>
                <w:delText>ERP.9.1</w:delText>
              </w:r>
              <w:r w:rsidRPr="2F7324E0" w:rsidDel="00C2393C">
                <w:rPr>
                  <w:rFonts w:ascii="Arial" w:eastAsia="Arial" w:hAnsi="Arial" w:cs="Arial"/>
                  <w:sz w:val="20"/>
                  <w:szCs w:val="20"/>
                </w:rPr>
                <w:delText>_11_MM_КД Управление основными данными по направлению МТО</w:delText>
              </w:r>
            </w:del>
          </w:p>
        </w:tc>
      </w:tr>
      <w:bookmarkEnd w:id="1848"/>
    </w:tbl>
    <w:p w14:paraId="6147558F" w14:textId="77777777" w:rsidR="00AC3C4E" w:rsidRPr="004D0548" w:rsidRDefault="00AC3C4E" w:rsidP="00AC3C4E">
      <w:pPr>
        <w:rPr>
          <w:rFonts w:eastAsiaTheme="majorEastAsia"/>
        </w:rPr>
      </w:pPr>
    </w:p>
    <w:p w14:paraId="08AA4C4F" w14:textId="77777777" w:rsidR="00B93397" w:rsidRDefault="00B93397" w:rsidP="00B93397">
      <w:pPr>
        <w:pStyle w:val="31"/>
        <w:numPr>
          <w:ilvl w:val="2"/>
          <w:numId w:val="8"/>
        </w:numPr>
        <w:rPr>
          <w:caps/>
        </w:rPr>
      </w:pPr>
      <w:bookmarkStart w:id="1866" w:name="_Toc520705043"/>
      <w:bookmarkStart w:id="1867" w:name="_Toc523837293"/>
      <w:bookmarkStart w:id="1868" w:name="_Toc65146857"/>
      <w:bookmarkEnd w:id="1835"/>
      <w:r>
        <w:rPr>
          <w:caps/>
        </w:rPr>
        <w:t>Основные данные</w:t>
      </w:r>
      <w:r w:rsidRPr="000835FE">
        <w:rPr>
          <w:caps/>
        </w:rPr>
        <w:t xml:space="preserve"> бизнес-процесса </w:t>
      </w:r>
      <w:r>
        <w:rPr>
          <w:caps/>
        </w:rPr>
        <w:t>ПП-10.06.03-</w:t>
      </w:r>
      <w:r>
        <w:rPr>
          <w:caps/>
          <w:lang w:val="en-US"/>
        </w:rPr>
        <w:t>ERP</w:t>
      </w:r>
      <w:r>
        <w:rPr>
          <w:caps/>
        </w:rPr>
        <w:t xml:space="preserve"> Выполнение транспортных работ и работ технологического транспорта</w:t>
      </w:r>
      <w:bookmarkEnd w:id="1866"/>
      <w:bookmarkEnd w:id="1867"/>
      <w:bookmarkEnd w:id="1868"/>
    </w:p>
    <w:p w14:paraId="083E21C2" w14:textId="77777777" w:rsidR="00E32A71" w:rsidRDefault="00E32A71" w:rsidP="00E32A71">
      <w:pPr>
        <w:ind w:firstLine="709"/>
        <w:rPr>
          <w:rFonts w:ascii="Arial" w:hAnsi="Arial" w:cs="Arial"/>
          <w:szCs w:val="24"/>
        </w:rPr>
      </w:pPr>
      <w:r w:rsidRPr="00B93397">
        <w:rPr>
          <w:rFonts w:ascii="Arial" w:hAnsi="Arial" w:cs="Arial"/>
          <w:szCs w:val="24"/>
        </w:rPr>
        <w:t xml:space="preserve">Для отражения процесса ПП-10.06.03-ERP </w:t>
      </w:r>
      <w:r>
        <w:rPr>
          <w:rFonts w:ascii="Arial" w:hAnsi="Arial" w:cs="Arial"/>
          <w:szCs w:val="24"/>
        </w:rPr>
        <w:t>«</w:t>
      </w:r>
      <w:r w:rsidRPr="00B93397">
        <w:rPr>
          <w:rFonts w:ascii="Arial" w:hAnsi="Arial" w:cs="Arial"/>
          <w:szCs w:val="24"/>
        </w:rPr>
        <w:t>Выполнение транспортных работ и работ технологического транспорта</w:t>
      </w:r>
      <w:r>
        <w:rPr>
          <w:rFonts w:ascii="Arial" w:hAnsi="Arial" w:cs="Arial"/>
          <w:szCs w:val="24"/>
        </w:rPr>
        <w:t>»</w:t>
      </w:r>
      <w:r w:rsidRPr="00B93397">
        <w:rPr>
          <w:rFonts w:ascii="Arial" w:hAnsi="Arial" w:cs="Arial"/>
          <w:szCs w:val="24"/>
        </w:rPr>
        <w:t xml:space="preserve"> используются </w:t>
      </w:r>
      <w:r>
        <w:rPr>
          <w:rFonts w:ascii="Arial" w:hAnsi="Arial" w:cs="Arial"/>
          <w:szCs w:val="24"/>
        </w:rPr>
        <w:t>следующие основные данные:</w:t>
      </w:r>
    </w:p>
    <w:p w14:paraId="52A1C5A6" w14:textId="7778BDC0" w:rsidR="00187D4B" w:rsidRPr="00732420" w:rsidRDefault="00187D4B" w:rsidP="00145273">
      <w:pPr>
        <w:pStyle w:val="a7"/>
        <w:ind w:left="4608" w:firstLine="348"/>
        <w:jc w:val="center"/>
        <w:rPr>
          <w:rFonts w:ascii="Arial" w:hAnsi="Arial" w:cs="Arial"/>
          <w:b/>
          <w:sz w:val="22"/>
        </w:rPr>
      </w:pPr>
      <w:r w:rsidRPr="00732420">
        <w:rPr>
          <w:rFonts w:ascii="Arial" w:hAnsi="Arial" w:cs="Arial"/>
          <w:b/>
          <w:sz w:val="22"/>
        </w:rPr>
        <w:t xml:space="preserve">Таблица </w:t>
      </w:r>
      <w:del w:id="1869" w:author="Savinskaya Yulia" w:date="2021-02-25T11:55:00Z">
        <w:r w:rsidR="00AF2E6E" w:rsidRPr="00732420" w:rsidDel="009842FD">
          <w:rPr>
            <w:rFonts w:ascii="Arial" w:hAnsi="Arial" w:cs="Arial"/>
            <w:b/>
            <w:sz w:val="22"/>
          </w:rPr>
          <w:fldChar w:fldCharType="begin"/>
        </w:r>
        <w:r w:rsidR="00AF2E6E" w:rsidRPr="00732420" w:rsidDel="009842FD">
          <w:rPr>
            <w:rFonts w:ascii="Arial" w:hAnsi="Arial" w:cs="Arial"/>
            <w:b/>
            <w:sz w:val="22"/>
          </w:rPr>
          <w:delInstrText xml:space="preserve"> SEQ Таблица \* ARABIC </w:delInstrText>
        </w:r>
        <w:r w:rsidR="00AF2E6E" w:rsidRPr="00732420" w:rsidDel="009842FD">
          <w:rPr>
            <w:rFonts w:ascii="Arial" w:hAnsi="Arial" w:cs="Arial"/>
            <w:b/>
            <w:sz w:val="22"/>
          </w:rPr>
          <w:fldChar w:fldCharType="separate"/>
        </w:r>
        <w:r w:rsidR="00AF2E6E" w:rsidDel="009842FD">
          <w:rPr>
            <w:rFonts w:ascii="Arial" w:hAnsi="Arial" w:cs="Arial"/>
            <w:b/>
            <w:noProof/>
            <w:sz w:val="22"/>
          </w:rPr>
          <w:delText>4</w:delText>
        </w:r>
        <w:r w:rsidR="00AF2E6E" w:rsidRPr="00732420" w:rsidDel="009842FD">
          <w:rPr>
            <w:rFonts w:ascii="Arial" w:hAnsi="Arial" w:cs="Arial"/>
            <w:b/>
            <w:sz w:val="22"/>
          </w:rPr>
          <w:fldChar w:fldCharType="end"/>
        </w:r>
        <w:r w:rsidR="00AF2E6E" w:rsidDel="009842FD">
          <w:rPr>
            <w:rFonts w:ascii="Arial" w:hAnsi="Arial" w:cs="Arial"/>
            <w:b/>
            <w:sz w:val="22"/>
          </w:rPr>
          <w:delText>5</w:delText>
        </w:r>
      </w:del>
      <w:ins w:id="1870" w:author="Savinskaya Yulia" w:date="2021-02-25T11:55:00Z">
        <w:r w:rsidR="009842FD">
          <w:rPr>
            <w:rFonts w:ascii="Arial" w:hAnsi="Arial" w:cs="Arial"/>
            <w:b/>
            <w:sz w:val="22"/>
          </w:rPr>
          <w:t>5</w:t>
        </w:r>
      </w:ins>
      <w:ins w:id="1871" w:author="Savinskaya Yulia" w:date="2021-02-25T15:29:00Z">
        <w:r w:rsidR="00F31DDE">
          <w:rPr>
            <w:rFonts w:ascii="Arial" w:hAnsi="Arial" w:cs="Arial"/>
            <w:b/>
            <w:sz w:val="22"/>
          </w:rPr>
          <w:t>0</w:t>
        </w:r>
      </w:ins>
      <w:r w:rsidRPr="00732420">
        <w:rPr>
          <w:rFonts w:ascii="Arial" w:hAnsi="Arial" w:cs="Arial"/>
          <w:b/>
          <w:sz w:val="22"/>
        </w:rPr>
        <w:t>. Используемые основные данные</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672"/>
        <w:gridCol w:w="6504"/>
      </w:tblGrid>
      <w:tr w:rsidR="00187D4B" w:rsidRPr="00F94454" w14:paraId="697BF1AA" w14:textId="77777777" w:rsidTr="42392798">
        <w:trPr>
          <w:cantSplit/>
          <w:trHeight w:val="397"/>
          <w:tblHeader/>
        </w:trPr>
        <w:tc>
          <w:tcPr>
            <w:tcW w:w="1804" w:type="pct"/>
            <w:shd w:val="clear" w:color="auto" w:fill="FFC000"/>
            <w:vAlign w:val="center"/>
          </w:tcPr>
          <w:p w14:paraId="232857A9" w14:textId="77777777" w:rsidR="00187D4B" w:rsidRPr="00F94454" w:rsidRDefault="00187D4B" w:rsidP="00665B0E">
            <w:pPr>
              <w:jc w:val="center"/>
              <w:rPr>
                <w:rFonts w:ascii="Arial" w:hAnsi="Arial" w:cs="Arial"/>
                <w:b/>
                <w:sz w:val="20"/>
              </w:rPr>
            </w:pPr>
            <w:r>
              <w:rPr>
                <w:rFonts w:ascii="Arial" w:hAnsi="Arial" w:cs="Arial"/>
                <w:b/>
                <w:sz w:val="20"/>
                <w:szCs w:val="20"/>
                <w:lang w:eastAsia="ru-RU"/>
              </w:rPr>
              <w:t>Наименование справочника</w:t>
            </w:r>
          </w:p>
        </w:tc>
        <w:tc>
          <w:tcPr>
            <w:tcW w:w="3196" w:type="pct"/>
            <w:shd w:val="clear" w:color="auto" w:fill="FFC000"/>
            <w:vAlign w:val="center"/>
          </w:tcPr>
          <w:p w14:paraId="5DB7A684" w14:textId="77777777" w:rsidR="00187D4B" w:rsidRPr="00F94454" w:rsidRDefault="00187D4B" w:rsidP="00665B0E">
            <w:pPr>
              <w:jc w:val="center"/>
              <w:rPr>
                <w:rFonts w:ascii="Arial" w:hAnsi="Arial" w:cs="Arial"/>
                <w:b/>
                <w:sz w:val="20"/>
              </w:rPr>
            </w:pPr>
            <w:r>
              <w:rPr>
                <w:rFonts w:ascii="Arial" w:hAnsi="Arial" w:cs="Arial"/>
                <w:b/>
                <w:sz w:val="20"/>
                <w:szCs w:val="20"/>
                <w:lang w:eastAsia="ru-RU"/>
              </w:rPr>
              <w:t>КД, в котором описан справочник</w:t>
            </w:r>
          </w:p>
        </w:tc>
      </w:tr>
      <w:tr w:rsidR="00915CB6" w:rsidRPr="00F94454" w14:paraId="17D4B47E" w14:textId="77777777" w:rsidTr="42392798">
        <w:trPr>
          <w:cantSplit/>
        </w:trPr>
        <w:tc>
          <w:tcPr>
            <w:tcW w:w="1804" w:type="pct"/>
          </w:tcPr>
          <w:p w14:paraId="13C1C3BC" w14:textId="77777777" w:rsidR="00915CB6" w:rsidRDefault="00915CB6" w:rsidP="00915CB6">
            <w:pPr>
              <w:rPr>
                <w:rFonts w:ascii="Arial" w:hAnsi="Arial" w:cs="Arial"/>
                <w:sz w:val="20"/>
              </w:rPr>
            </w:pPr>
            <w:r>
              <w:rPr>
                <w:rFonts w:ascii="Arial" w:hAnsi="Arial" w:cs="Arial"/>
                <w:sz w:val="20"/>
              </w:rPr>
              <w:t>Транспортные средства</w:t>
            </w:r>
          </w:p>
        </w:tc>
        <w:tc>
          <w:tcPr>
            <w:tcW w:w="3196" w:type="pct"/>
            <w:shd w:val="clear" w:color="auto" w:fill="auto"/>
          </w:tcPr>
          <w:p w14:paraId="0B7EBAE6" w14:textId="3DC540A4" w:rsidR="00915CB6" w:rsidRPr="42392798" w:rsidRDefault="00EF595F">
            <w:pPr>
              <w:rPr>
                <w:rFonts w:ascii="Arial" w:eastAsia="Arial" w:hAnsi="Arial" w:cs="Arial"/>
                <w:sz w:val="20"/>
                <w:szCs w:val="20"/>
              </w:rPr>
            </w:pPr>
            <w:r>
              <w:rPr>
                <w:rFonts w:ascii="Arial" w:eastAsia="Arial" w:hAnsi="Arial" w:cs="Arial"/>
                <w:sz w:val="20"/>
                <w:szCs w:val="20"/>
              </w:rPr>
              <w:t>ERP.</w:t>
            </w:r>
            <w:ins w:id="1872" w:author="SintsovaMA" w:date="2021-02-25T13:54:00Z">
              <w:r w:rsidR="0029208F" w:rsidRPr="0029208F">
                <w:rPr>
                  <w:rFonts w:ascii="Arial" w:eastAsia="Arial" w:hAnsi="Arial" w:cs="Arial"/>
                  <w:sz w:val="20"/>
                  <w:szCs w:val="20"/>
                  <w:rPrChange w:id="1873" w:author="SintsovaMA" w:date="2021-02-25T13:54:00Z">
                    <w:rPr>
                      <w:rFonts w:ascii="Arial" w:eastAsia="Arial" w:hAnsi="Arial" w:cs="Arial"/>
                      <w:sz w:val="20"/>
                      <w:szCs w:val="20"/>
                      <w:lang w:val="en-US"/>
                    </w:rPr>
                  </w:rPrChange>
                </w:rPr>
                <w:t>13.</w:t>
              </w:r>
            </w:ins>
            <w:r>
              <w:rPr>
                <w:rFonts w:ascii="Arial" w:eastAsia="Arial" w:hAnsi="Arial" w:cs="Arial"/>
                <w:sz w:val="20"/>
                <w:szCs w:val="20"/>
              </w:rPr>
              <w:t>9</w:t>
            </w:r>
            <w:del w:id="1874" w:author="SintsovaMA" w:date="2021-02-25T13:54:00Z">
              <w:r w:rsidDel="0029208F">
                <w:rPr>
                  <w:rFonts w:ascii="Arial" w:eastAsia="Arial" w:hAnsi="Arial" w:cs="Arial"/>
                  <w:sz w:val="20"/>
                  <w:szCs w:val="20"/>
                </w:rPr>
                <w:delText>.1</w:delText>
              </w:r>
            </w:del>
            <w:ins w:id="1875" w:author="SintsovaMA" w:date="2021-02-25T13:54:00Z">
              <w:r w:rsidR="0029208F" w:rsidRPr="0029208F">
                <w:rPr>
                  <w:rFonts w:ascii="Arial" w:eastAsia="Arial" w:hAnsi="Arial" w:cs="Arial"/>
                  <w:sz w:val="20"/>
                  <w:szCs w:val="20"/>
                  <w:rPrChange w:id="1876" w:author="SintsovaMA" w:date="2021-02-25T13:54:00Z">
                    <w:rPr>
                      <w:rFonts w:ascii="Arial" w:eastAsia="Arial" w:hAnsi="Arial" w:cs="Arial"/>
                      <w:sz w:val="20"/>
                      <w:szCs w:val="20"/>
                      <w:lang w:val="en-US"/>
                    </w:rPr>
                  </w:rPrChange>
                </w:rPr>
                <w:t>_2</w:t>
              </w:r>
            </w:ins>
            <w:r w:rsidR="00915CB6" w:rsidRPr="2F7324E0">
              <w:rPr>
                <w:rFonts w:ascii="Arial" w:eastAsia="Arial" w:hAnsi="Arial" w:cs="Arial"/>
                <w:sz w:val="20"/>
                <w:szCs w:val="20"/>
              </w:rPr>
              <w:t>_11_MM_КД Управление основными данными по направлению МТО</w:t>
            </w:r>
          </w:p>
        </w:tc>
      </w:tr>
      <w:tr w:rsidR="00915CB6" w:rsidRPr="00F94454" w14:paraId="369F75A4" w14:textId="77777777" w:rsidTr="42392798">
        <w:trPr>
          <w:cantSplit/>
        </w:trPr>
        <w:tc>
          <w:tcPr>
            <w:tcW w:w="1804" w:type="pct"/>
          </w:tcPr>
          <w:p w14:paraId="561CFC52" w14:textId="77777777" w:rsidR="00915CB6" w:rsidRDefault="00915CB6" w:rsidP="00915CB6">
            <w:pPr>
              <w:rPr>
                <w:rFonts w:ascii="Arial" w:hAnsi="Arial" w:cs="Arial"/>
                <w:sz w:val="20"/>
              </w:rPr>
            </w:pPr>
            <w:r>
              <w:rPr>
                <w:rFonts w:ascii="Arial" w:hAnsi="Arial" w:cs="Arial"/>
                <w:sz w:val="20"/>
              </w:rPr>
              <w:t>Деловые партнеры (водители)</w:t>
            </w:r>
          </w:p>
        </w:tc>
        <w:tc>
          <w:tcPr>
            <w:tcW w:w="3196" w:type="pct"/>
            <w:shd w:val="clear" w:color="auto" w:fill="auto"/>
          </w:tcPr>
          <w:p w14:paraId="3108B89F" w14:textId="44CD1923" w:rsidR="00915CB6" w:rsidRPr="42392798" w:rsidRDefault="00EF595F">
            <w:pPr>
              <w:rPr>
                <w:rFonts w:ascii="Arial" w:eastAsia="Arial" w:hAnsi="Arial" w:cs="Arial"/>
                <w:sz w:val="20"/>
                <w:szCs w:val="20"/>
              </w:rPr>
            </w:pPr>
            <w:r>
              <w:rPr>
                <w:rFonts w:ascii="Arial" w:eastAsia="Arial" w:hAnsi="Arial" w:cs="Arial"/>
                <w:sz w:val="20"/>
                <w:szCs w:val="20"/>
              </w:rPr>
              <w:t>ERP.</w:t>
            </w:r>
            <w:ins w:id="1877" w:author="SintsovaMA" w:date="2021-02-25T13:54:00Z">
              <w:r w:rsidR="0029208F" w:rsidRPr="0029208F">
                <w:rPr>
                  <w:rFonts w:ascii="Arial" w:eastAsia="Arial" w:hAnsi="Arial" w:cs="Arial"/>
                  <w:sz w:val="20"/>
                  <w:szCs w:val="20"/>
                  <w:rPrChange w:id="1878" w:author="SintsovaMA" w:date="2021-02-25T13:54:00Z">
                    <w:rPr>
                      <w:rFonts w:ascii="Arial" w:eastAsia="Arial" w:hAnsi="Arial" w:cs="Arial"/>
                      <w:sz w:val="20"/>
                      <w:szCs w:val="20"/>
                      <w:lang w:val="en-US"/>
                    </w:rPr>
                  </w:rPrChange>
                </w:rPr>
                <w:t>13.9_2</w:t>
              </w:r>
            </w:ins>
            <w:del w:id="1879" w:author="SintsovaMA" w:date="2021-02-25T13:54:00Z">
              <w:r w:rsidDel="0029208F">
                <w:rPr>
                  <w:rFonts w:ascii="Arial" w:eastAsia="Arial" w:hAnsi="Arial" w:cs="Arial"/>
                  <w:sz w:val="20"/>
                  <w:szCs w:val="20"/>
                </w:rPr>
                <w:delText>9.1</w:delText>
              </w:r>
            </w:del>
            <w:r w:rsidR="00915CB6" w:rsidRPr="2F7324E0">
              <w:rPr>
                <w:rFonts w:ascii="Arial" w:eastAsia="Arial" w:hAnsi="Arial" w:cs="Arial"/>
                <w:sz w:val="20"/>
                <w:szCs w:val="20"/>
              </w:rPr>
              <w:t>_47_MDM_Концепция по нормативно-справочной информации</w:t>
            </w:r>
          </w:p>
        </w:tc>
      </w:tr>
    </w:tbl>
    <w:p w14:paraId="1E70F22A" w14:textId="77777777" w:rsidR="00187D4B" w:rsidRPr="00B93397" w:rsidRDefault="00404376" w:rsidP="00404376">
      <w:pPr>
        <w:tabs>
          <w:tab w:val="left" w:pos="6363"/>
        </w:tabs>
        <w:jc w:val="left"/>
        <w:rPr>
          <w:rFonts w:ascii="Arial" w:hAnsi="Arial" w:cs="Arial"/>
          <w:szCs w:val="24"/>
        </w:rPr>
      </w:pPr>
      <w:r>
        <w:rPr>
          <w:rFonts w:ascii="Arial" w:hAnsi="Arial" w:cs="Arial"/>
          <w:szCs w:val="24"/>
        </w:rPr>
        <w:tab/>
      </w:r>
    </w:p>
    <w:p w14:paraId="6E070A13" w14:textId="77777777" w:rsidR="00AC6F0A" w:rsidRPr="00BE014D" w:rsidRDefault="00AC6F0A" w:rsidP="00AC6F0A">
      <w:pPr>
        <w:pStyle w:val="23"/>
        <w:keepNext/>
        <w:keepLines/>
        <w:numPr>
          <w:ilvl w:val="1"/>
          <w:numId w:val="8"/>
        </w:numPr>
        <w:spacing w:before="160" w:after="120" w:line="276" w:lineRule="auto"/>
        <w:rPr>
          <w:rFonts w:eastAsiaTheme="majorEastAsia" w:cstheme="majorBidi"/>
          <w:bCs w:val="0"/>
          <w:iCs w:val="0"/>
          <w:szCs w:val="26"/>
        </w:rPr>
      </w:pPr>
      <w:bookmarkStart w:id="1880" w:name="_Toc520705044"/>
      <w:bookmarkStart w:id="1881" w:name="_Toc523837294"/>
      <w:bookmarkStart w:id="1882" w:name="_Toc65146858"/>
      <w:r>
        <w:rPr>
          <w:rFonts w:eastAsiaTheme="majorEastAsia" w:cstheme="majorBidi"/>
          <w:bCs w:val="0"/>
          <w:iCs w:val="0"/>
          <w:szCs w:val="26"/>
        </w:rPr>
        <w:t>Транзакционные</w:t>
      </w:r>
      <w:r w:rsidRPr="00BE014D">
        <w:rPr>
          <w:rFonts w:eastAsiaTheme="majorEastAsia" w:cstheme="majorBidi"/>
          <w:bCs w:val="0"/>
          <w:iCs w:val="0"/>
          <w:szCs w:val="26"/>
        </w:rPr>
        <w:t xml:space="preserve"> данные</w:t>
      </w:r>
      <w:bookmarkEnd w:id="1880"/>
      <w:bookmarkEnd w:id="1881"/>
      <w:bookmarkEnd w:id="1882"/>
    </w:p>
    <w:p w14:paraId="1F1A6C6C" w14:textId="77777777" w:rsidR="00511C42" w:rsidRDefault="00511C42" w:rsidP="00511C42">
      <w:pPr>
        <w:pStyle w:val="31"/>
        <w:numPr>
          <w:ilvl w:val="2"/>
          <w:numId w:val="8"/>
        </w:numPr>
        <w:rPr>
          <w:caps/>
        </w:rPr>
      </w:pPr>
      <w:bookmarkStart w:id="1883" w:name="_Toc520705045"/>
      <w:bookmarkStart w:id="1884" w:name="_Toc523837295"/>
      <w:bookmarkStart w:id="1885" w:name="_Toc65146859"/>
      <w:r>
        <w:rPr>
          <w:caps/>
        </w:rPr>
        <w:t>Транзакционные данные</w:t>
      </w:r>
      <w:r w:rsidRPr="000835FE">
        <w:rPr>
          <w:caps/>
        </w:rPr>
        <w:t xml:space="preserve"> бизнес-процесса </w:t>
      </w:r>
      <w:r w:rsidR="00FD10A2">
        <w:rPr>
          <w:caps/>
        </w:rPr>
        <w:t>ПП-</w:t>
      </w:r>
      <w:r w:rsidR="00FD10A2" w:rsidRPr="00FD10A2">
        <w:rPr>
          <w:caps/>
        </w:rPr>
        <w:t>10</w:t>
      </w:r>
      <w:r>
        <w:rPr>
          <w:caps/>
        </w:rPr>
        <w:t>.0</w:t>
      </w:r>
      <w:r w:rsidR="00FD10A2" w:rsidRPr="00FD10A2">
        <w:rPr>
          <w:caps/>
        </w:rPr>
        <w:t>8</w:t>
      </w:r>
      <w:r>
        <w:rPr>
          <w:caps/>
        </w:rPr>
        <w:t>.0</w:t>
      </w:r>
      <w:r w:rsidR="00B86405">
        <w:rPr>
          <w:caps/>
        </w:rPr>
        <w:t>2</w:t>
      </w:r>
      <w:r>
        <w:rPr>
          <w:caps/>
        </w:rPr>
        <w:t>-</w:t>
      </w:r>
      <w:r>
        <w:rPr>
          <w:caps/>
          <w:lang w:val="en-US"/>
        </w:rPr>
        <w:t>ERP</w:t>
      </w:r>
      <w:r w:rsidRPr="00E856BD">
        <w:rPr>
          <w:caps/>
        </w:rPr>
        <w:t xml:space="preserve"> </w:t>
      </w:r>
      <w:r>
        <w:rPr>
          <w:caps/>
        </w:rPr>
        <w:t xml:space="preserve">Оперативное </w:t>
      </w:r>
      <w:r w:rsidR="00424ACE">
        <w:rPr>
          <w:caps/>
        </w:rPr>
        <w:t>управление транспортировкой</w:t>
      </w:r>
      <w:bookmarkEnd w:id="1883"/>
      <w:bookmarkEnd w:id="1884"/>
      <w:bookmarkEnd w:id="1885"/>
    </w:p>
    <w:p w14:paraId="53BE25E7" w14:textId="77777777" w:rsidR="00666AE2" w:rsidRPr="00666AE2" w:rsidRDefault="00F91529" w:rsidP="00666AE2">
      <w:pPr>
        <w:pStyle w:val="4"/>
        <w:rPr>
          <w:rFonts w:eastAsiaTheme="majorEastAsia" w:cstheme="majorBidi"/>
          <w:b/>
          <w:i w:val="0"/>
          <w:caps w:val="0"/>
          <w:sz w:val="24"/>
          <w:szCs w:val="24"/>
        </w:rPr>
      </w:pPr>
      <w:r>
        <w:rPr>
          <w:rFonts w:eastAsiaTheme="majorEastAsia" w:cstheme="majorBidi"/>
          <w:b/>
          <w:i w:val="0"/>
          <w:caps w:val="0"/>
          <w:sz w:val="24"/>
          <w:szCs w:val="24"/>
        </w:rPr>
        <w:t>Транзакционные данные ведения справочника Транспортных средств</w:t>
      </w:r>
    </w:p>
    <w:p w14:paraId="40C0F160" w14:textId="77777777" w:rsidR="00666AE2" w:rsidRPr="00666AE2" w:rsidRDefault="00666AE2" w:rsidP="00666AE2">
      <w:pPr>
        <w:rPr>
          <w:rFonts w:eastAsiaTheme="majorEastAsia"/>
        </w:rPr>
      </w:pPr>
    </w:p>
    <w:p w14:paraId="44F8BD47" w14:textId="77777777" w:rsidR="00666AE2" w:rsidRPr="00666AE2" w:rsidRDefault="00666AE2" w:rsidP="00666AE2">
      <w:pPr>
        <w:ind w:firstLine="708"/>
        <w:rPr>
          <w:rFonts w:ascii="Arial" w:eastAsiaTheme="majorEastAsia" w:hAnsi="Arial" w:cs="Arial"/>
        </w:rPr>
      </w:pPr>
      <w:r w:rsidRPr="00666AE2">
        <w:rPr>
          <w:rFonts w:ascii="Arial" w:eastAsiaTheme="majorEastAsia" w:hAnsi="Arial" w:cs="Arial"/>
        </w:rPr>
        <w:lastRenderedPageBreak/>
        <w:t>Ведение справочника Транспортных средств выполняется в транзакции /</w:t>
      </w:r>
      <w:r>
        <w:rPr>
          <w:rFonts w:ascii="Arial" w:eastAsiaTheme="majorEastAsia" w:hAnsi="Arial" w:cs="Arial"/>
          <w:lang w:val="en-US"/>
        </w:rPr>
        <w:t>SCMTMS</w:t>
      </w:r>
      <w:r w:rsidRPr="00666AE2">
        <w:rPr>
          <w:rFonts w:ascii="Arial" w:eastAsiaTheme="majorEastAsia" w:hAnsi="Arial" w:cs="Arial"/>
        </w:rPr>
        <w:t>/</w:t>
      </w:r>
      <w:r>
        <w:rPr>
          <w:rFonts w:ascii="Arial" w:eastAsiaTheme="majorEastAsia" w:hAnsi="Arial" w:cs="Arial"/>
          <w:lang w:val="en-US"/>
        </w:rPr>
        <w:t>RES</w:t>
      </w:r>
      <w:r w:rsidRPr="00666AE2">
        <w:rPr>
          <w:rFonts w:ascii="Arial" w:eastAsiaTheme="majorEastAsia" w:hAnsi="Arial" w:cs="Arial"/>
        </w:rPr>
        <w:t>01</w:t>
      </w:r>
      <w:r w:rsidR="00E70DE1">
        <w:rPr>
          <w:rFonts w:ascii="Arial" w:eastAsiaTheme="majorEastAsia" w:hAnsi="Arial" w:cs="Arial"/>
        </w:rPr>
        <w:t xml:space="preserve"> «Ресурс»</w:t>
      </w:r>
      <w:r w:rsidR="00AF2E6E">
        <w:rPr>
          <w:rFonts w:ascii="Arial" w:eastAsiaTheme="majorEastAsia" w:hAnsi="Arial" w:cs="Arial"/>
        </w:rPr>
        <w:t>.</w:t>
      </w:r>
    </w:p>
    <w:p w14:paraId="158218A0" w14:textId="1F61CA4B" w:rsidR="00666AE2" w:rsidRPr="00666AE2" w:rsidRDefault="00666AE2" w:rsidP="00F31DDE">
      <w:pPr>
        <w:pStyle w:val="a7"/>
        <w:ind w:left="3402"/>
        <w:rPr>
          <w:rFonts w:ascii="Arial" w:hAnsi="Arial" w:cs="Arial"/>
          <w:b/>
          <w:sz w:val="22"/>
        </w:rPr>
      </w:pPr>
      <w:r w:rsidRPr="00732420">
        <w:rPr>
          <w:rFonts w:ascii="Arial" w:hAnsi="Arial" w:cs="Arial"/>
          <w:b/>
          <w:sz w:val="22"/>
        </w:rPr>
        <w:t xml:space="preserve">Таблица </w:t>
      </w:r>
      <w:del w:id="1886" w:author="Savinskaya Yulia" w:date="2021-02-25T11:55:00Z">
        <w:r w:rsidR="00AF2E6E" w:rsidRPr="00732420" w:rsidDel="009842FD">
          <w:rPr>
            <w:rFonts w:ascii="Arial" w:hAnsi="Arial" w:cs="Arial"/>
            <w:b/>
            <w:sz w:val="22"/>
          </w:rPr>
          <w:fldChar w:fldCharType="begin"/>
        </w:r>
        <w:r w:rsidR="00AF2E6E" w:rsidRPr="00732420" w:rsidDel="009842FD">
          <w:rPr>
            <w:rFonts w:ascii="Arial" w:hAnsi="Arial" w:cs="Arial"/>
            <w:b/>
            <w:sz w:val="22"/>
          </w:rPr>
          <w:delInstrText xml:space="preserve"> SEQ Таблица \* ARABIC </w:delInstrText>
        </w:r>
        <w:r w:rsidR="00AF2E6E" w:rsidRPr="00732420" w:rsidDel="009842FD">
          <w:rPr>
            <w:rFonts w:ascii="Arial" w:hAnsi="Arial" w:cs="Arial"/>
            <w:b/>
            <w:sz w:val="22"/>
          </w:rPr>
          <w:fldChar w:fldCharType="separate"/>
        </w:r>
        <w:r w:rsidR="00AF2E6E" w:rsidDel="009842FD">
          <w:rPr>
            <w:rFonts w:ascii="Arial" w:hAnsi="Arial" w:cs="Arial"/>
            <w:b/>
            <w:noProof/>
            <w:sz w:val="22"/>
          </w:rPr>
          <w:delText>4</w:delText>
        </w:r>
        <w:r w:rsidR="00AF2E6E" w:rsidRPr="00732420" w:rsidDel="009842FD">
          <w:rPr>
            <w:rFonts w:ascii="Arial" w:hAnsi="Arial" w:cs="Arial"/>
            <w:b/>
            <w:sz w:val="22"/>
          </w:rPr>
          <w:fldChar w:fldCharType="end"/>
        </w:r>
        <w:r w:rsidR="00AF2E6E" w:rsidDel="009842FD">
          <w:rPr>
            <w:rFonts w:ascii="Arial" w:hAnsi="Arial" w:cs="Arial"/>
            <w:b/>
            <w:sz w:val="22"/>
          </w:rPr>
          <w:delText>6</w:delText>
        </w:r>
      </w:del>
      <w:ins w:id="1887" w:author="Savinskaya Yulia" w:date="2021-02-25T11:55:00Z">
        <w:r w:rsidR="009842FD">
          <w:rPr>
            <w:rFonts w:ascii="Arial" w:hAnsi="Arial" w:cs="Arial"/>
            <w:b/>
            <w:sz w:val="22"/>
          </w:rPr>
          <w:t>5</w:t>
        </w:r>
      </w:ins>
      <w:ins w:id="1888" w:author="Savinskaya Yulia" w:date="2021-02-25T15:29:00Z">
        <w:r w:rsidR="00F31DDE">
          <w:rPr>
            <w:rFonts w:ascii="Arial" w:hAnsi="Arial" w:cs="Arial"/>
            <w:b/>
            <w:sz w:val="22"/>
          </w:rPr>
          <w:t>1</w:t>
        </w:r>
      </w:ins>
      <w:r>
        <w:rPr>
          <w:rFonts w:ascii="Arial" w:hAnsi="Arial" w:cs="Arial"/>
          <w:b/>
          <w:sz w:val="22"/>
        </w:rPr>
        <w:t>. Ведение справочника Транспортных средств</w:t>
      </w:r>
    </w:p>
    <w:tbl>
      <w:tblPr>
        <w:tblW w:w="4938" w:type="pct"/>
        <w:tblCellMar>
          <w:left w:w="0" w:type="dxa"/>
          <w:right w:w="0" w:type="dxa"/>
        </w:tblCellMar>
        <w:tblLook w:val="04A0" w:firstRow="1" w:lastRow="0" w:firstColumn="1" w:lastColumn="0" w:noHBand="0" w:noVBand="1"/>
      </w:tblPr>
      <w:tblGrid>
        <w:gridCol w:w="1970"/>
        <w:gridCol w:w="8080"/>
      </w:tblGrid>
      <w:tr w:rsidR="00666AE2" w14:paraId="76ADF6D8" w14:textId="77777777" w:rsidTr="0084055A">
        <w:trPr>
          <w:cantSplit/>
          <w:trHeight w:val="397"/>
          <w:tblHeader/>
        </w:trPr>
        <w:tc>
          <w:tcPr>
            <w:tcW w:w="980"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14:paraId="3AF75EB5" w14:textId="77777777" w:rsidR="00666AE2" w:rsidRDefault="00666AE2" w:rsidP="0084055A">
            <w:pPr>
              <w:spacing w:line="276" w:lineRule="auto"/>
              <w:jc w:val="center"/>
              <w:rPr>
                <w:rFonts w:eastAsiaTheme="minorHAnsi"/>
              </w:rPr>
            </w:pPr>
            <w:r>
              <w:rPr>
                <w:rFonts w:ascii="Arial" w:hAnsi="Arial" w:cs="Arial"/>
                <w:b/>
                <w:bCs/>
                <w:sz w:val="20"/>
                <w:szCs w:val="20"/>
                <w:lang w:eastAsia="ru-RU"/>
              </w:rPr>
              <w:t xml:space="preserve">Поле документа </w:t>
            </w:r>
          </w:p>
        </w:tc>
        <w:tc>
          <w:tcPr>
            <w:tcW w:w="4020"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hideMark/>
          </w:tcPr>
          <w:p w14:paraId="3EF92284" w14:textId="77777777" w:rsidR="00666AE2" w:rsidRDefault="00666AE2" w:rsidP="0084055A">
            <w:pPr>
              <w:spacing w:line="276" w:lineRule="auto"/>
              <w:jc w:val="center"/>
            </w:pPr>
            <w:r>
              <w:rPr>
                <w:rFonts w:ascii="Arial" w:hAnsi="Arial" w:cs="Arial"/>
                <w:b/>
                <w:bCs/>
                <w:sz w:val="20"/>
                <w:szCs w:val="20"/>
                <w:lang w:eastAsia="ru-RU"/>
              </w:rPr>
              <w:t>Содержание поля документа</w:t>
            </w:r>
          </w:p>
        </w:tc>
      </w:tr>
      <w:tr w:rsidR="00666AE2" w14:paraId="5CA1D17A" w14:textId="77777777" w:rsidTr="0084055A">
        <w:trPr>
          <w:cantSplit/>
        </w:trPr>
        <w:tc>
          <w:tcPr>
            <w:tcW w:w="5000" w:type="pct"/>
            <w:gridSpan w:val="2"/>
            <w:tcBorders>
              <w:top w:val="nil"/>
              <w:left w:val="single" w:sz="12" w:space="0" w:color="auto"/>
              <w:bottom w:val="single" w:sz="8" w:space="0" w:color="auto"/>
              <w:right w:val="single" w:sz="12" w:space="0" w:color="auto"/>
            </w:tcBorders>
            <w:tcMar>
              <w:top w:w="0" w:type="dxa"/>
              <w:left w:w="108" w:type="dxa"/>
              <w:bottom w:w="0" w:type="dxa"/>
              <w:right w:w="108" w:type="dxa"/>
            </w:tcMar>
            <w:hideMark/>
          </w:tcPr>
          <w:p w14:paraId="0AE3B4F5" w14:textId="77777777" w:rsidR="00666AE2" w:rsidRPr="00A56F9D" w:rsidRDefault="00E70DE1" w:rsidP="0084055A">
            <w:pPr>
              <w:spacing w:line="276" w:lineRule="auto"/>
              <w:jc w:val="center"/>
              <w:rPr>
                <w:rFonts w:ascii="Arial" w:hAnsi="Arial" w:cs="Arial"/>
                <w:i/>
                <w:color w:val="7F7F7F" w:themeColor="text1" w:themeTint="80"/>
              </w:rPr>
            </w:pPr>
            <w:r>
              <w:rPr>
                <w:rFonts w:ascii="Arial" w:hAnsi="Arial" w:cs="Arial"/>
                <w:b/>
                <w:sz w:val="20"/>
                <w:szCs w:val="20"/>
              </w:rPr>
              <w:t>Заголовок</w:t>
            </w:r>
          </w:p>
        </w:tc>
      </w:tr>
      <w:tr w:rsidR="00666AE2" w14:paraId="788304DF" w14:textId="77777777" w:rsidTr="0084055A">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hideMark/>
          </w:tcPr>
          <w:p w14:paraId="46EE112F" w14:textId="77777777" w:rsidR="00666AE2" w:rsidRPr="00D90BA2" w:rsidRDefault="00E70DE1" w:rsidP="0084055A">
            <w:pPr>
              <w:spacing w:line="276" w:lineRule="auto"/>
              <w:jc w:val="left"/>
              <w:rPr>
                <w:rFonts w:ascii="Arial" w:hAnsi="Arial" w:cs="Arial"/>
                <w:color w:val="7F7F7F" w:themeColor="text1" w:themeTint="80"/>
                <w:sz w:val="20"/>
                <w:szCs w:val="20"/>
              </w:rPr>
            </w:pPr>
            <w:r>
              <w:rPr>
                <w:rFonts w:ascii="Arial" w:hAnsi="Arial" w:cs="Arial"/>
                <w:color w:val="000000" w:themeColor="text1"/>
                <w:sz w:val="20"/>
                <w:szCs w:val="20"/>
              </w:rPr>
              <w:t>Ресурс</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hideMark/>
          </w:tcPr>
          <w:p w14:paraId="36160613" w14:textId="4642280F" w:rsidR="00666AE2" w:rsidRDefault="00143FDC" w:rsidP="0084055A">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 xml:space="preserve">Код </w:t>
            </w:r>
            <w:r w:rsidR="00E70DE1">
              <w:rPr>
                <w:rFonts w:ascii="Arial" w:hAnsi="Arial" w:cs="Arial"/>
                <w:color w:val="000000" w:themeColor="text1"/>
                <w:sz w:val="20"/>
                <w:szCs w:val="20"/>
              </w:rPr>
              <w:t>Транспортного средства</w:t>
            </w:r>
            <w:r>
              <w:rPr>
                <w:rFonts w:ascii="Arial" w:hAnsi="Arial" w:cs="Arial"/>
                <w:color w:val="000000" w:themeColor="text1"/>
                <w:sz w:val="20"/>
                <w:szCs w:val="20"/>
              </w:rPr>
              <w:t>, соответствующий коду ЕО</w:t>
            </w:r>
            <w:r w:rsidR="009D11D4">
              <w:rPr>
                <w:rFonts w:ascii="Arial" w:hAnsi="Arial" w:cs="Arial"/>
                <w:color w:val="000000" w:themeColor="text1"/>
                <w:sz w:val="20"/>
                <w:szCs w:val="20"/>
              </w:rPr>
              <w:t>, для ТС подрядчика – регистрационный номер ТС</w:t>
            </w:r>
          </w:p>
          <w:p w14:paraId="05F3E41E" w14:textId="77777777" w:rsidR="00666AE2" w:rsidRPr="00D90BA2" w:rsidRDefault="00666AE2" w:rsidP="0084055A">
            <w:pPr>
              <w:spacing w:line="276" w:lineRule="auto"/>
              <w:jc w:val="left"/>
              <w:rPr>
                <w:rFonts w:ascii="Arial" w:hAnsi="Arial" w:cs="Arial"/>
                <w:color w:val="000000" w:themeColor="text1"/>
                <w:sz w:val="20"/>
                <w:szCs w:val="20"/>
              </w:rPr>
            </w:pPr>
          </w:p>
        </w:tc>
      </w:tr>
      <w:tr w:rsidR="00143FDC" w14:paraId="0CE6D72A" w14:textId="77777777" w:rsidTr="0084055A">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555EE522" w14:textId="77777777" w:rsidR="00143FDC" w:rsidRDefault="00143FDC" w:rsidP="0084055A">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 xml:space="preserve">Описание </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34892896" w14:textId="77777777" w:rsidR="00143FDC" w:rsidRDefault="00143FDC" w:rsidP="0084055A">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Название Транспортного средства</w:t>
            </w:r>
          </w:p>
        </w:tc>
      </w:tr>
      <w:tr w:rsidR="00E70DE1" w14:paraId="3B32C228" w14:textId="77777777" w:rsidTr="00E70DE1">
        <w:trPr>
          <w:cantSplit/>
        </w:trPr>
        <w:tc>
          <w:tcPr>
            <w:tcW w:w="5000"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0ED9237A" w14:textId="77777777" w:rsidR="00E70DE1" w:rsidRDefault="00D9728B" w:rsidP="00D9728B">
            <w:pPr>
              <w:spacing w:line="276" w:lineRule="auto"/>
              <w:jc w:val="center"/>
              <w:rPr>
                <w:rFonts w:ascii="Arial" w:hAnsi="Arial" w:cs="Arial"/>
                <w:color w:val="000000" w:themeColor="text1"/>
                <w:sz w:val="20"/>
                <w:szCs w:val="20"/>
              </w:rPr>
            </w:pPr>
            <w:r>
              <w:rPr>
                <w:rFonts w:ascii="Arial" w:hAnsi="Arial" w:cs="Arial"/>
                <w:b/>
                <w:sz w:val="20"/>
                <w:szCs w:val="20"/>
              </w:rPr>
              <w:t>Закладка «</w:t>
            </w:r>
            <w:r w:rsidRPr="00D9728B">
              <w:rPr>
                <w:rFonts w:ascii="Arial" w:hAnsi="Arial" w:cs="Arial"/>
                <w:b/>
                <w:sz w:val="20"/>
                <w:szCs w:val="20"/>
              </w:rPr>
              <w:t>Общие данные</w:t>
            </w:r>
            <w:r>
              <w:rPr>
                <w:rFonts w:ascii="Arial" w:hAnsi="Arial" w:cs="Arial"/>
                <w:b/>
                <w:sz w:val="20"/>
                <w:szCs w:val="20"/>
              </w:rPr>
              <w:t>»</w:t>
            </w:r>
          </w:p>
        </w:tc>
      </w:tr>
      <w:tr w:rsidR="00666AE2" w14:paraId="08F4D1F8" w14:textId="77777777" w:rsidTr="0084055A">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hideMark/>
          </w:tcPr>
          <w:p w14:paraId="254F5345" w14:textId="77777777" w:rsidR="00666AE2" w:rsidRPr="00971DA2" w:rsidRDefault="00D9728B" w:rsidP="0084055A">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Местоположение</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hideMark/>
          </w:tcPr>
          <w:p w14:paraId="6F3A56A1" w14:textId="77777777" w:rsidR="00666AE2" w:rsidRDefault="00D9728B" w:rsidP="0084055A">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Местоположение</w:t>
            </w:r>
            <w:r w:rsidR="00143FDC">
              <w:rPr>
                <w:rFonts w:ascii="Arial" w:hAnsi="Arial" w:cs="Arial"/>
                <w:color w:val="000000" w:themeColor="text1"/>
                <w:sz w:val="20"/>
                <w:szCs w:val="20"/>
              </w:rPr>
              <w:t xml:space="preserve"> депо</w:t>
            </w:r>
            <w:r>
              <w:rPr>
                <w:rFonts w:ascii="Arial" w:hAnsi="Arial" w:cs="Arial"/>
                <w:color w:val="000000" w:themeColor="text1"/>
                <w:sz w:val="20"/>
                <w:szCs w:val="20"/>
              </w:rPr>
              <w:t xml:space="preserve"> Транспортного средства</w:t>
            </w:r>
          </w:p>
          <w:p w14:paraId="2C1A5327" w14:textId="77777777" w:rsidR="00666AE2" w:rsidRPr="004F2E21" w:rsidRDefault="00666AE2" w:rsidP="0084055A">
            <w:pPr>
              <w:spacing w:line="276" w:lineRule="auto"/>
              <w:jc w:val="left"/>
              <w:rPr>
                <w:rFonts w:ascii="Arial" w:hAnsi="Arial" w:cs="Arial"/>
                <w:color w:val="000000" w:themeColor="text1"/>
                <w:sz w:val="20"/>
                <w:szCs w:val="20"/>
              </w:rPr>
            </w:pPr>
          </w:p>
        </w:tc>
      </w:tr>
      <w:tr w:rsidR="00666AE2" w14:paraId="751A2F43" w14:textId="77777777" w:rsidTr="0084055A">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3327BF8E" w14:textId="77777777" w:rsidR="00666AE2" w:rsidRPr="00D9728B" w:rsidRDefault="00D9728B" w:rsidP="0084055A">
            <w:pPr>
              <w:spacing w:line="276" w:lineRule="auto"/>
              <w:jc w:val="left"/>
              <w:rPr>
                <w:rFonts w:ascii="Arial" w:hAnsi="Arial" w:cs="Arial"/>
                <w:color w:val="000000" w:themeColor="text1"/>
                <w:sz w:val="20"/>
                <w:szCs w:val="20"/>
                <w:lang w:val="en-US"/>
              </w:rPr>
            </w:pPr>
            <w:r w:rsidRPr="00D9728B">
              <w:rPr>
                <w:rFonts w:ascii="Arial" w:hAnsi="Arial" w:cs="Arial"/>
                <w:color w:val="000000" w:themeColor="text1"/>
                <w:sz w:val="20"/>
                <w:szCs w:val="20"/>
                <w:lang w:val="en-US"/>
              </w:rPr>
              <w:lastRenderedPageBreak/>
              <w:t>ТрансСред</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16EC87BA" w14:textId="77777777" w:rsidR="00666AE2" w:rsidRDefault="00666AE2" w:rsidP="0084055A">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Вид транспортного средства:</w:t>
            </w:r>
          </w:p>
          <w:p w14:paraId="0B1F9595"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ZABS –</w:t>
            </w:r>
            <w:r>
              <w:rPr>
                <w:rFonts w:ascii="Arial" w:hAnsi="Arial" w:cs="Arial"/>
                <w:color w:val="000000" w:themeColor="text1"/>
                <w:sz w:val="20"/>
                <w:szCs w:val="20"/>
              </w:rPr>
              <w:t xml:space="preserve"> АБС</w:t>
            </w:r>
          </w:p>
          <w:p w14:paraId="55BA32A5"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ZBUS –</w:t>
            </w:r>
            <w:r>
              <w:rPr>
                <w:rFonts w:ascii="Arial" w:hAnsi="Arial" w:cs="Arial"/>
                <w:color w:val="000000" w:themeColor="text1"/>
                <w:sz w:val="20"/>
                <w:szCs w:val="20"/>
              </w:rPr>
              <w:t xml:space="preserve"> Автобус</w:t>
            </w:r>
          </w:p>
          <w:p w14:paraId="6335C2A6"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ZBUS_CREW</w:t>
            </w:r>
            <w:r>
              <w:rPr>
                <w:rFonts w:ascii="Arial" w:hAnsi="Arial" w:cs="Arial"/>
                <w:color w:val="000000" w:themeColor="text1"/>
                <w:sz w:val="20"/>
                <w:szCs w:val="20"/>
              </w:rPr>
              <w:t xml:space="preserve"> - </w:t>
            </w:r>
            <w:r w:rsidRPr="00363D00">
              <w:rPr>
                <w:rFonts w:ascii="Arial" w:hAnsi="Arial" w:cs="Arial"/>
                <w:color w:val="000000" w:themeColor="text1"/>
                <w:sz w:val="20"/>
                <w:szCs w:val="20"/>
              </w:rPr>
              <w:t>Вахтовый автобус</w:t>
            </w:r>
          </w:p>
          <w:p w14:paraId="20794AED"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ZCAR</w:t>
            </w:r>
            <w:r>
              <w:rPr>
                <w:rFonts w:ascii="Arial" w:hAnsi="Arial" w:cs="Arial"/>
                <w:color w:val="000000" w:themeColor="text1"/>
                <w:sz w:val="20"/>
                <w:szCs w:val="20"/>
              </w:rPr>
              <w:t xml:space="preserve"> - </w:t>
            </w:r>
            <w:r w:rsidRPr="00363D00">
              <w:rPr>
                <w:rFonts w:ascii="Arial" w:hAnsi="Arial" w:cs="Arial"/>
                <w:color w:val="000000" w:themeColor="text1"/>
                <w:sz w:val="20"/>
                <w:szCs w:val="20"/>
              </w:rPr>
              <w:t>Легковой автомобиль</w:t>
            </w:r>
          </w:p>
          <w:p w14:paraId="683C19CC"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ZCAR_BORT</w:t>
            </w:r>
            <w:r>
              <w:rPr>
                <w:rFonts w:ascii="Arial" w:hAnsi="Arial" w:cs="Arial"/>
                <w:color w:val="000000" w:themeColor="text1"/>
                <w:sz w:val="20"/>
                <w:szCs w:val="20"/>
              </w:rPr>
              <w:t xml:space="preserve"> - </w:t>
            </w:r>
            <w:r w:rsidRPr="00363D00">
              <w:rPr>
                <w:rFonts w:ascii="Arial" w:hAnsi="Arial" w:cs="Arial"/>
                <w:color w:val="000000" w:themeColor="text1"/>
                <w:sz w:val="20"/>
                <w:szCs w:val="20"/>
              </w:rPr>
              <w:t>Автомобиль бортовой</w:t>
            </w:r>
          </w:p>
          <w:p w14:paraId="64B68DAF"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ZCAR_FUEL</w:t>
            </w:r>
            <w:r>
              <w:rPr>
                <w:rFonts w:ascii="Arial" w:hAnsi="Arial" w:cs="Arial"/>
                <w:color w:val="000000" w:themeColor="text1"/>
                <w:sz w:val="20"/>
                <w:szCs w:val="20"/>
              </w:rPr>
              <w:t xml:space="preserve"> - </w:t>
            </w:r>
            <w:r w:rsidRPr="00363D00">
              <w:rPr>
                <w:rFonts w:ascii="Arial" w:hAnsi="Arial" w:cs="Arial"/>
                <w:color w:val="000000" w:themeColor="text1"/>
                <w:sz w:val="20"/>
                <w:szCs w:val="20"/>
              </w:rPr>
              <w:t>Автотопливозаправщик</w:t>
            </w:r>
          </w:p>
          <w:p w14:paraId="4A6665F7"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ZCAR_LIFT</w:t>
            </w:r>
            <w:r>
              <w:rPr>
                <w:rFonts w:ascii="Arial" w:hAnsi="Arial" w:cs="Arial"/>
                <w:color w:val="000000" w:themeColor="text1"/>
                <w:sz w:val="20"/>
                <w:szCs w:val="20"/>
              </w:rPr>
              <w:t xml:space="preserve"> - </w:t>
            </w:r>
            <w:r w:rsidRPr="00363D00">
              <w:rPr>
                <w:rFonts w:ascii="Arial" w:hAnsi="Arial" w:cs="Arial"/>
                <w:color w:val="000000" w:themeColor="text1"/>
                <w:sz w:val="20"/>
                <w:szCs w:val="20"/>
              </w:rPr>
              <w:t>Автопогрузчик</w:t>
            </w:r>
          </w:p>
          <w:p w14:paraId="55628414"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ZCAR_PAS</w:t>
            </w:r>
            <w:r>
              <w:rPr>
                <w:rFonts w:ascii="Arial" w:hAnsi="Arial" w:cs="Arial"/>
                <w:color w:val="000000" w:themeColor="text1"/>
                <w:sz w:val="20"/>
                <w:szCs w:val="20"/>
              </w:rPr>
              <w:t xml:space="preserve"> - </w:t>
            </w:r>
            <w:r w:rsidRPr="00363D00">
              <w:rPr>
                <w:rFonts w:ascii="Arial" w:hAnsi="Arial" w:cs="Arial"/>
                <w:color w:val="000000" w:themeColor="text1"/>
                <w:sz w:val="20"/>
                <w:szCs w:val="20"/>
              </w:rPr>
              <w:t>Специальное пассажирское</w:t>
            </w:r>
          </w:p>
          <w:p w14:paraId="3F71DAD1"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ZCAR_TR</w:t>
            </w:r>
            <w:r>
              <w:rPr>
                <w:rFonts w:ascii="Arial" w:hAnsi="Arial" w:cs="Arial"/>
                <w:color w:val="000000" w:themeColor="text1"/>
                <w:sz w:val="20"/>
                <w:szCs w:val="20"/>
              </w:rPr>
              <w:t xml:space="preserve"> - </w:t>
            </w:r>
            <w:r w:rsidRPr="00363D00">
              <w:rPr>
                <w:rFonts w:ascii="Arial" w:hAnsi="Arial" w:cs="Arial"/>
                <w:color w:val="000000" w:themeColor="text1"/>
                <w:sz w:val="20"/>
                <w:szCs w:val="20"/>
              </w:rPr>
              <w:t>Грузовой автомобиль</w:t>
            </w:r>
          </w:p>
          <w:p w14:paraId="0DE45ED1"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ZCAR_TR_B</w:t>
            </w:r>
            <w:r>
              <w:rPr>
                <w:rFonts w:ascii="Arial" w:hAnsi="Arial" w:cs="Arial"/>
                <w:color w:val="000000" w:themeColor="text1"/>
                <w:sz w:val="20"/>
                <w:szCs w:val="20"/>
              </w:rPr>
              <w:t xml:space="preserve"> - </w:t>
            </w:r>
            <w:r w:rsidRPr="00363D00">
              <w:rPr>
                <w:rFonts w:ascii="Arial" w:hAnsi="Arial" w:cs="Arial"/>
                <w:color w:val="000000" w:themeColor="text1"/>
                <w:sz w:val="20"/>
                <w:szCs w:val="20"/>
              </w:rPr>
              <w:t>Грузовой-бортовой</w:t>
            </w:r>
          </w:p>
          <w:p w14:paraId="0D163811"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ZCAR_TR_OB</w:t>
            </w:r>
            <w:r>
              <w:rPr>
                <w:rFonts w:ascii="Arial" w:hAnsi="Arial" w:cs="Arial"/>
                <w:color w:val="000000" w:themeColor="text1"/>
                <w:sz w:val="20"/>
                <w:szCs w:val="20"/>
              </w:rPr>
              <w:t xml:space="preserve"> - </w:t>
            </w:r>
            <w:r w:rsidRPr="00363D00">
              <w:rPr>
                <w:rFonts w:ascii="Arial" w:hAnsi="Arial" w:cs="Arial"/>
                <w:color w:val="000000" w:themeColor="text1"/>
                <w:sz w:val="20"/>
                <w:szCs w:val="20"/>
              </w:rPr>
              <w:t>Грузовой общего назначения</w:t>
            </w:r>
          </w:p>
          <w:p w14:paraId="2871AA3C" w14:textId="77777777" w:rsidR="002E054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ZCRAN</w:t>
            </w:r>
            <w:r>
              <w:rPr>
                <w:rFonts w:ascii="Arial" w:hAnsi="Arial" w:cs="Arial"/>
                <w:color w:val="000000" w:themeColor="text1"/>
                <w:sz w:val="20"/>
                <w:szCs w:val="20"/>
              </w:rPr>
              <w:t xml:space="preserve"> - Автокран</w:t>
            </w:r>
          </w:p>
          <w:p w14:paraId="2B9C9345"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ZCRAN_MAN</w:t>
            </w:r>
            <w:r>
              <w:rPr>
                <w:rFonts w:ascii="Arial" w:hAnsi="Arial" w:cs="Arial"/>
                <w:color w:val="000000" w:themeColor="text1"/>
                <w:sz w:val="20"/>
                <w:szCs w:val="20"/>
              </w:rPr>
              <w:t xml:space="preserve"> - </w:t>
            </w:r>
            <w:r w:rsidRPr="00210EED">
              <w:rPr>
                <w:rFonts w:ascii="Arial" w:hAnsi="Arial" w:cs="Arial"/>
                <w:color w:val="000000" w:themeColor="text1"/>
                <w:sz w:val="20"/>
                <w:szCs w:val="20"/>
              </w:rPr>
              <w:t>Кран-манипулятор автомобильный</w:t>
            </w:r>
          </w:p>
          <w:p w14:paraId="30CA7EE1"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ZELEV_WORK</w:t>
            </w:r>
            <w:r>
              <w:rPr>
                <w:rFonts w:ascii="Arial" w:hAnsi="Arial" w:cs="Arial"/>
                <w:color w:val="000000" w:themeColor="text1"/>
                <w:sz w:val="20"/>
                <w:szCs w:val="20"/>
              </w:rPr>
              <w:t xml:space="preserve"> - </w:t>
            </w:r>
            <w:r w:rsidRPr="00210EED">
              <w:rPr>
                <w:rFonts w:ascii="Arial" w:hAnsi="Arial" w:cs="Arial"/>
                <w:color w:val="000000" w:themeColor="text1"/>
                <w:sz w:val="20"/>
                <w:szCs w:val="20"/>
              </w:rPr>
              <w:t>Автовышка</w:t>
            </w:r>
          </w:p>
          <w:p w14:paraId="63725C25"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ZHOPPER</w:t>
            </w:r>
            <w:r>
              <w:rPr>
                <w:rFonts w:ascii="Arial" w:hAnsi="Arial" w:cs="Arial"/>
                <w:color w:val="000000" w:themeColor="text1"/>
                <w:sz w:val="20"/>
                <w:szCs w:val="20"/>
              </w:rPr>
              <w:t xml:space="preserve"> - Самосвал</w:t>
            </w:r>
          </w:p>
          <w:p w14:paraId="3545F28D"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ZHTR</w:t>
            </w:r>
            <w:r>
              <w:rPr>
                <w:rFonts w:ascii="Arial" w:hAnsi="Arial" w:cs="Arial"/>
                <w:color w:val="000000" w:themeColor="text1"/>
                <w:sz w:val="20"/>
                <w:szCs w:val="20"/>
              </w:rPr>
              <w:t xml:space="preserve"> – Полуприцеп </w:t>
            </w:r>
          </w:p>
          <w:p w14:paraId="5776CF68"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ZHTR_SHLOG</w:t>
            </w:r>
            <w:r>
              <w:rPr>
                <w:rFonts w:ascii="Arial" w:hAnsi="Arial" w:cs="Arial"/>
                <w:color w:val="000000" w:themeColor="text1"/>
                <w:sz w:val="20"/>
                <w:szCs w:val="20"/>
              </w:rPr>
              <w:t xml:space="preserve"> - </w:t>
            </w:r>
            <w:r w:rsidRPr="00210EED">
              <w:rPr>
                <w:rFonts w:ascii="Arial" w:hAnsi="Arial" w:cs="Arial"/>
                <w:color w:val="000000" w:themeColor="text1"/>
                <w:sz w:val="20"/>
                <w:szCs w:val="20"/>
              </w:rPr>
              <w:t>Полуприцеп-сортиментовоз</w:t>
            </w:r>
          </w:p>
          <w:p w14:paraId="03FFADDD"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ZHTR_TANK</w:t>
            </w:r>
            <w:r>
              <w:rPr>
                <w:rFonts w:ascii="Arial" w:hAnsi="Arial" w:cs="Arial"/>
                <w:color w:val="000000" w:themeColor="text1"/>
                <w:sz w:val="20"/>
                <w:szCs w:val="20"/>
              </w:rPr>
              <w:t xml:space="preserve"> - </w:t>
            </w:r>
            <w:r w:rsidRPr="00210EED">
              <w:rPr>
                <w:rFonts w:ascii="Arial" w:hAnsi="Arial" w:cs="Arial"/>
                <w:color w:val="000000" w:themeColor="text1"/>
                <w:sz w:val="20"/>
                <w:szCs w:val="20"/>
              </w:rPr>
              <w:t>Полуприцеп-цистерна</w:t>
            </w:r>
          </w:p>
          <w:p w14:paraId="02BDAC0A"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ZLOADER</w:t>
            </w:r>
            <w:r>
              <w:rPr>
                <w:rFonts w:ascii="Arial" w:hAnsi="Arial" w:cs="Arial"/>
                <w:color w:val="000000" w:themeColor="text1"/>
                <w:sz w:val="20"/>
                <w:szCs w:val="20"/>
              </w:rPr>
              <w:t xml:space="preserve"> - </w:t>
            </w:r>
            <w:r w:rsidRPr="00210EED">
              <w:rPr>
                <w:rFonts w:ascii="Arial" w:hAnsi="Arial" w:cs="Arial"/>
                <w:color w:val="000000" w:themeColor="text1"/>
                <w:sz w:val="20"/>
                <w:szCs w:val="20"/>
              </w:rPr>
              <w:t>Погрузчик</w:t>
            </w:r>
          </w:p>
          <w:p w14:paraId="417DAA50"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ZLOADER_FO</w:t>
            </w:r>
            <w:r>
              <w:rPr>
                <w:rFonts w:ascii="Arial" w:hAnsi="Arial" w:cs="Arial"/>
                <w:color w:val="000000" w:themeColor="text1"/>
                <w:sz w:val="20"/>
                <w:szCs w:val="20"/>
              </w:rPr>
              <w:t xml:space="preserve"> - </w:t>
            </w:r>
            <w:r w:rsidRPr="002F76BA">
              <w:rPr>
                <w:rFonts w:ascii="Arial" w:hAnsi="Arial" w:cs="Arial"/>
                <w:color w:val="000000" w:themeColor="text1"/>
                <w:sz w:val="20"/>
                <w:szCs w:val="20"/>
              </w:rPr>
              <w:t>Погрузчик вилочный</w:t>
            </w:r>
          </w:p>
          <w:p w14:paraId="0CFB9F20"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ZLOADER_FR</w:t>
            </w:r>
            <w:r>
              <w:rPr>
                <w:rFonts w:ascii="Arial" w:hAnsi="Arial" w:cs="Arial"/>
                <w:color w:val="000000" w:themeColor="text1"/>
                <w:sz w:val="20"/>
                <w:szCs w:val="20"/>
              </w:rPr>
              <w:t xml:space="preserve"> - </w:t>
            </w:r>
            <w:r w:rsidRPr="002F76BA">
              <w:rPr>
                <w:rFonts w:ascii="Arial" w:hAnsi="Arial" w:cs="Arial"/>
                <w:color w:val="000000" w:themeColor="text1"/>
                <w:sz w:val="20"/>
                <w:szCs w:val="20"/>
              </w:rPr>
              <w:t>Погрузчик фронтальный</w:t>
            </w:r>
          </w:p>
          <w:p w14:paraId="2C1453DC"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ZOTHER</w:t>
            </w:r>
            <w:r>
              <w:rPr>
                <w:rFonts w:ascii="Arial" w:hAnsi="Arial" w:cs="Arial"/>
                <w:color w:val="000000" w:themeColor="text1"/>
                <w:sz w:val="20"/>
                <w:szCs w:val="20"/>
              </w:rPr>
              <w:t xml:space="preserve"> - </w:t>
            </w:r>
            <w:r w:rsidRPr="002F76BA">
              <w:rPr>
                <w:rFonts w:ascii="Arial" w:hAnsi="Arial" w:cs="Arial"/>
                <w:color w:val="000000" w:themeColor="text1"/>
                <w:sz w:val="20"/>
                <w:szCs w:val="20"/>
              </w:rPr>
              <w:t>Прочий транспорт</w:t>
            </w:r>
          </w:p>
          <w:p w14:paraId="22E1F278"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ZPOLUVAKH</w:t>
            </w:r>
            <w:r>
              <w:rPr>
                <w:rFonts w:ascii="Arial" w:hAnsi="Arial" w:cs="Arial"/>
                <w:color w:val="000000" w:themeColor="text1"/>
                <w:sz w:val="20"/>
                <w:szCs w:val="20"/>
              </w:rPr>
              <w:t xml:space="preserve"> - Полувахта</w:t>
            </w:r>
          </w:p>
          <w:p w14:paraId="511FAD60"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ZSPECTECH</w:t>
            </w:r>
            <w:r>
              <w:rPr>
                <w:rFonts w:ascii="Arial" w:hAnsi="Arial" w:cs="Arial"/>
                <w:color w:val="000000" w:themeColor="text1"/>
                <w:sz w:val="20"/>
                <w:szCs w:val="20"/>
              </w:rPr>
              <w:t xml:space="preserve"> - </w:t>
            </w:r>
            <w:r w:rsidRPr="002F76BA">
              <w:rPr>
                <w:rFonts w:ascii="Arial" w:hAnsi="Arial" w:cs="Arial"/>
                <w:color w:val="000000" w:themeColor="text1"/>
                <w:sz w:val="20"/>
                <w:szCs w:val="20"/>
              </w:rPr>
              <w:t>Спецтехника</w:t>
            </w:r>
          </w:p>
          <w:p w14:paraId="474B162A" w14:textId="77777777" w:rsidR="002E054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ZSTEAM_UN</w:t>
            </w:r>
            <w:r>
              <w:rPr>
                <w:rFonts w:ascii="Arial" w:hAnsi="Arial" w:cs="Arial"/>
                <w:color w:val="000000" w:themeColor="text1"/>
                <w:sz w:val="20"/>
                <w:szCs w:val="20"/>
              </w:rPr>
              <w:t xml:space="preserve"> - </w:t>
            </w:r>
            <w:r w:rsidRPr="002F76BA">
              <w:rPr>
                <w:rFonts w:ascii="Arial" w:hAnsi="Arial" w:cs="Arial"/>
                <w:color w:val="000000" w:themeColor="text1"/>
                <w:sz w:val="20"/>
                <w:szCs w:val="20"/>
              </w:rPr>
              <w:t>Установка парогенераторная передвижная</w:t>
            </w:r>
          </w:p>
          <w:p w14:paraId="269E1E61"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2F76BA">
              <w:rPr>
                <w:rFonts w:ascii="Arial" w:hAnsi="Arial" w:cs="Arial"/>
                <w:color w:val="000000" w:themeColor="text1"/>
                <w:sz w:val="20"/>
                <w:szCs w:val="20"/>
              </w:rPr>
              <w:t>ZTANK</w:t>
            </w:r>
            <w:r>
              <w:rPr>
                <w:rFonts w:ascii="Arial" w:hAnsi="Arial" w:cs="Arial"/>
                <w:color w:val="000000" w:themeColor="text1"/>
                <w:sz w:val="20"/>
                <w:szCs w:val="20"/>
              </w:rPr>
              <w:t xml:space="preserve"> - </w:t>
            </w:r>
            <w:r w:rsidRPr="002F76BA">
              <w:rPr>
                <w:rFonts w:ascii="Arial" w:hAnsi="Arial" w:cs="Arial"/>
                <w:color w:val="000000" w:themeColor="text1"/>
                <w:sz w:val="20"/>
                <w:szCs w:val="20"/>
              </w:rPr>
              <w:t>Автоцистерна</w:t>
            </w:r>
          </w:p>
          <w:p w14:paraId="1B002FE7"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ZTANK_ACPT</w:t>
            </w:r>
            <w:r>
              <w:rPr>
                <w:rFonts w:ascii="Arial" w:hAnsi="Arial" w:cs="Arial"/>
                <w:color w:val="000000" w:themeColor="text1"/>
                <w:sz w:val="20"/>
                <w:szCs w:val="20"/>
              </w:rPr>
              <w:t xml:space="preserve"> - </w:t>
            </w:r>
            <w:r w:rsidRPr="002F76BA">
              <w:rPr>
                <w:rFonts w:ascii="Arial" w:hAnsi="Arial" w:cs="Arial"/>
                <w:color w:val="000000" w:themeColor="text1"/>
                <w:sz w:val="20"/>
                <w:szCs w:val="20"/>
              </w:rPr>
              <w:t>Автоцистерна (АЦПТ)</w:t>
            </w:r>
          </w:p>
          <w:p w14:paraId="713A8163"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ZTANK_ASEN</w:t>
            </w:r>
            <w:r>
              <w:rPr>
                <w:rFonts w:ascii="Arial" w:hAnsi="Arial" w:cs="Arial"/>
                <w:color w:val="000000" w:themeColor="text1"/>
                <w:sz w:val="20"/>
                <w:szCs w:val="20"/>
              </w:rPr>
              <w:t xml:space="preserve"> - </w:t>
            </w:r>
            <w:r w:rsidRPr="002F76BA">
              <w:rPr>
                <w:rFonts w:ascii="Arial" w:hAnsi="Arial" w:cs="Arial"/>
                <w:color w:val="000000" w:themeColor="text1"/>
                <w:sz w:val="20"/>
                <w:szCs w:val="20"/>
              </w:rPr>
              <w:t>Автоцистерна ассенизационная</w:t>
            </w:r>
          </w:p>
          <w:p w14:paraId="6C82B650"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ZTANK_FIRE</w:t>
            </w:r>
            <w:r>
              <w:rPr>
                <w:rFonts w:ascii="Arial" w:hAnsi="Arial" w:cs="Arial"/>
                <w:color w:val="000000" w:themeColor="text1"/>
                <w:sz w:val="20"/>
                <w:szCs w:val="20"/>
              </w:rPr>
              <w:t xml:space="preserve"> - </w:t>
            </w:r>
            <w:r w:rsidRPr="002F76BA">
              <w:rPr>
                <w:rFonts w:ascii="Arial" w:hAnsi="Arial" w:cs="Arial"/>
                <w:color w:val="000000" w:themeColor="text1"/>
                <w:sz w:val="20"/>
                <w:szCs w:val="20"/>
              </w:rPr>
              <w:t>Цистерна пожарная</w:t>
            </w:r>
          </w:p>
          <w:p w14:paraId="6D9904EF"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ZTR</w:t>
            </w:r>
            <w:r>
              <w:rPr>
                <w:rFonts w:ascii="Arial" w:hAnsi="Arial" w:cs="Arial"/>
                <w:color w:val="000000" w:themeColor="text1"/>
                <w:sz w:val="20"/>
                <w:szCs w:val="20"/>
              </w:rPr>
              <w:t xml:space="preserve"> - </w:t>
            </w:r>
            <w:r w:rsidRPr="002F76BA">
              <w:rPr>
                <w:rFonts w:ascii="Arial" w:hAnsi="Arial" w:cs="Arial"/>
                <w:color w:val="000000" w:themeColor="text1"/>
                <w:sz w:val="20"/>
                <w:szCs w:val="20"/>
              </w:rPr>
              <w:t>Прицеп</w:t>
            </w:r>
          </w:p>
          <w:p w14:paraId="225F37FE"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ZTR_TANK</w:t>
            </w:r>
            <w:r>
              <w:rPr>
                <w:rFonts w:ascii="Arial" w:hAnsi="Arial" w:cs="Arial"/>
                <w:color w:val="000000" w:themeColor="text1"/>
                <w:sz w:val="20"/>
                <w:szCs w:val="20"/>
              </w:rPr>
              <w:t xml:space="preserve"> - </w:t>
            </w:r>
            <w:r w:rsidRPr="002F76BA">
              <w:rPr>
                <w:rFonts w:ascii="Arial" w:hAnsi="Arial" w:cs="Arial"/>
                <w:color w:val="000000" w:themeColor="text1"/>
                <w:sz w:val="20"/>
                <w:szCs w:val="20"/>
              </w:rPr>
              <w:t>Прицеп-цистерна</w:t>
            </w:r>
          </w:p>
          <w:p w14:paraId="39F3C5CB"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ZTRAL</w:t>
            </w:r>
            <w:r>
              <w:rPr>
                <w:rFonts w:ascii="Arial" w:hAnsi="Arial" w:cs="Arial"/>
                <w:color w:val="000000" w:themeColor="text1"/>
                <w:sz w:val="20"/>
                <w:szCs w:val="20"/>
              </w:rPr>
              <w:t xml:space="preserve"> - Трал</w:t>
            </w:r>
          </w:p>
          <w:p w14:paraId="57F7D144"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ZTRUCK_BOR</w:t>
            </w:r>
            <w:r>
              <w:rPr>
                <w:rFonts w:ascii="Arial" w:hAnsi="Arial" w:cs="Arial"/>
                <w:color w:val="000000" w:themeColor="text1"/>
                <w:sz w:val="20"/>
                <w:szCs w:val="20"/>
              </w:rPr>
              <w:t xml:space="preserve"> - </w:t>
            </w:r>
            <w:r w:rsidRPr="002F76BA">
              <w:rPr>
                <w:rFonts w:ascii="Arial" w:hAnsi="Arial" w:cs="Arial"/>
                <w:color w:val="000000" w:themeColor="text1"/>
                <w:sz w:val="20"/>
                <w:szCs w:val="20"/>
              </w:rPr>
              <w:t>Тягач бортовой</w:t>
            </w:r>
          </w:p>
          <w:p w14:paraId="5923F358"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ZTRUCK_SED</w:t>
            </w:r>
            <w:r>
              <w:rPr>
                <w:rFonts w:ascii="Arial" w:hAnsi="Arial" w:cs="Arial"/>
                <w:color w:val="000000" w:themeColor="text1"/>
                <w:sz w:val="20"/>
                <w:szCs w:val="20"/>
              </w:rPr>
              <w:t xml:space="preserve"> - </w:t>
            </w:r>
            <w:r w:rsidRPr="002F76BA">
              <w:rPr>
                <w:rFonts w:ascii="Arial" w:hAnsi="Arial" w:cs="Arial"/>
                <w:color w:val="000000" w:themeColor="text1"/>
                <w:sz w:val="20"/>
                <w:szCs w:val="20"/>
              </w:rPr>
              <w:t>Тягач седельный</w:t>
            </w:r>
          </w:p>
          <w:p w14:paraId="533B6869" w14:textId="77777777" w:rsidR="002E0540" w:rsidRPr="00363D00" w:rsidRDefault="002E0540" w:rsidP="002E0540">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ZVAN</w:t>
            </w:r>
            <w:r>
              <w:rPr>
                <w:rFonts w:ascii="Arial" w:hAnsi="Arial" w:cs="Arial"/>
                <w:color w:val="000000" w:themeColor="text1"/>
                <w:sz w:val="20"/>
                <w:szCs w:val="20"/>
              </w:rPr>
              <w:t xml:space="preserve"> - </w:t>
            </w:r>
            <w:r w:rsidRPr="002F76BA">
              <w:rPr>
                <w:rFonts w:ascii="Arial" w:hAnsi="Arial" w:cs="Arial"/>
                <w:color w:val="000000" w:themeColor="text1"/>
                <w:sz w:val="20"/>
                <w:szCs w:val="20"/>
              </w:rPr>
              <w:t>Фургон</w:t>
            </w:r>
          </w:p>
          <w:p w14:paraId="201C3496" w14:textId="57E500D5" w:rsidR="00666AE2" w:rsidRPr="00971DA2" w:rsidRDefault="00666AE2" w:rsidP="0084055A">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Выбирается из справочника.</w:t>
            </w:r>
          </w:p>
        </w:tc>
      </w:tr>
      <w:tr w:rsidR="00666AE2" w14:paraId="34247BEB" w14:textId="77777777" w:rsidTr="0084055A">
        <w:trPr>
          <w:cantSplit/>
        </w:trPr>
        <w:tc>
          <w:tcPr>
            <w:tcW w:w="5000"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08941634" w14:textId="77777777" w:rsidR="00666AE2" w:rsidRDefault="00D9728B" w:rsidP="0084055A">
            <w:pPr>
              <w:spacing w:line="276" w:lineRule="auto"/>
              <w:jc w:val="center"/>
              <w:rPr>
                <w:rFonts w:ascii="Arial" w:hAnsi="Arial" w:cs="Arial"/>
                <w:color w:val="000000" w:themeColor="text1"/>
                <w:sz w:val="20"/>
                <w:szCs w:val="20"/>
              </w:rPr>
            </w:pPr>
            <w:r>
              <w:rPr>
                <w:rFonts w:ascii="Arial" w:hAnsi="Arial" w:cs="Arial"/>
                <w:b/>
                <w:sz w:val="20"/>
                <w:szCs w:val="20"/>
              </w:rPr>
              <w:t>Закладка «Перенос»</w:t>
            </w:r>
          </w:p>
        </w:tc>
      </w:tr>
      <w:tr w:rsidR="00666AE2" w14:paraId="43257D19" w14:textId="77777777" w:rsidTr="0084055A">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76B2B498" w14:textId="77777777" w:rsidR="00666AE2" w:rsidRPr="00971DA2" w:rsidRDefault="00D9728B" w:rsidP="0084055A">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Срок действия ресурса, Начальная дата</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40C71D56" w14:textId="77777777" w:rsidR="00666AE2" w:rsidRDefault="00D9728B" w:rsidP="0084055A">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Дата начала использования Транспортного средства</w:t>
            </w:r>
          </w:p>
          <w:p w14:paraId="31BD384C" w14:textId="77777777" w:rsidR="00666AE2" w:rsidRPr="00971DA2" w:rsidRDefault="00666AE2" w:rsidP="0084055A">
            <w:pPr>
              <w:spacing w:line="276" w:lineRule="auto"/>
              <w:jc w:val="left"/>
              <w:rPr>
                <w:rFonts w:ascii="Arial" w:hAnsi="Arial" w:cs="Arial"/>
                <w:color w:val="000000" w:themeColor="text1"/>
                <w:sz w:val="20"/>
                <w:szCs w:val="20"/>
              </w:rPr>
            </w:pPr>
          </w:p>
        </w:tc>
      </w:tr>
      <w:tr w:rsidR="00666AE2" w14:paraId="64922CF2" w14:textId="77777777" w:rsidTr="0084055A">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103CF87C" w14:textId="77777777" w:rsidR="00666AE2" w:rsidRPr="007D1832" w:rsidRDefault="00D9728B" w:rsidP="0084055A">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Срок действия ресурса, По дату</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0E155CB4" w14:textId="77777777" w:rsidR="00666AE2" w:rsidRPr="00DF1E2C" w:rsidRDefault="00D9728B" w:rsidP="0084055A">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Дата окончания использования Транспортного средства</w:t>
            </w:r>
          </w:p>
        </w:tc>
      </w:tr>
      <w:tr w:rsidR="00666AE2" w14:paraId="4EBD64D5" w14:textId="77777777" w:rsidTr="0084055A">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56D32BA9" w14:textId="77777777" w:rsidR="00666AE2" w:rsidRPr="00677F43" w:rsidRDefault="00677F43" w:rsidP="0084055A">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Дата ввода в эксплуатацию</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7E3ED3DF" w14:textId="77777777" w:rsidR="00666AE2" w:rsidRDefault="00677F43" w:rsidP="0084055A">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Дата ввода в эксплуатацию Транспортного средства</w:t>
            </w:r>
          </w:p>
          <w:p w14:paraId="4B531E47" w14:textId="77777777" w:rsidR="00666AE2" w:rsidRPr="00971DA2" w:rsidRDefault="00666AE2" w:rsidP="0084055A">
            <w:pPr>
              <w:spacing w:line="276" w:lineRule="auto"/>
              <w:jc w:val="left"/>
              <w:rPr>
                <w:rFonts w:ascii="Arial" w:hAnsi="Arial" w:cs="Arial"/>
                <w:color w:val="000000" w:themeColor="text1"/>
                <w:sz w:val="20"/>
                <w:szCs w:val="20"/>
              </w:rPr>
            </w:pPr>
          </w:p>
        </w:tc>
      </w:tr>
      <w:tr w:rsidR="00666AE2" w14:paraId="7B5649DB" w14:textId="77777777" w:rsidTr="0084055A">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52D20D74" w14:textId="77777777" w:rsidR="00666AE2" w:rsidRDefault="00677F43" w:rsidP="0084055A">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lastRenderedPageBreak/>
              <w:t>Регистрационный номер</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5F5AFF51" w14:textId="77777777" w:rsidR="00666AE2" w:rsidRDefault="00677F43" w:rsidP="0084055A">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Регистрационный номер Транспортного средства</w:t>
            </w:r>
            <w:r w:rsidR="0025144C">
              <w:rPr>
                <w:rFonts w:ascii="Arial" w:hAnsi="Arial" w:cs="Arial"/>
                <w:color w:val="000000" w:themeColor="text1"/>
                <w:sz w:val="20"/>
                <w:szCs w:val="20"/>
              </w:rPr>
              <w:t>. По регистрационному номеру будет осуществляться связь с соответствующей Единицей оборудования.</w:t>
            </w:r>
          </w:p>
          <w:p w14:paraId="4101C102" w14:textId="77777777" w:rsidR="00666AE2" w:rsidRDefault="00666AE2" w:rsidP="0084055A">
            <w:pPr>
              <w:spacing w:line="276" w:lineRule="auto"/>
              <w:jc w:val="left"/>
              <w:rPr>
                <w:rFonts w:ascii="Arial" w:hAnsi="Arial" w:cs="Arial"/>
                <w:color w:val="000000" w:themeColor="text1"/>
                <w:sz w:val="20"/>
                <w:szCs w:val="20"/>
              </w:rPr>
            </w:pPr>
          </w:p>
        </w:tc>
      </w:tr>
      <w:tr w:rsidR="00666AE2" w14:paraId="3538E635" w14:textId="77777777" w:rsidTr="0084055A">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385C587C" w14:textId="77777777" w:rsidR="00666AE2" w:rsidRDefault="00677F43" w:rsidP="0084055A">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Страна регистрационного номера</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49BB65B0" w14:textId="77777777" w:rsidR="00666AE2" w:rsidRDefault="00677F43" w:rsidP="0084055A">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Страна регистрации Транспортного средства</w:t>
            </w:r>
          </w:p>
        </w:tc>
      </w:tr>
      <w:tr w:rsidR="00677F43" w14:paraId="648B2D1E" w14:textId="77777777" w:rsidTr="0084055A">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62E44DDA" w14:textId="77777777" w:rsidR="00677F43" w:rsidRDefault="00677F43" w:rsidP="0084055A">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Собственник</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6B8B92CA" w14:textId="77777777" w:rsidR="00677F43" w:rsidRDefault="00677F43" w:rsidP="0084055A">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Собственник Транспортного средства. Данное поле заполняется для Транспортных средств Подрядчика.</w:t>
            </w:r>
          </w:p>
        </w:tc>
      </w:tr>
      <w:tr w:rsidR="00677F43" w14:paraId="44DB4626" w14:textId="77777777" w:rsidTr="0084055A">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4A4EBABB" w14:textId="77777777" w:rsidR="00677F43" w:rsidRDefault="00677F43" w:rsidP="0084055A">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Собственность</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495E61D0" w14:textId="77777777" w:rsidR="00677F43" w:rsidRPr="00677F43" w:rsidRDefault="00677F43" w:rsidP="0084055A">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Собственный ресурс, Внешний ресурс.</w:t>
            </w:r>
          </w:p>
        </w:tc>
      </w:tr>
      <w:tr w:rsidR="00666AE2" w14:paraId="5D9B6947" w14:textId="77777777" w:rsidTr="0084055A">
        <w:trPr>
          <w:cantSplit/>
        </w:trPr>
        <w:tc>
          <w:tcPr>
            <w:tcW w:w="5000"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2B1EF4A0" w14:textId="77777777" w:rsidR="00666AE2" w:rsidRDefault="00666AE2" w:rsidP="0084055A">
            <w:pPr>
              <w:spacing w:line="276" w:lineRule="auto"/>
              <w:jc w:val="center"/>
              <w:rPr>
                <w:rFonts w:ascii="Arial" w:hAnsi="Arial" w:cs="Arial"/>
                <w:color w:val="000000" w:themeColor="text1"/>
                <w:sz w:val="20"/>
                <w:szCs w:val="20"/>
              </w:rPr>
            </w:pPr>
            <w:r>
              <w:rPr>
                <w:rFonts w:ascii="Arial" w:hAnsi="Arial" w:cs="Arial"/>
                <w:b/>
                <w:sz w:val="20"/>
                <w:szCs w:val="20"/>
              </w:rPr>
              <w:t>Закладка «</w:t>
            </w:r>
            <w:r w:rsidR="00677F43">
              <w:rPr>
                <w:rFonts w:ascii="Arial" w:hAnsi="Arial" w:cs="Arial"/>
                <w:b/>
                <w:sz w:val="20"/>
                <w:szCs w:val="20"/>
              </w:rPr>
              <w:t>Мощность</w:t>
            </w:r>
            <w:r>
              <w:rPr>
                <w:rFonts w:ascii="Arial" w:hAnsi="Arial" w:cs="Arial"/>
                <w:b/>
                <w:sz w:val="20"/>
                <w:szCs w:val="20"/>
              </w:rPr>
              <w:t>»</w:t>
            </w:r>
          </w:p>
        </w:tc>
      </w:tr>
      <w:tr w:rsidR="00666AE2" w14:paraId="0E1723AF" w14:textId="77777777" w:rsidTr="0084055A">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2E22A9C0" w14:textId="77777777" w:rsidR="00666AE2" w:rsidRPr="00614FD2" w:rsidRDefault="00830A7A" w:rsidP="0084055A">
            <w:pPr>
              <w:spacing w:line="276" w:lineRule="auto"/>
              <w:jc w:val="left"/>
              <w:rPr>
                <w:rFonts w:ascii="Arial" w:hAnsi="Arial" w:cs="Arial"/>
                <w:color w:val="000000" w:themeColor="text1"/>
                <w:sz w:val="20"/>
                <w:szCs w:val="20"/>
                <w:lang w:val="en-US"/>
              </w:rPr>
            </w:pPr>
            <w:r>
              <w:rPr>
                <w:rFonts w:ascii="Arial" w:hAnsi="Arial" w:cs="Arial"/>
                <w:color w:val="000000" w:themeColor="text1"/>
                <w:sz w:val="20"/>
                <w:szCs w:val="20"/>
              </w:rPr>
              <w:t>Масса</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02D7063E" w14:textId="77777777" w:rsidR="00666AE2" w:rsidRPr="00614FD2" w:rsidRDefault="00830A7A" w:rsidP="0084055A">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Г</w:t>
            </w:r>
            <w:r w:rsidR="00614FD2">
              <w:rPr>
                <w:rFonts w:ascii="Arial" w:hAnsi="Arial" w:cs="Arial"/>
                <w:color w:val="000000" w:themeColor="text1"/>
                <w:sz w:val="20"/>
                <w:szCs w:val="20"/>
              </w:rPr>
              <w:t>рузоподъемность в кг.</w:t>
            </w:r>
          </w:p>
        </w:tc>
      </w:tr>
      <w:tr w:rsidR="007F7357" w14:paraId="04FA4604" w14:textId="77777777" w:rsidTr="00B9533B">
        <w:trPr>
          <w:cantSplit/>
        </w:trPr>
        <w:tc>
          <w:tcPr>
            <w:tcW w:w="5000"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28C0BC08" w14:textId="77777777" w:rsidR="007F7357" w:rsidRDefault="007F7357">
            <w:pPr>
              <w:spacing w:line="276" w:lineRule="auto"/>
              <w:jc w:val="center"/>
              <w:rPr>
                <w:rFonts w:ascii="Arial" w:hAnsi="Arial" w:cs="Arial"/>
                <w:color w:val="000000" w:themeColor="text1"/>
                <w:sz w:val="20"/>
                <w:szCs w:val="20"/>
              </w:rPr>
            </w:pPr>
            <w:r>
              <w:rPr>
                <w:rFonts w:ascii="Arial" w:hAnsi="Arial" w:cs="Arial"/>
                <w:b/>
                <w:sz w:val="20"/>
                <w:szCs w:val="20"/>
              </w:rPr>
              <w:t>Закладка «Физ.свойство»</w:t>
            </w:r>
          </w:p>
        </w:tc>
      </w:tr>
      <w:tr w:rsidR="007F7357" w:rsidRPr="00614FD2" w14:paraId="654CDCA3" w14:textId="77777777" w:rsidTr="00B9533B">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105CC965" w14:textId="77777777" w:rsidR="007F7357" w:rsidRPr="00614FD2" w:rsidRDefault="007F7357" w:rsidP="00B9533B">
            <w:pPr>
              <w:spacing w:line="276" w:lineRule="auto"/>
              <w:jc w:val="left"/>
              <w:rPr>
                <w:rFonts w:ascii="Arial" w:hAnsi="Arial" w:cs="Arial"/>
                <w:color w:val="000000" w:themeColor="text1"/>
                <w:sz w:val="20"/>
                <w:szCs w:val="20"/>
                <w:lang w:val="en-US"/>
              </w:rPr>
            </w:pPr>
            <w:r>
              <w:rPr>
                <w:rFonts w:ascii="Arial" w:hAnsi="Arial" w:cs="Arial"/>
                <w:color w:val="000000" w:themeColor="text1"/>
                <w:sz w:val="20"/>
                <w:szCs w:val="20"/>
              </w:rPr>
              <w:t>Собственный вес</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52A6D52C" w14:textId="77777777" w:rsidR="007F7357" w:rsidRPr="00614FD2" w:rsidRDefault="007F7357"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Собственный вес в кг.</w:t>
            </w:r>
          </w:p>
        </w:tc>
      </w:tr>
      <w:tr w:rsidR="007F7357" w14:paraId="6F410B37" w14:textId="77777777" w:rsidTr="00B9533B">
        <w:trPr>
          <w:cantSplit/>
        </w:trPr>
        <w:tc>
          <w:tcPr>
            <w:tcW w:w="5000"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50B94962" w14:textId="77777777" w:rsidR="007F7357" w:rsidRDefault="007F7357">
            <w:pPr>
              <w:spacing w:line="276" w:lineRule="auto"/>
              <w:jc w:val="center"/>
              <w:rPr>
                <w:rFonts w:ascii="Arial" w:hAnsi="Arial" w:cs="Arial"/>
                <w:color w:val="000000" w:themeColor="text1"/>
                <w:sz w:val="20"/>
                <w:szCs w:val="20"/>
              </w:rPr>
            </w:pPr>
            <w:r>
              <w:rPr>
                <w:rFonts w:ascii="Arial" w:hAnsi="Arial" w:cs="Arial"/>
                <w:b/>
                <w:sz w:val="20"/>
                <w:szCs w:val="20"/>
              </w:rPr>
              <w:t>Закладка «Доп.атрибуты»</w:t>
            </w:r>
          </w:p>
        </w:tc>
      </w:tr>
      <w:tr w:rsidR="007F7357" w:rsidRPr="00614FD2" w14:paraId="7B0F32F5" w14:textId="77777777" w:rsidTr="00AE12DE">
        <w:trPr>
          <w:cantSplit/>
        </w:trPr>
        <w:tc>
          <w:tcPr>
            <w:tcW w:w="980" w:type="pct"/>
            <w:tcBorders>
              <w:top w:val="nil"/>
              <w:left w:val="single" w:sz="12" w:space="0" w:color="auto"/>
              <w:bottom w:val="single" w:sz="4" w:space="0" w:color="auto"/>
              <w:right w:val="single" w:sz="8" w:space="0" w:color="auto"/>
            </w:tcBorders>
            <w:tcMar>
              <w:top w:w="0" w:type="dxa"/>
              <w:left w:w="108" w:type="dxa"/>
              <w:bottom w:w="0" w:type="dxa"/>
              <w:right w:w="108" w:type="dxa"/>
            </w:tcMar>
          </w:tcPr>
          <w:p w14:paraId="2D583C49" w14:textId="77777777" w:rsidR="007F7357" w:rsidRPr="00614FD2" w:rsidRDefault="007F7357" w:rsidP="00B9533B">
            <w:pPr>
              <w:spacing w:line="276" w:lineRule="auto"/>
              <w:jc w:val="left"/>
              <w:rPr>
                <w:rFonts w:ascii="Arial" w:hAnsi="Arial" w:cs="Arial"/>
                <w:color w:val="000000" w:themeColor="text1"/>
                <w:sz w:val="20"/>
                <w:szCs w:val="20"/>
                <w:lang w:val="en-US"/>
              </w:rPr>
            </w:pPr>
            <w:r>
              <w:rPr>
                <w:rFonts w:ascii="Arial" w:hAnsi="Arial" w:cs="Arial"/>
                <w:color w:val="000000" w:themeColor="text1"/>
                <w:sz w:val="20"/>
                <w:szCs w:val="20"/>
              </w:rPr>
              <w:t>Управляет ТС</w:t>
            </w:r>
          </w:p>
        </w:tc>
        <w:tc>
          <w:tcPr>
            <w:tcW w:w="4020" w:type="pct"/>
            <w:tcBorders>
              <w:top w:val="nil"/>
              <w:left w:val="nil"/>
              <w:bottom w:val="single" w:sz="4" w:space="0" w:color="auto"/>
              <w:right w:val="single" w:sz="12" w:space="0" w:color="auto"/>
            </w:tcBorders>
            <w:tcMar>
              <w:top w:w="0" w:type="dxa"/>
              <w:left w:w="108" w:type="dxa"/>
              <w:bottom w:w="0" w:type="dxa"/>
              <w:right w:w="108" w:type="dxa"/>
            </w:tcMar>
            <w:vAlign w:val="center"/>
          </w:tcPr>
          <w:p w14:paraId="2D0D8760" w14:textId="77777777" w:rsidR="007F7357" w:rsidRPr="00614FD2" w:rsidRDefault="007F7357"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Бизнес-единица, управляющая ТС</w:t>
            </w:r>
          </w:p>
        </w:tc>
      </w:tr>
      <w:tr w:rsidR="007F7357" w:rsidRPr="00614FD2" w14:paraId="4BC5B1E1" w14:textId="77777777" w:rsidTr="00AE12DE">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22CCFB" w14:textId="77777777" w:rsidR="007F7357" w:rsidRDefault="007F7357"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Ключ контроллера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1E62EA" w14:textId="77777777" w:rsidR="007F7357" w:rsidRPr="007F7357" w:rsidRDefault="007F7357"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lang w:val="en-US"/>
              </w:rPr>
              <w:t xml:space="preserve">GUID </w:t>
            </w:r>
            <w:r>
              <w:rPr>
                <w:rFonts w:ascii="Arial" w:hAnsi="Arial" w:cs="Arial"/>
                <w:color w:val="000000" w:themeColor="text1"/>
                <w:sz w:val="20"/>
                <w:szCs w:val="20"/>
              </w:rPr>
              <w:t>контроллера Автограф</w:t>
            </w:r>
          </w:p>
        </w:tc>
      </w:tr>
      <w:tr w:rsidR="007F7357" w14:paraId="6533A88A" w14:textId="77777777" w:rsidTr="00B9533B">
        <w:trPr>
          <w:cantSplit/>
        </w:trPr>
        <w:tc>
          <w:tcPr>
            <w:tcW w:w="5000"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7A45DCC7" w14:textId="77777777" w:rsidR="007F7357" w:rsidRDefault="007F7357">
            <w:pPr>
              <w:spacing w:line="276" w:lineRule="auto"/>
              <w:jc w:val="center"/>
              <w:rPr>
                <w:rFonts w:ascii="Arial" w:hAnsi="Arial" w:cs="Arial"/>
                <w:color w:val="000000" w:themeColor="text1"/>
                <w:sz w:val="20"/>
                <w:szCs w:val="20"/>
              </w:rPr>
            </w:pPr>
            <w:r>
              <w:rPr>
                <w:rFonts w:ascii="Arial" w:hAnsi="Arial" w:cs="Arial"/>
                <w:b/>
                <w:sz w:val="20"/>
                <w:szCs w:val="20"/>
              </w:rPr>
              <w:t>Закладка «Квалификация»</w:t>
            </w:r>
          </w:p>
        </w:tc>
      </w:tr>
      <w:tr w:rsidR="007F7357" w:rsidRPr="00614FD2" w14:paraId="49E53473" w14:textId="77777777" w:rsidTr="00B9533B">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09D5A5DB" w14:textId="77777777" w:rsidR="007F7357" w:rsidRPr="00614FD2" w:rsidRDefault="007F7357" w:rsidP="00B9533B">
            <w:pPr>
              <w:spacing w:line="276" w:lineRule="auto"/>
              <w:jc w:val="left"/>
              <w:rPr>
                <w:rFonts w:ascii="Arial" w:hAnsi="Arial" w:cs="Arial"/>
                <w:color w:val="000000" w:themeColor="text1"/>
                <w:sz w:val="20"/>
                <w:szCs w:val="20"/>
                <w:lang w:val="en-US"/>
              </w:rPr>
            </w:pPr>
            <w:r>
              <w:rPr>
                <w:rFonts w:ascii="Arial" w:hAnsi="Arial" w:cs="Arial"/>
                <w:color w:val="000000" w:themeColor="text1"/>
                <w:sz w:val="20"/>
                <w:szCs w:val="20"/>
              </w:rPr>
              <w:t>Вид квалификации</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64486F5D" w14:textId="77777777" w:rsidR="007F7357" w:rsidRPr="00614FD2" w:rsidRDefault="007F7357"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Вид квалификации для управления ТС</w:t>
            </w:r>
          </w:p>
        </w:tc>
      </w:tr>
      <w:tr w:rsidR="00881D4D" w14:paraId="77B1AFBA" w14:textId="77777777" w:rsidTr="00B9533B">
        <w:trPr>
          <w:cantSplit/>
        </w:trPr>
        <w:tc>
          <w:tcPr>
            <w:tcW w:w="5000"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791A0EAB" w14:textId="77777777" w:rsidR="00881D4D" w:rsidRDefault="00881D4D">
            <w:pPr>
              <w:spacing w:line="276" w:lineRule="auto"/>
              <w:jc w:val="center"/>
              <w:rPr>
                <w:rFonts w:ascii="Arial" w:hAnsi="Arial" w:cs="Arial"/>
                <w:color w:val="000000" w:themeColor="text1"/>
                <w:sz w:val="20"/>
                <w:szCs w:val="20"/>
              </w:rPr>
            </w:pPr>
            <w:r>
              <w:rPr>
                <w:rFonts w:ascii="Arial" w:hAnsi="Arial" w:cs="Arial"/>
                <w:b/>
                <w:sz w:val="20"/>
                <w:szCs w:val="20"/>
              </w:rPr>
              <w:t>Закладка «Дополн.оборудование»</w:t>
            </w:r>
          </w:p>
        </w:tc>
      </w:tr>
      <w:tr w:rsidR="00881D4D" w:rsidRPr="00614FD2" w14:paraId="798D5B36" w14:textId="77777777" w:rsidTr="00B9533B">
        <w:trPr>
          <w:cantSplit/>
        </w:trPr>
        <w:tc>
          <w:tcPr>
            <w:tcW w:w="980" w:type="pct"/>
            <w:tcBorders>
              <w:top w:val="nil"/>
              <w:left w:val="single" w:sz="12" w:space="0" w:color="auto"/>
              <w:bottom w:val="single" w:sz="4" w:space="0" w:color="auto"/>
              <w:right w:val="single" w:sz="8" w:space="0" w:color="auto"/>
            </w:tcBorders>
            <w:tcMar>
              <w:top w:w="0" w:type="dxa"/>
              <w:left w:w="108" w:type="dxa"/>
              <w:bottom w:w="0" w:type="dxa"/>
              <w:right w:w="108" w:type="dxa"/>
            </w:tcMar>
          </w:tcPr>
          <w:p w14:paraId="76AF6B47" w14:textId="77777777" w:rsidR="00881D4D" w:rsidRPr="00AE12DE"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ДУТ Автограф</w:t>
            </w:r>
          </w:p>
        </w:tc>
        <w:tc>
          <w:tcPr>
            <w:tcW w:w="4020" w:type="pct"/>
            <w:tcBorders>
              <w:top w:val="nil"/>
              <w:left w:val="nil"/>
              <w:bottom w:val="single" w:sz="4" w:space="0" w:color="auto"/>
              <w:right w:val="single" w:sz="12" w:space="0" w:color="auto"/>
            </w:tcBorders>
            <w:tcMar>
              <w:top w:w="0" w:type="dxa"/>
              <w:left w:w="108" w:type="dxa"/>
              <w:bottom w:w="0" w:type="dxa"/>
              <w:right w:w="108" w:type="dxa"/>
            </w:tcMar>
            <w:vAlign w:val="center"/>
          </w:tcPr>
          <w:p w14:paraId="42B3749C" w14:textId="77777777" w:rsidR="00881D4D" w:rsidRPr="00614FD2"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Признак наличия датчика уровня топлива</w:t>
            </w:r>
          </w:p>
        </w:tc>
      </w:tr>
      <w:tr w:rsidR="00881D4D" w:rsidRPr="00D30A2C" w14:paraId="20A762FB"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F11EF4" w14:textId="77777777" w:rsidR="00881D4D" w:rsidRPr="00881D4D"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lang w:val="en-US"/>
              </w:rPr>
              <w:t>ID</w:t>
            </w:r>
            <w:r>
              <w:rPr>
                <w:rFonts w:ascii="Arial" w:hAnsi="Arial" w:cs="Arial"/>
                <w:color w:val="000000" w:themeColor="text1"/>
                <w:sz w:val="20"/>
                <w:szCs w:val="20"/>
              </w:rPr>
              <w:t xml:space="preserve"> контроллера Автограф</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3D45B1" w14:textId="77777777" w:rsidR="00881D4D" w:rsidRPr="00D30A2C"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lang w:val="en-US"/>
              </w:rPr>
              <w:t>ID</w:t>
            </w:r>
            <w:r>
              <w:rPr>
                <w:rFonts w:ascii="Arial" w:hAnsi="Arial" w:cs="Arial"/>
                <w:color w:val="000000" w:themeColor="text1"/>
                <w:sz w:val="20"/>
                <w:szCs w:val="20"/>
              </w:rPr>
              <w:t xml:space="preserve"> контроллера Автограф для ТС, подключенных к Автограф</w:t>
            </w:r>
          </w:p>
        </w:tc>
      </w:tr>
      <w:tr w:rsidR="00881D4D" w:rsidRPr="00D30A2C" w14:paraId="4B2B5AFB"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8CFC31" w14:textId="77777777" w:rsidR="00881D4D" w:rsidRPr="00AE12DE"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Ключ контроллера Автограф</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B3C8CE" w14:textId="77777777" w:rsidR="00881D4D" w:rsidRPr="00AE12DE"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Ключ контроллера Автограф для ТС, подключенных к Автограф</w:t>
            </w:r>
          </w:p>
        </w:tc>
      </w:tr>
      <w:tr w:rsidR="00881D4D" w:rsidRPr="00D30A2C" w14:paraId="017C7793"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4E2859" w14:textId="77777777" w:rsidR="00881D4D" w:rsidRPr="00AE12DE"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Остаток топлива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6EBE04" w14:textId="77777777" w:rsidR="00881D4D" w:rsidRPr="00AE12DE"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Остаток топлива на конец (для собственных ТС)</w:t>
            </w:r>
          </w:p>
        </w:tc>
      </w:tr>
      <w:tr w:rsidR="00881D4D" w:rsidRPr="00D30A2C" w14:paraId="4D5408E7"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03E6E5" w14:textId="77777777" w:rsidR="00881D4D" w:rsidRPr="00AE12DE"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Топливо спец.оборудования</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BDA446" w14:textId="77777777" w:rsidR="00881D4D" w:rsidRPr="00AE12DE"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Остаток топлива спец.оборудования на конец (для собственных ТС)</w:t>
            </w:r>
          </w:p>
        </w:tc>
      </w:tr>
      <w:tr w:rsidR="00881D4D" w:rsidRPr="00D30A2C" w14:paraId="0C4D42FB"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E664B4" w14:textId="77777777" w:rsidR="00881D4D" w:rsidRPr="00AE12DE"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Объем бака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B21E9D" w14:textId="77777777" w:rsidR="00881D4D" w:rsidRPr="00AE12DE"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Общий объем топливных баков</w:t>
            </w:r>
          </w:p>
        </w:tc>
      </w:tr>
      <w:tr w:rsidR="00881D4D" w:rsidRPr="00D30A2C" w14:paraId="322E536F"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0F57C6" w14:textId="77777777" w:rsidR="00881D4D" w:rsidRPr="00AE12DE"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Показания моточасов</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A7106F" w14:textId="77777777" w:rsidR="00881D4D" w:rsidRPr="00AE12DE"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Показания моточасов на конец (для собственных ТС)</w:t>
            </w:r>
          </w:p>
        </w:tc>
      </w:tr>
      <w:tr w:rsidR="00881D4D" w:rsidRPr="00D30A2C" w14:paraId="7B1DEC16"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438C63" w14:textId="77777777" w:rsidR="00881D4D" w:rsidRPr="00AE12DE"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Пробег на конец</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6D7B3E" w14:textId="77777777" w:rsidR="00881D4D" w:rsidRPr="00AE12DE"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Пробег на конец (для собственных ТС)</w:t>
            </w:r>
          </w:p>
        </w:tc>
      </w:tr>
      <w:tr w:rsidR="00881D4D" w:rsidRPr="00D30A2C" w14:paraId="5CE96754"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F6FDC8" w14:textId="77777777" w:rsidR="00881D4D"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Пробег прицепа с грузом</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72A9D0" w14:textId="77777777" w:rsidR="00881D4D"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Пробег прицепа с грузом на конец (для собственных ТС)</w:t>
            </w:r>
          </w:p>
        </w:tc>
      </w:tr>
      <w:tr w:rsidR="00881D4D" w:rsidRPr="00D30A2C" w14:paraId="0188EF4E"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2DE865" w14:textId="77777777" w:rsidR="00881D4D"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Пробег прицепа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392D3A" w14:textId="77777777" w:rsidR="00881D4D"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Пробег прицепа на конец (для собственных ТС)</w:t>
            </w:r>
          </w:p>
        </w:tc>
      </w:tr>
      <w:tr w:rsidR="00881D4D" w:rsidRPr="00D30A2C" w14:paraId="7257AAC7"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512B1F" w14:textId="77777777" w:rsidR="00881D4D"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Прошлый лист</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F02F69" w14:textId="77777777" w:rsidR="00881D4D"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Номер прошлого путевого листа (для собственных ТС)</w:t>
            </w:r>
          </w:p>
        </w:tc>
      </w:tr>
      <w:tr w:rsidR="00881D4D" w14:paraId="2B083443" w14:textId="77777777" w:rsidTr="00B9533B">
        <w:trPr>
          <w:cantSplit/>
        </w:trPr>
        <w:tc>
          <w:tcPr>
            <w:tcW w:w="5000"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283F9A1E" w14:textId="77777777" w:rsidR="00881D4D" w:rsidRDefault="00881D4D">
            <w:pPr>
              <w:spacing w:line="276" w:lineRule="auto"/>
              <w:jc w:val="center"/>
              <w:rPr>
                <w:rFonts w:ascii="Arial" w:hAnsi="Arial" w:cs="Arial"/>
                <w:color w:val="000000" w:themeColor="text1"/>
                <w:sz w:val="20"/>
                <w:szCs w:val="20"/>
              </w:rPr>
            </w:pPr>
            <w:r>
              <w:rPr>
                <w:rFonts w:ascii="Arial" w:hAnsi="Arial" w:cs="Arial"/>
                <w:b/>
                <w:sz w:val="20"/>
                <w:szCs w:val="20"/>
              </w:rPr>
              <w:t>Закладка «АльтернативнИмена»</w:t>
            </w:r>
          </w:p>
        </w:tc>
      </w:tr>
      <w:tr w:rsidR="00881D4D" w:rsidRPr="00614FD2" w14:paraId="40135C89" w14:textId="77777777" w:rsidTr="00B9533B">
        <w:trPr>
          <w:cantSplit/>
        </w:trPr>
        <w:tc>
          <w:tcPr>
            <w:tcW w:w="980" w:type="pct"/>
            <w:tcBorders>
              <w:top w:val="nil"/>
              <w:left w:val="single" w:sz="12" w:space="0" w:color="auto"/>
              <w:bottom w:val="single" w:sz="4" w:space="0" w:color="auto"/>
              <w:right w:val="single" w:sz="8" w:space="0" w:color="auto"/>
            </w:tcBorders>
            <w:tcMar>
              <w:top w:w="0" w:type="dxa"/>
              <w:left w:w="108" w:type="dxa"/>
              <w:bottom w:w="0" w:type="dxa"/>
              <w:right w:w="108" w:type="dxa"/>
            </w:tcMar>
          </w:tcPr>
          <w:p w14:paraId="74C9AD20" w14:textId="77777777" w:rsidR="00881D4D" w:rsidRPr="00D30A2C"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Гаражный номер</w:t>
            </w:r>
          </w:p>
        </w:tc>
        <w:tc>
          <w:tcPr>
            <w:tcW w:w="4020" w:type="pct"/>
            <w:tcBorders>
              <w:top w:val="nil"/>
              <w:left w:val="nil"/>
              <w:bottom w:val="single" w:sz="4" w:space="0" w:color="auto"/>
              <w:right w:val="single" w:sz="12" w:space="0" w:color="auto"/>
            </w:tcBorders>
            <w:tcMar>
              <w:top w:w="0" w:type="dxa"/>
              <w:left w:w="108" w:type="dxa"/>
              <w:bottom w:w="0" w:type="dxa"/>
              <w:right w:w="108" w:type="dxa"/>
            </w:tcMar>
            <w:vAlign w:val="center"/>
          </w:tcPr>
          <w:p w14:paraId="7803AD11" w14:textId="77777777" w:rsidR="00881D4D" w:rsidRPr="00614FD2"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Гаражный номер ресурса ТС</w:t>
            </w:r>
          </w:p>
        </w:tc>
      </w:tr>
      <w:tr w:rsidR="00881D4D" w:rsidRPr="00D30A2C" w14:paraId="41CE7076"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D1DB3F" w14:textId="77777777" w:rsidR="00881D4D" w:rsidRPr="00D30A2C"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Инвентарный номер</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D4D3CF" w14:textId="77777777" w:rsidR="00881D4D" w:rsidRPr="00D30A2C"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Инвентарный номер ресурса ТС</w:t>
            </w:r>
          </w:p>
        </w:tc>
      </w:tr>
      <w:tr w:rsidR="00881D4D" w:rsidRPr="00D30A2C" w14:paraId="34516F66"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BD248D" w14:textId="77777777" w:rsidR="00881D4D" w:rsidRPr="00881D4D"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lang w:val="en-US"/>
              </w:rPr>
              <w:t xml:space="preserve">VIN </w:t>
            </w:r>
            <w:r>
              <w:rPr>
                <w:rFonts w:ascii="Arial" w:hAnsi="Arial" w:cs="Arial"/>
                <w:color w:val="000000" w:themeColor="text1"/>
                <w:sz w:val="20"/>
                <w:szCs w:val="20"/>
              </w:rPr>
              <w:t>номер</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E300C37" w14:textId="77777777" w:rsidR="00881D4D" w:rsidRPr="00D30A2C"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lang w:val="en-US"/>
              </w:rPr>
              <w:t xml:space="preserve">VIN </w:t>
            </w:r>
            <w:r>
              <w:rPr>
                <w:rFonts w:ascii="Arial" w:hAnsi="Arial" w:cs="Arial"/>
                <w:color w:val="000000" w:themeColor="text1"/>
                <w:sz w:val="20"/>
                <w:szCs w:val="20"/>
              </w:rPr>
              <w:t>номер ресурса ТС</w:t>
            </w:r>
          </w:p>
        </w:tc>
      </w:tr>
      <w:tr w:rsidR="00881D4D" w:rsidRPr="00D30A2C" w14:paraId="09C012BE"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2B7898" w14:textId="77777777" w:rsidR="00881D4D" w:rsidRPr="00D30A2C"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Номер топливной карты</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BE1F36" w14:textId="77777777" w:rsidR="00881D4D" w:rsidRPr="00D30A2C" w:rsidRDefault="00881D4D"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Номер топливной карты ресурса ТС</w:t>
            </w:r>
          </w:p>
        </w:tc>
      </w:tr>
      <w:tr w:rsidR="00B2168E" w14:paraId="78FCFAEF" w14:textId="77777777" w:rsidTr="00B9533B">
        <w:trPr>
          <w:cantSplit/>
        </w:trPr>
        <w:tc>
          <w:tcPr>
            <w:tcW w:w="5000"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289BB860" w14:textId="77777777" w:rsidR="00B2168E" w:rsidRDefault="00B2168E">
            <w:pPr>
              <w:spacing w:line="276" w:lineRule="auto"/>
              <w:jc w:val="center"/>
              <w:rPr>
                <w:rFonts w:ascii="Arial" w:hAnsi="Arial" w:cs="Arial"/>
                <w:color w:val="000000" w:themeColor="text1"/>
                <w:sz w:val="20"/>
                <w:szCs w:val="20"/>
              </w:rPr>
            </w:pPr>
            <w:r>
              <w:rPr>
                <w:rFonts w:ascii="Arial" w:hAnsi="Arial" w:cs="Arial"/>
                <w:b/>
                <w:sz w:val="20"/>
                <w:szCs w:val="20"/>
              </w:rPr>
              <w:t>Закладка «Группировка»</w:t>
            </w:r>
          </w:p>
        </w:tc>
      </w:tr>
      <w:tr w:rsidR="00B2168E" w:rsidRPr="00614FD2" w14:paraId="239C952B" w14:textId="77777777" w:rsidTr="00B9533B">
        <w:trPr>
          <w:cantSplit/>
        </w:trPr>
        <w:tc>
          <w:tcPr>
            <w:tcW w:w="980" w:type="pct"/>
            <w:tcBorders>
              <w:top w:val="nil"/>
              <w:left w:val="single" w:sz="12" w:space="0" w:color="auto"/>
              <w:bottom w:val="single" w:sz="4" w:space="0" w:color="auto"/>
              <w:right w:val="single" w:sz="8" w:space="0" w:color="auto"/>
            </w:tcBorders>
            <w:tcMar>
              <w:top w:w="0" w:type="dxa"/>
              <w:left w:w="108" w:type="dxa"/>
              <w:bottom w:w="0" w:type="dxa"/>
              <w:right w:w="108" w:type="dxa"/>
            </w:tcMar>
          </w:tcPr>
          <w:p w14:paraId="1C33AEA5" w14:textId="77777777" w:rsidR="00B2168E" w:rsidRPr="00D30A2C" w:rsidRDefault="00B2168E"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Филиал</w:t>
            </w:r>
          </w:p>
        </w:tc>
        <w:tc>
          <w:tcPr>
            <w:tcW w:w="4020" w:type="pct"/>
            <w:tcBorders>
              <w:top w:val="nil"/>
              <w:left w:val="nil"/>
              <w:bottom w:val="single" w:sz="4" w:space="0" w:color="auto"/>
              <w:right w:val="single" w:sz="12" w:space="0" w:color="auto"/>
            </w:tcBorders>
            <w:tcMar>
              <w:top w:w="0" w:type="dxa"/>
              <w:left w:w="108" w:type="dxa"/>
              <w:bottom w:w="0" w:type="dxa"/>
              <w:right w:w="108" w:type="dxa"/>
            </w:tcMar>
            <w:vAlign w:val="center"/>
          </w:tcPr>
          <w:p w14:paraId="05BFA153" w14:textId="77777777" w:rsidR="00B2168E" w:rsidRPr="00614FD2" w:rsidRDefault="00B2168E"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Филиал, к которому относится транспортное средство</w:t>
            </w:r>
          </w:p>
        </w:tc>
      </w:tr>
      <w:tr w:rsidR="00B2168E" w:rsidRPr="00D30A2C" w14:paraId="5DD137B8"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1345F2" w14:textId="77777777" w:rsidR="00B2168E" w:rsidRPr="00D30A2C" w:rsidRDefault="00B2168E"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Вид и марка топлива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6F3F04" w14:textId="77777777" w:rsidR="00B2168E" w:rsidRPr="00D30A2C" w:rsidRDefault="00B2168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Вид и марка топлива, использующиеся в ТС</w:t>
            </w:r>
          </w:p>
        </w:tc>
      </w:tr>
      <w:tr w:rsidR="00B2168E" w:rsidRPr="00D30A2C" w14:paraId="18DFB057"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5381AF" w14:textId="77777777" w:rsidR="00B2168E" w:rsidRPr="00D30A2C" w:rsidRDefault="00B2168E"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lastRenderedPageBreak/>
              <w:t>Импортный/отечественный</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A2E95F" w14:textId="77777777" w:rsidR="00B2168E" w:rsidRPr="00D30A2C" w:rsidRDefault="00B2168E"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Страна производства ТС</w:t>
            </w:r>
          </w:p>
        </w:tc>
      </w:tr>
      <w:tr w:rsidR="00B2168E" w:rsidRPr="00D30A2C" w14:paraId="5B46268D"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7CB060" w14:textId="77777777" w:rsidR="00B2168E" w:rsidRPr="00D30A2C" w:rsidRDefault="00B2168E"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Модель ТС</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874A9C" w14:textId="77777777" w:rsidR="00B2168E" w:rsidRPr="00D30A2C" w:rsidRDefault="00B2168E"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Признак модели ТС для определения тарификации</w:t>
            </w:r>
          </w:p>
        </w:tc>
      </w:tr>
      <w:tr w:rsidR="00B2168E" w:rsidRPr="00D30A2C" w14:paraId="42BD1D54"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41CDEF" w14:textId="77777777" w:rsidR="00B2168E" w:rsidRPr="00D30A2C" w:rsidRDefault="00B2168E"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Парк ТС</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0861414" w14:textId="77777777" w:rsidR="00B2168E" w:rsidRPr="00D30A2C" w:rsidRDefault="00B2168E"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Парк, к которому относится ТС</w:t>
            </w:r>
          </w:p>
        </w:tc>
      </w:tr>
      <w:tr w:rsidR="00B2168E" w:rsidRPr="00D30A2C" w14:paraId="2DC1D5BD"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1B0617" w14:textId="77777777" w:rsidR="00B2168E" w:rsidRPr="00D30A2C" w:rsidRDefault="00B2168E"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Статус путевого листа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C593BE" w14:textId="77777777" w:rsidR="00B2168E" w:rsidRPr="00D30A2C" w:rsidRDefault="00B2168E"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Статус путевого листа, в котором используется ТС</w:t>
            </w:r>
          </w:p>
        </w:tc>
      </w:tr>
    </w:tbl>
    <w:p w14:paraId="003174DA" w14:textId="77777777" w:rsidR="00666AE2" w:rsidRDefault="00666AE2" w:rsidP="00666AE2">
      <w:pPr>
        <w:rPr>
          <w:rFonts w:eastAsiaTheme="majorEastAsia"/>
        </w:rPr>
      </w:pPr>
    </w:p>
    <w:p w14:paraId="045C83B9" w14:textId="77777777" w:rsidR="00474843" w:rsidRDefault="00474843" w:rsidP="00E70DE1">
      <w:pPr>
        <w:pStyle w:val="4"/>
        <w:rPr>
          <w:rFonts w:eastAsiaTheme="majorEastAsia" w:cstheme="majorBidi"/>
          <w:b/>
          <w:i w:val="0"/>
          <w:caps w:val="0"/>
          <w:sz w:val="24"/>
          <w:szCs w:val="24"/>
        </w:rPr>
      </w:pPr>
      <w:r>
        <w:rPr>
          <w:rFonts w:eastAsiaTheme="majorEastAsia" w:cstheme="majorBidi"/>
          <w:b/>
          <w:i w:val="0"/>
          <w:caps w:val="0"/>
          <w:sz w:val="24"/>
          <w:szCs w:val="24"/>
        </w:rPr>
        <w:t xml:space="preserve">Транзакционные данные </w:t>
      </w:r>
      <w:r w:rsidR="00B2324B">
        <w:rPr>
          <w:rFonts w:eastAsiaTheme="majorEastAsia" w:cstheme="majorBidi"/>
          <w:b/>
          <w:i w:val="0"/>
          <w:caps w:val="0"/>
          <w:sz w:val="24"/>
          <w:szCs w:val="24"/>
        </w:rPr>
        <w:t>ведения</w:t>
      </w:r>
      <w:r>
        <w:rPr>
          <w:rFonts w:eastAsiaTheme="majorEastAsia" w:cstheme="majorBidi"/>
          <w:b/>
          <w:i w:val="0"/>
          <w:caps w:val="0"/>
          <w:sz w:val="24"/>
          <w:szCs w:val="24"/>
        </w:rPr>
        <w:t xml:space="preserve"> справочника местоположений</w:t>
      </w:r>
    </w:p>
    <w:p w14:paraId="6C361058" w14:textId="77777777" w:rsidR="00B2324B" w:rsidRDefault="00B2324B" w:rsidP="00B2324B">
      <w:pPr>
        <w:ind w:firstLine="708"/>
        <w:rPr>
          <w:rFonts w:ascii="Arial" w:eastAsiaTheme="majorEastAsia" w:hAnsi="Arial" w:cs="Arial"/>
        </w:rPr>
      </w:pPr>
    </w:p>
    <w:p w14:paraId="711DFAC2" w14:textId="77777777" w:rsidR="00B2324B" w:rsidRDefault="00B2324B" w:rsidP="00B2324B">
      <w:pPr>
        <w:ind w:firstLine="708"/>
        <w:rPr>
          <w:rFonts w:ascii="Arial" w:hAnsi="Arial" w:cs="Arial"/>
          <w:szCs w:val="24"/>
        </w:rPr>
      </w:pPr>
      <w:r w:rsidRPr="00666AE2">
        <w:rPr>
          <w:rFonts w:ascii="Arial" w:eastAsiaTheme="majorEastAsia" w:hAnsi="Arial" w:cs="Arial"/>
        </w:rPr>
        <w:t xml:space="preserve">Ведение справочника </w:t>
      </w:r>
      <w:r>
        <w:rPr>
          <w:rFonts w:ascii="Arial" w:eastAsiaTheme="majorEastAsia" w:hAnsi="Arial" w:cs="Arial"/>
        </w:rPr>
        <w:t>местоположений</w:t>
      </w:r>
      <w:r w:rsidRPr="00666AE2">
        <w:rPr>
          <w:rFonts w:ascii="Arial" w:eastAsiaTheme="majorEastAsia" w:hAnsi="Arial" w:cs="Arial"/>
        </w:rPr>
        <w:t xml:space="preserve"> выполняется в транзакции </w:t>
      </w:r>
      <w:r w:rsidRPr="00D30A2C">
        <w:rPr>
          <w:rFonts w:ascii="Arial" w:hAnsi="Arial" w:cs="Arial"/>
          <w:szCs w:val="24"/>
        </w:rPr>
        <w:t>/SCMTMS/LOC3</w:t>
      </w:r>
      <w:r>
        <w:rPr>
          <w:rFonts w:ascii="Arial" w:hAnsi="Arial" w:cs="Arial"/>
          <w:szCs w:val="24"/>
        </w:rPr>
        <w:t xml:space="preserve"> «Местоположение».</w:t>
      </w:r>
    </w:p>
    <w:p w14:paraId="2629E907" w14:textId="0BF15A0E" w:rsidR="00474843" w:rsidRPr="00AE12DE" w:rsidRDefault="00B2324B" w:rsidP="00AE12DE">
      <w:pPr>
        <w:pStyle w:val="a7"/>
        <w:ind w:left="5245" w:hanging="1204"/>
        <w:rPr>
          <w:rFonts w:cs="Arial"/>
          <w:b/>
          <w:sz w:val="22"/>
          <w:lang w:val="en-US"/>
        </w:rPr>
      </w:pPr>
      <w:r w:rsidRPr="00732420">
        <w:rPr>
          <w:rFonts w:ascii="Arial" w:hAnsi="Arial" w:cs="Arial"/>
          <w:b/>
          <w:sz w:val="22"/>
        </w:rPr>
        <w:t xml:space="preserve">Таблица </w:t>
      </w:r>
      <w:del w:id="1889" w:author="Savinskaya Yulia" w:date="2021-02-25T11:55:00Z">
        <w:r w:rsidRPr="00732420" w:rsidDel="009842FD">
          <w:rPr>
            <w:rFonts w:ascii="Arial" w:hAnsi="Arial" w:cs="Arial"/>
            <w:b/>
            <w:sz w:val="22"/>
          </w:rPr>
          <w:fldChar w:fldCharType="begin"/>
        </w:r>
        <w:r w:rsidRPr="00732420" w:rsidDel="009842FD">
          <w:rPr>
            <w:rFonts w:ascii="Arial" w:hAnsi="Arial" w:cs="Arial"/>
            <w:b/>
            <w:sz w:val="22"/>
          </w:rPr>
          <w:delInstrText xml:space="preserve"> SEQ Таблица \* ARABIC </w:delInstrText>
        </w:r>
        <w:r w:rsidRPr="00732420" w:rsidDel="009842FD">
          <w:rPr>
            <w:rFonts w:ascii="Arial" w:hAnsi="Arial" w:cs="Arial"/>
            <w:b/>
            <w:sz w:val="22"/>
          </w:rPr>
          <w:fldChar w:fldCharType="separate"/>
        </w:r>
        <w:r w:rsidDel="009842FD">
          <w:rPr>
            <w:rFonts w:ascii="Arial" w:hAnsi="Arial" w:cs="Arial"/>
            <w:b/>
            <w:noProof/>
            <w:sz w:val="22"/>
          </w:rPr>
          <w:delText>4</w:delText>
        </w:r>
        <w:r w:rsidRPr="00732420" w:rsidDel="009842FD">
          <w:rPr>
            <w:rFonts w:ascii="Arial" w:hAnsi="Arial" w:cs="Arial"/>
            <w:b/>
            <w:sz w:val="22"/>
          </w:rPr>
          <w:fldChar w:fldCharType="end"/>
        </w:r>
        <w:r w:rsidDel="009842FD">
          <w:rPr>
            <w:rFonts w:ascii="Arial" w:hAnsi="Arial" w:cs="Arial"/>
            <w:b/>
            <w:sz w:val="22"/>
          </w:rPr>
          <w:delText>7</w:delText>
        </w:r>
      </w:del>
      <w:ins w:id="1890" w:author="Savinskaya Yulia" w:date="2021-02-25T11:55:00Z">
        <w:r w:rsidR="009842FD">
          <w:rPr>
            <w:rFonts w:ascii="Arial" w:hAnsi="Arial" w:cs="Arial"/>
            <w:b/>
            <w:sz w:val="22"/>
          </w:rPr>
          <w:t>5</w:t>
        </w:r>
      </w:ins>
      <w:ins w:id="1891" w:author="Savinskaya Yulia" w:date="2021-02-25T15:30:00Z">
        <w:r w:rsidR="00F31DDE">
          <w:rPr>
            <w:rFonts w:ascii="Arial" w:hAnsi="Arial" w:cs="Arial"/>
            <w:b/>
            <w:sz w:val="22"/>
          </w:rPr>
          <w:t>2</w:t>
        </w:r>
      </w:ins>
      <w:r>
        <w:rPr>
          <w:rFonts w:ascii="Arial" w:hAnsi="Arial" w:cs="Arial"/>
          <w:b/>
          <w:sz w:val="22"/>
        </w:rPr>
        <w:t>. Ведение справочника местоположений</w:t>
      </w:r>
    </w:p>
    <w:tbl>
      <w:tblPr>
        <w:tblW w:w="4938" w:type="pct"/>
        <w:tblCellMar>
          <w:left w:w="0" w:type="dxa"/>
          <w:right w:w="0" w:type="dxa"/>
        </w:tblCellMar>
        <w:tblLook w:val="04A0" w:firstRow="1" w:lastRow="0" w:firstColumn="1" w:lastColumn="0" w:noHBand="0" w:noVBand="1"/>
      </w:tblPr>
      <w:tblGrid>
        <w:gridCol w:w="1970"/>
        <w:gridCol w:w="8080"/>
      </w:tblGrid>
      <w:tr w:rsidR="00B2324B" w14:paraId="20A138A7" w14:textId="77777777" w:rsidTr="00CA119B">
        <w:trPr>
          <w:cantSplit/>
          <w:trHeight w:val="397"/>
          <w:tblHeader/>
        </w:trPr>
        <w:tc>
          <w:tcPr>
            <w:tcW w:w="980"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14:paraId="30DD7175" w14:textId="77777777" w:rsidR="00B2324B" w:rsidRDefault="00B2324B" w:rsidP="00CA119B">
            <w:pPr>
              <w:spacing w:line="276" w:lineRule="auto"/>
              <w:jc w:val="center"/>
              <w:rPr>
                <w:rFonts w:eastAsiaTheme="minorHAnsi"/>
              </w:rPr>
            </w:pPr>
            <w:r>
              <w:rPr>
                <w:rFonts w:ascii="Arial" w:hAnsi="Arial" w:cs="Arial"/>
                <w:b/>
                <w:bCs/>
                <w:sz w:val="20"/>
                <w:szCs w:val="20"/>
                <w:lang w:eastAsia="ru-RU"/>
              </w:rPr>
              <w:t xml:space="preserve">Поле документа </w:t>
            </w:r>
          </w:p>
        </w:tc>
        <w:tc>
          <w:tcPr>
            <w:tcW w:w="4020"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hideMark/>
          </w:tcPr>
          <w:p w14:paraId="3A566D05" w14:textId="77777777" w:rsidR="00B2324B" w:rsidRDefault="00B2324B" w:rsidP="00CA119B">
            <w:pPr>
              <w:spacing w:line="276" w:lineRule="auto"/>
              <w:jc w:val="center"/>
            </w:pPr>
            <w:r>
              <w:rPr>
                <w:rFonts w:ascii="Arial" w:hAnsi="Arial" w:cs="Arial"/>
                <w:b/>
                <w:bCs/>
                <w:sz w:val="20"/>
                <w:szCs w:val="20"/>
                <w:lang w:eastAsia="ru-RU"/>
              </w:rPr>
              <w:t>Содержание поля документа</w:t>
            </w:r>
          </w:p>
        </w:tc>
      </w:tr>
      <w:tr w:rsidR="00B2324B" w:rsidRPr="00A56F9D" w14:paraId="0024720A" w14:textId="77777777" w:rsidTr="00AE12DE">
        <w:trPr>
          <w:cantSplit/>
        </w:trPr>
        <w:tc>
          <w:tcPr>
            <w:tcW w:w="5000" w:type="pct"/>
            <w:gridSpan w:val="2"/>
            <w:tcBorders>
              <w:top w:val="nil"/>
              <w:left w:val="single" w:sz="12" w:space="0" w:color="auto"/>
              <w:bottom w:val="single" w:sz="8" w:space="0" w:color="auto"/>
              <w:right w:val="single" w:sz="12" w:space="0" w:color="auto"/>
            </w:tcBorders>
            <w:tcMar>
              <w:top w:w="0" w:type="dxa"/>
              <w:left w:w="108" w:type="dxa"/>
              <w:bottom w:w="0" w:type="dxa"/>
              <w:right w:w="108" w:type="dxa"/>
            </w:tcMar>
          </w:tcPr>
          <w:p w14:paraId="64071E5B" w14:textId="77777777" w:rsidR="00B2324B" w:rsidRPr="00AE12DE" w:rsidRDefault="00ED7EF3">
            <w:pPr>
              <w:spacing w:line="276" w:lineRule="auto"/>
              <w:jc w:val="center"/>
              <w:rPr>
                <w:rFonts w:ascii="Arial" w:hAnsi="Arial" w:cs="Arial"/>
                <w:b/>
                <w:color w:val="000000" w:themeColor="text1"/>
                <w:sz w:val="20"/>
                <w:szCs w:val="20"/>
              </w:rPr>
            </w:pPr>
            <w:r w:rsidRPr="00AE12DE">
              <w:rPr>
                <w:rFonts w:ascii="Arial" w:hAnsi="Arial" w:cs="Arial"/>
                <w:b/>
                <w:color w:val="000000" w:themeColor="text1"/>
                <w:sz w:val="20"/>
                <w:szCs w:val="20"/>
              </w:rPr>
              <w:t>Заголовок</w:t>
            </w:r>
          </w:p>
        </w:tc>
      </w:tr>
      <w:tr w:rsidR="00B2324B" w:rsidRPr="00D30A2C" w14:paraId="6002FAE7" w14:textId="77777777" w:rsidTr="00AE12DE">
        <w:trPr>
          <w:cantSplit/>
        </w:trPr>
        <w:tc>
          <w:tcPr>
            <w:tcW w:w="980" w:type="pct"/>
            <w:tcBorders>
              <w:top w:val="nil"/>
              <w:left w:val="single" w:sz="12" w:space="0" w:color="auto"/>
              <w:bottom w:val="single" w:sz="4" w:space="0" w:color="auto"/>
              <w:right w:val="single" w:sz="8" w:space="0" w:color="auto"/>
            </w:tcBorders>
            <w:tcMar>
              <w:top w:w="0" w:type="dxa"/>
              <w:left w:w="108" w:type="dxa"/>
              <w:bottom w:w="0" w:type="dxa"/>
              <w:right w:w="108" w:type="dxa"/>
            </w:tcMar>
          </w:tcPr>
          <w:p w14:paraId="1137891B" w14:textId="77777777" w:rsidR="00B2324B" w:rsidRPr="00AE12DE" w:rsidRDefault="00ED7EF3" w:rsidP="00CA119B">
            <w:pPr>
              <w:spacing w:line="276" w:lineRule="auto"/>
              <w:jc w:val="left"/>
              <w:rPr>
                <w:rFonts w:ascii="Arial" w:hAnsi="Arial" w:cs="Arial"/>
                <w:color w:val="000000" w:themeColor="text1"/>
                <w:sz w:val="20"/>
                <w:szCs w:val="20"/>
              </w:rPr>
            </w:pPr>
            <w:r w:rsidRPr="00AE12DE">
              <w:rPr>
                <w:rFonts w:ascii="Arial" w:hAnsi="Arial" w:cs="Arial"/>
                <w:color w:val="000000" w:themeColor="text1"/>
                <w:sz w:val="20"/>
                <w:szCs w:val="20"/>
              </w:rPr>
              <w:t>Код местоположения</w:t>
            </w:r>
          </w:p>
        </w:tc>
        <w:tc>
          <w:tcPr>
            <w:tcW w:w="4020" w:type="pct"/>
            <w:tcBorders>
              <w:top w:val="nil"/>
              <w:left w:val="nil"/>
              <w:bottom w:val="single" w:sz="4" w:space="0" w:color="auto"/>
              <w:right w:val="single" w:sz="12" w:space="0" w:color="auto"/>
            </w:tcBorders>
            <w:tcMar>
              <w:top w:w="0" w:type="dxa"/>
              <w:left w:w="108" w:type="dxa"/>
              <w:bottom w:w="0" w:type="dxa"/>
              <w:right w:w="108" w:type="dxa"/>
            </w:tcMar>
            <w:vAlign w:val="center"/>
          </w:tcPr>
          <w:p w14:paraId="1A938F61" w14:textId="77777777" w:rsidR="00B2324B" w:rsidRDefault="00ED7EF3" w:rsidP="00CA119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Код местоположения ведется по маске:</w:t>
            </w:r>
          </w:p>
          <w:p w14:paraId="29F0316C" w14:textId="77777777" w:rsidR="00ED7EF3" w:rsidRDefault="00ED7EF3" w:rsidP="00CA119B">
            <w:pPr>
              <w:spacing w:line="276" w:lineRule="auto"/>
              <w:jc w:val="left"/>
              <w:rPr>
                <w:rFonts w:ascii="Arial" w:hAnsi="Arial" w:cs="Arial"/>
                <w:color w:val="000000" w:themeColor="text1"/>
                <w:sz w:val="20"/>
                <w:szCs w:val="20"/>
              </w:rPr>
            </w:pPr>
            <w:r w:rsidRPr="00AE12DE">
              <w:rPr>
                <w:rFonts w:ascii="Arial" w:hAnsi="Arial" w:cs="Arial"/>
                <w:color w:val="000000" w:themeColor="text1"/>
                <w:sz w:val="20"/>
                <w:szCs w:val="20"/>
              </w:rPr>
              <w:t xml:space="preserve">ZTM_* - </w:t>
            </w:r>
            <w:r>
              <w:rPr>
                <w:rFonts w:ascii="Arial" w:hAnsi="Arial" w:cs="Arial"/>
                <w:color w:val="000000" w:themeColor="text1"/>
                <w:sz w:val="20"/>
                <w:szCs w:val="20"/>
              </w:rPr>
              <w:t>Местоположения депо</w:t>
            </w:r>
          </w:p>
          <w:p w14:paraId="7EA4B635" w14:textId="77777777" w:rsidR="00ED7EF3" w:rsidRDefault="00ED7EF3" w:rsidP="00CA119B">
            <w:pPr>
              <w:spacing w:line="276" w:lineRule="auto"/>
              <w:jc w:val="left"/>
              <w:rPr>
                <w:rFonts w:ascii="Arial" w:hAnsi="Arial" w:cs="Arial"/>
                <w:color w:val="000000" w:themeColor="text1"/>
                <w:sz w:val="20"/>
                <w:szCs w:val="20"/>
              </w:rPr>
            </w:pPr>
            <w:r w:rsidRPr="00AE12DE">
              <w:rPr>
                <w:rFonts w:ascii="Arial" w:hAnsi="Arial" w:cs="Arial"/>
                <w:color w:val="000000" w:themeColor="text1"/>
                <w:sz w:val="20"/>
                <w:szCs w:val="20"/>
              </w:rPr>
              <w:t xml:space="preserve">YP_* - </w:t>
            </w:r>
            <w:r>
              <w:rPr>
                <w:rFonts w:ascii="Arial" w:hAnsi="Arial" w:cs="Arial"/>
                <w:color w:val="000000" w:themeColor="text1"/>
                <w:sz w:val="20"/>
                <w:szCs w:val="20"/>
              </w:rPr>
              <w:t>Прочие местоположения</w:t>
            </w:r>
          </w:p>
          <w:p w14:paraId="0FEF0798" w14:textId="77777777" w:rsidR="00ED7EF3" w:rsidRPr="00ED7EF3" w:rsidRDefault="00ED7EF3" w:rsidP="00CA119B">
            <w:pPr>
              <w:spacing w:line="276" w:lineRule="auto"/>
              <w:jc w:val="left"/>
              <w:rPr>
                <w:rFonts w:ascii="Arial" w:hAnsi="Arial" w:cs="Arial"/>
                <w:color w:val="000000" w:themeColor="text1"/>
                <w:sz w:val="20"/>
                <w:szCs w:val="20"/>
              </w:rPr>
            </w:pPr>
            <w:r w:rsidRPr="00AE12DE">
              <w:rPr>
                <w:rFonts w:ascii="Arial" w:hAnsi="Arial" w:cs="Arial"/>
                <w:color w:val="000000" w:themeColor="text1"/>
                <w:sz w:val="20"/>
                <w:szCs w:val="20"/>
              </w:rPr>
              <w:t xml:space="preserve">SP_* - </w:t>
            </w:r>
            <w:r>
              <w:rPr>
                <w:rFonts w:ascii="Arial" w:hAnsi="Arial" w:cs="Arial"/>
                <w:color w:val="000000" w:themeColor="text1"/>
                <w:sz w:val="20"/>
                <w:szCs w:val="20"/>
              </w:rPr>
              <w:t>Пункты отгрузки</w:t>
            </w:r>
          </w:p>
        </w:tc>
      </w:tr>
      <w:tr w:rsidR="00ED7EF3" w:rsidRPr="00D30A2C" w14:paraId="790EA2B2" w14:textId="77777777" w:rsidTr="00AE12DE">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6061F5" w14:textId="77777777" w:rsidR="00ED7EF3" w:rsidRPr="00ED7EF3" w:rsidRDefault="00ED7EF3" w:rsidP="00CA119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Тип местоположения</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9ADF61" w14:textId="77777777" w:rsidR="00ED7EF3" w:rsidRP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1001</w:t>
            </w:r>
            <w:r w:rsidRPr="00ED7EF3">
              <w:rPr>
                <w:rFonts w:ascii="Arial" w:hAnsi="Arial" w:cs="Arial"/>
                <w:color w:val="000000" w:themeColor="text1"/>
                <w:sz w:val="20"/>
                <w:szCs w:val="20"/>
              </w:rPr>
              <w:tab/>
              <w:t>Завод-производитель</w:t>
            </w:r>
          </w:p>
          <w:p w14:paraId="41784AF4" w14:textId="77777777" w:rsidR="00ED7EF3" w:rsidRP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1002</w:t>
            </w:r>
            <w:r w:rsidRPr="00ED7EF3">
              <w:rPr>
                <w:rFonts w:ascii="Arial" w:hAnsi="Arial" w:cs="Arial"/>
                <w:color w:val="000000" w:themeColor="text1"/>
                <w:sz w:val="20"/>
                <w:szCs w:val="20"/>
              </w:rPr>
              <w:tab/>
              <w:t>Центр распределения</w:t>
            </w:r>
          </w:p>
          <w:p w14:paraId="3EE04DC1" w14:textId="77777777" w:rsidR="00ED7EF3" w:rsidRP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1003</w:t>
            </w:r>
            <w:r w:rsidRPr="00ED7EF3">
              <w:rPr>
                <w:rFonts w:ascii="Arial" w:hAnsi="Arial" w:cs="Arial"/>
                <w:color w:val="000000" w:themeColor="text1"/>
                <w:sz w:val="20"/>
                <w:szCs w:val="20"/>
              </w:rPr>
              <w:tab/>
              <w:t>Пункт отгрузки</w:t>
            </w:r>
          </w:p>
          <w:p w14:paraId="3E13BA28" w14:textId="77777777" w:rsidR="00ED7EF3" w:rsidRP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1010</w:t>
            </w:r>
            <w:r w:rsidRPr="00ED7EF3">
              <w:rPr>
                <w:rFonts w:ascii="Arial" w:hAnsi="Arial" w:cs="Arial"/>
                <w:color w:val="000000" w:themeColor="text1"/>
                <w:sz w:val="20"/>
                <w:szCs w:val="20"/>
              </w:rPr>
              <w:tab/>
              <w:t>Клиент</w:t>
            </w:r>
          </w:p>
          <w:p w14:paraId="15D97098" w14:textId="77777777" w:rsidR="00ED7EF3" w:rsidRP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1011</w:t>
            </w:r>
            <w:r w:rsidRPr="00ED7EF3">
              <w:rPr>
                <w:rFonts w:ascii="Arial" w:hAnsi="Arial" w:cs="Arial"/>
                <w:color w:val="000000" w:themeColor="text1"/>
                <w:sz w:val="20"/>
                <w:szCs w:val="20"/>
              </w:rPr>
              <w:tab/>
              <w:t>Поставщик</w:t>
            </w:r>
          </w:p>
          <w:p w14:paraId="51C12573" w14:textId="77777777" w:rsidR="00ED7EF3" w:rsidRP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1020</w:t>
            </w:r>
            <w:r w:rsidRPr="00ED7EF3">
              <w:rPr>
                <w:rFonts w:ascii="Arial" w:hAnsi="Arial" w:cs="Arial"/>
                <w:color w:val="000000" w:themeColor="text1"/>
                <w:sz w:val="20"/>
                <w:szCs w:val="20"/>
              </w:rPr>
              <w:tab/>
              <w:t>Агент по транспортировке</w:t>
            </w:r>
          </w:p>
          <w:p w14:paraId="79C68963" w14:textId="77777777" w:rsidR="00ED7EF3" w:rsidRP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1021</w:t>
            </w:r>
            <w:r w:rsidRPr="00ED7EF3">
              <w:rPr>
                <w:rFonts w:ascii="Arial" w:hAnsi="Arial" w:cs="Arial"/>
                <w:color w:val="000000" w:themeColor="text1"/>
                <w:sz w:val="20"/>
                <w:szCs w:val="20"/>
              </w:rPr>
              <w:tab/>
              <w:t>Деловой партнер</w:t>
            </w:r>
          </w:p>
          <w:p w14:paraId="50918849" w14:textId="77777777" w:rsidR="00ED7EF3" w:rsidRP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1030</w:t>
            </w:r>
            <w:r w:rsidRPr="00ED7EF3">
              <w:rPr>
                <w:rFonts w:ascii="Arial" w:hAnsi="Arial" w:cs="Arial"/>
                <w:color w:val="000000" w:themeColor="text1"/>
                <w:sz w:val="20"/>
                <w:szCs w:val="20"/>
              </w:rPr>
              <w:tab/>
              <w:t>Терминал</w:t>
            </w:r>
          </w:p>
          <w:p w14:paraId="7A2632F4" w14:textId="77777777" w:rsidR="00ED7EF3" w:rsidRP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1040</w:t>
            </w:r>
            <w:r w:rsidRPr="00ED7EF3">
              <w:rPr>
                <w:rFonts w:ascii="Arial" w:hAnsi="Arial" w:cs="Arial"/>
                <w:color w:val="000000" w:themeColor="text1"/>
                <w:sz w:val="20"/>
                <w:szCs w:val="20"/>
              </w:rPr>
              <w:tab/>
              <w:t>Филиал</w:t>
            </w:r>
          </w:p>
          <w:p w14:paraId="267DC410" w14:textId="77777777" w:rsidR="00ED7EF3" w:rsidRP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1100</w:t>
            </w:r>
            <w:r w:rsidRPr="00ED7EF3">
              <w:rPr>
                <w:rFonts w:ascii="Arial" w:hAnsi="Arial" w:cs="Arial"/>
                <w:color w:val="000000" w:themeColor="text1"/>
                <w:sz w:val="20"/>
                <w:szCs w:val="20"/>
              </w:rPr>
              <w:tab/>
              <w:t>Порт</w:t>
            </w:r>
          </w:p>
          <w:p w14:paraId="41D75262" w14:textId="77777777" w:rsidR="00ED7EF3" w:rsidRP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1110</w:t>
            </w:r>
            <w:r w:rsidRPr="00ED7EF3">
              <w:rPr>
                <w:rFonts w:ascii="Arial" w:hAnsi="Arial" w:cs="Arial"/>
                <w:color w:val="000000" w:themeColor="text1"/>
                <w:sz w:val="20"/>
                <w:szCs w:val="20"/>
              </w:rPr>
              <w:tab/>
              <w:t>Аэропорт</w:t>
            </w:r>
          </w:p>
          <w:p w14:paraId="7C8058C2" w14:textId="77777777" w:rsidR="00ED7EF3" w:rsidRP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1120</w:t>
            </w:r>
            <w:r w:rsidRPr="00ED7EF3">
              <w:rPr>
                <w:rFonts w:ascii="Arial" w:hAnsi="Arial" w:cs="Arial"/>
                <w:color w:val="000000" w:themeColor="text1"/>
                <w:sz w:val="20"/>
                <w:szCs w:val="20"/>
              </w:rPr>
              <w:tab/>
              <w:t>Железнодорожный вокзал</w:t>
            </w:r>
          </w:p>
          <w:p w14:paraId="62D9FE8A" w14:textId="77777777" w:rsidR="00ED7EF3" w:rsidRP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1130</w:t>
            </w:r>
            <w:r w:rsidRPr="00ED7EF3">
              <w:rPr>
                <w:rFonts w:ascii="Arial" w:hAnsi="Arial" w:cs="Arial"/>
                <w:color w:val="000000" w:themeColor="text1"/>
                <w:sz w:val="20"/>
                <w:szCs w:val="20"/>
              </w:rPr>
              <w:tab/>
              <w:t>Контейнерная станция</w:t>
            </w:r>
          </w:p>
          <w:p w14:paraId="6006DBE8" w14:textId="77777777" w:rsidR="00ED7EF3" w:rsidRP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1140</w:t>
            </w:r>
            <w:r w:rsidRPr="00ED7EF3">
              <w:rPr>
                <w:rFonts w:ascii="Arial" w:hAnsi="Arial" w:cs="Arial"/>
                <w:color w:val="000000" w:themeColor="text1"/>
                <w:sz w:val="20"/>
                <w:szCs w:val="20"/>
              </w:rPr>
              <w:tab/>
              <w:t>ПеревПункт</w:t>
            </w:r>
          </w:p>
          <w:p w14:paraId="022F4314" w14:textId="77777777" w:rsidR="00ED7EF3" w:rsidRP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1150</w:t>
            </w:r>
            <w:r w:rsidRPr="00ED7EF3">
              <w:rPr>
                <w:rFonts w:ascii="Arial" w:hAnsi="Arial" w:cs="Arial"/>
                <w:color w:val="000000" w:themeColor="text1"/>
                <w:sz w:val="20"/>
                <w:szCs w:val="20"/>
              </w:rPr>
              <w:tab/>
              <w:t>Шлюз</w:t>
            </w:r>
          </w:p>
          <w:p w14:paraId="6A2D0A0A" w14:textId="77777777" w:rsidR="00ED7EF3" w:rsidRP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1160</w:t>
            </w:r>
            <w:r w:rsidRPr="00ED7EF3">
              <w:rPr>
                <w:rFonts w:ascii="Arial" w:hAnsi="Arial" w:cs="Arial"/>
                <w:color w:val="000000" w:themeColor="text1"/>
                <w:sz w:val="20"/>
                <w:szCs w:val="20"/>
              </w:rPr>
              <w:tab/>
              <w:t>Контейнерная площадка</w:t>
            </w:r>
          </w:p>
          <w:p w14:paraId="5CE70F2E" w14:textId="77777777" w:rsidR="00ED7EF3" w:rsidRP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1170</w:t>
            </w:r>
            <w:r w:rsidRPr="00ED7EF3">
              <w:rPr>
                <w:rFonts w:ascii="Arial" w:hAnsi="Arial" w:cs="Arial"/>
                <w:color w:val="000000" w:themeColor="text1"/>
                <w:sz w:val="20"/>
                <w:szCs w:val="20"/>
              </w:rPr>
              <w:tab/>
              <w:t>Склад</w:t>
            </w:r>
          </w:p>
          <w:p w14:paraId="273E379F" w14:textId="77777777" w:rsidR="00ED7EF3" w:rsidRP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1180</w:t>
            </w:r>
            <w:r w:rsidRPr="00ED7EF3">
              <w:rPr>
                <w:rFonts w:ascii="Arial" w:hAnsi="Arial" w:cs="Arial"/>
                <w:color w:val="000000" w:themeColor="text1"/>
                <w:sz w:val="20"/>
                <w:szCs w:val="20"/>
              </w:rPr>
              <w:tab/>
              <w:t>Склад экспедитора</w:t>
            </w:r>
          </w:p>
          <w:p w14:paraId="18E8956C" w14:textId="77777777" w:rsidR="00ED7EF3" w:rsidRP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1190</w:t>
            </w:r>
            <w:r w:rsidRPr="00ED7EF3">
              <w:rPr>
                <w:rFonts w:ascii="Arial" w:hAnsi="Arial" w:cs="Arial"/>
                <w:color w:val="000000" w:themeColor="text1"/>
                <w:sz w:val="20"/>
                <w:szCs w:val="20"/>
              </w:rPr>
              <w:tab/>
              <w:t>Железнодорожный узел</w:t>
            </w:r>
          </w:p>
          <w:p w14:paraId="2DB90EBA" w14:textId="77777777" w:rsid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1191</w:t>
            </w:r>
            <w:r w:rsidRPr="00ED7EF3">
              <w:rPr>
                <w:rFonts w:ascii="Arial" w:hAnsi="Arial" w:cs="Arial"/>
                <w:color w:val="000000" w:themeColor="text1"/>
                <w:sz w:val="20"/>
                <w:szCs w:val="20"/>
              </w:rPr>
              <w:tab/>
              <w:t>Пограничный пункт</w:t>
            </w:r>
          </w:p>
          <w:p w14:paraId="2F76BBC8" w14:textId="77777777" w:rsidR="00ED7EF3" w:rsidRDefault="00ED7EF3" w:rsidP="00ED7EF3">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Выбирается из справочника</w:t>
            </w:r>
          </w:p>
        </w:tc>
      </w:tr>
      <w:tr w:rsidR="00ED7EF3" w:rsidRPr="00D30A2C" w14:paraId="5ECD579D" w14:textId="77777777" w:rsidTr="00ED7EF3">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848BF6" w14:textId="77777777" w:rsidR="00ED7EF3" w:rsidRDefault="00ED7EF3" w:rsidP="00CA119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Описание</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3B9B" w14:textId="77777777" w:rsidR="00ED7EF3" w:rsidRPr="00ED7EF3" w:rsidRDefault="00ED7EF3" w:rsidP="00ED7EF3">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Описание местоположения, вводится вручную</w:t>
            </w:r>
          </w:p>
        </w:tc>
      </w:tr>
      <w:tr w:rsidR="00ED7EF3" w:rsidRPr="00D30A2C" w14:paraId="508F413C" w14:textId="77777777" w:rsidTr="00CA119B">
        <w:trPr>
          <w:cantSplit/>
        </w:trPr>
        <w:tc>
          <w:tcPr>
            <w:tcW w:w="5000" w:type="pct"/>
            <w:gridSpan w:val="2"/>
            <w:tcBorders>
              <w:top w:val="nil"/>
              <w:left w:val="single" w:sz="12" w:space="0" w:color="auto"/>
              <w:bottom w:val="single" w:sz="8" w:space="0" w:color="auto"/>
              <w:right w:val="single" w:sz="12" w:space="0" w:color="auto"/>
            </w:tcBorders>
            <w:tcMar>
              <w:top w:w="0" w:type="dxa"/>
              <w:left w:w="108" w:type="dxa"/>
              <w:bottom w:w="0" w:type="dxa"/>
              <w:right w:w="108" w:type="dxa"/>
            </w:tcMar>
          </w:tcPr>
          <w:p w14:paraId="06A7059E" w14:textId="77777777" w:rsidR="00ED7EF3" w:rsidRPr="00D30A2C" w:rsidRDefault="00ED7EF3" w:rsidP="00CA119B">
            <w:pPr>
              <w:spacing w:line="276" w:lineRule="auto"/>
              <w:jc w:val="center"/>
              <w:rPr>
                <w:rFonts w:ascii="Arial" w:hAnsi="Arial" w:cs="Arial"/>
                <w:b/>
                <w:color w:val="000000" w:themeColor="text1"/>
                <w:sz w:val="20"/>
                <w:szCs w:val="20"/>
              </w:rPr>
            </w:pPr>
            <w:r>
              <w:rPr>
                <w:rFonts w:ascii="Arial" w:hAnsi="Arial" w:cs="Arial"/>
                <w:b/>
                <w:color w:val="000000" w:themeColor="text1"/>
                <w:sz w:val="20"/>
                <w:szCs w:val="20"/>
              </w:rPr>
              <w:t>Закладка «Общее»</w:t>
            </w:r>
          </w:p>
        </w:tc>
      </w:tr>
      <w:tr w:rsidR="00ED7EF3" w:rsidRPr="00D30A2C" w14:paraId="07AC6E8C" w14:textId="77777777" w:rsidTr="00CA119B">
        <w:trPr>
          <w:cantSplit/>
        </w:trPr>
        <w:tc>
          <w:tcPr>
            <w:tcW w:w="980" w:type="pct"/>
            <w:tcBorders>
              <w:top w:val="nil"/>
              <w:left w:val="single" w:sz="12" w:space="0" w:color="auto"/>
              <w:bottom w:val="single" w:sz="4" w:space="0" w:color="auto"/>
              <w:right w:val="single" w:sz="8" w:space="0" w:color="auto"/>
            </w:tcBorders>
            <w:tcMar>
              <w:top w:w="0" w:type="dxa"/>
              <w:left w:w="108" w:type="dxa"/>
              <w:bottom w:w="0" w:type="dxa"/>
              <w:right w:w="108" w:type="dxa"/>
            </w:tcMar>
          </w:tcPr>
          <w:p w14:paraId="22C6758A" w14:textId="77777777" w:rsidR="00ED7EF3" w:rsidRPr="00D30A2C" w:rsidRDefault="00ED7EF3" w:rsidP="00CA119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Часовой пояс</w:t>
            </w:r>
          </w:p>
        </w:tc>
        <w:tc>
          <w:tcPr>
            <w:tcW w:w="4020" w:type="pct"/>
            <w:tcBorders>
              <w:top w:val="nil"/>
              <w:left w:val="nil"/>
              <w:bottom w:val="single" w:sz="4" w:space="0" w:color="auto"/>
              <w:right w:val="single" w:sz="12" w:space="0" w:color="auto"/>
            </w:tcBorders>
            <w:tcMar>
              <w:top w:w="0" w:type="dxa"/>
              <w:left w:w="108" w:type="dxa"/>
              <w:bottom w:w="0" w:type="dxa"/>
              <w:right w:w="108" w:type="dxa"/>
            </w:tcMar>
            <w:vAlign w:val="center"/>
          </w:tcPr>
          <w:p w14:paraId="3297E156" w14:textId="77777777" w:rsidR="00ED7EF3" w:rsidRPr="00D30A2C" w:rsidRDefault="00ED7EF3" w:rsidP="00CA119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Выбирается из справочника</w:t>
            </w:r>
          </w:p>
        </w:tc>
      </w:tr>
      <w:tr w:rsidR="00ED7EF3" w:rsidRPr="00D30A2C" w14:paraId="5AB13533" w14:textId="77777777" w:rsidTr="00AE12DE">
        <w:trPr>
          <w:cantSplit/>
        </w:trPr>
        <w:tc>
          <w:tcPr>
            <w:tcW w:w="5000" w:type="pct"/>
            <w:gridSpan w:val="2"/>
            <w:tcBorders>
              <w:top w:val="nil"/>
              <w:left w:val="single" w:sz="12" w:space="0" w:color="auto"/>
              <w:bottom w:val="single" w:sz="4" w:space="0" w:color="auto"/>
              <w:right w:val="single" w:sz="12" w:space="0" w:color="auto"/>
            </w:tcBorders>
            <w:tcMar>
              <w:top w:w="0" w:type="dxa"/>
              <w:left w:w="108" w:type="dxa"/>
              <w:bottom w:w="0" w:type="dxa"/>
              <w:right w:w="108" w:type="dxa"/>
            </w:tcMar>
          </w:tcPr>
          <w:p w14:paraId="7D199D37" w14:textId="77777777" w:rsidR="00ED7EF3" w:rsidRPr="00D30A2C" w:rsidRDefault="00ED7EF3">
            <w:pPr>
              <w:spacing w:line="276" w:lineRule="auto"/>
              <w:jc w:val="center"/>
              <w:rPr>
                <w:rFonts w:ascii="Arial" w:hAnsi="Arial" w:cs="Arial"/>
                <w:b/>
                <w:color w:val="000000" w:themeColor="text1"/>
                <w:sz w:val="20"/>
                <w:szCs w:val="20"/>
              </w:rPr>
            </w:pPr>
            <w:r>
              <w:rPr>
                <w:rFonts w:ascii="Arial" w:hAnsi="Arial" w:cs="Arial"/>
                <w:b/>
                <w:color w:val="000000" w:themeColor="text1"/>
                <w:sz w:val="20"/>
                <w:szCs w:val="20"/>
              </w:rPr>
              <w:t>Закладка «Адрес»</w:t>
            </w:r>
          </w:p>
        </w:tc>
      </w:tr>
      <w:tr w:rsidR="00ED7EF3" w:rsidRPr="00D30A2C" w14:paraId="51B890BE" w14:textId="77777777" w:rsidTr="00AE12DE">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52C6DC" w14:textId="77777777" w:rsidR="00ED7EF3" w:rsidRPr="00D30A2C" w:rsidRDefault="00ED7EF3" w:rsidP="00CA119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Имя</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1A3BDE4" w14:textId="77777777" w:rsidR="00ED7EF3" w:rsidRPr="00D30A2C" w:rsidRDefault="00ED7EF3" w:rsidP="00CA119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Описание местоположения, вводится вручную</w:t>
            </w:r>
          </w:p>
        </w:tc>
      </w:tr>
      <w:tr w:rsidR="00ED7EF3" w:rsidRPr="00D30A2C" w14:paraId="655649AC" w14:textId="77777777" w:rsidTr="00AE12DE">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95BCB7" w14:textId="77777777" w:rsidR="00ED7EF3" w:rsidRDefault="00ED7EF3" w:rsidP="00CA119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Критерий поиска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757D56" w14:textId="77777777" w:rsidR="00ED7EF3" w:rsidRDefault="00ED7EF3" w:rsidP="00CA119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Критерий поиска местоположения, вводится вручную</w:t>
            </w:r>
          </w:p>
        </w:tc>
      </w:tr>
      <w:tr w:rsidR="00ED7EF3" w:rsidRPr="00D30A2C" w14:paraId="7911061A" w14:textId="77777777" w:rsidTr="00AE12DE">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552806" w14:textId="77777777" w:rsid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lastRenderedPageBreak/>
              <w:t>Улица/Номер дома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ED2E2A" w14:textId="77777777" w:rsid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Улица/Номер дома</w:t>
            </w:r>
            <w:r>
              <w:rPr>
                <w:rFonts w:ascii="Arial" w:hAnsi="Arial" w:cs="Arial"/>
                <w:color w:val="000000" w:themeColor="text1"/>
                <w:sz w:val="20"/>
                <w:szCs w:val="20"/>
              </w:rPr>
              <w:t xml:space="preserve"> местоположения, вводится вручную</w:t>
            </w:r>
          </w:p>
        </w:tc>
      </w:tr>
      <w:tr w:rsidR="00ED7EF3" w:rsidRPr="00D30A2C" w14:paraId="73AD293C" w14:textId="77777777" w:rsidTr="00AE12DE">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241599" w14:textId="77777777" w:rsid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П/индекс / город</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C5D55B1" w14:textId="77777777" w:rsidR="00ED7EF3" w:rsidRDefault="00ED7EF3" w:rsidP="00ED7EF3">
            <w:pPr>
              <w:spacing w:line="276" w:lineRule="auto"/>
              <w:jc w:val="left"/>
              <w:rPr>
                <w:rFonts w:ascii="Arial" w:hAnsi="Arial" w:cs="Arial"/>
                <w:color w:val="000000" w:themeColor="text1"/>
                <w:sz w:val="20"/>
                <w:szCs w:val="20"/>
              </w:rPr>
            </w:pPr>
            <w:r w:rsidRPr="00ED7EF3">
              <w:rPr>
                <w:rFonts w:ascii="Arial" w:hAnsi="Arial" w:cs="Arial"/>
                <w:color w:val="000000" w:themeColor="text1"/>
                <w:sz w:val="20"/>
                <w:szCs w:val="20"/>
              </w:rPr>
              <w:t>П/индекс / город</w:t>
            </w:r>
            <w:r>
              <w:rPr>
                <w:rFonts w:ascii="Arial" w:hAnsi="Arial" w:cs="Arial"/>
                <w:color w:val="000000" w:themeColor="text1"/>
                <w:sz w:val="20"/>
                <w:szCs w:val="20"/>
              </w:rPr>
              <w:t xml:space="preserve"> местоположения, вводится вручную</w:t>
            </w:r>
          </w:p>
        </w:tc>
      </w:tr>
      <w:tr w:rsidR="00ED7EF3" w:rsidRPr="00D30A2C" w14:paraId="380A907E" w14:textId="77777777" w:rsidTr="00AE12DE">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13DD01" w14:textId="77777777" w:rsidR="00ED7EF3" w:rsidRDefault="00ED7EF3" w:rsidP="00ED7EF3">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Страна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125317" w14:textId="77777777" w:rsidR="00ED7EF3" w:rsidRDefault="00ED7EF3" w:rsidP="00ED7EF3">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Страна местоположения, выбирается из справочника</w:t>
            </w:r>
          </w:p>
        </w:tc>
      </w:tr>
      <w:tr w:rsidR="00ED7EF3" w:rsidRPr="00D30A2C" w14:paraId="48B1DEA4" w14:textId="77777777" w:rsidTr="00ED7EF3">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56046C" w14:textId="77777777" w:rsidR="00ED7EF3" w:rsidRDefault="00ED7EF3" w:rsidP="00ED7EF3">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Регион</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F4641F" w14:textId="77777777" w:rsidR="00ED7EF3" w:rsidRDefault="00ED7EF3" w:rsidP="00ED7EF3">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Регион местоположения, выбирается из справочника</w:t>
            </w:r>
          </w:p>
        </w:tc>
      </w:tr>
    </w:tbl>
    <w:p w14:paraId="6AB70A33" w14:textId="77777777" w:rsidR="00474843" w:rsidRPr="00AE12DE" w:rsidRDefault="00474843" w:rsidP="00AE12DE">
      <w:pPr>
        <w:rPr>
          <w:rFonts w:eastAsiaTheme="majorEastAsia"/>
          <w:i/>
          <w:caps/>
        </w:rPr>
      </w:pPr>
    </w:p>
    <w:p w14:paraId="2C0A4C28" w14:textId="11133DE9" w:rsidR="00ED4F88" w:rsidRDefault="00ED4F88" w:rsidP="00ED4F88">
      <w:pPr>
        <w:pStyle w:val="4"/>
        <w:rPr>
          <w:ins w:id="1892" w:author="Savinskaya Yulia" w:date="2021-02-25T11:56:00Z"/>
          <w:rFonts w:eastAsiaTheme="majorEastAsia" w:cstheme="majorBidi"/>
          <w:b/>
          <w:i w:val="0"/>
          <w:caps w:val="0"/>
          <w:sz w:val="24"/>
          <w:szCs w:val="24"/>
        </w:rPr>
      </w:pPr>
      <w:ins w:id="1893" w:author="Savinskaya Yulia" w:date="2021-02-24T16:23:00Z">
        <w:r w:rsidRPr="00E70DE1">
          <w:rPr>
            <w:rFonts w:eastAsiaTheme="majorEastAsia" w:cstheme="majorBidi"/>
            <w:b/>
            <w:i w:val="0"/>
            <w:caps w:val="0"/>
            <w:sz w:val="24"/>
            <w:szCs w:val="24"/>
          </w:rPr>
          <w:t xml:space="preserve">Транзакционные данные создания, обработки </w:t>
        </w:r>
        <w:r>
          <w:rPr>
            <w:rFonts w:eastAsiaTheme="majorEastAsia" w:cstheme="majorBidi"/>
            <w:b/>
            <w:i w:val="0"/>
            <w:caps w:val="0"/>
            <w:sz w:val="24"/>
            <w:szCs w:val="24"/>
          </w:rPr>
          <w:t>Экспедиционного заказа</w:t>
        </w:r>
      </w:ins>
    </w:p>
    <w:p w14:paraId="0DBAE9FD" w14:textId="595FD91A" w:rsidR="00ED4F88" w:rsidRPr="009842FD" w:rsidRDefault="009842FD">
      <w:pPr>
        <w:pStyle w:val="a7"/>
        <w:ind w:left="4041"/>
        <w:jc w:val="right"/>
        <w:rPr>
          <w:ins w:id="1894" w:author="Savinskaya Yulia" w:date="2021-02-24T16:23:00Z"/>
          <w:rFonts w:cs="Arial"/>
          <w:b/>
          <w:i/>
          <w:caps/>
          <w:sz w:val="22"/>
          <w:lang w:val="en-US"/>
          <w:rPrChange w:id="1895" w:author="Savinskaya Yulia" w:date="2021-02-25T11:56:00Z">
            <w:rPr>
              <w:ins w:id="1896" w:author="Savinskaya Yulia" w:date="2021-02-24T16:23:00Z"/>
              <w:rFonts w:eastAsiaTheme="majorEastAsia" w:cstheme="majorBidi"/>
              <w:b/>
              <w:i w:val="0"/>
              <w:caps w:val="0"/>
              <w:sz w:val="24"/>
              <w:szCs w:val="24"/>
            </w:rPr>
          </w:rPrChange>
        </w:rPr>
        <w:pPrChange w:id="1897" w:author="Savinskaya Yulia" w:date="2021-02-25T11:56:00Z">
          <w:pPr>
            <w:pStyle w:val="4"/>
          </w:pPr>
        </w:pPrChange>
      </w:pPr>
      <w:ins w:id="1898" w:author="Savinskaya Yulia" w:date="2021-02-25T11:56:00Z">
        <w:r w:rsidRPr="00732420">
          <w:rPr>
            <w:rFonts w:ascii="Arial" w:hAnsi="Arial" w:cs="Arial"/>
            <w:b/>
            <w:sz w:val="22"/>
          </w:rPr>
          <w:t xml:space="preserve">Таблица </w:t>
        </w:r>
        <w:r>
          <w:rPr>
            <w:rFonts w:ascii="Arial" w:hAnsi="Arial" w:cs="Arial"/>
            <w:b/>
            <w:sz w:val="22"/>
          </w:rPr>
          <w:t>5</w:t>
        </w:r>
      </w:ins>
      <w:ins w:id="1899" w:author="Savinskaya Yulia" w:date="2021-02-25T15:30:00Z">
        <w:r w:rsidR="00F31DDE">
          <w:rPr>
            <w:rFonts w:ascii="Arial" w:hAnsi="Arial" w:cs="Arial"/>
            <w:b/>
            <w:sz w:val="22"/>
          </w:rPr>
          <w:t>3</w:t>
        </w:r>
      </w:ins>
      <w:ins w:id="1900" w:author="Savinskaya Yulia" w:date="2021-02-25T11:56:00Z">
        <w:r>
          <w:rPr>
            <w:rFonts w:ascii="Arial" w:hAnsi="Arial" w:cs="Arial"/>
            <w:b/>
            <w:sz w:val="22"/>
          </w:rPr>
          <w:t>. Экспедиционный заказ</w:t>
        </w:r>
      </w:ins>
    </w:p>
    <w:tbl>
      <w:tblPr>
        <w:tblW w:w="4938" w:type="pct"/>
        <w:tblCellMar>
          <w:left w:w="0" w:type="dxa"/>
          <w:right w:w="0" w:type="dxa"/>
        </w:tblCellMar>
        <w:tblLook w:val="04A0" w:firstRow="1" w:lastRow="0" w:firstColumn="1" w:lastColumn="0" w:noHBand="0" w:noVBand="1"/>
      </w:tblPr>
      <w:tblGrid>
        <w:gridCol w:w="1970"/>
        <w:gridCol w:w="8080"/>
        <w:tblGridChange w:id="1901">
          <w:tblGrid>
            <w:gridCol w:w="15"/>
            <w:gridCol w:w="1955"/>
            <w:gridCol w:w="15"/>
            <w:gridCol w:w="8065"/>
            <w:gridCol w:w="15"/>
          </w:tblGrid>
        </w:tblGridChange>
      </w:tblGrid>
      <w:tr w:rsidR="00ED4F88" w14:paraId="5F81AAA7" w14:textId="77777777" w:rsidTr="00ED4F88">
        <w:trPr>
          <w:cantSplit/>
          <w:trHeight w:val="397"/>
          <w:tblHeader/>
          <w:ins w:id="1902" w:author="Savinskaya Yulia" w:date="2021-02-24T16:23:00Z"/>
        </w:trPr>
        <w:tc>
          <w:tcPr>
            <w:tcW w:w="980"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14:paraId="2C269FBD" w14:textId="77777777" w:rsidR="00ED4F88" w:rsidRDefault="00ED4F88" w:rsidP="00ED4F88">
            <w:pPr>
              <w:spacing w:line="276" w:lineRule="auto"/>
              <w:jc w:val="center"/>
              <w:rPr>
                <w:ins w:id="1903" w:author="Savinskaya Yulia" w:date="2021-02-24T16:23:00Z"/>
                <w:rFonts w:eastAsiaTheme="minorHAnsi"/>
              </w:rPr>
            </w:pPr>
            <w:ins w:id="1904" w:author="Savinskaya Yulia" w:date="2021-02-24T16:23:00Z">
              <w:r>
                <w:rPr>
                  <w:rFonts w:ascii="Arial" w:hAnsi="Arial" w:cs="Arial"/>
                  <w:b/>
                  <w:bCs/>
                  <w:sz w:val="20"/>
                  <w:szCs w:val="20"/>
                  <w:lang w:eastAsia="ru-RU"/>
                </w:rPr>
                <w:t xml:space="preserve">Поле документа </w:t>
              </w:r>
            </w:ins>
          </w:p>
        </w:tc>
        <w:tc>
          <w:tcPr>
            <w:tcW w:w="4020"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hideMark/>
          </w:tcPr>
          <w:p w14:paraId="60CACF5A" w14:textId="77777777" w:rsidR="00ED4F88" w:rsidRDefault="00ED4F88" w:rsidP="00ED4F88">
            <w:pPr>
              <w:spacing w:line="276" w:lineRule="auto"/>
              <w:jc w:val="center"/>
              <w:rPr>
                <w:ins w:id="1905" w:author="Savinskaya Yulia" w:date="2021-02-24T16:23:00Z"/>
              </w:rPr>
            </w:pPr>
            <w:ins w:id="1906" w:author="Savinskaya Yulia" w:date="2021-02-24T16:23:00Z">
              <w:r>
                <w:rPr>
                  <w:rFonts w:ascii="Arial" w:hAnsi="Arial" w:cs="Arial"/>
                  <w:b/>
                  <w:bCs/>
                  <w:sz w:val="20"/>
                  <w:szCs w:val="20"/>
                  <w:lang w:eastAsia="ru-RU"/>
                </w:rPr>
                <w:t>Содержание поля документа</w:t>
              </w:r>
            </w:ins>
          </w:p>
        </w:tc>
      </w:tr>
      <w:tr w:rsidR="00ED4F88" w:rsidRPr="00A56F9D" w14:paraId="24DD821E" w14:textId="77777777" w:rsidTr="00ED4F88">
        <w:tblPrEx>
          <w:tblW w:w="4938" w:type="pct"/>
          <w:tblCellMar>
            <w:left w:w="0" w:type="dxa"/>
            <w:right w:w="0" w:type="dxa"/>
          </w:tblCellMar>
          <w:tblPrExChange w:id="1907" w:author="Savinskaya Yulia" w:date="2021-02-24T16:24:00Z">
            <w:tblPrEx>
              <w:tblW w:w="4938" w:type="pct"/>
              <w:tblCellMar>
                <w:left w:w="0" w:type="dxa"/>
                <w:right w:w="0" w:type="dxa"/>
              </w:tblCellMar>
            </w:tblPrEx>
          </w:tblPrExChange>
        </w:tblPrEx>
        <w:trPr>
          <w:cantSplit/>
          <w:ins w:id="1908" w:author="Savinskaya Yulia" w:date="2021-02-24T16:23:00Z"/>
          <w:trPrChange w:id="1909" w:author="Savinskaya Yulia" w:date="2021-02-24T16:24:00Z">
            <w:trPr>
              <w:gridAfter w:val="0"/>
              <w:cantSplit/>
            </w:trPr>
          </w:trPrChange>
        </w:trPr>
        <w:tc>
          <w:tcPr>
            <w:tcW w:w="5000" w:type="pct"/>
            <w:gridSpan w:val="2"/>
            <w:tcBorders>
              <w:top w:val="nil"/>
              <w:left w:val="single" w:sz="12" w:space="0" w:color="auto"/>
              <w:bottom w:val="single" w:sz="4" w:space="0" w:color="auto"/>
              <w:right w:val="single" w:sz="12" w:space="0" w:color="auto"/>
            </w:tcBorders>
            <w:tcMar>
              <w:top w:w="0" w:type="dxa"/>
              <w:left w:w="108" w:type="dxa"/>
              <w:bottom w:w="0" w:type="dxa"/>
              <w:right w:w="108" w:type="dxa"/>
            </w:tcMar>
            <w:hideMark/>
            <w:tcPrChange w:id="1910" w:author="Savinskaya Yulia" w:date="2021-02-24T16:24:00Z">
              <w:tcPr>
                <w:tcW w:w="5000" w:type="pct"/>
                <w:gridSpan w:val="4"/>
                <w:tcBorders>
                  <w:top w:val="nil"/>
                  <w:left w:val="single" w:sz="12" w:space="0" w:color="auto"/>
                  <w:bottom w:val="single" w:sz="8" w:space="0" w:color="auto"/>
                  <w:right w:val="single" w:sz="12" w:space="0" w:color="auto"/>
                </w:tcBorders>
                <w:tcMar>
                  <w:top w:w="0" w:type="dxa"/>
                  <w:left w:w="108" w:type="dxa"/>
                  <w:bottom w:w="0" w:type="dxa"/>
                  <w:right w:w="108" w:type="dxa"/>
                </w:tcMar>
                <w:hideMark/>
              </w:tcPr>
            </w:tcPrChange>
          </w:tcPr>
          <w:p w14:paraId="0C7CA548" w14:textId="1E0570F5" w:rsidR="00ED4F88" w:rsidRPr="00A56F9D" w:rsidRDefault="00ED4F88" w:rsidP="00ED4F88">
            <w:pPr>
              <w:spacing w:line="276" w:lineRule="auto"/>
              <w:jc w:val="center"/>
              <w:rPr>
                <w:ins w:id="1911" w:author="Savinskaya Yulia" w:date="2021-02-24T16:23:00Z"/>
                <w:rFonts w:ascii="Arial" w:hAnsi="Arial" w:cs="Arial"/>
                <w:i/>
                <w:color w:val="7F7F7F" w:themeColor="text1" w:themeTint="80"/>
              </w:rPr>
            </w:pPr>
          </w:p>
        </w:tc>
      </w:tr>
      <w:tr w:rsidR="00ED4F88" w:rsidRPr="00AE12DE" w14:paraId="65086295" w14:textId="77777777" w:rsidTr="00ED4F88">
        <w:tblPrEx>
          <w:tblW w:w="4938" w:type="pct"/>
          <w:tblCellMar>
            <w:left w:w="0" w:type="dxa"/>
            <w:right w:w="0" w:type="dxa"/>
          </w:tblCellMar>
          <w:tblPrExChange w:id="1912" w:author="Savinskaya Yulia" w:date="2021-02-24T16:24:00Z">
            <w:tblPrEx>
              <w:tblW w:w="4938" w:type="pct"/>
              <w:tblCellMar>
                <w:left w:w="0" w:type="dxa"/>
                <w:right w:w="0" w:type="dxa"/>
              </w:tblCellMar>
            </w:tblPrEx>
          </w:tblPrExChange>
        </w:tblPrEx>
        <w:trPr>
          <w:cantSplit/>
          <w:ins w:id="1913" w:author="Savinskaya Yulia" w:date="2021-02-24T16:23:00Z"/>
          <w:trPrChange w:id="1914" w:author="Savinskaya Yulia" w:date="2021-02-24T16:24:00Z">
            <w:trPr>
              <w:gridAfter w:val="0"/>
              <w:cantSplit/>
            </w:trPr>
          </w:trPrChange>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Change w:id="1915" w:author="Savinskaya Yulia" w:date="2021-02-24T16:24:00Z">
              <w:tcPr>
                <w:tcW w:w="980" w:type="pct"/>
                <w:gridSpan w:val="2"/>
                <w:tcBorders>
                  <w:top w:val="nil"/>
                  <w:left w:val="single" w:sz="12" w:space="0" w:color="auto"/>
                  <w:bottom w:val="single" w:sz="8" w:space="0" w:color="auto"/>
                  <w:right w:val="single" w:sz="8" w:space="0" w:color="auto"/>
                </w:tcBorders>
                <w:tcMar>
                  <w:top w:w="0" w:type="dxa"/>
                  <w:left w:w="108" w:type="dxa"/>
                  <w:bottom w:w="0" w:type="dxa"/>
                  <w:right w:w="108" w:type="dxa"/>
                </w:tcMar>
                <w:hideMark/>
              </w:tcPr>
            </w:tcPrChange>
          </w:tcPr>
          <w:p w14:paraId="60D56CE6" w14:textId="77777777" w:rsidR="00ED4F88" w:rsidRPr="00D90BA2" w:rsidRDefault="00ED4F88" w:rsidP="00ED4F88">
            <w:pPr>
              <w:spacing w:line="276" w:lineRule="auto"/>
              <w:jc w:val="left"/>
              <w:rPr>
                <w:ins w:id="1916" w:author="Savinskaya Yulia" w:date="2021-02-24T16:23:00Z"/>
                <w:rFonts w:ascii="Arial" w:hAnsi="Arial" w:cs="Arial"/>
                <w:color w:val="7F7F7F" w:themeColor="text1" w:themeTint="80"/>
                <w:sz w:val="20"/>
                <w:szCs w:val="20"/>
              </w:rPr>
            </w:pPr>
            <w:ins w:id="1917" w:author="Savinskaya Yulia" w:date="2021-02-24T16:23:00Z">
              <w:r w:rsidRPr="00D90BA2">
                <w:rPr>
                  <w:rFonts w:ascii="Arial" w:hAnsi="Arial" w:cs="Arial"/>
                  <w:color w:val="000000" w:themeColor="text1"/>
                  <w:sz w:val="20"/>
                  <w:szCs w:val="20"/>
                </w:rPr>
                <w:t>Вид документа</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Change w:id="1918" w:author="Savinskaya Yulia" w:date="2021-02-24T16:24:00Z">
              <w:tcPr>
                <w:tcW w:w="4020" w:type="pct"/>
                <w:gridSpan w:val="2"/>
                <w:tcBorders>
                  <w:top w:val="nil"/>
                  <w:left w:val="nil"/>
                  <w:bottom w:val="single" w:sz="8" w:space="0" w:color="auto"/>
                  <w:right w:val="single" w:sz="12" w:space="0" w:color="auto"/>
                </w:tcBorders>
                <w:tcMar>
                  <w:top w:w="0" w:type="dxa"/>
                  <w:left w:w="108" w:type="dxa"/>
                  <w:bottom w:w="0" w:type="dxa"/>
                  <w:right w:w="108" w:type="dxa"/>
                </w:tcMar>
                <w:vAlign w:val="center"/>
                <w:hideMark/>
              </w:tcPr>
            </w:tcPrChange>
          </w:tcPr>
          <w:p w14:paraId="60B00DA3" w14:textId="5BD7B26D" w:rsidR="00ED4F88" w:rsidRDefault="00ED4F88">
            <w:pPr>
              <w:spacing w:line="276" w:lineRule="auto"/>
              <w:jc w:val="left"/>
              <w:rPr>
                <w:ins w:id="1919" w:author="Savinskaya Yulia" w:date="2021-02-24T16:23:00Z"/>
                <w:rFonts w:ascii="Arial" w:hAnsi="Arial" w:cs="Arial"/>
                <w:color w:val="000000" w:themeColor="text1"/>
                <w:sz w:val="20"/>
                <w:szCs w:val="20"/>
              </w:rPr>
              <w:pPrChange w:id="1920" w:author="Savinskaya Yulia" w:date="2021-02-24T16:23:00Z">
                <w:pPr>
                  <w:pStyle w:val="af9"/>
                  <w:numPr>
                    <w:numId w:val="18"/>
                  </w:numPr>
                  <w:spacing w:line="276" w:lineRule="auto"/>
                  <w:ind w:left="720" w:hanging="360"/>
                  <w:jc w:val="left"/>
                </w:pPr>
              </w:pPrChange>
            </w:pPr>
            <w:ins w:id="1921" w:author="Savinskaya Yulia" w:date="2021-02-24T16:23:00Z">
              <w:r w:rsidRPr="001A2319">
                <w:rPr>
                  <w:rFonts w:ascii="Arial" w:hAnsi="Arial" w:cs="Arial"/>
                  <w:color w:val="000000" w:themeColor="text1"/>
                  <w:sz w:val="20"/>
                  <w:szCs w:val="20"/>
                </w:rPr>
                <w:t xml:space="preserve">Вид </w:t>
              </w:r>
              <w:r>
                <w:rPr>
                  <w:rFonts w:ascii="Arial" w:hAnsi="Arial" w:cs="Arial"/>
                  <w:color w:val="000000" w:themeColor="text1"/>
                  <w:sz w:val="20"/>
                  <w:szCs w:val="20"/>
                </w:rPr>
                <w:t>экспедиционного заказа:</w:t>
              </w:r>
            </w:ins>
          </w:p>
          <w:p w14:paraId="7CE4E8B8" w14:textId="514C189F" w:rsidR="00ED4F88" w:rsidRDefault="00ED4F88">
            <w:pPr>
              <w:pStyle w:val="af9"/>
              <w:numPr>
                <w:ilvl w:val="0"/>
                <w:numId w:val="128"/>
              </w:numPr>
              <w:spacing w:line="276" w:lineRule="auto"/>
              <w:jc w:val="left"/>
              <w:rPr>
                <w:ins w:id="1922" w:author="Savinskaya Yulia" w:date="2021-02-24T16:23:00Z"/>
                <w:rFonts w:ascii="Arial" w:hAnsi="Arial" w:cs="Arial"/>
                <w:color w:val="000000" w:themeColor="text1"/>
                <w:sz w:val="20"/>
                <w:szCs w:val="20"/>
              </w:rPr>
              <w:pPrChange w:id="1923" w:author="Savinskaya Yulia" w:date="2021-02-24T16:23:00Z">
                <w:pPr>
                  <w:pStyle w:val="af9"/>
                  <w:numPr>
                    <w:numId w:val="18"/>
                  </w:numPr>
                  <w:spacing w:line="276" w:lineRule="auto"/>
                  <w:ind w:left="720" w:hanging="360"/>
                  <w:jc w:val="left"/>
                </w:pPr>
              </w:pPrChange>
            </w:pPr>
            <w:ins w:id="1924" w:author="Savinskaya Yulia" w:date="2021-02-24T16:23:00Z">
              <w:r>
                <w:rPr>
                  <w:rFonts w:ascii="Arial" w:hAnsi="Arial" w:cs="Arial"/>
                  <w:color w:val="000000" w:themeColor="text1"/>
                  <w:sz w:val="20"/>
                  <w:szCs w:val="20"/>
                  <w:lang w:val="en-US"/>
                </w:rPr>
                <w:t xml:space="preserve">ZOM – </w:t>
              </w:r>
              <w:r>
                <w:rPr>
                  <w:rFonts w:ascii="Arial" w:hAnsi="Arial" w:cs="Arial"/>
                  <w:color w:val="000000" w:themeColor="text1"/>
                  <w:sz w:val="20"/>
                  <w:szCs w:val="20"/>
                </w:rPr>
                <w:t>заказ на машиночасы;</w:t>
              </w:r>
            </w:ins>
          </w:p>
          <w:p w14:paraId="6F597A34" w14:textId="48649D09" w:rsidR="00ED4F88" w:rsidRDefault="00ED4F88">
            <w:pPr>
              <w:pStyle w:val="af9"/>
              <w:numPr>
                <w:ilvl w:val="0"/>
                <w:numId w:val="128"/>
              </w:numPr>
              <w:spacing w:line="276" w:lineRule="auto"/>
              <w:jc w:val="left"/>
              <w:rPr>
                <w:ins w:id="1925" w:author="Savinskaya Yulia" w:date="2021-02-24T16:24:00Z"/>
                <w:rFonts w:ascii="Arial" w:hAnsi="Arial" w:cs="Arial"/>
                <w:color w:val="000000" w:themeColor="text1"/>
                <w:sz w:val="20"/>
                <w:szCs w:val="20"/>
              </w:rPr>
              <w:pPrChange w:id="1926" w:author="Savinskaya Yulia" w:date="2021-02-24T16:23:00Z">
                <w:pPr>
                  <w:pStyle w:val="af9"/>
                  <w:numPr>
                    <w:numId w:val="18"/>
                  </w:numPr>
                  <w:spacing w:line="276" w:lineRule="auto"/>
                  <w:ind w:left="720" w:hanging="360"/>
                  <w:jc w:val="left"/>
                </w:pPr>
              </w:pPrChange>
            </w:pPr>
            <w:ins w:id="1927" w:author="Savinskaya Yulia" w:date="2021-02-24T16:23:00Z">
              <w:r>
                <w:rPr>
                  <w:rFonts w:ascii="Arial" w:hAnsi="Arial" w:cs="Arial"/>
                  <w:color w:val="000000" w:themeColor="text1"/>
                  <w:sz w:val="20"/>
                  <w:szCs w:val="20"/>
                  <w:lang w:val="en-US"/>
                </w:rPr>
                <w:t>ZOR</w:t>
              </w:r>
              <w:r w:rsidRPr="00ED4F88">
                <w:rPr>
                  <w:rFonts w:ascii="Arial" w:hAnsi="Arial" w:cs="Arial"/>
                  <w:color w:val="000000" w:themeColor="text1"/>
                  <w:sz w:val="20"/>
                  <w:szCs w:val="20"/>
                  <w:rPrChange w:id="1928" w:author="Savinskaya Yulia" w:date="2021-02-24T16:24:00Z">
                    <w:rPr>
                      <w:rFonts w:ascii="Arial" w:hAnsi="Arial" w:cs="Arial"/>
                      <w:color w:val="000000" w:themeColor="text1"/>
                      <w:sz w:val="20"/>
                      <w:szCs w:val="20"/>
                      <w:lang w:val="en-US"/>
                    </w:rPr>
                  </w:rPrChange>
                </w:rPr>
                <w:t xml:space="preserve"> </w:t>
              </w:r>
            </w:ins>
            <w:ins w:id="1929" w:author="Savinskaya Yulia" w:date="2021-02-24T16:24:00Z">
              <w:r w:rsidRPr="00ED4F88">
                <w:rPr>
                  <w:rFonts w:ascii="Arial" w:hAnsi="Arial" w:cs="Arial"/>
                  <w:color w:val="000000" w:themeColor="text1"/>
                  <w:sz w:val="20"/>
                  <w:szCs w:val="20"/>
                  <w:rPrChange w:id="1930" w:author="Savinskaya Yulia" w:date="2021-02-24T16:24:00Z">
                    <w:rPr>
                      <w:rFonts w:ascii="Arial" w:hAnsi="Arial" w:cs="Arial"/>
                      <w:color w:val="000000" w:themeColor="text1"/>
                      <w:sz w:val="20"/>
                      <w:szCs w:val="20"/>
                      <w:lang w:val="en-US"/>
                    </w:rPr>
                  </w:rPrChange>
                </w:rPr>
                <w:t>–</w:t>
              </w:r>
            </w:ins>
            <w:ins w:id="1931" w:author="Savinskaya Yulia" w:date="2021-02-24T16:23:00Z">
              <w:r w:rsidRPr="00ED4F88">
                <w:rPr>
                  <w:rFonts w:ascii="Arial" w:hAnsi="Arial" w:cs="Arial"/>
                  <w:color w:val="000000" w:themeColor="text1"/>
                  <w:sz w:val="20"/>
                  <w:szCs w:val="20"/>
                  <w:rPrChange w:id="1932" w:author="Savinskaya Yulia" w:date="2021-02-24T16:24:00Z">
                    <w:rPr>
                      <w:rFonts w:ascii="Arial" w:hAnsi="Arial" w:cs="Arial"/>
                      <w:color w:val="000000" w:themeColor="text1"/>
                      <w:sz w:val="20"/>
                      <w:szCs w:val="20"/>
                      <w:lang w:val="en-US"/>
                    </w:rPr>
                  </w:rPrChange>
                </w:rPr>
                <w:t xml:space="preserve"> </w:t>
              </w:r>
            </w:ins>
            <w:ins w:id="1933" w:author="Savinskaya Yulia" w:date="2021-02-24T16:24:00Z">
              <w:r>
                <w:rPr>
                  <w:rFonts w:ascii="Arial" w:hAnsi="Arial" w:cs="Arial"/>
                  <w:color w:val="000000" w:themeColor="text1"/>
                  <w:sz w:val="20"/>
                  <w:szCs w:val="20"/>
                </w:rPr>
                <w:t>перевозка груза по маршруту</w:t>
              </w:r>
            </w:ins>
          </w:p>
          <w:p w14:paraId="6D085647" w14:textId="7A3117A2" w:rsidR="00ED4F88" w:rsidRPr="00ED4F88" w:rsidRDefault="00ED4F88">
            <w:pPr>
              <w:pStyle w:val="af9"/>
              <w:numPr>
                <w:ilvl w:val="0"/>
                <w:numId w:val="128"/>
              </w:numPr>
              <w:spacing w:line="276" w:lineRule="auto"/>
              <w:jc w:val="left"/>
              <w:rPr>
                <w:ins w:id="1934" w:author="Savinskaya Yulia" w:date="2021-02-24T16:23:00Z"/>
                <w:rFonts w:ascii="Arial" w:hAnsi="Arial" w:cs="Arial"/>
                <w:color w:val="000000" w:themeColor="text1"/>
                <w:sz w:val="20"/>
                <w:szCs w:val="20"/>
                <w:rPrChange w:id="1935" w:author="Savinskaya Yulia" w:date="2021-02-24T16:23:00Z">
                  <w:rPr>
                    <w:ins w:id="1936" w:author="Savinskaya Yulia" w:date="2021-02-24T16:23:00Z"/>
                  </w:rPr>
                </w:rPrChange>
              </w:rPr>
              <w:pPrChange w:id="1937" w:author="Savinskaya Yulia" w:date="2021-02-24T16:23:00Z">
                <w:pPr>
                  <w:pStyle w:val="af9"/>
                  <w:numPr>
                    <w:numId w:val="18"/>
                  </w:numPr>
                  <w:spacing w:line="276" w:lineRule="auto"/>
                  <w:ind w:left="720" w:hanging="360"/>
                  <w:jc w:val="left"/>
                </w:pPr>
              </w:pPrChange>
            </w:pPr>
            <w:ins w:id="1938" w:author="Savinskaya Yulia" w:date="2021-02-24T16:24:00Z">
              <w:r>
                <w:rPr>
                  <w:rFonts w:ascii="Arial" w:hAnsi="Arial" w:cs="Arial"/>
                  <w:color w:val="000000" w:themeColor="text1"/>
                  <w:sz w:val="20"/>
                  <w:szCs w:val="20"/>
                  <w:lang w:val="en-US"/>
                </w:rPr>
                <w:t xml:space="preserve">ZOL – </w:t>
              </w:r>
              <w:r>
                <w:rPr>
                  <w:rFonts w:ascii="Arial" w:hAnsi="Arial" w:cs="Arial"/>
                  <w:color w:val="000000" w:themeColor="text1"/>
                  <w:sz w:val="20"/>
                  <w:szCs w:val="20"/>
                </w:rPr>
                <w:t>перевозка груза  на местоположении</w:t>
              </w:r>
            </w:ins>
          </w:p>
          <w:p w14:paraId="1100C168" w14:textId="77777777" w:rsidR="00ED4F88" w:rsidRPr="00AE12DE" w:rsidRDefault="00ED4F88" w:rsidP="00ED4F88">
            <w:pPr>
              <w:spacing w:line="276" w:lineRule="auto"/>
              <w:jc w:val="left"/>
              <w:rPr>
                <w:ins w:id="1939" w:author="Savinskaya Yulia" w:date="2021-02-24T16:23:00Z"/>
                <w:rFonts w:ascii="Arial" w:hAnsi="Arial" w:cs="Arial"/>
                <w:color w:val="000000" w:themeColor="text1"/>
                <w:sz w:val="20"/>
                <w:szCs w:val="20"/>
              </w:rPr>
            </w:pPr>
            <w:ins w:id="1940" w:author="Savinskaya Yulia" w:date="2021-02-24T16:23:00Z">
              <w:r>
                <w:rPr>
                  <w:rFonts w:ascii="Arial" w:hAnsi="Arial" w:cs="Arial"/>
                  <w:color w:val="000000" w:themeColor="text1"/>
                  <w:sz w:val="20"/>
                  <w:szCs w:val="20"/>
                </w:rPr>
                <w:t>Выбирается из справочника</w:t>
              </w:r>
            </w:ins>
          </w:p>
        </w:tc>
      </w:tr>
      <w:tr w:rsidR="00ED4F88" w:rsidRPr="00AE12DE" w14:paraId="0A48C13D" w14:textId="77777777" w:rsidTr="00ED4F88">
        <w:tblPrEx>
          <w:tblW w:w="4938" w:type="pct"/>
          <w:tblCellMar>
            <w:left w:w="0" w:type="dxa"/>
            <w:right w:w="0" w:type="dxa"/>
          </w:tblCellMar>
          <w:tblPrExChange w:id="1941" w:author="Savinskaya Yulia" w:date="2021-02-24T16:24:00Z">
            <w:tblPrEx>
              <w:tblW w:w="4938" w:type="pct"/>
              <w:tblCellMar>
                <w:left w:w="0" w:type="dxa"/>
                <w:right w:w="0" w:type="dxa"/>
              </w:tblCellMar>
            </w:tblPrEx>
          </w:tblPrExChange>
        </w:tblPrEx>
        <w:trPr>
          <w:cantSplit/>
          <w:ins w:id="1942" w:author="Savinskaya Yulia" w:date="2021-02-24T16:24:00Z"/>
          <w:trPrChange w:id="1943" w:author="Savinskaya Yulia" w:date="2021-02-24T16:24:00Z">
            <w:trPr>
              <w:gridAfter w:val="0"/>
              <w:cantSplit/>
            </w:trPr>
          </w:trPrChange>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Change w:id="1944" w:author="Savinskaya Yulia" w:date="2021-02-24T16:24:00Z">
              <w:tcPr>
                <w:tcW w:w="980" w:type="pct"/>
                <w:gridSpan w:val="2"/>
                <w:tcBorders>
                  <w:top w:val="nil"/>
                  <w:left w:val="single" w:sz="12" w:space="0" w:color="auto"/>
                  <w:bottom w:val="single" w:sz="8" w:space="0" w:color="auto"/>
                  <w:right w:val="single" w:sz="8" w:space="0" w:color="auto"/>
                </w:tcBorders>
                <w:tcMar>
                  <w:top w:w="0" w:type="dxa"/>
                  <w:left w:w="108" w:type="dxa"/>
                  <w:bottom w:w="0" w:type="dxa"/>
                  <w:right w:w="108" w:type="dxa"/>
                </w:tcMar>
              </w:tcPr>
            </w:tcPrChange>
          </w:tcPr>
          <w:p w14:paraId="3B50584A" w14:textId="142DC209" w:rsidR="00ED4F88" w:rsidRPr="00D90BA2" w:rsidRDefault="00B97E9D" w:rsidP="00ED4F88">
            <w:pPr>
              <w:spacing w:line="276" w:lineRule="auto"/>
              <w:jc w:val="left"/>
              <w:rPr>
                <w:ins w:id="1945" w:author="Savinskaya Yulia" w:date="2021-02-24T16:24:00Z"/>
                <w:rFonts w:ascii="Arial" w:hAnsi="Arial" w:cs="Arial"/>
                <w:color w:val="000000" w:themeColor="text1"/>
                <w:sz w:val="20"/>
                <w:szCs w:val="20"/>
              </w:rPr>
            </w:pPr>
            <w:ins w:id="1946" w:author="Savinskaya Yulia" w:date="2021-02-24T17:27:00Z">
              <w:r>
                <w:rPr>
                  <w:rFonts w:ascii="Arial" w:hAnsi="Arial" w:cs="Arial"/>
                  <w:color w:val="000000" w:themeColor="text1"/>
                  <w:sz w:val="20"/>
                  <w:szCs w:val="20"/>
                </w:rPr>
                <w:t>Заказчик</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Change w:id="1947" w:author="Savinskaya Yulia" w:date="2021-02-24T16:24:00Z">
              <w:tcPr>
                <w:tcW w:w="4020" w:type="pct"/>
                <w:gridSpan w:val="2"/>
                <w:tcBorders>
                  <w:top w:val="nil"/>
                  <w:left w:val="nil"/>
                  <w:bottom w:val="single" w:sz="8" w:space="0" w:color="auto"/>
                  <w:right w:val="single" w:sz="12" w:space="0" w:color="auto"/>
                </w:tcBorders>
                <w:tcMar>
                  <w:top w:w="0" w:type="dxa"/>
                  <w:left w:w="108" w:type="dxa"/>
                  <w:bottom w:w="0" w:type="dxa"/>
                  <w:right w:w="108" w:type="dxa"/>
                </w:tcMar>
                <w:vAlign w:val="center"/>
              </w:tcPr>
            </w:tcPrChange>
          </w:tcPr>
          <w:p w14:paraId="1457E068" w14:textId="5E13D25E" w:rsidR="00ED4F88" w:rsidRPr="001A2319" w:rsidRDefault="00B97E9D" w:rsidP="00B97E9D">
            <w:pPr>
              <w:spacing w:line="276" w:lineRule="auto"/>
              <w:jc w:val="left"/>
              <w:rPr>
                <w:ins w:id="1948" w:author="Savinskaya Yulia" w:date="2021-02-24T16:24:00Z"/>
                <w:rFonts w:ascii="Arial" w:hAnsi="Arial" w:cs="Arial"/>
                <w:color w:val="000000" w:themeColor="text1"/>
                <w:sz w:val="20"/>
                <w:szCs w:val="20"/>
              </w:rPr>
            </w:pPr>
            <w:ins w:id="1949" w:author="Savinskaya Yulia" w:date="2021-02-24T17:27:00Z">
              <w:r>
                <w:rPr>
                  <w:rFonts w:ascii="Arial" w:hAnsi="Arial" w:cs="Arial"/>
                  <w:color w:val="000000" w:themeColor="text1"/>
                  <w:sz w:val="20"/>
                  <w:szCs w:val="20"/>
                </w:rPr>
                <w:t>Выбирается вручную из справочника заказчик транспорта.</w:t>
              </w:r>
            </w:ins>
          </w:p>
        </w:tc>
      </w:tr>
      <w:tr w:rsidR="00B97E9D" w:rsidRPr="00AE12DE" w14:paraId="749E088B" w14:textId="77777777" w:rsidTr="00ED4F88">
        <w:trPr>
          <w:cantSplit/>
          <w:ins w:id="1950" w:author="Savinskaya Yulia" w:date="2021-02-24T17:27: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EEF710" w14:textId="6DBAAF95" w:rsidR="00B97E9D" w:rsidRDefault="00B97E9D" w:rsidP="00ED4F88">
            <w:pPr>
              <w:spacing w:line="276" w:lineRule="auto"/>
              <w:jc w:val="left"/>
              <w:rPr>
                <w:ins w:id="1951" w:author="Savinskaya Yulia" w:date="2021-02-24T17:27:00Z"/>
                <w:rFonts w:ascii="Arial" w:hAnsi="Arial" w:cs="Arial"/>
                <w:color w:val="000000" w:themeColor="text1"/>
                <w:sz w:val="20"/>
                <w:szCs w:val="20"/>
              </w:rPr>
            </w:pPr>
            <w:ins w:id="1952" w:author="Savinskaya Yulia" w:date="2021-02-24T17:28:00Z">
              <w:r>
                <w:rPr>
                  <w:rFonts w:ascii="Arial" w:hAnsi="Arial" w:cs="Arial"/>
                  <w:color w:val="000000" w:themeColor="text1"/>
                  <w:sz w:val="20"/>
                  <w:szCs w:val="20"/>
                </w:rPr>
                <w:t>Исполнитель заявки</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88D69D" w14:textId="089FCF7D" w:rsidR="00B97E9D" w:rsidRDefault="00B97E9D" w:rsidP="00B97E9D">
            <w:pPr>
              <w:spacing w:line="276" w:lineRule="auto"/>
              <w:jc w:val="left"/>
              <w:rPr>
                <w:ins w:id="1953" w:author="Savinskaya Yulia" w:date="2021-02-24T17:27:00Z"/>
                <w:rFonts w:ascii="Arial" w:hAnsi="Arial" w:cs="Arial"/>
                <w:color w:val="000000" w:themeColor="text1"/>
                <w:sz w:val="20"/>
                <w:szCs w:val="20"/>
              </w:rPr>
            </w:pPr>
            <w:ins w:id="1954" w:author="Savinskaya Yulia" w:date="2021-02-24T17:28:00Z">
              <w:r>
                <w:rPr>
                  <w:rFonts w:ascii="Arial" w:hAnsi="Arial" w:cs="Arial"/>
                  <w:color w:val="000000" w:themeColor="text1"/>
                  <w:sz w:val="20"/>
                  <w:szCs w:val="20"/>
                </w:rPr>
                <w:t>Выбирается вручную из справочника заказчик транспорта.</w:t>
              </w:r>
            </w:ins>
          </w:p>
        </w:tc>
      </w:tr>
      <w:tr w:rsidR="00B97E9D" w:rsidRPr="00AE12DE" w14:paraId="1A812289" w14:textId="77777777" w:rsidTr="00ED4F88">
        <w:trPr>
          <w:cantSplit/>
          <w:ins w:id="1955" w:author="Savinskaya Yulia" w:date="2021-02-24T17:28: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D16211" w14:textId="489D6CE7" w:rsidR="00B97E9D" w:rsidRDefault="00B97E9D" w:rsidP="00B97E9D">
            <w:pPr>
              <w:spacing w:line="276" w:lineRule="auto"/>
              <w:jc w:val="left"/>
              <w:rPr>
                <w:ins w:id="1956" w:author="Savinskaya Yulia" w:date="2021-02-24T17:28:00Z"/>
                <w:rFonts w:ascii="Arial" w:hAnsi="Arial" w:cs="Arial"/>
                <w:color w:val="000000" w:themeColor="text1"/>
                <w:sz w:val="20"/>
                <w:szCs w:val="20"/>
              </w:rPr>
            </w:pPr>
            <w:ins w:id="1957" w:author="Savinskaya Yulia" w:date="2021-02-24T17:28:00Z">
              <w:r>
                <w:rPr>
                  <w:rFonts w:ascii="Arial" w:hAnsi="Arial" w:cs="Arial"/>
                  <w:color w:val="000000" w:themeColor="text1"/>
                  <w:sz w:val="20"/>
                  <w:szCs w:val="20"/>
                </w:rPr>
                <w:lastRenderedPageBreak/>
                <w:t>Тип ТС</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F6D637" w14:textId="77777777" w:rsidR="00B97E9D" w:rsidRDefault="00B97E9D" w:rsidP="00B97E9D">
            <w:pPr>
              <w:spacing w:line="276" w:lineRule="auto"/>
              <w:jc w:val="left"/>
              <w:rPr>
                <w:ins w:id="1958" w:author="Savinskaya Yulia" w:date="2021-02-24T17:28:00Z"/>
                <w:rFonts w:ascii="Arial" w:hAnsi="Arial" w:cs="Arial"/>
                <w:color w:val="000000" w:themeColor="text1"/>
                <w:sz w:val="20"/>
                <w:szCs w:val="20"/>
              </w:rPr>
            </w:pPr>
            <w:ins w:id="1959" w:author="Savinskaya Yulia" w:date="2021-02-24T17:28:00Z">
              <w:r>
                <w:rPr>
                  <w:rFonts w:ascii="Arial" w:hAnsi="Arial" w:cs="Arial"/>
                  <w:color w:val="000000" w:themeColor="text1"/>
                  <w:sz w:val="20"/>
                  <w:szCs w:val="20"/>
                </w:rPr>
                <w:t>Тип транспортного средства:</w:t>
              </w:r>
            </w:ins>
          </w:p>
          <w:p w14:paraId="5384E63A" w14:textId="77777777" w:rsidR="00B97E9D" w:rsidRPr="00363D00" w:rsidRDefault="00B97E9D" w:rsidP="00B97E9D">
            <w:pPr>
              <w:pStyle w:val="af9"/>
              <w:numPr>
                <w:ilvl w:val="0"/>
                <w:numId w:val="98"/>
              </w:numPr>
              <w:spacing w:line="276" w:lineRule="auto"/>
              <w:jc w:val="left"/>
              <w:rPr>
                <w:ins w:id="1960" w:author="Savinskaya Yulia" w:date="2021-02-24T17:28:00Z"/>
                <w:rFonts w:ascii="Arial" w:hAnsi="Arial" w:cs="Arial"/>
                <w:color w:val="000000" w:themeColor="text1"/>
                <w:sz w:val="20"/>
                <w:szCs w:val="20"/>
              </w:rPr>
            </w:pPr>
            <w:ins w:id="1961" w:author="Savinskaya Yulia" w:date="2021-02-24T17:28:00Z">
              <w:r w:rsidRPr="00363D00">
                <w:rPr>
                  <w:rFonts w:ascii="Arial" w:hAnsi="Arial" w:cs="Arial"/>
                  <w:color w:val="000000" w:themeColor="text1"/>
                  <w:sz w:val="20"/>
                  <w:szCs w:val="20"/>
                </w:rPr>
                <w:t>ZABS –</w:t>
              </w:r>
              <w:r>
                <w:rPr>
                  <w:rFonts w:ascii="Arial" w:hAnsi="Arial" w:cs="Arial"/>
                  <w:color w:val="000000" w:themeColor="text1"/>
                  <w:sz w:val="20"/>
                  <w:szCs w:val="20"/>
                </w:rPr>
                <w:t xml:space="preserve"> АБС</w:t>
              </w:r>
            </w:ins>
          </w:p>
          <w:p w14:paraId="2C812ECA" w14:textId="77777777" w:rsidR="00B97E9D" w:rsidRPr="00363D00" w:rsidRDefault="00B97E9D" w:rsidP="00B97E9D">
            <w:pPr>
              <w:pStyle w:val="af9"/>
              <w:numPr>
                <w:ilvl w:val="0"/>
                <w:numId w:val="98"/>
              </w:numPr>
              <w:spacing w:line="276" w:lineRule="auto"/>
              <w:jc w:val="left"/>
              <w:rPr>
                <w:ins w:id="1962" w:author="Savinskaya Yulia" w:date="2021-02-24T17:28:00Z"/>
                <w:rFonts w:ascii="Arial" w:hAnsi="Arial" w:cs="Arial"/>
                <w:color w:val="000000" w:themeColor="text1"/>
                <w:sz w:val="20"/>
                <w:szCs w:val="20"/>
              </w:rPr>
            </w:pPr>
            <w:ins w:id="1963" w:author="Savinskaya Yulia" w:date="2021-02-24T17:28:00Z">
              <w:r w:rsidRPr="00363D00">
                <w:rPr>
                  <w:rFonts w:ascii="Arial" w:hAnsi="Arial" w:cs="Arial"/>
                  <w:color w:val="000000" w:themeColor="text1"/>
                  <w:sz w:val="20"/>
                  <w:szCs w:val="20"/>
                </w:rPr>
                <w:t>ZBUS –</w:t>
              </w:r>
              <w:r>
                <w:rPr>
                  <w:rFonts w:ascii="Arial" w:hAnsi="Arial" w:cs="Arial"/>
                  <w:color w:val="000000" w:themeColor="text1"/>
                  <w:sz w:val="20"/>
                  <w:szCs w:val="20"/>
                </w:rPr>
                <w:t xml:space="preserve"> Автобус</w:t>
              </w:r>
            </w:ins>
          </w:p>
          <w:p w14:paraId="72ECCE8D" w14:textId="77777777" w:rsidR="00B97E9D" w:rsidRPr="00363D00" w:rsidRDefault="00B97E9D" w:rsidP="00B97E9D">
            <w:pPr>
              <w:pStyle w:val="af9"/>
              <w:numPr>
                <w:ilvl w:val="0"/>
                <w:numId w:val="98"/>
              </w:numPr>
              <w:spacing w:line="276" w:lineRule="auto"/>
              <w:jc w:val="left"/>
              <w:rPr>
                <w:ins w:id="1964" w:author="Savinskaya Yulia" w:date="2021-02-24T17:28:00Z"/>
                <w:rFonts w:ascii="Arial" w:hAnsi="Arial" w:cs="Arial"/>
                <w:color w:val="000000" w:themeColor="text1"/>
                <w:sz w:val="20"/>
                <w:szCs w:val="20"/>
              </w:rPr>
            </w:pPr>
            <w:ins w:id="1965" w:author="Savinskaya Yulia" w:date="2021-02-24T17:28:00Z">
              <w:r w:rsidRPr="00363D00">
                <w:rPr>
                  <w:rFonts w:ascii="Arial" w:hAnsi="Arial" w:cs="Arial"/>
                  <w:color w:val="000000" w:themeColor="text1"/>
                  <w:sz w:val="20"/>
                  <w:szCs w:val="20"/>
                </w:rPr>
                <w:t>ZBUS_CREW</w:t>
              </w:r>
              <w:r>
                <w:rPr>
                  <w:rFonts w:ascii="Arial" w:hAnsi="Arial" w:cs="Arial"/>
                  <w:color w:val="000000" w:themeColor="text1"/>
                  <w:sz w:val="20"/>
                  <w:szCs w:val="20"/>
                </w:rPr>
                <w:t xml:space="preserve"> - </w:t>
              </w:r>
              <w:r w:rsidRPr="00363D00">
                <w:rPr>
                  <w:rFonts w:ascii="Arial" w:hAnsi="Arial" w:cs="Arial"/>
                  <w:color w:val="000000" w:themeColor="text1"/>
                  <w:sz w:val="20"/>
                  <w:szCs w:val="20"/>
                </w:rPr>
                <w:t>Вахтовый автобус</w:t>
              </w:r>
            </w:ins>
          </w:p>
          <w:p w14:paraId="01BCE8E5" w14:textId="77777777" w:rsidR="00B97E9D" w:rsidRPr="00363D00" w:rsidRDefault="00B97E9D" w:rsidP="00B97E9D">
            <w:pPr>
              <w:pStyle w:val="af9"/>
              <w:numPr>
                <w:ilvl w:val="0"/>
                <w:numId w:val="98"/>
              </w:numPr>
              <w:spacing w:line="276" w:lineRule="auto"/>
              <w:jc w:val="left"/>
              <w:rPr>
                <w:ins w:id="1966" w:author="Savinskaya Yulia" w:date="2021-02-24T17:28:00Z"/>
                <w:rFonts w:ascii="Arial" w:hAnsi="Arial" w:cs="Arial"/>
                <w:color w:val="000000" w:themeColor="text1"/>
                <w:sz w:val="20"/>
                <w:szCs w:val="20"/>
              </w:rPr>
            </w:pPr>
            <w:ins w:id="1967" w:author="Savinskaya Yulia" w:date="2021-02-24T17:28:00Z">
              <w:r w:rsidRPr="00363D00">
                <w:rPr>
                  <w:rFonts w:ascii="Arial" w:hAnsi="Arial" w:cs="Arial"/>
                  <w:color w:val="000000" w:themeColor="text1"/>
                  <w:sz w:val="20"/>
                  <w:szCs w:val="20"/>
                </w:rPr>
                <w:t>ZCAR</w:t>
              </w:r>
              <w:r>
                <w:rPr>
                  <w:rFonts w:ascii="Arial" w:hAnsi="Arial" w:cs="Arial"/>
                  <w:color w:val="000000" w:themeColor="text1"/>
                  <w:sz w:val="20"/>
                  <w:szCs w:val="20"/>
                </w:rPr>
                <w:t xml:space="preserve"> - </w:t>
              </w:r>
              <w:r w:rsidRPr="00363D00">
                <w:rPr>
                  <w:rFonts w:ascii="Arial" w:hAnsi="Arial" w:cs="Arial"/>
                  <w:color w:val="000000" w:themeColor="text1"/>
                  <w:sz w:val="20"/>
                  <w:szCs w:val="20"/>
                </w:rPr>
                <w:t>Легковой автомобиль</w:t>
              </w:r>
            </w:ins>
          </w:p>
          <w:p w14:paraId="473F3B6F" w14:textId="77777777" w:rsidR="00B97E9D" w:rsidRPr="00363D00" w:rsidRDefault="00B97E9D" w:rsidP="00B97E9D">
            <w:pPr>
              <w:pStyle w:val="af9"/>
              <w:numPr>
                <w:ilvl w:val="0"/>
                <w:numId w:val="98"/>
              </w:numPr>
              <w:spacing w:line="276" w:lineRule="auto"/>
              <w:jc w:val="left"/>
              <w:rPr>
                <w:ins w:id="1968" w:author="Savinskaya Yulia" w:date="2021-02-24T17:28:00Z"/>
                <w:rFonts w:ascii="Arial" w:hAnsi="Arial" w:cs="Arial"/>
                <w:color w:val="000000" w:themeColor="text1"/>
                <w:sz w:val="20"/>
                <w:szCs w:val="20"/>
              </w:rPr>
            </w:pPr>
            <w:ins w:id="1969" w:author="Savinskaya Yulia" w:date="2021-02-24T17:28:00Z">
              <w:r w:rsidRPr="00363D00">
                <w:rPr>
                  <w:rFonts w:ascii="Arial" w:hAnsi="Arial" w:cs="Arial"/>
                  <w:color w:val="000000" w:themeColor="text1"/>
                  <w:sz w:val="20"/>
                  <w:szCs w:val="20"/>
                </w:rPr>
                <w:t>ZCAR_BORT</w:t>
              </w:r>
              <w:r>
                <w:rPr>
                  <w:rFonts w:ascii="Arial" w:hAnsi="Arial" w:cs="Arial"/>
                  <w:color w:val="000000" w:themeColor="text1"/>
                  <w:sz w:val="20"/>
                  <w:szCs w:val="20"/>
                </w:rPr>
                <w:t xml:space="preserve"> - </w:t>
              </w:r>
              <w:r w:rsidRPr="00363D00">
                <w:rPr>
                  <w:rFonts w:ascii="Arial" w:hAnsi="Arial" w:cs="Arial"/>
                  <w:color w:val="000000" w:themeColor="text1"/>
                  <w:sz w:val="20"/>
                  <w:szCs w:val="20"/>
                </w:rPr>
                <w:t>Автомобиль бортовой</w:t>
              </w:r>
            </w:ins>
          </w:p>
          <w:p w14:paraId="5FD7EB8A" w14:textId="77777777" w:rsidR="00B97E9D" w:rsidRPr="00363D00" w:rsidRDefault="00B97E9D" w:rsidP="00B97E9D">
            <w:pPr>
              <w:pStyle w:val="af9"/>
              <w:numPr>
                <w:ilvl w:val="0"/>
                <w:numId w:val="98"/>
              </w:numPr>
              <w:spacing w:line="276" w:lineRule="auto"/>
              <w:jc w:val="left"/>
              <w:rPr>
                <w:ins w:id="1970" w:author="Savinskaya Yulia" w:date="2021-02-24T17:28:00Z"/>
                <w:rFonts w:ascii="Arial" w:hAnsi="Arial" w:cs="Arial"/>
                <w:color w:val="000000" w:themeColor="text1"/>
                <w:sz w:val="20"/>
                <w:szCs w:val="20"/>
              </w:rPr>
            </w:pPr>
            <w:ins w:id="1971" w:author="Savinskaya Yulia" w:date="2021-02-24T17:28:00Z">
              <w:r w:rsidRPr="00363D00">
                <w:rPr>
                  <w:rFonts w:ascii="Arial" w:hAnsi="Arial" w:cs="Arial"/>
                  <w:color w:val="000000" w:themeColor="text1"/>
                  <w:sz w:val="20"/>
                  <w:szCs w:val="20"/>
                </w:rPr>
                <w:t>ZCAR_FUEL</w:t>
              </w:r>
              <w:r>
                <w:rPr>
                  <w:rFonts w:ascii="Arial" w:hAnsi="Arial" w:cs="Arial"/>
                  <w:color w:val="000000" w:themeColor="text1"/>
                  <w:sz w:val="20"/>
                  <w:szCs w:val="20"/>
                </w:rPr>
                <w:t xml:space="preserve"> - </w:t>
              </w:r>
              <w:r w:rsidRPr="00363D00">
                <w:rPr>
                  <w:rFonts w:ascii="Arial" w:hAnsi="Arial" w:cs="Arial"/>
                  <w:color w:val="000000" w:themeColor="text1"/>
                  <w:sz w:val="20"/>
                  <w:szCs w:val="20"/>
                </w:rPr>
                <w:t>Автотопливозаправщик</w:t>
              </w:r>
            </w:ins>
          </w:p>
          <w:p w14:paraId="7973F248" w14:textId="77777777" w:rsidR="00B97E9D" w:rsidRPr="00363D00" w:rsidRDefault="00B97E9D" w:rsidP="00B97E9D">
            <w:pPr>
              <w:pStyle w:val="af9"/>
              <w:numPr>
                <w:ilvl w:val="0"/>
                <w:numId w:val="98"/>
              </w:numPr>
              <w:spacing w:line="276" w:lineRule="auto"/>
              <w:jc w:val="left"/>
              <w:rPr>
                <w:ins w:id="1972" w:author="Savinskaya Yulia" w:date="2021-02-24T17:28:00Z"/>
                <w:rFonts w:ascii="Arial" w:hAnsi="Arial" w:cs="Arial"/>
                <w:color w:val="000000" w:themeColor="text1"/>
                <w:sz w:val="20"/>
                <w:szCs w:val="20"/>
              </w:rPr>
            </w:pPr>
            <w:ins w:id="1973" w:author="Savinskaya Yulia" w:date="2021-02-24T17:28:00Z">
              <w:r w:rsidRPr="00363D00">
                <w:rPr>
                  <w:rFonts w:ascii="Arial" w:hAnsi="Arial" w:cs="Arial"/>
                  <w:color w:val="000000" w:themeColor="text1"/>
                  <w:sz w:val="20"/>
                  <w:szCs w:val="20"/>
                </w:rPr>
                <w:t>ZCAR_LIFT</w:t>
              </w:r>
              <w:r>
                <w:rPr>
                  <w:rFonts w:ascii="Arial" w:hAnsi="Arial" w:cs="Arial"/>
                  <w:color w:val="000000" w:themeColor="text1"/>
                  <w:sz w:val="20"/>
                  <w:szCs w:val="20"/>
                </w:rPr>
                <w:t xml:space="preserve"> - </w:t>
              </w:r>
              <w:r w:rsidRPr="00363D00">
                <w:rPr>
                  <w:rFonts w:ascii="Arial" w:hAnsi="Arial" w:cs="Arial"/>
                  <w:color w:val="000000" w:themeColor="text1"/>
                  <w:sz w:val="20"/>
                  <w:szCs w:val="20"/>
                </w:rPr>
                <w:t>Автопогрузчик</w:t>
              </w:r>
            </w:ins>
          </w:p>
          <w:p w14:paraId="7022BC99" w14:textId="77777777" w:rsidR="00B97E9D" w:rsidRPr="00363D00" w:rsidRDefault="00B97E9D" w:rsidP="00B97E9D">
            <w:pPr>
              <w:pStyle w:val="af9"/>
              <w:numPr>
                <w:ilvl w:val="0"/>
                <w:numId w:val="98"/>
              </w:numPr>
              <w:spacing w:line="276" w:lineRule="auto"/>
              <w:jc w:val="left"/>
              <w:rPr>
                <w:ins w:id="1974" w:author="Savinskaya Yulia" w:date="2021-02-24T17:28:00Z"/>
                <w:rFonts w:ascii="Arial" w:hAnsi="Arial" w:cs="Arial"/>
                <w:color w:val="000000" w:themeColor="text1"/>
                <w:sz w:val="20"/>
                <w:szCs w:val="20"/>
              </w:rPr>
            </w:pPr>
            <w:ins w:id="1975" w:author="Savinskaya Yulia" w:date="2021-02-24T17:28:00Z">
              <w:r w:rsidRPr="00363D00">
                <w:rPr>
                  <w:rFonts w:ascii="Arial" w:hAnsi="Arial" w:cs="Arial"/>
                  <w:color w:val="000000" w:themeColor="text1"/>
                  <w:sz w:val="20"/>
                  <w:szCs w:val="20"/>
                </w:rPr>
                <w:t>ZCAR_PAS</w:t>
              </w:r>
              <w:r>
                <w:rPr>
                  <w:rFonts w:ascii="Arial" w:hAnsi="Arial" w:cs="Arial"/>
                  <w:color w:val="000000" w:themeColor="text1"/>
                  <w:sz w:val="20"/>
                  <w:szCs w:val="20"/>
                </w:rPr>
                <w:t xml:space="preserve"> - </w:t>
              </w:r>
              <w:r w:rsidRPr="00363D00">
                <w:rPr>
                  <w:rFonts w:ascii="Arial" w:hAnsi="Arial" w:cs="Arial"/>
                  <w:color w:val="000000" w:themeColor="text1"/>
                  <w:sz w:val="20"/>
                  <w:szCs w:val="20"/>
                </w:rPr>
                <w:t>Специальное пассажирское</w:t>
              </w:r>
            </w:ins>
          </w:p>
          <w:p w14:paraId="7FAA30F0" w14:textId="77777777" w:rsidR="00B97E9D" w:rsidRPr="00363D00" w:rsidRDefault="00B97E9D" w:rsidP="00B97E9D">
            <w:pPr>
              <w:pStyle w:val="af9"/>
              <w:numPr>
                <w:ilvl w:val="0"/>
                <w:numId w:val="98"/>
              </w:numPr>
              <w:spacing w:line="276" w:lineRule="auto"/>
              <w:jc w:val="left"/>
              <w:rPr>
                <w:ins w:id="1976" w:author="Savinskaya Yulia" w:date="2021-02-24T17:28:00Z"/>
                <w:rFonts w:ascii="Arial" w:hAnsi="Arial" w:cs="Arial"/>
                <w:color w:val="000000" w:themeColor="text1"/>
                <w:sz w:val="20"/>
                <w:szCs w:val="20"/>
              </w:rPr>
            </w:pPr>
            <w:ins w:id="1977" w:author="Savinskaya Yulia" w:date="2021-02-24T17:28:00Z">
              <w:r w:rsidRPr="00363D00">
                <w:rPr>
                  <w:rFonts w:ascii="Arial" w:hAnsi="Arial" w:cs="Arial"/>
                  <w:color w:val="000000" w:themeColor="text1"/>
                  <w:sz w:val="20"/>
                  <w:szCs w:val="20"/>
                </w:rPr>
                <w:t>ZCAR_TR</w:t>
              </w:r>
              <w:r>
                <w:rPr>
                  <w:rFonts w:ascii="Arial" w:hAnsi="Arial" w:cs="Arial"/>
                  <w:color w:val="000000" w:themeColor="text1"/>
                  <w:sz w:val="20"/>
                  <w:szCs w:val="20"/>
                </w:rPr>
                <w:t xml:space="preserve"> - </w:t>
              </w:r>
              <w:r w:rsidRPr="00363D00">
                <w:rPr>
                  <w:rFonts w:ascii="Arial" w:hAnsi="Arial" w:cs="Arial"/>
                  <w:color w:val="000000" w:themeColor="text1"/>
                  <w:sz w:val="20"/>
                  <w:szCs w:val="20"/>
                </w:rPr>
                <w:t>Грузовой автомобиль</w:t>
              </w:r>
            </w:ins>
          </w:p>
          <w:p w14:paraId="3F247507" w14:textId="77777777" w:rsidR="00B97E9D" w:rsidRPr="00363D00" w:rsidRDefault="00B97E9D" w:rsidP="00B97E9D">
            <w:pPr>
              <w:pStyle w:val="af9"/>
              <w:numPr>
                <w:ilvl w:val="0"/>
                <w:numId w:val="98"/>
              </w:numPr>
              <w:spacing w:line="276" w:lineRule="auto"/>
              <w:jc w:val="left"/>
              <w:rPr>
                <w:ins w:id="1978" w:author="Savinskaya Yulia" w:date="2021-02-24T17:28:00Z"/>
                <w:rFonts w:ascii="Arial" w:hAnsi="Arial" w:cs="Arial"/>
                <w:color w:val="000000" w:themeColor="text1"/>
                <w:sz w:val="20"/>
                <w:szCs w:val="20"/>
              </w:rPr>
            </w:pPr>
            <w:ins w:id="1979" w:author="Savinskaya Yulia" w:date="2021-02-24T17:28:00Z">
              <w:r w:rsidRPr="00363D00">
                <w:rPr>
                  <w:rFonts w:ascii="Arial" w:hAnsi="Arial" w:cs="Arial"/>
                  <w:color w:val="000000" w:themeColor="text1"/>
                  <w:sz w:val="20"/>
                  <w:szCs w:val="20"/>
                </w:rPr>
                <w:t>ZCAR_TR_B</w:t>
              </w:r>
              <w:r>
                <w:rPr>
                  <w:rFonts w:ascii="Arial" w:hAnsi="Arial" w:cs="Arial"/>
                  <w:color w:val="000000" w:themeColor="text1"/>
                  <w:sz w:val="20"/>
                  <w:szCs w:val="20"/>
                </w:rPr>
                <w:t xml:space="preserve"> - </w:t>
              </w:r>
              <w:r w:rsidRPr="00363D00">
                <w:rPr>
                  <w:rFonts w:ascii="Arial" w:hAnsi="Arial" w:cs="Arial"/>
                  <w:color w:val="000000" w:themeColor="text1"/>
                  <w:sz w:val="20"/>
                  <w:szCs w:val="20"/>
                </w:rPr>
                <w:t>Грузовой-бортовой</w:t>
              </w:r>
            </w:ins>
          </w:p>
          <w:p w14:paraId="74AA6189" w14:textId="77777777" w:rsidR="00B97E9D" w:rsidRPr="00363D00" w:rsidRDefault="00B97E9D" w:rsidP="00B97E9D">
            <w:pPr>
              <w:pStyle w:val="af9"/>
              <w:numPr>
                <w:ilvl w:val="0"/>
                <w:numId w:val="98"/>
              </w:numPr>
              <w:spacing w:line="276" w:lineRule="auto"/>
              <w:jc w:val="left"/>
              <w:rPr>
                <w:ins w:id="1980" w:author="Savinskaya Yulia" w:date="2021-02-24T17:28:00Z"/>
                <w:rFonts w:ascii="Arial" w:hAnsi="Arial" w:cs="Arial"/>
                <w:color w:val="000000" w:themeColor="text1"/>
                <w:sz w:val="20"/>
                <w:szCs w:val="20"/>
              </w:rPr>
            </w:pPr>
            <w:ins w:id="1981" w:author="Savinskaya Yulia" w:date="2021-02-24T17:28:00Z">
              <w:r w:rsidRPr="00363D00">
                <w:rPr>
                  <w:rFonts w:ascii="Arial" w:hAnsi="Arial" w:cs="Arial"/>
                  <w:color w:val="000000" w:themeColor="text1"/>
                  <w:sz w:val="20"/>
                  <w:szCs w:val="20"/>
                </w:rPr>
                <w:t>ZCAR_TR_OB</w:t>
              </w:r>
              <w:r>
                <w:rPr>
                  <w:rFonts w:ascii="Arial" w:hAnsi="Arial" w:cs="Arial"/>
                  <w:color w:val="000000" w:themeColor="text1"/>
                  <w:sz w:val="20"/>
                  <w:szCs w:val="20"/>
                </w:rPr>
                <w:t xml:space="preserve"> - </w:t>
              </w:r>
              <w:r w:rsidRPr="00363D00">
                <w:rPr>
                  <w:rFonts w:ascii="Arial" w:hAnsi="Arial" w:cs="Arial"/>
                  <w:color w:val="000000" w:themeColor="text1"/>
                  <w:sz w:val="20"/>
                  <w:szCs w:val="20"/>
                </w:rPr>
                <w:t>Грузовой общего назначения</w:t>
              </w:r>
            </w:ins>
          </w:p>
          <w:p w14:paraId="476CB65C" w14:textId="77777777" w:rsidR="00B97E9D" w:rsidRDefault="00B97E9D" w:rsidP="00B97E9D">
            <w:pPr>
              <w:pStyle w:val="af9"/>
              <w:numPr>
                <w:ilvl w:val="0"/>
                <w:numId w:val="98"/>
              </w:numPr>
              <w:spacing w:line="276" w:lineRule="auto"/>
              <w:jc w:val="left"/>
              <w:rPr>
                <w:ins w:id="1982" w:author="Savinskaya Yulia" w:date="2021-02-24T17:28:00Z"/>
                <w:rFonts w:ascii="Arial" w:hAnsi="Arial" w:cs="Arial"/>
                <w:color w:val="000000" w:themeColor="text1"/>
                <w:sz w:val="20"/>
                <w:szCs w:val="20"/>
              </w:rPr>
            </w:pPr>
            <w:ins w:id="1983" w:author="Savinskaya Yulia" w:date="2021-02-24T17:28:00Z">
              <w:r w:rsidRPr="00363D00">
                <w:rPr>
                  <w:rFonts w:ascii="Arial" w:hAnsi="Arial" w:cs="Arial"/>
                  <w:color w:val="000000" w:themeColor="text1"/>
                  <w:sz w:val="20"/>
                  <w:szCs w:val="20"/>
                </w:rPr>
                <w:t>ZCRAN</w:t>
              </w:r>
              <w:r>
                <w:rPr>
                  <w:rFonts w:ascii="Arial" w:hAnsi="Arial" w:cs="Arial"/>
                  <w:color w:val="000000" w:themeColor="text1"/>
                  <w:sz w:val="20"/>
                  <w:szCs w:val="20"/>
                </w:rPr>
                <w:t xml:space="preserve"> - Автокран</w:t>
              </w:r>
            </w:ins>
          </w:p>
          <w:p w14:paraId="309CCF59" w14:textId="77777777" w:rsidR="00B97E9D" w:rsidRPr="00363D00" w:rsidRDefault="00B97E9D" w:rsidP="00B97E9D">
            <w:pPr>
              <w:pStyle w:val="af9"/>
              <w:numPr>
                <w:ilvl w:val="0"/>
                <w:numId w:val="98"/>
              </w:numPr>
              <w:spacing w:line="276" w:lineRule="auto"/>
              <w:jc w:val="left"/>
              <w:rPr>
                <w:ins w:id="1984" w:author="Savinskaya Yulia" w:date="2021-02-24T17:28:00Z"/>
                <w:rFonts w:ascii="Arial" w:hAnsi="Arial" w:cs="Arial"/>
                <w:color w:val="000000" w:themeColor="text1"/>
                <w:sz w:val="20"/>
                <w:szCs w:val="20"/>
              </w:rPr>
            </w:pPr>
            <w:ins w:id="1985" w:author="Savinskaya Yulia" w:date="2021-02-24T17:28:00Z">
              <w:r w:rsidRPr="00363D00">
                <w:rPr>
                  <w:rFonts w:ascii="Arial" w:hAnsi="Arial" w:cs="Arial"/>
                  <w:color w:val="000000" w:themeColor="text1"/>
                  <w:sz w:val="20"/>
                  <w:szCs w:val="20"/>
                </w:rPr>
                <w:t>ZCRAN_MAN</w:t>
              </w:r>
              <w:r>
                <w:rPr>
                  <w:rFonts w:ascii="Arial" w:hAnsi="Arial" w:cs="Arial"/>
                  <w:color w:val="000000" w:themeColor="text1"/>
                  <w:sz w:val="20"/>
                  <w:szCs w:val="20"/>
                </w:rPr>
                <w:t xml:space="preserve"> - </w:t>
              </w:r>
              <w:r w:rsidRPr="00210EED">
                <w:rPr>
                  <w:rFonts w:ascii="Arial" w:hAnsi="Arial" w:cs="Arial"/>
                  <w:color w:val="000000" w:themeColor="text1"/>
                  <w:sz w:val="20"/>
                  <w:szCs w:val="20"/>
                </w:rPr>
                <w:t>Кран-манипулятор автомобильный</w:t>
              </w:r>
            </w:ins>
          </w:p>
          <w:p w14:paraId="0ACB60B4" w14:textId="77777777" w:rsidR="00B97E9D" w:rsidRPr="00363D00" w:rsidRDefault="00B97E9D" w:rsidP="00B97E9D">
            <w:pPr>
              <w:pStyle w:val="af9"/>
              <w:numPr>
                <w:ilvl w:val="0"/>
                <w:numId w:val="98"/>
              </w:numPr>
              <w:spacing w:line="276" w:lineRule="auto"/>
              <w:jc w:val="left"/>
              <w:rPr>
                <w:ins w:id="1986" w:author="Savinskaya Yulia" w:date="2021-02-24T17:28:00Z"/>
                <w:rFonts w:ascii="Arial" w:hAnsi="Arial" w:cs="Arial"/>
                <w:color w:val="000000" w:themeColor="text1"/>
                <w:sz w:val="20"/>
                <w:szCs w:val="20"/>
              </w:rPr>
            </w:pPr>
            <w:ins w:id="1987" w:author="Savinskaya Yulia" w:date="2021-02-24T17:28:00Z">
              <w:r w:rsidRPr="00363D00">
                <w:rPr>
                  <w:rFonts w:ascii="Arial" w:hAnsi="Arial" w:cs="Arial"/>
                  <w:color w:val="000000" w:themeColor="text1"/>
                  <w:sz w:val="20"/>
                  <w:szCs w:val="20"/>
                </w:rPr>
                <w:t>ZELEV_WORK</w:t>
              </w:r>
              <w:r>
                <w:rPr>
                  <w:rFonts w:ascii="Arial" w:hAnsi="Arial" w:cs="Arial"/>
                  <w:color w:val="000000" w:themeColor="text1"/>
                  <w:sz w:val="20"/>
                  <w:szCs w:val="20"/>
                </w:rPr>
                <w:t xml:space="preserve"> - </w:t>
              </w:r>
              <w:r w:rsidRPr="00210EED">
                <w:rPr>
                  <w:rFonts w:ascii="Arial" w:hAnsi="Arial" w:cs="Arial"/>
                  <w:color w:val="000000" w:themeColor="text1"/>
                  <w:sz w:val="20"/>
                  <w:szCs w:val="20"/>
                </w:rPr>
                <w:t>Автовышка</w:t>
              </w:r>
            </w:ins>
          </w:p>
          <w:p w14:paraId="374984ED" w14:textId="77777777" w:rsidR="00B97E9D" w:rsidRPr="00363D00" w:rsidRDefault="00B97E9D" w:rsidP="00B97E9D">
            <w:pPr>
              <w:pStyle w:val="af9"/>
              <w:numPr>
                <w:ilvl w:val="0"/>
                <w:numId w:val="98"/>
              </w:numPr>
              <w:spacing w:line="276" w:lineRule="auto"/>
              <w:jc w:val="left"/>
              <w:rPr>
                <w:ins w:id="1988" w:author="Savinskaya Yulia" w:date="2021-02-24T17:28:00Z"/>
                <w:rFonts w:ascii="Arial" w:hAnsi="Arial" w:cs="Arial"/>
                <w:color w:val="000000" w:themeColor="text1"/>
                <w:sz w:val="20"/>
                <w:szCs w:val="20"/>
              </w:rPr>
            </w:pPr>
            <w:ins w:id="1989" w:author="Savinskaya Yulia" w:date="2021-02-24T17:28:00Z">
              <w:r w:rsidRPr="00363D00">
                <w:rPr>
                  <w:rFonts w:ascii="Arial" w:hAnsi="Arial" w:cs="Arial"/>
                  <w:color w:val="000000" w:themeColor="text1"/>
                  <w:sz w:val="20"/>
                  <w:szCs w:val="20"/>
                </w:rPr>
                <w:t>ZHOPPER</w:t>
              </w:r>
              <w:r>
                <w:rPr>
                  <w:rFonts w:ascii="Arial" w:hAnsi="Arial" w:cs="Arial"/>
                  <w:color w:val="000000" w:themeColor="text1"/>
                  <w:sz w:val="20"/>
                  <w:szCs w:val="20"/>
                </w:rPr>
                <w:t xml:space="preserve"> - Самосвал</w:t>
              </w:r>
            </w:ins>
          </w:p>
          <w:p w14:paraId="1A7D4008" w14:textId="77777777" w:rsidR="00B97E9D" w:rsidRPr="00363D00" w:rsidRDefault="00B97E9D" w:rsidP="00B97E9D">
            <w:pPr>
              <w:pStyle w:val="af9"/>
              <w:numPr>
                <w:ilvl w:val="0"/>
                <w:numId w:val="98"/>
              </w:numPr>
              <w:spacing w:line="276" w:lineRule="auto"/>
              <w:jc w:val="left"/>
              <w:rPr>
                <w:ins w:id="1990" w:author="Savinskaya Yulia" w:date="2021-02-24T17:28:00Z"/>
                <w:rFonts w:ascii="Arial" w:hAnsi="Arial" w:cs="Arial"/>
                <w:color w:val="000000" w:themeColor="text1"/>
                <w:sz w:val="20"/>
                <w:szCs w:val="20"/>
              </w:rPr>
            </w:pPr>
            <w:ins w:id="1991" w:author="Savinskaya Yulia" w:date="2021-02-24T17:28:00Z">
              <w:r w:rsidRPr="00363D00">
                <w:rPr>
                  <w:rFonts w:ascii="Arial" w:hAnsi="Arial" w:cs="Arial"/>
                  <w:color w:val="000000" w:themeColor="text1"/>
                  <w:sz w:val="20"/>
                  <w:szCs w:val="20"/>
                </w:rPr>
                <w:t>ZHTR</w:t>
              </w:r>
              <w:r>
                <w:rPr>
                  <w:rFonts w:ascii="Arial" w:hAnsi="Arial" w:cs="Arial"/>
                  <w:color w:val="000000" w:themeColor="text1"/>
                  <w:sz w:val="20"/>
                  <w:szCs w:val="20"/>
                </w:rPr>
                <w:t xml:space="preserve"> – Полуприцеп </w:t>
              </w:r>
            </w:ins>
          </w:p>
          <w:p w14:paraId="520E34C4" w14:textId="77777777" w:rsidR="00B97E9D" w:rsidRPr="00363D00" w:rsidRDefault="00B97E9D" w:rsidP="00B97E9D">
            <w:pPr>
              <w:pStyle w:val="af9"/>
              <w:numPr>
                <w:ilvl w:val="0"/>
                <w:numId w:val="98"/>
              </w:numPr>
              <w:spacing w:line="276" w:lineRule="auto"/>
              <w:jc w:val="left"/>
              <w:rPr>
                <w:ins w:id="1992" w:author="Savinskaya Yulia" w:date="2021-02-24T17:28:00Z"/>
                <w:rFonts w:ascii="Arial" w:hAnsi="Arial" w:cs="Arial"/>
                <w:color w:val="000000" w:themeColor="text1"/>
                <w:sz w:val="20"/>
                <w:szCs w:val="20"/>
              </w:rPr>
            </w:pPr>
            <w:ins w:id="1993" w:author="Savinskaya Yulia" w:date="2021-02-24T17:28:00Z">
              <w:r w:rsidRPr="00363D00">
                <w:rPr>
                  <w:rFonts w:ascii="Arial" w:hAnsi="Arial" w:cs="Arial"/>
                  <w:color w:val="000000" w:themeColor="text1"/>
                  <w:sz w:val="20"/>
                  <w:szCs w:val="20"/>
                </w:rPr>
                <w:t>ZHTR_SHLOG</w:t>
              </w:r>
              <w:r>
                <w:rPr>
                  <w:rFonts w:ascii="Arial" w:hAnsi="Arial" w:cs="Arial"/>
                  <w:color w:val="000000" w:themeColor="text1"/>
                  <w:sz w:val="20"/>
                  <w:szCs w:val="20"/>
                </w:rPr>
                <w:t xml:space="preserve"> - </w:t>
              </w:r>
              <w:r w:rsidRPr="00210EED">
                <w:rPr>
                  <w:rFonts w:ascii="Arial" w:hAnsi="Arial" w:cs="Arial"/>
                  <w:color w:val="000000" w:themeColor="text1"/>
                  <w:sz w:val="20"/>
                  <w:szCs w:val="20"/>
                </w:rPr>
                <w:t>Полуприцеп-сортиментовоз</w:t>
              </w:r>
            </w:ins>
          </w:p>
          <w:p w14:paraId="060B3672" w14:textId="77777777" w:rsidR="00B97E9D" w:rsidRPr="00363D00" w:rsidRDefault="00B97E9D" w:rsidP="00B97E9D">
            <w:pPr>
              <w:pStyle w:val="af9"/>
              <w:numPr>
                <w:ilvl w:val="0"/>
                <w:numId w:val="98"/>
              </w:numPr>
              <w:spacing w:line="276" w:lineRule="auto"/>
              <w:jc w:val="left"/>
              <w:rPr>
                <w:ins w:id="1994" w:author="Savinskaya Yulia" w:date="2021-02-24T17:28:00Z"/>
                <w:rFonts w:ascii="Arial" w:hAnsi="Arial" w:cs="Arial"/>
                <w:color w:val="000000" w:themeColor="text1"/>
                <w:sz w:val="20"/>
                <w:szCs w:val="20"/>
              </w:rPr>
            </w:pPr>
            <w:ins w:id="1995" w:author="Savinskaya Yulia" w:date="2021-02-24T17:28:00Z">
              <w:r w:rsidRPr="00363D00">
                <w:rPr>
                  <w:rFonts w:ascii="Arial" w:hAnsi="Arial" w:cs="Arial"/>
                  <w:color w:val="000000" w:themeColor="text1"/>
                  <w:sz w:val="20"/>
                  <w:szCs w:val="20"/>
                </w:rPr>
                <w:t>ZHTR_TANK</w:t>
              </w:r>
              <w:r>
                <w:rPr>
                  <w:rFonts w:ascii="Arial" w:hAnsi="Arial" w:cs="Arial"/>
                  <w:color w:val="000000" w:themeColor="text1"/>
                  <w:sz w:val="20"/>
                  <w:szCs w:val="20"/>
                </w:rPr>
                <w:t xml:space="preserve"> - </w:t>
              </w:r>
              <w:r w:rsidRPr="00210EED">
                <w:rPr>
                  <w:rFonts w:ascii="Arial" w:hAnsi="Arial" w:cs="Arial"/>
                  <w:color w:val="000000" w:themeColor="text1"/>
                  <w:sz w:val="20"/>
                  <w:szCs w:val="20"/>
                </w:rPr>
                <w:t>Полуприцеп-цистерна</w:t>
              </w:r>
            </w:ins>
          </w:p>
          <w:p w14:paraId="773474D3" w14:textId="77777777" w:rsidR="00B97E9D" w:rsidRPr="00363D00" w:rsidRDefault="00B97E9D" w:rsidP="00B97E9D">
            <w:pPr>
              <w:pStyle w:val="af9"/>
              <w:numPr>
                <w:ilvl w:val="0"/>
                <w:numId w:val="98"/>
              </w:numPr>
              <w:spacing w:line="276" w:lineRule="auto"/>
              <w:jc w:val="left"/>
              <w:rPr>
                <w:ins w:id="1996" w:author="Savinskaya Yulia" w:date="2021-02-24T17:28:00Z"/>
                <w:rFonts w:ascii="Arial" w:hAnsi="Arial" w:cs="Arial"/>
                <w:color w:val="000000" w:themeColor="text1"/>
                <w:sz w:val="20"/>
                <w:szCs w:val="20"/>
              </w:rPr>
            </w:pPr>
            <w:ins w:id="1997" w:author="Savinskaya Yulia" w:date="2021-02-24T17:28:00Z">
              <w:r w:rsidRPr="00363D00">
                <w:rPr>
                  <w:rFonts w:ascii="Arial" w:hAnsi="Arial" w:cs="Arial"/>
                  <w:color w:val="000000" w:themeColor="text1"/>
                  <w:sz w:val="20"/>
                  <w:szCs w:val="20"/>
                </w:rPr>
                <w:t>ZLOADER</w:t>
              </w:r>
              <w:r>
                <w:rPr>
                  <w:rFonts w:ascii="Arial" w:hAnsi="Arial" w:cs="Arial"/>
                  <w:color w:val="000000" w:themeColor="text1"/>
                  <w:sz w:val="20"/>
                  <w:szCs w:val="20"/>
                </w:rPr>
                <w:t xml:space="preserve"> - </w:t>
              </w:r>
              <w:r w:rsidRPr="00210EED">
                <w:rPr>
                  <w:rFonts w:ascii="Arial" w:hAnsi="Arial" w:cs="Arial"/>
                  <w:color w:val="000000" w:themeColor="text1"/>
                  <w:sz w:val="20"/>
                  <w:szCs w:val="20"/>
                </w:rPr>
                <w:t>Погрузчик</w:t>
              </w:r>
            </w:ins>
          </w:p>
          <w:p w14:paraId="3272B272" w14:textId="77777777" w:rsidR="00B97E9D" w:rsidRPr="00363D00" w:rsidRDefault="00B97E9D" w:rsidP="00B97E9D">
            <w:pPr>
              <w:pStyle w:val="af9"/>
              <w:numPr>
                <w:ilvl w:val="0"/>
                <w:numId w:val="98"/>
              </w:numPr>
              <w:spacing w:line="276" w:lineRule="auto"/>
              <w:jc w:val="left"/>
              <w:rPr>
                <w:ins w:id="1998" w:author="Savinskaya Yulia" w:date="2021-02-24T17:28:00Z"/>
                <w:rFonts w:ascii="Arial" w:hAnsi="Arial" w:cs="Arial"/>
                <w:color w:val="000000" w:themeColor="text1"/>
                <w:sz w:val="20"/>
                <w:szCs w:val="20"/>
              </w:rPr>
            </w:pPr>
            <w:ins w:id="1999" w:author="Savinskaya Yulia" w:date="2021-02-24T17:28:00Z">
              <w:r w:rsidRPr="00363D00">
                <w:rPr>
                  <w:rFonts w:ascii="Arial" w:hAnsi="Arial" w:cs="Arial"/>
                  <w:color w:val="000000" w:themeColor="text1"/>
                  <w:sz w:val="20"/>
                  <w:szCs w:val="20"/>
                </w:rPr>
                <w:t>ZLOADER_FO</w:t>
              </w:r>
              <w:r>
                <w:rPr>
                  <w:rFonts w:ascii="Arial" w:hAnsi="Arial" w:cs="Arial"/>
                  <w:color w:val="000000" w:themeColor="text1"/>
                  <w:sz w:val="20"/>
                  <w:szCs w:val="20"/>
                </w:rPr>
                <w:t xml:space="preserve"> - </w:t>
              </w:r>
              <w:r w:rsidRPr="002F76BA">
                <w:rPr>
                  <w:rFonts w:ascii="Arial" w:hAnsi="Arial" w:cs="Arial"/>
                  <w:color w:val="000000" w:themeColor="text1"/>
                  <w:sz w:val="20"/>
                  <w:szCs w:val="20"/>
                </w:rPr>
                <w:t>Погрузчик вилочный</w:t>
              </w:r>
            </w:ins>
          </w:p>
          <w:p w14:paraId="7534998D" w14:textId="77777777" w:rsidR="00B97E9D" w:rsidRPr="00363D00" w:rsidRDefault="00B97E9D" w:rsidP="00B97E9D">
            <w:pPr>
              <w:pStyle w:val="af9"/>
              <w:numPr>
                <w:ilvl w:val="0"/>
                <w:numId w:val="98"/>
              </w:numPr>
              <w:spacing w:line="276" w:lineRule="auto"/>
              <w:jc w:val="left"/>
              <w:rPr>
                <w:ins w:id="2000" w:author="Savinskaya Yulia" w:date="2021-02-24T17:28:00Z"/>
                <w:rFonts w:ascii="Arial" w:hAnsi="Arial" w:cs="Arial"/>
                <w:color w:val="000000" w:themeColor="text1"/>
                <w:sz w:val="20"/>
                <w:szCs w:val="20"/>
              </w:rPr>
            </w:pPr>
            <w:ins w:id="2001" w:author="Savinskaya Yulia" w:date="2021-02-24T17:28:00Z">
              <w:r w:rsidRPr="00363D00">
                <w:rPr>
                  <w:rFonts w:ascii="Arial" w:hAnsi="Arial" w:cs="Arial"/>
                  <w:color w:val="000000" w:themeColor="text1"/>
                  <w:sz w:val="20"/>
                  <w:szCs w:val="20"/>
                </w:rPr>
                <w:t>ZLOADER_FR</w:t>
              </w:r>
              <w:r>
                <w:rPr>
                  <w:rFonts w:ascii="Arial" w:hAnsi="Arial" w:cs="Arial"/>
                  <w:color w:val="000000" w:themeColor="text1"/>
                  <w:sz w:val="20"/>
                  <w:szCs w:val="20"/>
                </w:rPr>
                <w:t xml:space="preserve"> - </w:t>
              </w:r>
              <w:r w:rsidRPr="002F76BA">
                <w:rPr>
                  <w:rFonts w:ascii="Arial" w:hAnsi="Arial" w:cs="Arial"/>
                  <w:color w:val="000000" w:themeColor="text1"/>
                  <w:sz w:val="20"/>
                  <w:szCs w:val="20"/>
                </w:rPr>
                <w:t>Погрузчик фронтальный</w:t>
              </w:r>
            </w:ins>
          </w:p>
          <w:p w14:paraId="7DF3A3C4" w14:textId="77777777" w:rsidR="00B97E9D" w:rsidRPr="00363D00" w:rsidRDefault="00B97E9D" w:rsidP="00B97E9D">
            <w:pPr>
              <w:pStyle w:val="af9"/>
              <w:numPr>
                <w:ilvl w:val="0"/>
                <w:numId w:val="98"/>
              </w:numPr>
              <w:spacing w:line="276" w:lineRule="auto"/>
              <w:jc w:val="left"/>
              <w:rPr>
                <w:ins w:id="2002" w:author="Savinskaya Yulia" w:date="2021-02-24T17:28:00Z"/>
                <w:rFonts w:ascii="Arial" w:hAnsi="Arial" w:cs="Arial"/>
                <w:color w:val="000000" w:themeColor="text1"/>
                <w:sz w:val="20"/>
                <w:szCs w:val="20"/>
              </w:rPr>
            </w:pPr>
            <w:ins w:id="2003" w:author="Savinskaya Yulia" w:date="2021-02-24T17:28:00Z">
              <w:r w:rsidRPr="00363D00">
                <w:rPr>
                  <w:rFonts w:ascii="Arial" w:hAnsi="Arial" w:cs="Arial"/>
                  <w:color w:val="000000" w:themeColor="text1"/>
                  <w:sz w:val="20"/>
                  <w:szCs w:val="20"/>
                </w:rPr>
                <w:t>ZOTHER</w:t>
              </w:r>
              <w:r>
                <w:rPr>
                  <w:rFonts w:ascii="Arial" w:hAnsi="Arial" w:cs="Arial"/>
                  <w:color w:val="000000" w:themeColor="text1"/>
                  <w:sz w:val="20"/>
                  <w:szCs w:val="20"/>
                </w:rPr>
                <w:t xml:space="preserve"> - </w:t>
              </w:r>
              <w:r w:rsidRPr="002F76BA">
                <w:rPr>
                  <w:rFonts w:ascii="Arial" w:hAnsi="Arial" w:cs="Arial"/>
                  <w:color w:val="000000" w:themeColor="text1"/>
                  <w:sz w:val="20"/>
                  <w:szCs w:val="20"/>
                </w:rPr>
                <w:t>Прочий транспорт</w:t>
              </w:r>
            </w:ins>
          </w:p>
          <w:p w14:paraId="06DE85A0" w14:textId="77777777" w:rsidR="00B97E9D" w:rsidRPr="00363D00" w:rsidRDefault="00B97E9D" w:rsidP="00B97E9D">
            <w:pPr>
              <w:pStyle w:val="af9"/>
              <w:numPr>
                <w:ilvl w:val="0"/>
                <w:numId w:val="98"/>
              </w:numPr>
              <w:spacing w:line="276" w:lineRule="auto"/>
              <w:jc w:val="left"/>
              <w:rPr>
                <w:ins w:id="2004" w:author="Savinskaya Yulia" w:date="2021-02-24T17:28:00Z"/>
                <w:rFonts w:ascii="Arial" w:hAnsi="Arial" w:cs="Arial"/>
                <w:color w:val="000000" w:themeColor="text1"/>
                <w:sz w:val="20"/>
                <w:szCs w:val="20"/>
              </w:rPr>
            </w:pPr>
            <w:ins w:id="2005" w:author="Savinskaya Yulia" w:date="2021-02-24T17:28:00Z">
              <w:r w:rsidRPr="00363D00">
                <w:rPr>
                  <w:rFonts w:ascii="Arial" w:hAnsi="Arial" w:cs="Arial"/>
                  <w:color w:val="000000" w:themeColor="text1"/>
                  <w:sz w:val="20"/>
                  <w:szCs w:val="20"/>
                </w:rPr>
                <w:t>ZPOLUVAKH</w:t>
              </w:r>
              <w:r>
                <w:rPr>
                  <w:rFonts w:ascii="Arial" w:hAnsi="Arial" w:cs="Arial"/>
                  <w:color w:val="000000" w:themeColor="text1"/>
                  <w:sz w:val="20"/>
                  <w:szCs w:val="20"/>
                </w:rPr>
                <w:t xml:space="preserve"> - Полувахта</w:t>
              </w:r>
            </w:ins>
          </w:p>
          <w:p w14:paraId="21B90280" w14:textId="77777777" w:rsidR="00B97E9D" w:rsidRPr="00363D00" w:rsidRDefault="00B97E9D" w:rsidP="00B97E9D">
            <w:pPr>
              <w:pStyle w:val="af9"/>
              <w:numPr>
                <w:ilvl w:val="0"/>
                <w:numId w:val="98"/>
              </w:numPr>
              <w:spacing w:line="276" w:lineRule="auto"/>
              <w:jc w:val="left"/>
              <w:rPr>
                <w:ins w:id="2006" w:author="Savinskaya Yulia" w:date="2021-02-24T17:28:00Z"/>
                <w:rFonts w:ascii="Arial" w:hAnsi="Arial" w:cs="Arial"/>
                <w:color w:val="000000" w:themeColor="text1"/>
                <w:sz w:val="20"/>
                <w:szCs w:val="20"/>
              </w:rPr>
            </w:pPr>
            <w:ins w:id="2007" w:author="Savinskaya Yulia" w:date="2021-02-24T17:28:00Z">
              <w:r w:rsidRPr="00363D00">
                <w:rPr>
                  <w:rFonts w:ascii="Arial" w:hAnsi="Arial" w:cs="Arial"/>
                  <w:color w:val="000000" w:themeColor="text1"/>
                  <w:sz w:val="20"/>
                  <w:szCs w:val="20"/>
                </w:rPr>
                <w:t>ZSPECTECH</w:t>
              </w:r>
              <w:r>
                <w:rPr>
                  <w:rFonts w:ascii="Arial" w:hAnsi="Arial" w:cs="Arial"/>
                  <w:color w:val="000000" w:themeColor="text1"/>
                  <w:sz w:val="20"/>
                  <w:szCs w:val="20"/>
                </w:rPr>
                <w:t xml:space="preserve"> - </w:t>
              </w:r>
              <w:r w:rsidRPr="002F76BA">
                <w:rPr>
                  <w:rFonts w:ascii="Arial" w:hAnsi="Arial" w:cs="Arial"/>
                  <w:color w:val="000000" w:themeColor="text1"/>
                  <w:sz w:val="20"/>
                  <w:szCs w:val="20"/>
                </w:rPr>
                <w:t>Спецтехника</w:t>
              </w:r>
            </w:ins>
          </w:p>
          <w:p w14:paraId="51A1A4E4" w14:textId="77777777" w:rsidR="00B97E9D" w:rsidRDefault="00B97E9D" w:rsidP="00B97E9D">
            <w:pPr>
              <w:pStyle w:val="af9"/>
              <w:numPr>
                <w:ilvl w:val="0"/>
                <w:numId w:val="98"/>
              </w:numPr>
              <w:spacing w:line="276" w:lineRule="auto"/>
              <w:jc w:val="left"/>
              <w:rPr>
                <w:ins w:id="2008" w:author="Savinskaya Yulia" w:date="2021-02-24T17:28:00Z"/>
                <w:rFonts w:ascii="Arial" w:hAnsi="Arial" w:cs="Arial"/>
                <w:color w:val="000000" w:themeColor="text1"/>
                <w:sz w:val="20"/>
                <w:szCs w:val="20"/>
              </w:rPr>
            </w:pPr>
            <w:ins w:id="2009" w:author="Savinskaya Yulia" w:date="2021-02-24T17:28:00Z">
              <w:r w:rsidRPr="00363D00">
                <w:rPr>
                  <w:rFonts w:ascii="Arial" w:hAnsi="Arial" w:cs="Arial"/>
                  <w:color w:val="000000" w:themeColor="text1"/>
                  <w:sz w:val="20"/>
                  <w:szCs w:val="20"/>
                </w:rPr>
                <w:t>ZSTEAM_UN</w:t>
              </w:r>
              <w:r>
                <w:rPr>
                  <w:rFonts w:ascii="Arial" w:hAnsi="Arial" w:cs="Arial"/>
                  <w:color w:val="000000" w:themeColor="text1"/>
                  <w:sz w:val="20"/>
                  <w:szCs w:val="20"/>
                </w:rPr>
                <w:t xml:space="preserve"> - </w:t>
              </w:r>
              <w:r w:rsidRPr="002F76BA">
                <w:rPr>
                  <w:rFonts w:ascii="Arial" w:hAnsi="Arial" w:cs="Arial"/>
                  <w:color w:val="000000" w:themeColor="text1"/>
                  <w:sz w:val="20"/>
                  <w:szCs w:val="20"/>
                </w:rPr>
                <w:t>Установка парогенераторная передвижная</w:t>
              </w:r>
            </w:ins>
          </w:p>
          <w:p w14:paraId="413FA81A" w14:textId="77777777" w:rsidR="00B97E9D" w:rsidRPr="00363D00" w:rsidRDefault="00B97E9D" w:rsidP="00B97E9D">
            <w:pPr>
              <w:pStyle w:val="af9"/>
              <w:numPr>
                <w:ilvl w:val="0"/>
                <w:numId w:val="98"/>
              </w:numPr>
              <w:spacing w:line="276" w:lineRule="auto"/>
              <w:jc w:val="left"/>
              <w:rPr>
                <w:ins w:id="2010" w:author="Savinskaya Yulia" w:date="2021-02-24T17:28:00Z"/>
                <w:rFonts w:ascii="Arial" w:hAnsi="Arial" w:cs="Arial"/>
                <w:color w:val="000000" w:themeColor="text1"/>
                <w:sz w:val="20"/>
                <w:szCs w:val="20"/>
              </w:rPr>
            </w:pPr>
            <w:ins w:id="2011" w:author="Savinskaya Yulia" w:date="2021-02-24T17:28:00Z">
              <w:r w:rsidRPr="002F76BA">
                <w:rPr>
                  <w:rFonts w:ascii="Arial" w:hAnsi="Arial" w:cs="Arial"/>
                  <w:color w:val="000000" w:themeColor="text1"/>
                  <w:sz w:val="20"/>
                  <w:szCs w:val="20"/>
                </w:rPr>
                <w:t>ZTANK</w:t>
              </w:r>
              <w:r>
                <w:rPr>
                  <w:rFonts w:ascii="Arial" w:hAnsi="Arial" w:cs="Arial"/>
                  <w:color w:val="000000" w:themeColor="text1"/>
                  <w:sz w:val="20"/>
                  <w:szCs w:val="20"/>
                </w:rPr>
                <w:t xml:space="preserve"> - </w:t>
              </w:r>
              <w:r w:rsidRPr="002F76BA">
                <w:rPr>
                  <w:rFonts w:ascii="Arial" w:hAnsi="Arial" w:cs="Arial"/>
                  <w:color w:val="000000" w:themeColor="text1"/>
                  <w:sz w:val="20"/>
                  <w:szCs w:val="20"/>
                </w:rPr>
                <w:t>Автоцистерна</w:t>
              </w:r>
            </w:ins>
          </w:p>
          <w:p w14:paraId="4220CF27" w14:textId="77777777" w:rsidR="00B97E9D" w:rsidRPr="00363D00" w:rsidRDefault="00B97E9D" w:rsidP="00B97E9D">
            <w:pPr>
              <w:pStyle w:val="af9"/>
              <w:numPr>
                <w:ilvl w:val="0"/>
                <w:numId w:val="98"/>
              </w:numPr>
              <w:spacing w:line="276" w:lineRule="auto"/>
              <w:jc w:val="left"/>
              <w:rPr>
                <w:ins w:id="2012" w:author="Savinskaya Yulia" w:date="2021-02-24T17:28:00Z"/>
                <w:rFonts w:ascii="Arial" w:hAnsi="Arial" w:cs="Arial"/>
                <w:color w:val="000000" w:themeColor="text1"/>
                <w:sz w:val="20"/>
                <w:szCs w:val="20"/>
              </w:rPr>
            </w:pPr>
            <w:ins w:id="2013" w:author="Savinskaya Yulia" w:date="2021-02-24T17:28:00Z">
              <w:r w:rsidRPr="00363D00">
                <w:rPr>
                  <w:rFonts w:ascii="Arial" w:hAnsi="Arial" w:cs="Arial"/>
                  <w:color w:val="000000" w:themeColor="text1"/>
                  <w:sz w:val="20"/>
                  <w:szCs w:val="20"/>
                </w:rPr>
                <w:t>ZTANK_ACPT</w:t>
              </w:r>
              <w:r>
                <w:rPr>
                  <w:rFonts w:ascii="Arial" w:hAnsi="Arial" w:cs="Arial"/>
                  <w:color w:val="000000" w:themeColor="text1"/>
                  <w:sz w:val="20"/>
                  <w:szCs w:val="20"/>
                </w:rPr>
                <w:t xml:space="preserve"> - </w:t>
              </w:r>
              <w:r w:rsidRPr="002F76BA">
                <w:rPr>
                  <w:rFonts w:ascii="Arial" w:hAnsi="Arial" w:cs="Arial"/>
                  <w:color w:val="000000" w:themeColor="text1"/>
                  <w:sz w:val="20"/>
                  <w:szCs w:val="20"/>
                </w:rPr>
                <w:t>Автоцистерна (АЦПТ)</w:t>
              </w:r>
            </w:ins>
          </w:p>
          <w:p w14:paraId="7FB7DF9C" w14:textId="77777777" w:rsidR="00B97E9D" w:rsidRPr="00363D00" w:rsidRDefault="00B97E9D" w:rsidP="00B97E9D">
            <w:pPr>
              <w:pStyle w:val="af9"/>
              <w:numPr>
                <w:ilvl w:val="0"/>
                <w:numId w:val="98"/>
              </w:numPr>
              <w:spacing w:line="276" w:lineRule="auto"/>
              <w:jc w:val="left"/>
              <w:rPr>
                <w:ins w:id="2014" w:author="Savinskaya Yulia" w:date="2021-02-24T17:28:00Z"/>
                <w:rFonts w:ascii="Arial" w:hAnsi="Arial" w:cs="Arial"/>
                <w:color w:val="000000" w:themeColor="text1"/>
                <w:sz w:val="20"/>
                <w:szCs w:val="20"/>
              </w:rPr>
            </w:pPr>
            <w:ins w:id="2015" w:author="Savinskaya Yulia" w:date="2021-02-24T17:28:00Z">
              <w:r w:rsidRPr="00363D00">
                <w:rPr>
                  <w:rFonts w:ascii="Arial" w:hAnsi="Arial" w:cs="Arial"/>
                  <w:color w:val="000000" w:themeColor="text1"/>
                  <w:sz w:val="20"/>
                  <w:szCs w:val="20"/>
                </w:rPr>
                <w:t>ZTANK_ASEN</w:t>
              </w:r>
              <w:r>
                <w:rPr>
                  <w:rFonts w:ascii="Arial" w:hAnsi="Arial" w:cs="Arial"/>
                  <w:color w:val="000000" w:themeColor="text1"/>
                  <w:sz w:val="20"/>
                  <w:szCs w:val="20"/>
                </w:rPr>
                <w:t xml:space="preserve"> - </w:t>
              </w:r>
              <w:r w:rsidRPr="002F76BA">
                <w:rPr>
                  <w:rFonts w:ascii="Arial" w:hAnsi="Arial" w:cs="Arial"/>
                  <w:color w:val="000000" w:themeColor="text1"/>
                  <w:sz w:val="20"/>
                  <w:szCs w:val="20"/>
                </w:rPr>
                <w:t>Автоцистерна ассенизационная</w:t>
              </w:r>
            </w:ins>
          </w:p>
          <w:p w14:paraId="4C0A58B6" w14:textId="77777777" w:rsidR="00B97E9D" w:rsidRPr="00363D00" w:rsidRDefault="00B97E9D" w:rsidP="00B97E9D">
            <w:pPr>
              <w:pStyle w:val="af9"/>
              <w:numPr>
                <w:ilvl w:val="0"/>
                <w:numId w:val="98"/>
              </w:numPr>
              <w:spacing w:line="276" w:lineRule="auto"/>
              <w:jc w:val="left"/>
              <w:rPr>
                <w:ins w:id="2016" w:author="Savinskaya Yulia" w:date="2021-02-24T17:28:00Z"/>
                <w:rFonts w:ascii="Arial" w:hAnsi="Arial" w:cs="Arial"/>
                <w:color w:val="000000" w:themeColor="text1"/>
                <w:sz w:val="20"/>
                <w:szCs w:val="20"/>
              </w:rPr>
            </w:pPr>
            <w:ins w:id="2017" w:author="Savinskaya Yulia" w:date="2021-02-24T17:28:00Z">
              <w:r w:rsidRPr="00363D00">
                <w:rPr>
                  <w:rFonts w:ascii="Arial" w:hAnsi="Arial" w:cs="Arial"/>
                  <w:color w:val="000000" w:themeColor="text1"/>
                  <w:sz w:val="20"/>
                  <w:szCs w:val="20"/>
                </w:rPr>
                <w:t>ZTANK_FIRE</w:t>
              </w:r>
              <w:r>
                <w:rPr>
                  <w:rFonts w:ascii="Arial" w:hAnsi="Arial" w:cs="Arial"/>
                  <w:color w:val="000000" w:themeColor="text1"/>
                  <w:sz w:val="20"/>
                  <w:szCs w:val="20"/>
                </w:rPr>
                <w:t xml:space="preserve"> - </w:t>
              </w:r>
              <w:r w:rsidRPr="002F76BA">
                <w:rPr>
                  <w:rFonts w:ascii="Arial" w:hAnsi="Arial" w:cs="Arial"/>
                  <w:color w:val="000000" w:themeColor="text1"/>
                  <w:sz w:val="20"/>
                  <w:szCs w:val="20"/>
                </w:rPr>
                <w:t>Цистерна пожарная</w:t>
              </w:r>
            </w:ins>
          </w:p>
          <w:p w14:paraId="43FA0D77" w14:textId="77777777" w:rsidR="00B97E9D" w:rsidRPr="00363D00" w:rsidRDefault="00B97E9D" w:rsidP="00B97E9D">
            <w:pPr>
              <w:pStyle w:val="af9"/>
              <w:numPr>
                <w:ilvl w:val="0"/>
                <w:numId w:val="98"/>
              </w:numPr>
              <w:spacing w:line="276" w:lineRule="auto"/>
              <w:jc w:val="left"/>
              <w:rPr>
                <w:ins w:id="2018" w:author="Savinskaya Yulia" w:date="2021-02-24T17:28:00Z"/>
                <w:rFonts w:ascii="Arial" w:hAnsi="Arial" w:cs="Arial"/>
                <w:color w:val="000000" w:themeColor="text1"/>
                <w:sz w:val="20"/>
                <w:szCs w:val="20"/>
              </w:rPr>
            </w:pPr>
            <w:ins w:id="2019" w:author="Savinskaya Yulia" w:date="2021-02-24T17:28:00Z">
              <w:r w:rsidRPr="00363D00">
                <w:rPr>
                  <w:rFonts w:ascii="Arial" w:hAnsi="Arial" w:cs="Arial"/>
                  <w:color w:val="000000" w:themeColor="text1"/>
                  <w:sz w:val="20"/>
                  <w:szCs w:val="20"/>
                </w:rPr>
                <w:t>ZTR</w:t>
              </w:r>
              <w:r>
                <w:rPr>
                  <w:rFonts w:ascii="Arial" w:hAnsi="Arial" w:cs="Arial"/>
                  <w:color w:val="000000" w:themeColor="text1"/>
                  <w:sz w:val="20"/>
                  <w:szCs w:val="20"/>
                </w:rPr>
                <w:t xml:space="preserve"> - </w:t>
              </w:r>
              <w:r w:rsidRPr="002F76BA">
                <w:rPr>
                  <w:rFonts w:ascii="Arial" w:hAnsi="Arial" w:cs="Arial"/>
                  <w:color w:val="000000" w:themeColor="text1"/>
                  <w:sz w:val="20"/>
                  <w:szCs w:val="20"/>
                </w:rPr>
                <w:t>Прицеп</w:t>
              </w:r>
            </w:ins>
          </w:p>
          <w:p w14:paraId="6AE375C7" w14:textId="77777777" w:rsidR="00B97E9D" w:rsidRPr="00363D00" w:rsidRDefault="00B97E9D" w:rsidP="00B97E9D">
            <w:pPr>
              <w:pStyle w:val="af9"/>
              <w:numPr>
                <w:ilvl w:val="0"/>
                <w:numId w:val="98"/>
              </w:numPr>
              <w:spacing w:line="276" w:lineRule="auto"/>
              <w:jc w:val="left"/>
              <w:rPr>
                <w:ins w:id="2020" w:author="Savinskaya Yulia" w:date="2021-02-24T17:28:00Z"/>
                <w:rFonts w:ascii="Arial" w:hAnsi="Arial" w:cs="Arial"/>
                <w:color w:val="000000" w:themeColor="text1"/>
                <w:sz w:val="20"/>
                <w:szCs w:val="20"/>
              </w:rPr>
            </w:pPr>
            <w:ins w:id="2021" w:author="Savinskaya Yulia" w:date="2021-02-24T17:28:00Z">
              <w:r w:rsidRPr="00363D00">
                <w:rPr>
                  <w:rFonts w:ascii="Arial" w:hAnsi="Arial" w:cs="Arial"/>
                  <w:color w:val="000000" w:themeColor="text1"/>
                  <w:sz w:val="20"/>
                  <w:szCs w:val="20"/>
                </w:rPr>
                <w:t>ZTR_TANK</w:t>
              </w:r>
              <w:r>
                <w:rPr>
                  <w:rFonts w:ascii="Arial" w:hAnsi="Arial" w:cs="Arial"/>
                  <w:color w:val="000000" w:themeColor="text1"/>
                  <w:sz w:val="20"/>
                  <w:szCs w:val="20"/>
                </w:rPr>
                <w:t xml:space="preserve"> - </w:t>
              </w:r>
              <w:r w:rsidRPr="002F76BA">
                <w:rPr>
                  <w:rFonts w:ascii="Arial" w:hAnsi="Arial" w:cs="Arial"/>
                  <w:color w:val="000000" w:themeColor="text1"/>
                  <w:sz w:val="20"/>
                  <w:szCs w:val="20"/>
                </w:rPr>
                <w:t>Прицеп-цистерна</w:t>
              </w:r>
            </w:ins>
          </w:p>
          <w:p w14:paraId="332A548C" w14:textId="77777777" w:rsidR="00B97E9D" w:rsidRPr="00363D00" w:rsidRDefault="00B97E9D" w:rsidP="00B97E9D">
            <w:pPr>
              <w:pStyle w:val="af9"/>
              <w:numPr>
                <w:ilvl w:val="0"/>
                <w:numId w:val="98"/>
              </w:numPr>
              <w:spacing w:line="276" w:lineRule="auto"/>
              <w:jc w:val="left"/>
              <w:rPr>
                <w:ins w:id="2022" w:author="Savinskaya Yulia" w:date="2021-02-24T17:28:00Z"/>
                <w:rFonts w:ascii="Arial" w:hAnsi="Arial" w:cs="Arial"/>
                <w:color w:val="000000" w:themeColor="text1"/>
                <w:sz w:val="20"/>
                <w:szCs w:val="20"/>
              </w:rPr>
            </w:pPr>
            <w:ins w:id="2023" w:author="Savinskaya Yulia" w:date="2021-02-24T17:28:00Z">
              <w:r w:rsidRPr="00363D00">
                <w:rPr>
                  <w:rFonts w:ascii="Arial" w:hAnsi="Arial" w:cs="Arial"/>
                  <w:color w:val="000000" w:themeColor="text1"/>
                  <w:sz w:val="20"/>
                  <w:szCs w:val="20"/>
                </w:rPr>
                <w:t>ZTRAL</w:t>
              </w:r>
              <w:r>
                <w:rPr>
                  <w:rFonts w:ascii="Arial" w:hAnsi="Arial" w:cs="Arial"/>
                  <w:color w:val="000000" w:themeColor="text1"/>
                  <w:sz w:val="20"/>
                  <w:szCs w:val="20"/>
                </w:rPr>
                <w:t xml:space="preserve"> - Трал</w:t>
              </w:r>
            </w:ins>
          </w:p>
          <w:p w14:paraId="79FA3F12" w14:textId="77777777" w:rsidR="00B97E9D" w:rsidRPr="00363D00" w:rsidRDefault="00B97E9D" w:rsidP="00B97E9D">
            <w:pPr>
              <w:pStyle w:val="af9"/>
              <w:numPr>
                <w:ilvl w:val="0"/>
                <w:numId w:val="98"/>
              </w:numPr>
              <w:spacing w:line="276" w:lineRule="auto"/>
              <w:jc w:val="left"/>
              <w:rPr>
                <w:ins w:id="2024" w:author="Savinskaya Yulia" w:date="2021-02-24T17:28:00Z"/>
                <w:rFonts w:ascii="Arial" w:hAnsi="Arial" w:cs="Arial"/>
                <w:color w:val="000000" w:themeColor="text1"/>
                <w:sz w:val="20"/>
                <w:szCs w:val="20"/>
              </w:rPr>
            </w:pPr>
            <w:ins w:id="2025" w:author="Savinskaya Yulia" w:date="2021-02-24T17:28:00Z">
              <w:r w:rsidRPr="00363D00">
                <w:rPr>
                  <w:rFonts w:ascii="Arial" w:hAnsi="Arial" w:cs="Arial"/>
                  <w:color w:val="000000" w:themeColor="text1"/>
                  <w:sz w:val="20"/>
                  <w:szCs w:val="20"/>
                </w:rPr>
                <w:t>ZTRUCK_BOR</w:t>
              </w:r>
              <w:r>
                <w:rPr>
                  <w:rFonts w:ascii="Arial" w:hAnsi="Arial" w:cs="Arial"/>
                  <w:color w:val="000000" w:themeColor="text1"/>
                  <w:sz w:val="20"/>
                  <w:szCs w:val="20"/>
                </w:rPr>
                <w:t xml:space="preserve"> - </w:t>
              </w:r>
              <w:r w:rsidRPr="002F76BA">
                <w:rPr>
                  <w:rFonts w:ascii="Arial" w:hAnsi="Arial" w:cs="Arial"/>
                  <w:color w:val="000000" w:themeColor="text1"/>
                  <w:sz w:val="20"/>
                  <w:szCs w:val="20"/>
                </w:rPr>
                <w:t>Тягач бортовой</w:t>
              </w:r>
            </w:ins>
          </w:p>
          <w:p w14:paraId="105288EF" w14:textId="77777777" w:rsidR="00B97E9D" w:rsidRPr="00363D00" w:rsidRDefault="00B97E9D" w:rsidP="00B97E9D">
            <w:pPr>
              <w:pStyle w:val="af9"/>
              <w:numPr>
                <w:ilvl w:val="0"/>
                <w:numId w:val="98"/>
              </w:numPr>
              <w:spacing w:line="276" w:lineRule="auto"/>
              <w:jc w:val="left"/>
              <w:rPr>
                <w:ins w:id="2026" w:author="Savinskaya Yulia" w:date="2021-02-24T17:28:00Z"/>
                <w:rFonts w:ascii="Arial" w:hAnsi="Arial" w:cs="Arial"/>
                <w:color w:val="000000" w:themeColor="text1"/>
                <w:sz w:val="20"/>
                <w:szCs w:val="20"/>
              </w:rPr>
            </w:pPr>
            <w:ins w:id="2027" w:author="Savinskaya Yulia" w:date="2021-02-24T17:28:00Z">
              <w:r w:rsidRPr="00363D00">
                <w:rPr>
                  <w:rFonts w:ascii="Arial" w:hAnsi="Arial" w:cs="Arial"/>
                  <w:color w:val="000000" w:themeColor="text1"/>
                  <w:sz w:val="20"/>
                  <w:szCs w:val="20"/>
                </w:rPr>
                <w:t>ZTRUCK_SED</w:t>
              </w:r>
              <w:r>
                <w:rPr>
                  <w:rFonts w:ascii="Arial" w:hAnsi="Arial" w:cs="Arial"/>
                  <w:color w:val="000000" w:themeColor="text1"/>
                  <w:sz w:val="20"/>
                  <w:szCs w:val="20"/>
                </w:rPr>
                <w:t xml:space="preserve"> - </w:t>
              </w:r>
              <w:r w:rsidRPr="002F76BA">
                <w:rPr>
                  <w:rFonts w:ascii="Arial" w:hAnsi="Arial" w:cs="Arial"/>
                  <w:color w:val="000000" w:themeColor="text1"/>
                  <w:sz w:val="20"/>
                  <w:szCs w:val="20"/>
                </w:rPr>
                <w:t>Тягач седельный</w:t>
              </w:r>
            </w:ins>
          </w:p>
          <w:p w14:paraId="495BE1CF" w14:textId="77777777" w:rsidR="00B97E9D" w:rsidRPr="00363D00" w:rsidRDefault="00B97E9D" w:rsidP="00B97E9D">
            <w:pPr>
              <w:pStyle w:val="af9"/>
              <w:numPr>
                <w:ilvl w:val="0"/>
                <w:numId w:val="98"/>
              </w:numPr>
              <w:spacing w:line="276" w:lineRule="auto"/>
              <w:jc w:val="left"/>
              <w:rPr>
                <w:ins w:id="2028" w:author="Savinskaya Yulia" w:date="2021-02-24T17:28:00Z"/>
                <w:rFonts w:ascii="Arial" w:hAnsi="Arial" w:cs="Arial"/>
                <w:color w:val="000000" w:themeColor="text1"/>
                <w:sz w:val="20"/>
                <w:szCs w:val="20"/>
              </w:rPr>
            </w:pPr>
            <w:ins w:id="2029" w:author="Savinskaya Yulia" w:date="2021-02-24T17:28:00Z">
              <w:r w:rsidRPr="00363D00">
                <w:rPr>
                  <w:rFonts w:ascii="Arial" w:hAnsi="Arial" w:cs="Arial"/>
                  <w:color w:val="000000" w:themeColor="text1"/>
                  <w:sz w:val="20"/>
                  <w:szCs w:val="20"/>
                </w:rPr>
                <w:t>ZVAN</w:t>
              </w:r>
              <w:r>
                <w:rPr>
                  <w:rFonts w:ascii="Arial" w:hAnsi="Arial" w:cs="Arial"/>
                  <w:color w:val="000000" w:themeColor="text1"/>
                  <w:sz w:val="20"/>
                  <w:szCs w:val="20"/>
                </w:rPr>
                <w:t xml:space="preserve"> - </w:t>
              </w:r>
              <w:r w:rsidRPr="002F76BA">
                <w:rPr>
                  <w:rFonts w:ascii="Arial" w:hAnsi="Arial" w:cs="Arial"/>
                  <w:color w:val="000000" w:themeColor="text1"/>
                  <w:sz w:val="20"/>
                  <w:szCs w:val="20"/>
                </w:rPr>
                <w:t>Фургон</w:t>
              </w:r>
            </w:ins>
          </w:p>
          <w:p w14:paraId="77ABF273" w14:textId="64F2A9C0" w:rsidR="00B97E9D" w:rsidRDefault="00B97E9D" w:rsidP="00B97E9D">
            <w:pPr>
              <w:spacing w:line="276" w:lineRule="auto"/>
              <w:jc w:val="left"/>
              <w:rPr>
                <w:ins w:id="2030" w:author="Savinskaya Yulia" w:date="2021-02-24T17:28:00Z"/>
                <w:rFonts w:ascii="Arial" w:hAnsi="Arial" w:cs="Arial"/>
                <w:color w:val="000000" w:themeColor="text1"/>
                <w:sz w:val="20"/>
                <w:szCs w:val="20"/>
              </w:rPr>
            </w:pPr>
            <w:ins w:id="2031" w:author="Savinskaya Yulia" w:date="2021-02-24T17:28:00Z">
              <w:r>
                <w:rPr>
                  <w:rFonts w:ascii="Arial" w:hAnsi="Arial" w:cs="Arial"/>
                  <w:color w:val="000000" w:themeColor="text1"/>
                  <w:sz w:val="20"/>
                  <w:szCs w:val="20"/>
                </w:rPr>
                <w:t>Выбирается из справочника.</w:t>
              </w:r>
            </w:ins>
          </w:p>
        </w:tc>
      </w:tr>
      <w:tr w:rsidR="00B97E9D" w:rsidRPr="00AE12DE" w14:paraId="7E299BB6" w14:textId="77777777" w:rsidTr="00ED4F88">
        <w:trPr>
          <w:cantSplit/>
          <w:ins w:id="2032" w:author="Savinskaya Yulia" w:date="2021-02-24T17:28: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53C17D" w14:textId="1D47A090" w:rsidR="00B97E9D" w:rsidRDefault="00B97E9D" w:rsidP="00B97E9D">
            <w:pPr>
              <w:spacing w:line="276" w:lineRule="auto"/>
              <w:jc w:val="left"/>
              <w:rPr>
                <w:ins w:id="2033" w:author="Savinskaya Yulia" w:date="2021-02-24T17:28:00Z"/>
                <w:rFonts w:ascii="Arial" w:hAnsi="Arial" w:cs="Arial"/>
                <w:color w:val="000000" w:themeColor="text1"/>
                <w:sz w:val="20"/>
                <w:szCs w:val="20"/>
              </w:rPr>
            </w:pPr>
            <w:ins w:id="2034" w:author="Savinskaya Yulia" w:date="2021-02-24T17:28:00Z">
              <w:r>
                <w:rPr>
                  <w:rFonts w:ascii="Arial" w:hAnsi="Arial" w:cs="Arial"/>
                  <w:color w:val="000000" w:themeColor="text1"/>
                  <w:sz w:val="20"/>
                  <w:szCs w:val="20"/>
                </w:rPr>
                <w:t>Продукт</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CE9E83" w14:textId="77777777" w:rsidR="00B97E9D" w:rsidRDefault="00B97E9D" w:rsidP="00B97E9D">
            <w:pPr>
              <w:spacing w:line="276" w:lineRule="auto"/>
              <w:jc w:val="left"/>
              <w:rPr>
                <w:ins w:id="2035" w:author="Savinskaya Yulia" w:date="2021-02-24T17:28:00Z"/>
                <w:rFonts w:ascii="Arial" w:hAnsi="Arial" w:cs="Arial"/>
                <w:color w:val="000000" w:themeColor="text1"/>
                <w:sz w:val="20"/>
                <w:szCs w:val="20"/>
              </w:rPr>
            </w:pPr>
            <w:ins w:id="2036" w:author="Savinskaya Yulia" w:date="2021-02-24T17:28:00Z">
              <w:r>
                <w:rPr>
                  <w:rFonts w:ascii="Arial" w:hAnsi="Arial" w:cs="Arial"/>
                  <w:color w:val="000000" w:themeColor="text1"/>
                  <w:sz w:val="20"/>
                  <w:szCs w:val="20"/>
                </w:rPr>
                <w:t>Груз к перевозке</w:t>
              </w:r>
            </w:ins>
          </w:p>
          <w:p w14:paraId="4732AD27" w14:textId="4C917541" w:rsidR="00B97E9D" w:rsidRDefault="00B97E9D" w:rsidP="00B97E9D">
            <w:pPr>
              <w:spacing w:line="276" w:lineRule="auto"/>
              <w:jc w:val="left"/>
              <w:rPr>
                <w:ins w:id="2037" w:author="Savinskaya Yulia" w:date="2021-02-24T17:28:00Z"/>
                <w:rFonts w:ascii="Arial" w:hAnsi="Arial" w:cs="Arial"/>
                <w:color w:val="000000" w:themeColor="text1"/>
                <w:sz w:val="20"/>
                <w:szCs w:val="20"/>
              </w:rPr>
            </w:pPr>
            <w:ins w:id="2038" w:author="Savinskaya Yulia" w:date="2021-02-24T17:28:00Z">
              <w:r>
                <w:rPr>
                  <w:rFonts w:ascii="Arial" w:hAnsi="Arial" w:cs="Arial"/>
                  <w:color w:val="000000" w:themeColor="text1"/>
                  <w:sz w:val="20"/>
                  <w:szCs w:val="20"/>
                </w:rPr>
                <w:t>Заполняется вручную или выбирается из справочника</w:t>
              </w:r>
            </w:ins>
          </w:p>
        </w:tc>
      </w:tr>
      <w:tr w:rsidR="00B97E9D" w:rsidRPr="00AE12DE" w14:paraId="37D0CB2A" w14:textId="77777777" w:rsidTr="00ED4F88">
        <w:trPr>
          <w:cantSplit/>
          <w:ins w:id="2039" w:author="Savinskaya Yulia" w:date="2021-02-24T17:29: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0D2F99" w14:textId="270CCAB0" w:rsidR="00B97E9D" w:rsidRPr="00B97E9D" w:rsidRDefault="00B97E9D" w:rsidP="00B97E9D">
            <w:pPr>
              <w:spacing w:line="276" w:lineRule="auto"/>
              <w:jc w:val="left"/>
              <w:rPr>
                <w:ins w:id="2040" w:author="Savinskaya Yulia" w:date="2021-02-24T17:29:00Z"/>
                <w:rFonts w:ascii="Arial" w:hAnsi="Arial" w:cs="Arial"/>
                <w:color w:val="000000" w:themeColor="text1"/>
                <w:sz w:val="20"/>
                <w:szCs w:val="20"/>
              </w:rPr>
            </w:pPr>
            <w:ins w:id="2041" w:author="Savinskaya Yulia" w:date="2021-02-24T17:29:00Z">
              <w:r w:rsidRPr="00B97E9D">
                <w:rPr>
                  <w:rFonts w:ascii="Arial" w:hAnsi="Arial" w:cs="Arial"/>
                  <w:color w:val="000000" w:themeColor="text1"/>
                  <w:sz w:val="20"/>
                  <w:szCs w:val="20"/>
                  <w:rPrChange w:id="2042" w:author="Savinskaya Yulia" w:date="2021-02-24T17:31:00Z">
                    <w:rPr>
                      <w:rFonts w:eastAsiaTheme="minorHAnsi"/>
                      <w:szCs w:val="24"/>
                    </w:rPr>
                  </w:rPrChange>
                </w:rPr>
                <w:t>Вес брутто</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1E322E" w14:textId="7C944998" w:rsidR="00B97E9D" w:rsidRDefault="00B97E9D">
            <w:pPr>
              <w:spacing w:line="276" w:lineRule="auto"/>
              <w:jc w:val="left"/>
              <w:rPr>
                <w:ins w:id="2043" w:author="Savinskaya Yulia" w:date="2021-02-24T17:29:00Z"/>
                <w:rFonts w:ascii="Arial" w:hAnsi="Arial" w:cs="Arial"/>
                <w:color w:val="000000" w:themeColor="text1"/>
                <w:sz w:val="20"/>
                <w:szCs w:val="20"/>
              </w:rPr>
            </w:pPr>
            <w:ins w:id="2044" w:author="Savinskaya Yulia" w:date="2021-02-24T17:30:00Z">
              <w:r>
                <w:rPr>
                  <w:rFonts w:ascii="Arial" w:hAnsi="Arial" w:cs="Arial"/>
                  <w:color w:val="000000" w:themeColor="text1"/>
                  <w:sz w:val="20"/>
                  <w:szCs w:val="20"/>
                </w:rPr>
                <w:t>Фактически перевезенный груз</w:t>
              </w:r>
            </w:ins>
          </w:p>
          <w:p w14:paraId="3FE7B9D4" w14:textId="03CBAC4B" w:rsidR="00B97E9D" w:rsidRDefault="00B97E9D">
            <w:pPr>
              <w:spacing w:line="276" w:lineRule="auto"/>
              <w:jc w:val="left"/>
              <w:rPr>
                <w:ins w:id="2045" w:author="Savinskaya Yulia" w:date="2021-02-24T17:29:00Z"/>
                <w:rFonts w:ascii="Arial" w:hAnsi="Arial" w:cs="Arial"/>
                <w:color w:val="000000" w:themeColor="text1"/>
                <w:sz w:val="20"/>
                <w:szCs w:val="20"/>
              </w:rPr>
            </w:pPr>
            <w:ins w:id="2046" w:author="Savinskaya Yulia" w:date="2021-02-24T17:29:00Z">
              <w:r>
                <w:rPr>
                  <w:rFonts w:ascii="Arial" w:hAnsi="Arial" w:cs="Arial"/>
                  <w:color w:val="000000" w:themeColor="text1"/>
                  <w:sz w:val="20"/>
                  <w:szCs w:val="20"/>
                </w:rPr>
                <w:t>Заполняется автоматически на основании Фрахтового заказа</w:t>
              </w:r>
            </w:ins>
          </w:p>
        </w:tc>
      </w:tr>
      <w:tr w:rsidR="00B97E9D" w:rsidRPr="00AE12DE" w14:paraId="5337562B" w14:textId="77777777" w:rsidTr="00ED4F88">
        <w:trPr>
          <w:cantSplit/>
          <w:ins w:id="2047" w:author="Savinskaya Yulia" w:date="2021-02-24T17:29: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19EA80" w14:textId="2EB80814" w:rsidR="00B97E9D" w:rsidRPr="00B97E9D" w:rsidRDefault="00B97E9D">
            <w:pPr>
              <w:spacing w:line="276" w:lineRule="auto"/>
              <w:jc w:val="left"/>
              <w:rPr>
                <w:ins w:id="2048" w:author="Savinskaya Yulia" w:date="2021-02-24T17:29:00Z"/>
                <w:rFonts w:ascii="Arial" w:hAnsi="Arial" w:cs="Arial"/>
                <w:color w:val="000000" w:themeColor="text1"/>
                <w:sz w:val="20"/>
                <w:szCs w:val="20"/>
                <w:rPrChange w:id="2049" w:author="Savinskaya Yulia" w:date="2021-02-24T17:31:00Z">
                  <w:rPr>
                    <w:ins w:id="2050" w:author="Savinskaya Yulia" w:date="2021-02-24T17:29:00Z"/>
                    <w:rFonts w:eastAsiaTheme="minorHAnsi"/>
                    <w:szCs w:val="24"/>
                  </w:rPr>
                </w:rPrChange>
              </w:rPr>
              <w:pPrChange w:id="2051" w:author="Savinskaya Yulia" w:date="2021-02-24T17:31:00Z">
                <w:pPr>
                  <w:autoSpaceDE w:val="0"/>
                  <w:autoSpaceDN w:val="0"/>
                  <w:adjustRightInd w:val="0"/>
                  <w:jc w:val="left"/>
                </w:pPr>
              </w:pPrChange>
            </w:pPr>
            <w:ins w:id="2052" w:author="Savinskaya Yulia" w:date="2021-02-24T17:29:00Z">
              <w:r w:rsidRPr="00B97E9D">
                <w:rPr>
                  <w:rFonts w:ascii="Arial" w:hAnsi="Arial" w:cs="Arial"/>
                  <w:color w:val="000000" w:themeColor="text1"/>
                  <w:sz w:val="20"/>
                  <w:szCs w:val="20"/>
                  <w:rPrChange w:id="2053" w:author="Savinskaya Yulia" w:date="2021-02-24T17:31:00Z">
                    <w:rPr>
                      <w:rFonts w:eastAsiaTheme="minorHAnsi"/>
                      <w:szCs w:val="24"/>
                    </w:rPr>
                  </w:rPrChange>
                </w:rPr>
                <w:t>Вес брутто (план</w:t>
              </w:r>
            </w:ins>
            <w:ins w:id="2054" w:author="Savinskaya Yulia" w:date="2021-02-24T17:31:00Z">
              <w:r w:rsidRPr="00B97E9D">
                <w:rPr>
                  <w:rFonts w:ascii="Arial" w:hAnsi="Arial" w:cs="Arial"/>
                  <w:color w:val="000000" w:themeColor="text1"/>
                  <w:sz w:val="20"/>
                  <w:szCs w:val="20"/>
                </w:rPr>
                <w:t>), тн</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680BA0" w14:textId="77777777" w:rsidR="00B97E9D" w:rsidRDefault="00B97E9D" w:rsidP="00B97E9D">
            <w:pPr>
              <w:spacing w:line="276" w:lineRule="auto"/>
              <w:jc w:val="left"/>
              <w:rPr>
                <w:ins w:id="2055" w:author="Savinskaya Yulia" w:date="2021-02-24T17:29:00Z"/>
                <w:rFonts w:ascii="Arial" w:hAnsi="Arial" w:cs="Arial"/>
                <w:color w:val="000000" w:themeColor="text1"/>
                <w:sz w:val="20"/>
                <w:szCs w:val="20"/>
              </w:rPr>
            </w:pPr>
            <w:ins w:id="2056" w:author="Savinskaya Yulia" w:date="2021-02-24T17:29:00Z">
              <w:r>
                <w:rPr>
                  <w:rFonts w:ascii="Arial" w:hAnsi="Arial" w:cs="Arial"/>
                  <w:color w:val="000000" w:themeColor="text1"/>
                  <w:sz w:val="20"/>
                  <w:szCs w:val="20"/>
                </w:rPr>
                <w:t>Вес груза к перевозке</w:t>
              </w:r>
            </w:ins>
          </w:p>
          <w:p w14:paraId="4F4633A0" w14:textId="6D92FEA5" w:rsidR="00B97E9D" w:rsidRDefault="00B97E9D">
            <w:pPr>
              <w:spacing w:line="276" w:lineRule="auto"/>
              <w:jc w:val="left"/>
              <w:rPr>
                <w:ins w:id="2057" w:author="Savinskaya Yulia" w:date="2021-02-24T17:29:00Z"/>
                <w:rFonts w:ascii="Arial" w:hAnsi="Arial" w:cs="Arial"/>
                <w:color w:val="000000" w:themeColor="text1"/>
                <w:sz w:val="20"/>
                <w:szCs w:val="20"/>
              </w:rPr>
            </w:pPr>
            <w:ins w:id="2058" w:author="Savinskaya Yulia" w:date="2021-02-24T17:29:00Z">
              <w:r>
                <w:rPr>
                  <w:rFonts w:ascii="Arial" w:hAnsi="Arial" w:cs="Arial"/>
                  <w:color w:val="000000" w:themeColor="text1"/>
                  <w:sz w:val="20"/>
                  <w:szCs w:val="20"/>
                </w:rPr>
                <w:t>Заполняется вручную</w:t>
              </w:r>
            </w:ins>
          </w:p>
        </w:tc>
      </w:tr>
      <w:tr w:rsidR="00B97E9D" w:rsidRPr="00AE12DE" w14:paraId="516F7CAE" w14:textId="77777777" w:rsidTr="00ED4F88">
        <w:trPr>
          <w:cantSplit/>
          <w:ins w:id="2059" w:author="Savinskaya Yulia" w:date="2021-02-24T17:30: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554C43" w14:textId="18D1FDD0" w:rsidR="00B97E9D" w:rsidRPr="00B97E9D" w:rsidRDefault="00B97E9D">
            <w:pPr>
              <w:spacing w:line="276" w:lineRule="auto"/>
              <w:jc w:val="left"/>
              <w:rPr>
                <w:ins w:id="2060" w:author="Savinskaya Yulia" w:date="2021-02-24T17:30:00Z"/>
                <w:rFonts w:ascii="Arial" w:hAnsi="Arial" w:cs="Arial"/>
                <w:color w:val="000000" w:themeColor="text1"/>
                <w:sz w:val="20"/>
                <w:szCs w:val="20"/>
                <w:rPrChange w:id="2061" w:author="Savinskaya Yulia" w:date="2021-02-24T17:31:00Z">
                  <w:rPr>
                    <w:ins w:id="2062" w:author="Savinskaya Yulia" w:date="2021-02-24T17:30:00Z"/>
                    <w:rFonts w:eastAsiaTheme="minorHAnsi"/>
                    <w:szCs w:val="24"/>
                  </w:rPr>
                </w:rPrChange>
              </w:rPr>
              <w:pPrChange w:id="2063" w:author="Savinskaya Yulia" w:date="2021-02-24T17:31:00Z">
                <w:pPr>
                  <w:autoSpaceDE w:val="0"/>
                  <w:autoSpaceDN w:val="0"/>
                  <w:adjustRightInd w:val="0"/>
                  <w:jc w:val="left"/>
                </w:pPr>
              </w:pPrChange>
            </w:pPr>
            <w:ins w:id="2064" w:author="Savinskaya Yulia" w:date="2021-02-24T17:30:00Z">
              <w:r w:rsidRPr="00B97E9D">
                <w:rPr>
                  <w:rFonts w:ascii="Arial" w:hAnsi="Arial" w:cs="Arial"/>
                  <w:color w:val="000000" w:themeColor="text1"/>
                  <w:sz w:val="20"/>
                  <w:szCs w:val="20"/>
                  <w:rPrChange w:id="2065" w:author="Savinskaya Yulia" w:date="2021-02-24T17:31:00Z">
                    <w:rPr>
                      <w:rFonts w:eastAsiaTheme="minorHAnsi"/>
                      <w:szCs w:val="24"/>
                    </w:rPr>
                  </w:rPrChange>
                </w:rPr>
                <w:t>Объем брутто</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32D148" w14:textId="542B1811" w:rsidR="00B97E9D" w:rsidRDefault="00B97E9D" w:rsidP="00B97E9D">
            <w:pPr>
              <w:spacing w:line="276" w:lineRule="auto"/>
              <w:jc w:val="left"/>
              <w:rPr>
                <w:ins w:id="2066" w:author="Savinskaya Yulia" w:date="2021-02-24T17:30:00Z"/>
                <w:rFonts w:ascii="Arial" w:hAnsi="Arial" w:cs="Arial"/>
                <w:color w:val="000000" w:themeColor="text1"/>
                <w:sz w:val="20"/>
                <w:szCs w:val="20"/>
              </w:rPr>
            </w:pPr>
            <w:ins w:id="2067" w:author="Savinskaya Yulia" w:date="2021-02-24T17:30:00Z">
              <w:r>
                <w:rPr>
                  <w:rFonts w:ascii="Arial" w:hAnsi="Arial" w:cs="Arial"/>
                  <w:color w:val="000000" w:themeColor="text1"/>
                  <w:sz w:val="20"/>
                  <w:szCs w:val="20"/>
                </w:rPr>
                <w:t>Объем груза к перевозке</w:t>
              </w:r>
            </w:ins>
          </w:p>
          <w:p w14:paraId="1D5B44EA" w14:textId="0D9396B1" w:rsidR="00B97E9D" w:rsidRDefault="00B97E9D">
            <w:pPr>
              <w:spacing w:line="276" w:lineRule="auto"/>
              <w:jc w:val="left"/>
              <w:rPr>
                <w:ins w:id="2068" w:author="Savinskaya Yulia" w:date="2021-02-24T17:30:00Z"/>
                <w:rFonts w:ascii="Arial" w:hAnsi="Arial" w:cs="Arial"/>
                <w:color w:val="000000" w:themeColor="text1"/>
                <w:sz w:val="20"/>
                <w:szCs w:val="20"/>
              </w:rPr>
            </w:pPr>
            <w:ins w:id="2069" w:author="Savinskaya Yulia" w:date="2021-02-24T17:30:00Z">
              <w:r>
                <w:rPr>
                  <w:rFonts w:ascii="Arial" w:hAnsi="Arial" w:cs="Arial"/>
                  <w:color w:val="000000" w:themeColor="text1"/>
                  <w:sz w:val="20"/>
                  <w:szCs w:val="20"/>
                </w:rPr>
                <w:t>Заполняется вручную</w:t>
              </w:r>
            </w:ins>
          </w:p>
        </w:tc>
      </w:tr>
      <w:tr w:rsidR="00B97E9D" w:rsidRPr="00AE12DE" w14:paraId="47D19869" w14:textId="77777777" w:rsidTr="00ED4F88">
        <w:trPr>
          <w:cantSplit/>
          <w:ins w:id="2070" w:author="Savinskaya Yulia" w:date="2021-02-24T17:30: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FBBD16" w14:textId="3BFE5B17" w:rsidR="00B97E9D" w:rsidRPr="00B97E9D" w:rsidRDefault="00B97E9D">
            <w:pPr>
              <w:spacing w:line="276" w:lineRule="auto"/>
              <w:jc w:val="left"/>
              <w:rPr>
                <w:ins w:id="2071" w:author="Savinskaya Yulia" w:date="2021-02-24T17:30:00Z"/>
                <w:rFonts w:ascii="Arial" w:hAnsi="Arial" w:cs="Arial"/>
                <w:color w:val="000000" w:themeColor="text1"/>
                <w:sz w:val="20"/>
                <w:szCs w:val="20"/>
                <w:rPrChange w:id="2072" w:author="Savinskaya Yulia" w:date="2021-02-24T17:31:00Z">
                  <w:rPr>
                    <w:ins w:id="2073" w:author="Savinskaya Yulia" w:date="2021-02-24T17:30:00Z"/>
                    <w:rFonts w:eastAsiaTheme="minorHAnsi"/>
                    <w:szCs w:val="24"/>
                  </w:rPr>
                </w:rPrChange>
              </w:rPr>
              <w:pPrChange w:id="2074" w:author="Savinskaya Yulia" w:date="2021-02-24T17:31:00Z">
                <w:pPr>
                  <w:autoSpaceDE w:val="0"/>
                  <w:autoSpaceDN w:val="0"/>
                  <w:adjustRightInd w:val="0"/>
                  <w:jc w:val="left"/>
                </w:pPr>
              </w:pPrChange>
            </w:pPr>
            <w:ins w:id="2075" w:author="Savinskaya Yulia" w:date="2021-02-24T17:30:00Z">
              <w:r w:rsidRPr="00B97E9D">
                <w:rPr>
                  <w:rFonts w:ascii="Arial" w:hAnsi="Arial" w:cs="Arial"/>
                  <w:color w:val="000000" w:themeColor="text1"/>
                  <w:sz w:val="20"/>
                  <w:szCs w:val="20"/>
                  <w:rPrChange w:id="2076" w:author="Savinskaya Yulia" w:date="2021-02-24T17:31:00Z">
                    <w:rPr>
                      <w:rFonts w:eastAsiaTheme="minorHAnsi"/>
                      <w:szCs w:val="24"/>
                    </w:rPr>
                  </w:rPrChange>
                </w:rPr>
                <w:t>Время в работе (план)</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1DC584" w14:textId="77777777" w:rsidR="00B97E9D" w:rsidRDefault="00B97E9D" w:rsidP="00B97E9D">
            <w:pPr>
              <w:spacing w:line="276" w:lineRule="auto"/>
              <w:jc w:val="left"/>
              <w:rPr>
                <w:ins w:id="2077" w:author="Savinskaya Yulia" w:date="2021-02-24T17:30:00Z"/>
                <w:rFonts w:ascii="Arial" w:hAnsi="Arial" w:cs="Arial"/>
                <w:color w:val="000000" w:themeColor="text1"/>
                <w:sz w:val="20"/>
                <w:szCs w:val="20"/>
              </w:rPr>
            </w:pPr>
            <w:ins w:id="2078" w:author="Savinskaya Yulia" w:date="2021-02-24T17:30:00Z">
              <w:r>
                <w:rPr>
                  <w:rFonts w:ascii="Arial" w:hAnsi="Arial" w:cs="Arial"/>
                  <w:color w:val="000000" w:themeColor="text1"/>
                  <w:sz w:val="20"/>
                  <w:szCs w:val="20"/>
                </w:rPr>
                <w:t>Плановое время выполнения транспортировки</w:t>
              </w:r>
            </w:ins>
          </w:p>
          <w:p w14:paraId="2691F0DA" w14:textId="362F5051" w:rsidR="00B97E9D" w:rsidRDefault="00B97E9D" w:rsidP="00B97E9D">
            <w:pPr>
              <w:spacing w:line="276" w:lineRule="auto"/>
              <w:jc w:val="left"/>
              <w:rPr>
                <w:ins w:id="2079" w:author="Savinskaya Yulia" w:date="2021-02-24T17:30:00Z"/>
                <w:rFonts w:ascii="Arial" w:hAnsi="Arial" w:cs="Arial"/>
                <w:color w:val="000000" w:themeColor="text1"/>
                <w:sz w:val="20"/>
                <w:szCs w:val="20"/>
              </w:rPr>
            </w:pPr>
            <w:ins w:id="2080" w:author="Savinskaya Yulia" w:date="2021-02-24T17:30:00Z">
              <w:r>
                <w:rPr>
                  <w:rFonts w:ascii="Arial" w:hAnsi="Arial" w:cs="Arial"/>
                  <w:color w:val="000000" w:themeColor="text1"/>
                  <w:sz w:val="20"/>
                  <w:szCs w:val="20"/>
                </w:rPr>
                <w:t>Заполняется вручную</w:t>
              </w:r>
            </w:ins>
          </w:p>
        </w:tc>
      </w:tr>
      <w:tr w:rsidR="00B97E9D" w:rsidRPr="00AE12DE" w14:paraId="6A5C461E" w14:textId="77777777" w:rsidTr="00ED4F88">
        <w:trPr>
          <w:cantSplit/>
          <w:ins w:id="2081" w:author="Savinskaya Yulia" w:date="2021-02-24T17:31: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44E144" w14:textId="33C22D96" w:rsidR="00B97E9D" w:rsidRPr="00B97E9D" w:rsidRDefault="00B97E9D" w:rsidP="00B97E9D">
            <w:pPr>
              <w:spacing w:line="276" w:lineRule="auto"/>
              <w:jc w:val="left"/>
              <w:rPr>
                <w:ins w:id="2082" w:author="Savinskaya Yulia" w:date="2021-02-24T17:31:00Z"/>
                <w:rFonts w:ascii="Arial" w:hAnsi="Arial" w:cs="Arial"/>
                <w:color w:val="000000" w:themeColor="text1"/>
                <w:sz w:val="20"/>
                <w:szCs w:val="20"/>
              </w:rPr>
            </w:pPr>
            <w:ins w:id="2083" w:author="Savinskaya Yulia" w:date="2021-02-24T17:31:00Z">
              <w:r w:rsidRPr="00B97E9D">
                <w:rPr>
                  <w:rFonts w:ascii="Arial" w:hAnsi="Arial" w:cs="Arial"/>
                  <w:color w:val="000000" w:themeColor="text1"/>
                  <w:sz w:val="20"/>
                  <w:szCs w:val="20"/>
                  <w:rPrChange w:id="2084" w:author="Savinskaya Yulia" w:date="2021-02-24T17:31:00Z">
                    <w:rPr>
                      <w:rFonts w:eastAsiaTheme="minorHAnsi"/>
                      <w:szCs w:val="24"/>
                    </w:rPr>
                  </w:rPrChange>
                </w:rPr>
                <w:lastRenderedPageBreak/>
                <w:t>Время в работе (Исполнитель-факт)</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72CE56" w14:textId="2A338A2F" w:rsidR="00B97E9D" w:rsidRDefault="00B97E9D">
            <w:pPr>
              <w:spacing w:line="276" w:lineRule="auto"/>
              <w:jc w:val="left"/>
              <w:rPr>
                <w:ins w:id="2085" w:author="Savinskaya Yulia" w:date="2021-02-24T17:31:00Z"/>
                <w:rFonts w:ascii="Arial" w:hAnsi="Arial" w:cs="Arial"/>
                <w:color w:val="000000" w:themeColor="text1"/>
                <w:sz w:val="20"/>
                <w:szCs w:val="20"/>
              </w:rPr>
            </w:pPr>
            <w:ins w:id="2086" w:author="Savinskaya Yulia" w:date="2021-02-24T17:31:00Z">
              <w:r>
                <w:rPr>
                  <w:rFonts w:ascii="Arial" w:hAnsi="Arial" w:cs="Arial"/>
                  <w:color w:val="000000" w:themeColor="text1"/>
                  <w:sz w:val="20"/>
                  <w:szCs w:val="20"/>
                </w:rPr>
                <w:t>Фактически отработанное время исполнителем заявки</w:t>
              </w:r>
            </w:ins>
          </w:p>
          <w:p w14:paraId="1882BB68" w14:textId="5A626C58" w:rsidR="00B97E9D" w:rsidRDefault="00B97E9D">
            <w:pPr>
              <w:spacing w:line="276" w:lineRule="auto"/>
              <w:jc w:val="left"/>
              <w:rPr>
                <w:ins w:id="2087" w:author="Savinskaya Yulia" w:date="2021-02-24T17:31:00Z"/>
                <w:rFonts w:ascii="Arial" w:hAnsi="Arial" w:cs="Arial"/>
                <w:color w:val="000000" w:themeColor="text1"/>
                <w:sz w:val="20"/>
                <w:szCs w:val="20"/>
              </w:rPr>
            </w:pPr>
            <w:ins w:id="2088" w:author="Savinskaya Yulia" w:date="2021-02-24T17:31:00Z">
              <w:r>
                <w:rPr>
                  <w:rFonts w:ascii="Arial" w:hAnsi="Arial" w:cs="Arial"/>
                  <w:color w:val="000000" w:themeColor="text1"/>
                  <w:sz w:val="20"/>
                  <w:szCs w:val="20"/>
                </w:rPr>
                <w:t>Заполняется автоматически на основании Фрахтового заказа</w:t>
              </w:r>
            </w:ins>
          </w:p>
        </w:tc>
      </w:tr>
      <w:tr w:rsidR="00B97E9D" w:rsidRPr="00AE12DE" w14:paraId="2D73DBBD" w14:textId="77777777" w:rsidTr="00ED4F88">
        <w:trPr>
          <w:cantSplit/>
          <w:ins w:id="2089" w:author="Savinskaya Yulia" w:date="2021-02-24T17:31: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D3E727" w14:textId="7E14F12C" w:rsidR="00B97E9D" w:rsidRPr="00B97E9D" w:rsidRDefault="00B97E9D" w:rsidP="00B97E9D">
            <w:pPr>
              <w:spacing w:line="276" w:lineRule="auto"/>
              <w:jc w:val="left"/>
              <w:rPr>
                <w:ins w:id="2090" w:author="Savinskaya Yulia" w:date="2021-02-24T17:31:00Z"/>
                <w:rFonts w:ascii="Arial" w:hAnsi="Arial" w:cs="Arial"/>
                <w:color w:val="000000" w:themeColor="text1"/>
                <w:sz w:val="20"/>
                <w:szCs w:val="20"/>
              </w:rPr>
            </w:pPr>
            <w:commentRangeStart w:id="2091"/>
            <w:commentRangeStart w:id="2092"/>
            <w:ins w:id="2093" w:author="Savinskaya Yulia" w:date="2021-02-24T17:32:00Z">
              <w:r w:rsidRPr="00B97E9D">
                <w:rPr>
                  <w:rFonts w:ascii="Arial" w:hAnsi="Arial" w:cs="Arial"/>
                  <w:color w:val="000000" w:themeColor="text1"/>
                  <w:sz w:val="20"/>
                  <w:szCs w:val="20"/>
                  <w:rPrChange w:id="2094" w:author="Savinskaya Yulia" w:date="2021-02-24T17:32:00Z">
                    <w:rPr>
                      <w:rFonts w:eastAsiaTheme="minorHAnsi"/>
                      <w:szCs w:val="24"/>
                    </w:rPr>
                  </w:rPrChange>
                </w:rPr>
                <w:t>Время в работе (Заказчик-факт)</w:t>
              </w:r>
            </w:ins>
            <w:commentRangeEnd w:id="2091"/>
            <w:r w:rsidR="00EA26D2">
              <w:rPr>
                <w:rStyle w:val="aff4"/>
              </w:rPr>
              <w:commentReference w:id="2091"/>
            </w:r>
            <w:commentRangeEnd w:id="2092"/>
            <w:r w:rsidR="006F4F58">
              <w:rPr>
                <w:rStyle w:val="aff4"/>
              </w:rPr>
              <w:commentReference w:id="2092"/>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96FCDA" w14:textId="77777777" w:rsidR="00B97E9D" w:rsidRDefault="00B97E9D">
            <w:pPr>
              <w:spacing w:line="276" w:lineRule="auto"/>
              <w:jc w:val="left"/>
              <w:rPr>
                <w:ins w:id="2095" w:author="Savinskaya Yulia" w:date="2021-02-24T17:32:00Z"/>
                <w:rFonts w:ascii="Arial" w:hAnsi="Arial" w:cs="Arial"/>
                <w:color w:val="000000" w:themeColor="text1"/>
                <w:sz w:val="20"/>
                <w:szCs w:val="20"/>
              </w:rPr>
            </w:pPr>
            <w:ins w:id="2096" w:author="Savinskaya Yulia" w:date="2021-02-24T17:32:00Z">
              <w:r>
                <w:rPr>
                  <w:rFonts w:ascii="Arial" w:hAnsi="Arial" w:cs="Arial"/>
                  <w:color w:val="000000" w:themeColor="text1"/>
                  <w:sz w:val="20"/>
                  <w:szCs w:val="20"/>
                </w:rPr>
                <w:t>Фактически отработанное время исполнителем заявки</w:t>
              </w:r>
            </w:ins>
          </w:p>
          <w:p w14:paraId="3B57AC25" w14:textId="65EA4EE9" w:rsidR="00B97E9D" w:rsidRDefault="00B97E9D">
            <w:pPr>
              <w:spacing w:line="276" w:lineRule="auto"/>
              <w:jc w:val="left"/>
              <w:rPr>
                <w:ins w:id="2097" w:author="Savinskaya Yulia" w:date="2021-02-24T17:31:00Z"/>
                <w:rFonts w:ascii="Arial" w:hAnsi="Arial" w:cs="Arial"/>
                <w:color w:val="000000" w:themeColor="text1"/>
                <w:sz w:val="20"/>
                <w:szCs w:val="20"/>
              </w:rPr>
            </w:pPr>
            <w:ins w:id="2098" w:author="Savinskaya Yulia" w:date="2021-02-24T17:32:00Z">
              <w:r>
                <w:rPr>
                  <w:rFonts w:ascii="Arial" w:hAnsi="Arial" w:cs="Arial"/>
                  <w:color w:val="000000" w:themeColor="text1"/>
                  <w:sz w:val="20"/>
                  <w:szCs w:val="20"/>
                </w:rPr>
                <w:t>Заполняется вручную</w:t>
              </w:r>
            </w:ins>
          </w:p>
        </w:tc>
      </w:tr>
      <w:tr w:rsidR="00B97E9D" w:rsidRPr="00AE12DE" w14:paraId="11EE6DF6" w14:textId="77777777" w:rsidTr="00ED4F88">
        <w:trPr>
          <w:cantSplit/>
          <w:ins w:id="2099" w:author="Savinskaya Yulia" w:date="2021-02-24T17:32: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BF4F30" w14:textId="02FD3756" w:rsidR="00B97E9D" w:rsidRPr="00B97E9D" w:rsidRDefault="00B97E9D">
            <w:pPr>
              <w:spacing w:line="276" w:lineRule="auto"/>
              <w:jc w:val="left"/>
              <w:rPr>
                <w:ins w:id="2100" w:author="Savinskaya Yulia" w:date="2021-02-24T17:32:00Z"/>
                <w:rFonts w:ascii="Arial" w:hAnsi="Arial" w:cs="Arial"/>
                <w:color w:val="000000" w:themeColor="text1"/>
                <w:sz w:val="20"/>
                <w:szCs w:val="20"/>
                <w:rPrChange w:id="2101" w:author="Savinskaya Yulia" w:date="2021-02-24T17:32:00Z">
                  <w:rPr>
                    <w:ins w:id="2102" w:author="Savinskaya Yulia" w:date="2021-02-24T17:32:00Z"/>
                    <w:rFonts w:eastAsiaTheme="minorHAnsi"/>
                    <w:szCs w:val="24"/>
                  </w:rPr>
                </w:rPrChange>
              </w:rPr>
              <w:pPrChange w:id="2103" w:author="Savinskaya Yulia" w:date="2021-02-24T17:32:00Z">
                <w:pPr>
                  <w:autoSpaceDE w:val="0"/>
                  <w:autoSpaceDN w:val="0"/>
                  <w:adjustRightInd w:val="0"/>
                  <w:jc w:val="left"/>
                </w:pPr>
              </w:pPrChange>
            </w:pPr>
            <w:ins w:id="2104" w:author="Savinskaya Yulia" w:date="2021-02-24T17:32:00Z">
              <w:r w:rsidRPr="00B97E9D">
                <w:rPr>
                  <w:rFonts w:ascii="Arial" w:hAnsi="Arial" w:cs="Arial"/>
                  <w:color w:val="000000" w:themeColor="text1"/>
                  <w:sz w:val="20"/>
                  <w:szCs w:val="20"/>
                  <w:rPrChange w:id="2105" w:author="Savinskaya Yulia" w:date="2021-02-24T17:32:00Z">
                    <w:rPr>
                      <w:rFonts w:eastAsiaTheme="minorHAnsi"/>
                      <w:szCs w:val="24"/>
                    </w:rPr>
                  </w:rPrChange>
                </w:rPr>
                <w:t>Количество ездок</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2FBBC7" w14:textId="7DB235A8" w:rsidR="00B97E9D" w:rsidRPr="00B97E9D" w:rsidRDefault="00B97E9D" w:rsidP="00B97E9D">
            <w:pPr>
              <w:spacing w:line="276" w:lineRule="auto"/>
              <w:jc w:val="left"/>
              <w:rPr>
                <w:ins w:id="2106" w:author="Savinskaya Yulia" w:date="2021-02-24T17:32:00Z"/>
                <w:rFonts w:ascii="Arial" w:hAnsi="Arial" w:cs="Arial"/>
                <w:color w:val="000000" w:themeColor="text1"/>
                <w:sz w:val="20"/>
                <w:szCs w:val="20"/>
                <w:rPrChange w:id="2107" w:author="Savinskaya Yulia" w:date="2021-02-24T17:32:00Z">
                  <w:rPr>
                    <w:ins w:id="2108" w:author="Savinskaya Yulia" w:date="2021-02-24T17:32:00Z"/>
                    <w:rFonts w:eastAsiaTheme="minorHAnsi"/>
                    <w:szCs w:val="24"/>
                  </w:rPr>
                </w:rPrChange>
              </w:rPr>
            </w:pPr>
            <w:ins w:id="2109" w:author="Savinskaya Yulia" w:date="2021-02-24T17:32:00Z">
              <w:r>
                <w:rPr>
                  <w:rFonts w:ascii="Arial" w:hAnsi="Arial" w:cs="Arial"/>
                  <w:color w:val="000000" w:themeColor="text1"/>
                  <w:sz w:val="20"/>
                  <w:szCs w:val="20"/>
                </w:rPr>
                <w:t xml:space="preserve">Плановое </w:t>
              </w:r>
              <w:r w:rsidRPr="00B97E9D">
                <w:rPr>
                  <w:rFonts w:ascii="Arial" w:hAnsi="Arial" w:cs="Arial"/>
                  <w:color w:val="000000" w:themeColor="text1"/>
                  <w:sz w:val="20"/>
                  <w:szCs w:val="20"/>
                  <w:rPrChange w:id="2110" w:author="Savinskaya Yulia" w:date="2021-02-24T17:32:00Z">
                    <w:rPr>
                      <w:rFonts w:eastAsiaTheme="minorHAnsi"/>
                      <w:szCs w:val="24"/>
                    </w:rPr>
                  </w:rPrChange>
                </w:rPr>
                <w:t>количество ездок</w:t>
              </w:r>
            </w:ins>
          </w:p>
          <w:p w14:paraId="7A4DB38F" w14:textId="2D43C086" w:rsidR="00B97E9D" w:rsidRDefault="00B97E9D">
            <w:pPr>
              <w:spacing w:line="276" w:lineRule="auto"/>
              <w:jc w:val="left"/>
              <w:rPr>
                <w:ins w:id="2111" w:author="Savinskaya Yulia" w:date="2021-02-24T17:32:00Z"/>
                <w:rFonts w:ascii="Arial" w:hAnsi="Arial" w:cs="Arial"/>
                <w:color w:val="000000" w:themeColor="text1"/>
                <w:sz w:val="20"/>
                <w:szCs w:val="20"/>
              </w:rPr>
            </w:pPr>
            <w:ins w:id="2112" w:author="Savinskaya Yulia" w:date="2021-02-24T17:32:00Z">
              <w:r>
                <w:rPr>
                  <w:rFonts w:ascii="Arial" w:hAnsi="Arial" w:cs="Arial"/>
                  <w:color w:val="000000" w:themeColor="text1"/>
                  <w:sz w:val="20"/>
                  <w:szCs w:val="20"/>
                </w:rPr>
                <w:t>Заполняется вручную</w:t>
              </w:r>
            </w:ins>
          </w:p>
        </w:tc>
      </w:tr>
      <w:tr w:rsidR="00B97E9D" w:rsidRPr="00AE12DE" w14:paraId="7B9E5990" w14:textId="77777777" w:rsidTr="00ED4F88">
        <w:trPr>
          <w:cantSplit/>
          <w:ins w:id="2113" w:author="Savinskaya Yulia" w:date="2021-02-24T17:32: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804853" w14:textId="04DEE865" w:rsidR="00B97E9D" w:rsidRPr="00B97E9D" w:rsidRDefault="00B97E9D">
            <w:pPr>
              <w:spacing w:line="276" w:lineRule="auto"/>
              <w:jc w:val="left"/>
              <w:rPr>
                <w:ins w:id="2114" w:author="Savinskaya Yulia" w:date="2021-02-24T17:32:00Z"/>
                <w:rFonts w:ascii="Arial" w:hAnsi="Arial" w:cs="Arial"/>
                <w:color w:val="000000" w:themeColor="text1"/>
                <w:sz w:val="20"/>
                <w:szCs w:val="20"/>
                <w:rPrChange w:id="2115" w:author="Savinskaya Yulia" w:date="2021-02-24T17:32:00Z">
                  <w:rPr>
                    <w:ins w:id="2116" w:author="Savinskaya Yulia" w:date="2021-02-24T17:32:00Z"/>
                    <w:rFonts w:eastAsiaTheme="minorHAnsi"/>
                    <w:szCs w:val="24"/>
                  </w:rPr>
                </w:rPrChange>
              </w:rPr>
              <w:pPrChange w:id="2117" w:author="Savinskaya Yulia" w:date="2021-02-24T17:32:00Z">
                <w:pPr>
                  <w:autoSpaceDE w:val="0"/>
                  <w:autoSpaceDN w:val="0"/>
                  <w:adjustRightInd w:val="0"/>
                  <w:jc w:val="left"/>
                </w:pPr>
              </w:pPrChange>
            </w:pPr>
            <w:ins w:id="2118" w:author="Savinskaya Yulia" w:date="2021-02-24T17:32:00Z">
              <w:r w:rsidRPr="00B97E9D">
                <w:rPr>
                  <w:rFonts w:ascii="Arial" w:hAnsi="Arial" w:cs="Arial"/>
                  <w:color w:val="000000" w:themeColor="text1"/>
                  <w:sz w:val="20"/>
                  <w:szCs w:val="20"/>
                  <w:rPrChange w:id="2119" w:author="Savinskaya Yulia" w:date="2021-02-24T17:32:00Z">
                    <w:rPr>
                      <w:rFonts w:eastAsiaTheme="minorHAnsi"/>
                      <w:szCs w:val="24"/>
                    </w:rPr>
                  </w:rPrChange>
                </w:rPr>
                <w:t>Расстояние одной ездки</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76499B" w14:textId="704FBE4C" w:rsidR="00B97E9D" w:rsidRPr="00B97E9D" w:rsidRDefault="00B97E9D" w:rsidP="00B97E9D">
            <w:pPr>
              <w:spacing w:line="276" w:lineRule="auto"/>
              <w:jc w:val="left"/>
              <w:rPr>
                <w:ins w:id="2120" w:author="Savinskaya Yulia" w:date="2021-02-24T17:32:00Z"/>
                <w:rFonts w:ascii="Arial" w:hAnsi="Arial" w:cs="Arial"/>
                <w:color w:val="000000" w:themeColor="text1"/>
                <w:sz w:val="20"/>
                <w:szCs w:val="20"/>
                <w:rPrChange w:id="2121" w:author="Savinskaya Yulia" w:date="2021-02-24T17:32:00Z">
                  <w:rPr>
                    <w:ins w:id="2122" w:author="Savinskaya Yulia" w:date="2021-02-24T17:32:00Z"/>
                    <w:rFonts w:eastAsiaTheme="minorHAnsi"/>
                    <w:szCs w:val="24"/>
                  </w:rPr>
                </w:rPrChange>
              </w:rPr>
            </w:pPr>
            <w:ins w:id="2123" w:author="Savinskaya Yulia" w:date="2021-02-24T17:32:00Z">
              <w:r>
                <w:rPr>
                  <w:rFonts w:ascii="Arial" w:hAnsi="Arial" w:cs="Arial"/>
                  <w:color w:val="000000" w:themeColor="text1"/>
                  <w:sz w:val="20"/>
                  <w:szCs w:val="20"/>
                </w:rPr>
                <w:t xml:space="preserve">Плановое </w:t>
              </w:r>
              <w:r w:rsidRPr="00B97E9D">
                <w:rPr>
                  <w:rFonts w:ascii="Arial" w:hAnsi="Arial" w:cs="Arial"/>
                  <w:color w:val="000000" w:themeColor="text1"/>
                  <w:sz w:val="20"/>
                  <w:szCs w:val="20"/>
                  <w:rPrChange w:id="2124" w:author="Savinskaya Yulia" w:date="2021-02-24T17:32:00Z">
                    <w:rPr>
                      <w:rFonts w:eastAsiaTheme="minorHAnsi"/>
                      <w:szCs w:val="24"/>
                    </w:rPr>
                  </w:rPrChange>
                </w:rPr>
                <w:t>расстояние одной ездки</w:t>
              </w:r>
            </w:ins>
          </w:p>
          <w:p w14:paraId="006346C3" w14:textId="00F29255" w:rsidR="00B97E9D" w:rsidRDefault="00B97E9D" w:rsidP="00B97E9D">
            <w:pPr>
              <w:spacing w:line="276" w:lineRule="auto"/>
              <w:jc w:val="left"/>
              <w:rPr>
                <w:ins w:id="2125" w:author="Savinskaya Yulia" w:date="2021-02-24T17:32:00Z"/>
                <w:rFonts w:ascii="Arial" w:hAnsi="Arial" w:cs="Arial"/>
                <w:color w:val="000000" w:themeColor="text1"/>
                <w:sz w:val="20"/>
                <w:szCs w:val="20"/>
              </w:rPr>
            </w:pPr>
            <w:ins w:id="2126" w:author="Savinskaya Yulia" w:date="2021-02-24T17:32:00Z">
              <w:r>
                <w:rPr>
                  <w:rFonts w:ascii="Arial" w:hAnsi="Arial" w:cs="Arial"/>
                  <w:color w:val="000000" w:themeColor="text1"/>
                  <w:sz w:val="20"/>
                  <w:szCs w:val="20"/>
                </w:rPr>
                <w:t>Заполняется вручную</w:t>
              </w:r>
            </w:ins>
          </w:p>
        </w:tc>
      </w:tr>
      <w:tr w:rsidR="006F4F58" w:rsidRPr="00AE12DE" w14:paraId="13D3E12C" w14:textId="77777777" w:rsidTr="00ED4F88">
        <w:trPr>
          <w:cantSplit/>
          <w:ins w:id="2127" w:author="Savinskaya Yulia" w:date="2021-03-09T17:46: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D6BC83" w14:textId="234E1D4E" w:rsidR="006F4F58" w:rsidRPr="006F4F58" w:rsidRDefault="006F4F58">
            <w:pPr>
              <w:spacing w:line="276" w:lineRule="auto"/>
              <w:jc w:val="left"/>
              <w:rPr>
                <w:ins w:id="2128" w:author="Savinskaya Yulia" w:date="2021-03-09T17:46:00Z"/>
                <w:rFonts w:ascii="Arial" w:hAnsi="Arial" w:cs="Arial"/>
                <w:color w:val="000000" w:themeColor="text1"/>
                <w:sz w:val="20"/>
                <w:szCs w:val="20"/>
              </w:rPr>
            </w:pPr>
            <w:ins w:id="2129" w:author="Savinskaya Yulia" w:date="2021-03-09T17:47:00Z">
              <w:r>
                <w:rPr>
                  <w:rFonts w:ascii="Arial" w:hAnsi="Arial" w:cs="Arial"/>
                  <w:color w:val="000000" w:themeColor="text1"/>
                  <w:sz w:val="20"/>
                  <w:szCs w:val="20"/>
                </w:rPr>
                <w:t xml:space="preserve">Вес брутто, тн </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ADF3E33" w14:textId="77777777" w:rsidR="006F4F58" w:rsidRDefault="006F4F58" w:rsidP="006F4F58">
            <w:pPr>
              <w:spacing w:line="276" w:lineRule="auto"/>
              <w:jc w:val="left"/>
              <w:rPr>
                <w:ins w:id="2130" w:author="Savinskaya Yulia" w:date="2021-03-09T17:47:00Z"/>
                <w:rFonts w:ascii="Arial" w:hAnsi="Arial" w:cs="Arial"/>
                <w:color w:val="000000" w:themeColor="text1"/>
                <w:sz w:val="20"/>
                <w:szCs w:val="20"/>
              </w:rPr>
            </w:pPr>
            <w:ins w:id="2131" w:author="Savinskaya Yulia" w:date="2021-03-09T17:47:00Z">
              <w:r>
                <w:rPr>
                  <w:rFonts w:ascii="Arial" w:hAnsi="Arial" w:cs="Arial"/>
                  <w:color w:val="000000" w:themeColor="text1"/>
                  <w:sz w:val="20"/>
                  <w:szCs w:val="20"/>
                </w:rPr>
                <w:t>Фактически перевезенный груз</w:t>
              </w:r>
            </w:ins>
          </w:p>
          <w:p w14:paraId="0C0AC27D" w14:textId="772621AF" w:rsidR="006F4F58" w:rsidRDefault="006F4F58" w:rsidP="00B97E9D">
            <w:pPr>
              <w:spacing w:line="276" w:lineRule="auto"/>
              <w:jc w:val="left"/>
              <w:rPr>
                <w:ins w:id="2132" w:author="Savinskaya Yulia" w:date="2021-03-09T17:46:00Z"/>
                <w:rFonts w:ascii="Arial" w:hAnsi="Arial" w:cs="Arial"/>
                <w:color w:val="000000" w:themeColor="text1"/>
                <w:sz w:val="20"/>
                <w:szCs w:val="20"/>
              </w:rPr>
            </w:pPr>
            <w:ins w:id="2133" w:author="Savinskaya Yulia" w:date="2021-03-09T17:47:00Z">
              <w:r>
                <w:rPr>
                  <w:rFonts w:ascii="Arial" w:hAnsi="Arial" w:cs="Arial"/>
                  <w:color w:val="000000" w:themeColor="text1"/>
                  <w:sz w:val="20"/>
                  <w:szCs w:val="20"/>
                </w:rPr>
                <w:t>Заполняется вручную заказчиком</w:t>
              </w:r>
            </w:ins>
          </w:p>
        </w:tc>
      </w:tr>
      <w:tr w:rsidR="006F4F58" w:rsidRPr="00AE12DE" w14:paraId="7CA840BB" w14:textId="77777777" w:rsidTr="00ED4F88">
        <w:trPr>
          <w:cantSplit/>
          <w:ins w:id="2134" w:author="Savinskaya Yulia" w:date="2021-03-09T17:46: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29AD8C" w14:textId="681A3950" w:rsidR="006F4F58" w:rsidRPr="006F4F58" w:rsidRDefault="006F4F58">
            <w:pPr>
              <w:spacing w:line="276" w:lineRule="auto"/>
              <w:jc w:val="left"/>
              <w:rPr>
                <w:ins w:id="2135" w:author="Savinskaya Yulia" w:date="2021-03-09T17:46:00Z"/>
                <w:rFonts w:ascii="Arial" w:hAnsi="Arial" w:cs="Arial"/>
                <w:color w:val="000000" w:themeColor="text1"/>
                <w:sz w:val="20"/>
                <w:szCs w:val="20"/>
              </w:rPr>
            </w:pPr>
            <w:ins w:id="2136" w:author="Savinskaya Yulia" w:date="2021-03-09T17:47:00Z">
              <w:r>
                <w:rPr>
                  <w:rFonts w:ascii="Arial" w:hAnsi="Arial" w:cs="Arial"/>
                  <w:color w:val="000000" w:themeColor="text1"/>
                  <w:sz w:val="20"/>
                  <w:szCs w:val="20"/>
                </w:rPr>
                <w:t>Расстояние, км</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31F46F" w14:textId="77777777" w:rsidR="006F4F58" w:rsidRDefault="006F4F58" w:rsidP="00B97E9D">
            <w:pPr>
              <w:spacing w:line="276" w:lineRule="auto"/>
              <w:jc w:val="left"/>
              <w:rPr>
                <w:ins w:id="2137" w:author="Savinskaya Yulia" w:date="2021-03-09T17:48:00Z"/>
                <w:rFonts w:ascii="Arial" w:hAnsi="Arial" w:cs="Arial"/>
                <w:color w:val="000000" w:themeColor="text1"/>
                <w:sz w:val="20"/>
                <w:szCs w:val="20"/>
              </w:rPr>
            </w:pPr>
            <w:ins w:id="2138" w:author="Savinskaya Yulia" w:date="2021-03-09T17:47:00Z">
              <w:r>
                <w:rPr>
                  <w:rFonts w:ascii="Arial" w:hAnsi="Arial" w:cs="Arial"/>
                  <w:color w:val="000000" w:themeColor="text1"/>
                  <w:sz w:val="20"/>
                  <w:szCs w:val="20"/>
                </w:rPr>
                <w:t>Фактическое расстояние транспортировки</w:t>
              </w:r>
            </w:ins>
          </w:p>
          <w:p w14:paraId="38F3D111" w14:textId="10219736" w:rsidR="006F4F58" w:rsidRDefault="006F4F58" w:rsidP="00B97E9D">
            <w:pPr>
              <w:spacing w:line="276" w:lineRule="auto"/>
              <w:jc w:val="left"/>
              <w:rPr>
                <w:ins w:id="2139" w:author="Savinskaya Yulia" w:date="2021-03-09T17:46:00Z"/>
                <w:rFonts w:ascii="Arial" w:hAnsi="Arial" w:cs="Arial"/>
                <w:color w:val="000000" w:themeColor="text1"/>
                <w:sz w:val="20"/>
                <w:szCs w:val="20"/>
              </w:rPr>
            </w:pPr>
            <w:ins w:id="2140" w:author="Savinskaya Yulia" w:date="2021-03-09T17:48:00Z">
              <w:r>
                <w:rPr>
                  <w:rFonts w:ascii="Arial" w:hAnsi="Arial" w:cs="Arial"/>
                  <w:color w:val="000000" w:themeColor="text1"/>
                  <w:sz w:val="20"/>
                  <w:szCs w:val="20"/>
                </w:rPr>
                <w:t>Заполняется вручную заказчиком</w:t>
              </w:r>
            </w:ins>
          </w:p>
        </w:tc>
      </w:tr>
      <w:tr w:rsidR="006F4F58" w:rsidRPr="00AE12DE" w14:paraId="6A5AE9D9" w14:textId="77777777" w:rsidTr="00ED4F88">
        <w:trPr>
          <w:cantSplit/>
          <w:ins w:id="2141" w:author="Savinskaya Yulia" w:date="2021-03-09T17:48: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AA470C" w14:textId="3661CFDB" w:rsidR="006F4F58" w:rsidRDefault="006F4F58">
            <w:pPr>
              <w:spacing w:line="276" w:lineRule="auto"/>
              <w:jc w:val="left"/>
              <w:rPr>
                <w:ins w:id="2142" w:author="Savinskaya Yulia" w:date="2021-03-09T17:48:00Z"/>
                <w:rFonts w:ascii="Arial" w:hAnsi="Arial" w:cs="Arial"/>
                <w:color w:val="000000" w:themeColor="text1"/>
                <w:sz w:val="20"/>
                <w:szCs w:val="20"/>
              </w:rPr>
            </w:pPr>
            <w:ins w:id="2143" w:author="Savinskaya Yulia" w:date="2021-03-09T17:48:00Z">
              <w:r>
                <w:rPr>
                  <w:rFonts w:ascii="Arial" w:hAnsi="Arial" w:cs="Arial"/>
                  <w:color w:val="000000" w:themeColor="text1"/>
                  <w:sz w:val="20"/>
                  <w:szCs w:val="20"/>
                </w:rPr>
                <w:t>Грузооборот, ткм</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F67EE0" w14:textId="77777777" w:rsidR="006F4F58" w:rsidRDefault="006F4F58" w:rsidP="00B97E9D">
            <w:pPr>
              <w:spacing w:line="276" w:lineRule="auto"/>
              <w:jc w:val="left"/>
              <w:rPr>
                <w:ins w:id="2144" w:author="Savinskaya Yulia" w:date="2021-03-09T17:49:00Z"/>
                <w:rFonts w:ascii="Arial" w:hAnsi="Arial" w:cs="Arial"/>
                <w:color w:val="000000" w:themeColor="text1"/>
                <w:sz w:val="20"/>
                <w:szCs w:val="20"/>
              </w:rPr>
            </w:pPr>
            <w:ins w:id="2145" w:author="Savinskaya Yulia" w:date="2021-03-09T17:49:00Z">
              <w:r>
                <w:rPr>
                  <w:rFonts w:ascii="Arial" w:hAnsi="Arial" w:cs="Arial"/>
                  <w:color w:val="000000" w:themeColor="text1"/>
                  <w:sz w:val="20"/>
                  <w:szCs w:val="20"/>
                </w:rPr>
                <w:t>Фактический грузооборот</w:t>
              </w:r>
            </w:ins>
          </w:p>
          <w:p w14:paraId="22747FE3" w14:textId="2EB0C965" w:rsidR="006F4F58" w:rsidRDefault="006F4F58" w:rsidP="00B97E9D">
            <w:pPr>
              <w:spacing w:line="276" w:lineRule="auto"/>
              <w:jc w:val="left"/>
              <w:rPr>
                <w:ins w:id="2146" w:author="Savinskaya Yulia" w:date="2021-03-09T17:48:00Z"/>
                <w:rFonts w:ascii="Arial" w:hAnsi="Arial" w:cs="Arial"/>
                <w:color w:val="000000" w:themeColor="text1"/>
                <w:sz w:val="20"/>
                <w:szCs w:val="20"/>
              </w:rPr>
            </w:pPr>
            <w:ins w:id="2147" w:author="Savinskaya Yulia" w:date="2021-03-09T17:49:00Z">
              <w:r>
                <w:rPr>
                  <w:rFonts w:ascii="Arial" w:hAnsi="Arial" w:cs="Arial"/>
                  <w:color w:val="000000" w:themeColor="text1"/>
                  <w:sz w:val="20"/>
                  <w:szCs w:val="20"/>
                </w:rPr>
                <w:t>Заполняется автоматически на основании фактически перевезенного веса груза и расстояния</w:t>
              </w:r>
            </w:ins>
          </w:p>
        </w:tc>
      </w:tr>
      <w:tr w:rsidR="00B97E9D" w:rsidRPr="00AE12DE" w14:paraId="1BBE2F93" w14:textId="77777777" w:rsidTr="00ED4F88">
        <w:trPr>
          <w:cantSplit/>
          <w:ins w:id="2148" w:author="Savinskaya Yulia" w:date="2021-02-24T17:33: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FC7811" w14:textId="6C6E3F4C" w:rsidR="00B97E9D" w:rsidRPr="00B97E9D" w:rsidRDefault="00B97E9D" w:rsidP="00B97E9D">
            <w:pPr>
              <w:spacing w:line="276" w:lineRule="auto"/>
              <w:jc w:val="left"/>
              <w:rPr>
                <w:ins w:id="2149" w:author="Savinskaya Yulia" w:date="2021-02-24T17:33:00Z"/>
                <w:rFonts w:ascii="Arial" w:hAnsi="Arial" w:cs="Arial"/>
                <w:color w:val="000000" w:themeColor="text1"/>
                <w:sz w:val="20"/>
                <w:szCs w:val="20"/>
              </w:rPr>
            </w:pPr>
            <w:ins w:id="2150" w:author="Savinskaya Yulia" w:date="2021-02-24T17:33:00Z">
              <w:r>
                <w:rPr>
                  <w:rFonts w:ascii="Arial" w:hAnsi="Arial" w:cs="Arial"/>
                  <w:color w:val="000000" w:themeColor="text1"/>
                  <w:sz w:val="20"/>
                  <w:szCs w:val="20"/>
                </w:rPr>
                <w:t>Местоположение</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1D6BE2" w14:textId="77777777" w:rsidR="00B97E9D" w:rsidRDefault="00B97E9D" w:rsidP="00B97E9D">
            <w:pPr>
              <w:spacing w:line="276" w:lineRule="auto"/>
              <w:jc w:val="left"/>
              <w:rPr>
                <w:ins w:id="2151" w:author="Savinskaya Yulia" w:date="2021-02-24T17:33:00Z"/>
                <w:rFonts w:ascii="Arial" w:hAnsi="Arial" w:cs="Arial"/>
                <w:color w:val="000000" w:themeColor="text1"/>
                <w:sz w:val="20"/>
                <w:szCs w:val="20"/>
              </w:rPr>
            </w:pPr>
            <w:ins w:id="2152" w:author="Savinskaya Yulia" w:date="2021-02-24T17:33:00Z">
              <w:r>
                <w:rPr>
                  <w:rFonts w:ascii="Arial" w:hAnsi="Arial" w:cs="Arial"/>
                  <w:color w:val="000000" w:themeColor="text1"/>
                  <w:sz w:val="20"/>
                  <w:szCs w:val="20"/>
                </w:rPr>
                <w:t>Местоположение выполняемых работ</w:t>
              </w:r>
            </w:ins>
          </w:p>
          <w:p w14:paraId="6096FEEA" w14:textId="17EC305E" w:rsidR="00B97E9D" w:rsidRDefault="00B97E9D" w:rsidP="00B97E9D">
            <w:pPr>
              <w:spacing w:line="276" w:lineRule="auto"/>
              <w:jc w:val="left"/>
              <w:rPr>
                <w:ins w:id="2153" w:author="Savinskaya Yulia" w:date="2021-02-24T17:33:00Z"/>
                <w:rFonts w:ascii="Arial" w:hAnsi="Arial" w:cs="Arial"/>
                <w:color w:val="000000" w:themeColor="text1"/>
                <w:sz w:val="20"/>
                <w:szCs w:val="20"/>
              </w:rPr>
            </w:pPr>
            <w:ins w:id="2154" w:author="Savinskaya Yulia" w:date="2021-02-24T17:33:00Z">
              <w:r>
                <w:rPr>
                  <w:rFonts w:ascii="Arial" w:hAnsi="Arial" w:cs="Arial"/>
                  <w:color w:val="000000" w:themeColor="text1"/>
                  <w:sz w:val="20"/>
                  <w:szCs w:val="20"/>
                </w:rPr>
                <w:t>Выбирается из справочника</w:t>
              </w:r>
            </w:ins>
          </w:p>
        </w:tc>
      </w:tr>
      <w:tr w:rsidR="00B97E9D" w:rsidRPr="00AE12DE" w14:paraId="3602187E" w14:textId="77777777" w:rsidTr="002362E2">
        <w:tblPrEx>
          <w:tblW w:w="4938" w:type="pct"/>
          <w:tblCellMar>
            <w:left w:w="0" w:type="dxa"/>
            <w:right w:w="0" w:type="dxa"/>
          </w:tblCellMar>
          <w:tblPrExChange w:id="2155" w:author="Savinskaya Yulia" w:date="2021-02-24T17:34:00Z">
            <w:tblPrEx>
              <w:tblW w:w="4938" w:type="pct"/>
              <w:tblCellMar>
                <w:left w:w="0" w:type="dxa"/>
                <w:right w:w="0" w:type="dxa"/>
              </w:tblCellMar>
            </w:tblPrEx>
          </w:tblPrExChange>
        </w:tblPrEx>
        <w:trPr>
          <w:cantSplit/>
          <w:ins w:id="2156" w:author="Savinskaya Yulia" w:date="2021-02-24T17:33:00Z"/>
          <w:trPrChange w:id="2157" w:author="Savinskaya Yulia" w:date="2021-02-24T17:34:00Z">
            <w:trPr>
              <w:gridAfter w:val="0"/>
              <w:cantSplit/>
            </w:trPr>
          </w:trPrChange>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Change w:id="2158" w:author="Savinskaya Yulia" w:date="2021-02-24T17:34:00Z">
              <w:tcPr>
                <w:tcW w:w="9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tcPrChange>
          </w:tcPr>
          <w:p w14:paraId="2DD76465" w14:textId="5E8E2F50" w:rsidR="00B97E9D" w:rsidRPr="00B97E9D" w:rsidRDefault="00B97E9D" w:rsidP="00B97E9D">
            <w:pPr>
              <w:spacing w:line="276" w:lineRule="auto"/>
              <w:jc w:val="left"/>
              <w:rPr>
                <w:ins w:id="2159" w:author="Savinskaya Yulia" w:date="2021-02-24T17:33:00Z"/>
                <w:rFonts w:ascii="Arial" w:hAnsi="Arial" w:cs="Arial"/>
                <w:color w:val="000000" w:themeColor="text1"/>
                <w:sz w:val="20"/>
                <w:szCs w:val="20"/>
              </w:rPr>
            </w:pPr>
            <w:ins w:id="2160" w:author="Savinskaya Yulia" w:date="2021-02-24T17:34:00Z">
              <w:r>
                <w:rPr>
                  <w:rFonts w:ascii="Arial" w:hAnsi="Arial" w:cs="Arial"/>
                  <w:color w:val="000000" w:themeColor="text1"/>
                  <w:sz w:val="20"/>
                  <w:szCs w:val="20"/>
                </w:rPr>
                <w:t>Запланированная дата и время отправления</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Change w:id="2161" w:author="Savinskaya Yulia" w:date="2021-02-24T17:34:00Z">
              <w:tcPr>
                <w:tcW w:w="402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tcPrChange>
          </w:tcPr>
          <w:p w14:paraId="6D911E0D" w14:textId="6A51F475" w:rsidR="00B97E9D" w:rsidRDefault="00B97E9D" w:rsidP="00B97E9D">
            <w:pPr>
              <w:spacing w:line="276" w:lineRule="auto"/>
              <w:jc w:val="left"/>
              <w:rPr>
                <w:ins w:id="2162" w:author="Savinskaya Yulia" w:date="2021-02-24T17:34:00Z"/>
                <w:rFonts w:ascii="Arial" w:hAnsi="Arial" w:cs="Arial"/>
                <w:color w:val="000000" w:themeColor="text1"/>
                <w:sz w:val="20"/>
                <w:szCs w:val="20"/>
              </w:rPr>
            </w:pPr>
            <w:ins w:id="2163" w:author="Savinskaya Yulia" w:date="2021-02-24T17:34:00Z">
              <w:r>
                <w:rPr>
                  <w:rFonts w:ascii="Arial" w:hAnsi="Arial" w:cs="Arial"/>
                  <w:color w:val="000000" w:themeColor="text1"/>
                  <w:sz w:val="20"/>
                  <w:szCs w:val="20"/>
                </w:rPr>
                <w:t>Запланированная дата и время отправления</w:t>
              </w:r>
            </w:ins>
          </w:p>
          <w:p w14:paraId="3B333196" w14:textId="733AC07F" w:rsidR="00B97E9D" w:rsidRDefault="00B97E9D" w:rsidP="00B97E9D">
            <w:pPr>
              <w:spacing w:line="276" w:lineRule="auto"/>
              <w:jc w:val="left"/>
              <w:rPr>
                <w:ins w:id="2164" w:author="Savinskaya Yulia" w:date="2021-02-24T17:33:00Z"/>
                <w:rFonts w:ascii="Arial" w:hAnsi="Arial" w:cs="Arial"/>
                <w:color w:val="000000" w:themeColor="text1"/>
                <w:sz w:val="20"/>
                <w:szCs w:val="20"/>
              </w:rPr>
            </w:pPr>
            <w:ins w:id="2165" w:author="Savinskaya Yulia" w:date="2021-02-24T17:34:00Z">
              <w:r>
                <w:rPr>
                  <w:rFonts w:ascii="Arial" w:hAnsi="Arial" w:cs="Arial"/>
                  <w:color w:val="000000" w:themeColor="text1"/>
                  <w:sz w:val="20"/>
                  <w:szCs w:val="20"/>
                </w:rPr>
                <w:t>Заполняется вручную</w:t>
              </w:r>
            </w:ins>
          </w:p>
        </w:tc>
      </w:tr>
      <w:tr w:rsidR="00B97E9D" w:rsidRPr="00AE12DE" w14:paraId="4B727CBD" w14:textId="77777777" w:rsidTr="002362E2">
        <w:tblPrEx>
          <w:tblW w:w="4938" w:type="pct"/>
          <w:tblCellMar>
            <w:left w:w="0" w:type="dxa"/>
            <w:right w:w="0" w:type="dxa"/>
          </w:tblCellMar>
          <w:tblPrExChange w:id="2166" w:author="Savinskaya Yulia" w:date="2021-02-24T17:34:00Z">
            <w:tblPrEx>
              <w:tblW w:w="4938" w:type="pct"/>
              <w:tblCellMar>
                <w:left w:w="0" w:type="dxa"/>
                <w:right w:w="0" w:type="dxa"/>
              </w:tblCellMar>
            </w:tblPrEx>
          </w:tblPrExChange>
        </w:tblPrEx>
        <w:trPr>
          <w:cantSplit/>
          <w:ins w:id="2167" w:author="Savinskaya Yulia" w:date="2021-02-24T17:33:00Z"/>
          <w:trPrChange w:id="2168" w:author="Savinskaya Yulia" w:date="2021-02-24T17:34:00Z">
            <w:trPr>
              <w:gridAfter w:val="0"/>
              <w:cantSplit/>
            </w:trPr>
          </w:trPrChange>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Change w:id="2169" w:author="Savinskaya Yulia" w:date="2021-02-24T17:34:00Z">
              <w:tcPr>
                <w:tcW w:w="9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tcPrChange>
          </w:tcPr>
          <w:p w14:paraId="7E245255" w14:textId="0FB9E9FB" w:rsidR="00B97E9D" w:rsidRPr="00B97E9D" w:rsidRDefault="00B97E9D" w:rsidP="00B97E9D">
            <w:pPr>
              <w:spacing w:line="276" w:lineRule="auto"/>
              <w:jc w:val="left"/>
              <w:rPr>
                <w:ins w:id="2170" w:author="Savinskaya Yulia" w:date="2021-02-24T17:33:00Z"/>
                <w:rFonts w:ascii="Arial" w:hAnsi="Arial" w:cs="Arial"/>
                <w:color w:val="000000" w:themeColor="text1"/>
                <w:sz w:val="20"/>
                <w:szCs w:val="20"/>
              </w:rPr>
            </w:pPr>
            <w:ins w:id="2171" w:author="Savinskaya Yulia" w:date="2021-02-24T17:34:00Z">
              <w:r>
                <w:rPr>
                  <w:rFonts w:ascii="Arial" w:hAnsi="Arial" w:cs="Arial"/>
                  <w:color w:val="000000" w:themeColor="text1"/>
                  <w:sz w:val="20"/>
                  <w:szCs w:val="20"/>
                </w:rPr>
                <w:t>Запланированная дата и время прибытия</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Change w:id="2172" w:author="Savinskaya Yulia" w:date="2021-02-24T17:34:00Z">
              <w:tcPr>
                <w:tcW w:w="402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tcPrChange>
          </w:tcPr>
          <w:p w14:paraId="2FF7B802" w14:textId="651C2822" w:rsidR="00B97E9D" w:rsidRDefault="00B97E9D" w:rsidP="00B97E9D">
            <w:pPr>
              <w:spacing w:line="276" w:lineRule="auto"/>
              <w:jc w:val="left"/>
              <w:rPr>
                <w:ins w:id="2173" w:author="Savinskaya Yulia" w:date="2021-02-24T17:34:00Z"/>
                <w:rFonts w:ascii="Arial" w:hAnsi="Arial" w:cs="Arial"/>
                <w:color w:val="000000" w:themeColor="text1"/>
                <w:sz w:val="20"/>
                <w:szCs w:val="20"/>
              </w:rPr>
            </w:pPr>
            <w:ins w:id="2174" w:author="Savinskaya Yulia" w:date="2021-02-24T17:34:00Z">
              <w:r>
                <w:rPr>
                  <w:rFonts w:ascii="Arial" w:hAnsi="Arial" w:cs="Arial"/>
                  <w:color w:val="000000" w:themeColor="text1"/>
                  <w:sz w:val="20"/>
                  <w:szCs w:val="20"/>
                </w:rPr>
                <w:t>Запланированная дата и время прибытия</w:t>
              </w:r>
            </w:ins>
          </w:p>
          <w:p w14:paraId="5277728D" w14:textId="4D5ADF8B" w:rsidR="00B97E9D" w:rsidRDefault="00B97E9D" w:rsidP="00B97E9D">
            <w:pPr>
              <w:spacing w:line="276" w:lineRule="auto"/>
              <w:jc w:val="left"/>
              <w:rPr>
                <w:ins w:id="2175" w:author="Savinskaya Yulia" w:date="2021-02-24T17:33:00Z"/>
                <w:rFonts w:ascii="Arial" w:hAnsi="Arial" w:cs="Arial"/>
                <w:color w:val="000000" w:themeColor="text1"/>
                <w:sz w:val="20"/>
                <w:szCs w:val="20"/>
              </w:rPr>
            </w:pPr>
            <w:ins w:id="2176" w:author="Savinskaya Yulia" w:date="2021-02-24T17:34:00Z">
              <w:r>
                <w:rPr>
                  <w:rFonts w:ascii="Arial" w:hAnsi="Arial" w:cs="Arial"/>
                  <w:color w:val="000000" w:themeColor="text1"/>
                  <w:sz w:val="20"/>
                  <w:szCs w:val="20"/>
                </w:rPr>
                <w:t>Заполняется вручную</w:t>
              </w:r>
            </w:ins>
          </w:p>
        </w:tc>
      </w:tr>
      <w:tr w:rsidR="00B97E9D" w:rsidRPr="00AE12DE" w14:paraId="40EE5347" w14:textId="77777777" w:rsidTr="002362E2">
        <w:trPr>
          <w:cantSplit/>
          <w:ins w:id="2177" w:author="Savinskaya Yulia" w:date="2021-02-24T17:34: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A766C4" w14:textId="11FDAC81" w:rsidR="00B97E9D" w:rsidRDefault="00B97E9D" w:rsidP="00B97E9D">
            <w:pPr>
              <w:spacing w:line="276" w:lineRule="auto"/>
              <w:jc w:val="left"/>
              <w:rPr>
                <w:ins w:id="2178" w:author="Savinskaya Yulia" w:date="2021-02-24T17:34:00Z"/>
                <w:rFonts w:ascii="Arial" w:hAnsi="Arial" w:cs="Arial"/>
                <w:color w:val="000000" w:themeColor="text1"/>
                <w:sz w:val="20"/>
                <w:szCs w:val="20"/>
              </w:rPr>
            </w:pPr>
            <w:ins w:id="2179" w:author="Savinskaya Yulia" w:date="2021-02-24T17:34:00Z">
              <w:r>
                <w:rPr>
                  <w:rFonts w:ascii="Arial" w:hAnsi="Arial" w:cs="Arial"/>
                  <w:color w:val="000000" w:themeColor="text1"/>
                  <w:sz w:val="20"/>
                  <w:szCs w:val="20"/>
                </w:rPr>
                <w:t>Комментарий</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DD3AC7" w14:textId="77777777" w:rsidR="00B97E9D" w:rsidRDefault="00B97E9D" w:rsidP="00B97E9D">
            <w:pPr>
              <w:spacing w:line="276" w:lineRule="auto"/>
              <w:jc w:val="left"/>
              <w:rPr>
                <w:ins w:id="2180" w:author="Savinskaya Yulia" w:date="2021-02-24T17:35:00Z"/>
                <w:rFonts w:ascii="Arial" w:hAnsi="Arial" w:cs="Arial"/>
                <w:color w:val="000000" w:themeColor="text1"/>
                <w:sz w:val="20"/>
                <w:szCs w:val="20"/>
              </w:rPr>
            </w:pPr>
            <w:ins w:id="2181" w:author="Savinskaya Yulia" w:date="2021-02-24T17:34:00Z">
              <w:r>
                <w:rPr>
                  <w:rFonts w:ascii="Arial" w:hAnsi="Arial" w:cs="Arial"/>
                  <w:color w:val="000000" w:themeColor="text1"/>
                  <w:sz w:val="20"/>
                  <w:szCs w:val="20"/>
                </w:rPr>
                <w:t>Текст с комментарием</w:t>
              </w:r>
            </w:ins>
          </w:p>
          <w:p w14:paraId="571E4FF5" w14:textId="0424A81B" w:rsidR="00B97E9D" w:rsidRDefault="00B97E9D" w:rsidP="00B97E9D">
            <w:pPr>
              <w:spacing w:line="276" w:lineRule="auto"/>
              <w:jc w:val="left"/>
              <w:rPr>
                <w:ins w:id="2182" w:author="Savinskaya Yulia" w:date="2021-02-24T17:34:00Z"/>
                <w:rFonts w:ascii="Arial" w:hAnsi="Arial" w:cs="Arial"/>
                <w:color w:val="000000" w:themeColor="text1"/>
                <w:sz w:val="20"/>
                <w:szCs w:val="20"/>
              </w:rPr>
            </w:pPr>
            <w:ins w:id="2183" w:author="Savinskaya Yulia" w:date="2021-02-24T17:35:00Z">
              <w:r>
                <w:rPr>
                  <w:rFonts w:ascii="Arial" w:hAnsi="Arial" w:cs="Arial"/>
                  <w:color w:val="000000" w:themeColor="text1"/>
                  <w:sz w:val="20"/>
                  <w:szCs w:val="20"/>
                </w:rPr>
                <w:t>Заполняется вручную</w:t>
              </w:r>
            </w:ins>
          </w:p>
        </w:tc>
      </w:tr>
      <w:tr w:rsidR="00B97E9D" w:rsidRPr="00AE12DE" w14:paraId="66AC1BFC" w14:textId="77777777" w:rsidTr="002362E2">
        <w:trPr>
          <w:cantSplit/>
          <w:ins w:id="2184" w:author="Savinskaya Yulia" w:date="2021-02-24T17:35: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D166A7" w14:textId="26CC7165" w:rsidR="00B97E9D" w:rsidRDefault="00B97E9D" w:rsidP="00B97E9D">
            <w:pPr>
              <w:spacing w:line="276" w:lineRule="auto"/>
              <w:jc w:val="left"/>
              <w:rPr>
                <w:ins w:id="2185" w:author="Savinskaya Yulia" w:date="2021-02-24T17:35:00Z"/>
                <w:rFonts w:ascii="Arial" w:hAnsi="Arial" w:cs="Arial"/>
                <w:color w:val="000000" w:themeColor="text1"/>
                <w:sz w:val="20"/>
                <w:szCs w:val="20"/>
              </w:rPr>
            </w:pPr>
            <w:ins w:id="2186" w:author="Savinskaya Yulia" w:date="2021-02-24T17:35:00Z">
              <w:r>
                <w:rPr>
                  <w:rFonts w:ascii="Arial" w:hAnsi="Arial" w:cs="Arial"/>
                  <w:color w:val="000000" w:themeColor="text1"/>
                  <w:sz w:val="20"/>
                  <w:szCs w:val="20"/>
                </w:rPr>
                <w:t>Количество точек маршрута</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2B0C6F" w14:textId="77777777" w:rsidR="00B97E9D" w:rsidRDefault="00B97E9D" w:rsidP="00B97E9D">
            <w:pPr>
              <w:spacing w:line="276" w:lineRule="auto"/>
              <w:jc w:val="left"/>
              <w:rPr>
                <w:ins w:id="2187" w:author="Savinskaya Yulia" w:date="2021-02-24T17:35:00Z"/>
                <w:rFonts w:ascii="Arial" w:hAnsi="Arial" w:cs="Arial"/>
                <w:color w:val="000000" w:themeColor="text1"/>
                <w:sz w:val="20"/>
                <w:szCs w:val="20"/>
              </w:rPr>
            </w:pPr>
            <w:ins w:id="2188" w:author="Savinskaya Yulia" w:date="2021-02-24T17:35:00Z">
              <w:r>
                <w:rPr>
                  <w:rFonts w:ascii="Arial" w:hAnsi="Arial" w:cs="Arial"/>
                  <w:color w:val="000000" w:themeColor="text1"/>
                  <w:sz w:val="20"/>
                  <w:szCs w:val="20"/>
                </w:rPr>
                <w:t>Количество точек маршрута задания</w:t>
              </w:r>
            </w:ins>
          </w:p>
          <w:p w14:paraId="335BDFF9" w14:textId="4E37EE22" w:rsidR="00B97E9D" w:rsidRDefault="00B97E9D" w:rsidP="00B97E9D">
            <w:pPr>
              <w:spacing w:line="276" w:lineRule="auto"/>
              <w:jc w:val="left"/>
              <w:rPr>
                <w:ins w:id="2189" w:author="Savinskaya Yulia" w:date="2021-02-24T17:35:00Z"/>
                <w:rFonts w:ascii="Arial" w:hAnsi="Arial" w:cs="Arial"/>
                <w:color w:val="000000" w:themeColor="text1"/>
                <w:sz w:val="20"/>
                <w:szCs w:val="20"/>
              </w:rPr>
            </w:pPr>
            <w:ins w:id="2190" w:author="Savinskaya Yulia" w:date="2021-02-24T17:35:00Z">
              <w:r>
                <w:rPr>
                  <w:rFonts w:ascii="Arial" w:hAnsi="Arial" w:cs="Arial"/>
                  <w:color w:val="000000" w:themeColor="text1"/>
                  <w:sz w:val="20"/>
                  <w:szCs w:val="20"/>
                </w:rPr>
                <w:t>Выбирается из справочника</w:t>
              </w:r>
            </w:ins>
          </w:p>
        </w:tc>
      </w:tr>
      <w:tr w:rsidR="00B97E9D" w:rsidRPr="00AE12DE" w14:paraId="79F428C1" w14:textId="77777777" w:rsidTr="002362E2">
        <w:trPr>
          <w:cantSplit/>
          <w:ins w:id="2191" w:author="Savinskaya Yulia" w:date="2021-02-24T17:35: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B51F65" w14:textId="572D53D2" w:rsidR="00B97E9D" w:rsidRPr="00B97E9D" w:rsidRDefault="00B97E9D" w:rsidP="00B97E9D">
            <w:pPr>
              <w:spacing w:line="276" w:lineRule="auto"/>
              <w:jc w:val="left"/>
              <w:rPr>
                <w:ins w:id="2192" w:author="Savinskaya Yulia" w:date="2021-02-24T17:35:00Z"/>
                <w:rFonts w:ascii="Arial" w:hAnsi="Arial" w:cs="Arial"/>
                <w:color w:val="000000" w:themeColor="text1"/>
                <w:sz w:val="20"/>
                <w:szCs w:val="20"/>
              </w:rPr>
            </w:pPr>
            <w:ins w:id="2193" w:author="Savinskaya Yulia" w:date="2021-02-24T17:35:00Z">
              <w:r w:rsidRPr="00B97E9D">
                <w:rPr>
                  <w:rFonts w:ascii="Arial" w:hAnsi="Arial" w:cs="Arial"/>
                  <w:color w:val="000000" w:themeColor="text1"/>
                  <w:sz w:val="20"/>
                  <w:szCs w:val="20"/>
                  <w:rPrChange w:id="2194" w:author="Savinskaya Yulia" w:date="2021-02-24T17:36:00Z">
                    <w:rPr>
                      <w:rFonts w:eastAsiaTheme="minorHAnsi"/>
                      <w:szCs w:val="24"/>
                    </w:rPr>
                  </w:rPrChange>
                </w:rPr>
                <w:t>Местоположение 1</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3BBEF1" w14:textId="77777777" w:rsidR="00B97E9D" w:rsidRDefault="00B97E9D">
            <w:pPr>
              <w:spacing w:line="276" w:lineRule="auto"/>
              <w:jc w:val="left"/>
              <w:rPr>
                <w:ins w:id="2195" w:author="Savinskaya Yulia" w:date="2021-02-24T17:35:00Z"/>
                <w:rFonts w:ascii="Arial" w:hAnsi="Arial" w:cs="Arial"/>
                <w:color w:val="000000" w:themeColor="text1"/>
                <w:sz w:val="20"/>
                <w:szCs w:val="20"/>
              </w:rPr>
            </w:pPr>
            <w:ins w:id="2196" w:author="Savinskaya Yulia" w:date="2021-02-24T17:35:00Z">
              <w:r>
                <w:rPr>
                  <w:rFonts w:ascii="Arial" w:hAnsi="Arial" w:cs="Arial"/>
                  <w:color w:val="000000" w:themeColor="text1"/>
                  <w:sz w:val="20"/>
                  <w:szCs w:val="20"/>
                </w:rPr>
                <w:t>Местоположение маршрута задания</w:t>
              </w:r>
            </w:ins>
          </w:p>
          <w:p w14:paraId="2D824740" w14:textId="321927BA" w:rsidR="00B97E9D" w:rsidRDefault="00B97E9D">
            <w:pPr>
              <w:spacing w:line="276" w:lineRule="auto"/>
              <w:jc w:val="left"/>
              <w:rPr>
                <w:ins w:id="2197" w:author="Savinskaya Yulia" w:date="2021-02-24T17:35:00Z"/>
                <w:rFonts w:ascii="Arial" w:hAnsi="Arial" w:cs="Arial"/>
                <w:color w:val="000000" w:themeColor="text1"/>
                <w:sz w:val="20"/>
                <w:szCs w:val="20"/>
              </w:rPr>
            </w:pPr>
            <w:ins w:id="2198" w:author="Savinskaya Yulia" w:date="2021-02-24T17:36:00Z">
              <w:r>
                <w:rPr>
                  <w:rFonts w:ascii="Arial" w:hAnsi="Arial" w:cs="Arial"/>
                  <w:color w:val="000000" w:themeColor="text1"/>
                  <w:sz w:val="20"/>
                  <w:szCs w:val="20"/>
                </w:rPr>
                <w:t>Выбирается из справочника</w:t>
              </w:r>
            </w:ins>
          </w:p>
        </w:tc>
      </w:tr>
      <w:tr w:rsidR="00B97E9D" w:rsidRPr="00AE12DE" w14:paraId="40C7EC1E" w14:textId="77777777" w:rsidTr="002362E2">
        <w:trPr>
          <w:cantSplit/>
          <w:ins w:id="2199" w:author="Savinskaya Yulia" w:date="2021-02-24T17:35: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F57230" w14:textId="1880A7E3" w:rsidR="00B97E9D" w:rsidRPr="00B97E9D" w:rsidRDefault="00B97E9D">
            <w:pPr>
              <w:spacing w:line="276" w:lineRule="auto"/>
              <w:jc w:val="left"/>
              <w:rPr>
                <w:ins w:id="2200" w:author="Savinskaya Yulia" w:date="2021-02-24T17:35:00Z"/>
                <w:rFonts w:ascii="Arial" w:hAnsi="Arial" w:cs="Arial"/>
                <w:color w:val="000000" w:themeColor="text1"/>
                <w:sz w:val="20"/>
                <w:szCs w:val="20"/>
                <w:rPrChange w:id="2201" w:author="Savinskaya Yulia" w:date="2021-02-24T17:36:00Z">
                  <w:rPr>
                    <w:ins w:id="2202" w:author="Savinskaya Yulia" w:date="2021-02-24T17:35:00Z"/>
                    <w:rFonts w:eastAsiaTheme="minorHAnsi"/>
                    <w:szCs w:val="24"/>
                  </w:rPr>
                </w:rPrChange>
              </w:rPr>
              <w:pPrChange w:id="2203" w:author="Savinskaya Yulia" w:date="2021-02-24T17:36:00Z">
                <w:pPr>
                  <w:autoSpaceDE w:val="0"/>
                  <w:autoSpaceDN w:val="0"/>
                  <w:adjustRightInd w:val="0"/>
                  <w:jc w:val="left"/>
                </w:pPr>
              </w:pPrChange>
            </w:pPr>
            <w:ins w:id="2204" w:author="Savinskaya Yulia" w:date="2021-02-24T17:35:00Z">
              <w:r w:rsidRPr="00B97E9D">
                <w:rPr>
                  <w:rFonts w:ascii="Arial" w:hAnsi="Arial" w:cs="Arial"/>
                  <w:color w:val="000000" w:themeColor="text1"/>
                  <w:sz w:val="20"/>
                  <w:szCs w:val="20"/>
                  <w:rPrChange w:id="2205" w:author="Savinskaya Yulia" w:date="2021-02-24T17:36:00Z">
                    <w:rPr>
                      <w:rFonts w:eastAsiaTheme="minorHAnsi"/>
                      <w:szCs w:val="24"/>
                    </w:rPr>
                  </w:rPrChange>
                </w:rPr>
                <w:t>Местоположение 2</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37FDF4" w14:textId="77777777" w:rsidR="00B97E9D" w:rsidRDefault="00B97E9D" w:rsidP="00B97E9D">
            <w:pPr>
              <w:spacing w:line="276" w:lineRule="auto"/>
              <w:jc w:val="left"/>
              <w:rPr>
                <w:ins w:id="2206" w:author="Savinskaya Yulia" w:date="2021-02-24T17:36:00Z"/>
                <w:rFonts w:ascii="Arial" w:hAnsi="Arial" w:cs="Arial"/>
                <w:color w:val="000000" w:themeColor="text1"/>
                <w:sz w:val="20"/>
                <w:szCs w:val="20"/>
              </w:rPr>
            </w:pPr>
            <w:ins w:id="2207" w:author="Savinskaya Yulia" w:date="2021-02-24T17:36:00Z">
              <w:r>
                <w:rPr>
                  <w:rFonts w:ascii="Arial" w:hAnsi="Arial" w:cs="Arial"/>
                  <w:color w:val="000000" w:themeColor="text1"/>
                  <w:sz w:val="20"/>
                  <w:szCs w:val="20"/>
                </w:rPr>
                <w:t>Местоположение маршрута задания</w:t>
              </w:r>
            </w:ins>
          </w:p>
          <w:p w14:paraId="682A7B45" w14:textId="2A16544E" w:rsidR="00B97E9D" w:rsidRDefault="00B97E9D" w:rsidP="00B97E9D">
            <w:pPr>
              <w:spacing w:line="276" w:lineRule="auto"/>
              <w:jc w:val="left"/>
              <w:rPr>
                <w:ins w:id="2208" w:author="Savinskaya Yulia" w:date="2021-02-24T17:35:00Z"/>
                <w:rFonts w:ascii="Arial" w:hAnsi="Arial" w:cs="Arial"/>
                <w:color w:val="000000" w:themeColor="text1"/>
                <w:sz w:val="20"/>
                <w:szCs w:val="20"/>
              </w:rPr>
            </w:pPr>
            <w:ins w:id="2209" w:author="Savinskaya Yulia" w:date="2021-02-24T17:36:00Z">
              <w:r>
                <w:rPr>
                  <w:rFonts w:ascii="Arial" w:hAnsi="Arial" w:cs="Arial"/>
                  <w:color w:val="000000" w:themeColor="text1"/>
                  <w:sz w:val="20"/>
                  <w:szCs w:val="20"/>
                </w:rPr>
                <w:t>Выбирается из справочника</w:t>
              </w:r>
            </w:ins>
          </w:p>
        </w:tc>
      </w:tr>
      <w:tr w:rsidR="00B97E9D" w:rsidRPr="00AE12DE" w14:paraId="4FA13889" w14:textId="77777777" w:rsidTr="002362E2">
        <w:trPr>
          <w:cantSplit/>
          <w:ins w:id="2210" w:author="Savinskaya Yulia" w:date="2021-02-24T17:35: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D0EC2F" w14:textId="4E5471D9" w:rsidR="00B97E9D" w:rsidRPr="00B97E9D" w:rsidRDefault="00B97E9D">
            <w:pPr>
              <w:spacing w:line="276" w:lineRule="auto"/>
              <w:jc w:val="left"/>
              <w:rPr>
                <w:ins w:id="2211" w:author="Savinskaya Yulia" w:date="2021-02-24T17:35:00Z"/>
                <w:rFonts w:ascii="Arial" w:hAnsi="Arial" w:cs="Arial"/>
                <w:color w:val="000000" w:themeColor="text1"/>
                <w:sz w:val="20"/>
                <w:szCs w:val="20"/>
                <w:rPrChange w:id="2212" w:author="Savinskaya Yulia" w:date="2021-02-24T17:36:00Z">
                  <w:rPr>
                    <w:ins w:id="2213" w:author="Savinskaya Yulia" w:date="2021-02-24T17:35:00Z"/>
                    <w:rFonts w:eastAsiaTheme="minorHAnsi"/>
                    <w:szCs w:val="24"/>
                  </w:rPr>
                </w:rPrChange>
              </w:rPr>
              <w:pPrChange w:id="2214" w:author="Savinskaya Yulia" w:date="2021-02-24T17:36:00Z">
                <w:pPr>
                  <w:autoSpaceDE w:val="0"/>
                  <w:autoSpaceDN w:val="0"/>
                  <w:adjustRightInd w:val="0"/>
                  <w:jc w:val="left"/>
                </w:pPr>
              </w:pPrChange>
            </w:pPr>
            <w:ins w:id="2215" w:author="Savinskaya Yulia" w:date="2021-02-24T17:36:00Z">
              <w:r w:rsidRPr="00D8469B">
                <w:rPr>
                  <w:rFonts w:ascii="Arial" w:hAnsi="Arial" w:cs="Arial"/>
                  <w:color w:val="000000" w:themeColor="text1"/>
                  <w:sz w:val="20"/>
                  <w:szCs w:val="20"/>
                </w:rPr>
                <w:t xml:space="preserve">Местоположение </w:t>
              </w:r>
              <w:r>
                <w:rPr>
                  <w:rFonts w:ascii="Arial" w:hAnsi="Arial" w:cs="Arial"/>
                  <w:color w:val="000000" w:themeColor="text1"/>
                  <w:sz w:val="20"/>
                  <w:szCs w:val="20"/>
                </w:rPr>
                <w:t>3</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D49D1E" w14:textId="77777777" w:rsidR="00B97E9D" w:rsidRDefault="00B97E9D" w:rsidP="00B97E9D">
            <w:pPr>
              <w:spacing w:line="276" w:lineRule="auto"/>
              <w:jc w:val="left"/>
              <w:rPr>
                <w:ins w:id="2216" w:author="Savinskaya Yulia" w:date="2021-02-24T17:36:00Z"/>
                <w:rFonts w:ascii="Arial" w:hAnsi="Arial" w:cs="Arial"/>
                <w:color w:val="000000" w:themeColor="text1"/>
                <w:sz w:val="20"/>
                <w:szCs w:val="20"/>
              </w:rPr>
            </w:pPr>
            <w:ins w:id="2217" w:author="Savinskaya Yulia" w:date="2021-02-24T17:36:00Z">
              <w:r>
                <w:rPr>
                  <w:rFonts w:ascii="Arial" w:hAnsi="Arial" w:cs="Arial"/>
                  <w:color w:val="000000" w:themeColor="text1"/>
                  <w:sz w:val="20"/>
                  <w:szCs w:val="20"/>
                </w:rPr>
                <w:t>Местоположение маршрута задания</w:t>
              </w:r>
            </w:ins>
          </w:p>
          <w:p w14:paraId="58019440" w14:textId="039C88C7" w:rsidR="00B97E9D" w:rsidRDefault="00B97E9D" w:rsidP="00B97E9D">
            <w:pPr>
              <w:spacing w:line="276" w:lineRule="auto"/>
              <w:jc w:val="left"/>
              <w:rPr>
                <w:ins w:id="2218" w:author="Savinskaya Yulia" w:date="2021-02-24T17:35:00Z"/>
                <w:rFonts w:ascii="Arial" w:hAnsi="Arial" w:cs="Arial"/>
                <w:color w:val="000000" w:themeColor="text1"/>
                <w:sz w:val="20"/>
                <w:szCs w:val="20"/>
              </w:rPr>
            </w:pPr>
            <w:ins w:id="2219" w:author="Savinskaya Yulia" w:date="2021-02-24T17:36:00Z">
              <w:r>
                <w:rPr>
                  <w:rFonts w:ascii="Arial" w:hAnsi="Arial" w:cs="Arial"/>
                  <w:color w:val="000000" w:themeColor="text1"/>
                  <w:sz w:val="20"/>
                  <w:szCs w:val="20"/>
                </w:rPr>
                <w:t>Выбирается из справочника</w:t>
              </w:r>
            </w:ins>
          </w:p>
        </w:tc>
      </w:tr>
      <w:tr w:rsidR="00B97E9D" w:rsidRPr="00AE12DE" w14:paraId="55DF6EE2" w14:textId="77777777" w:rsidTr="002362E2">
        <w:trPr>
          <w:cantSplit/>
          <w:ins w:id="2220" w:author="Savinskaya Yulia" w:date="2021-02-24T17:35: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78A674" w14:textId="218C5673" w:rsidR="00B97E9D" w:rsidRPr="00B97E9D" w:rsidRDefault="00B97E9D">
            <w:pPr>
              <w:spacing w:line="276" w:lineRule="auto"/>
              <w:jc w:val="left"/>
              <w:rPr>
                <w:ins w:id="2221" w:author="Savinskaya Yulia" w:date="2021-02-24T17:35:00Z"/>
                <w:rFonts w:ascii="Arial" w:hAnsi="Arial" w:cs="Arial"/>
                <w:color w:val="000000" w:themeColor="text1"/>
                <w:sz w:val="20"/>
                <w:szCs w:val="20"/>
                <w:rPrChange w:id="2222" w:author="Savinskaya Yulia" w:date="2021-02-24T17:36:00Z">
                  <w:rPr>
                    <w:ins w:id="2223" w:author="Savinskaya Yulia" w:date="2021-02-24T17:35:00Z"/>
                    <w:rFonts w:eastAsiaTheme="minorHAnsi"/>
                    <w:szCs w:val="24"/>
                  </w:rPr>
                </w:rPrChange>
              </w:rPr>
              <w:pPrChange w:id="2224" w:author="Savinskaya Yulia" w:date="2021-02-24T17:36:00Z">
                <w:pPr>
                  <w:autoSpaceDE w:val="0"/>
                  <w:autoSpaceDN w:val="0"/>
                  <w:adjustRightInd w:val="0"/>
                  <w:jc w:val="left"/>
                </w:pPr>
              </w:pPrChange>
            </w:pPr>
            <w:ins w:id="2225" w:author="Savinskaya Yulia" w:date="2021-02-24T17:36:00Z">
              <w:r w:rsidRPr="00D8469B">
                <w:rPr>
                  <w:rFonts w:ascii="Arial" w:hAnsi="Arial" w:cs="Arial"/>
                  <w:color w:val="000000" w:themeColor="text1"/>
                  <w:sz w:val="20"/>
                  <w:szCs w:val="20"/>
                </w:rPr>
                <w:t xml:space="preserve">Местоположение </w:t>
              </w:r>
              <w:r>
                <w:rPr>
                  <w:rFonts w:ascii="Arial" w:hAnsi="Arial" w:cs="Arial"/>
                  <w:color w:val="000000" w:themeColor="text1"/>
                  <w:sz w:val="20"/>
                  <w:szCs w:val="20"/>
                </w:rPr>
                <w:t>4</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2E6186" w14:textId="77777777" w:rsidR="00B97E9D" w:rsidRDefault="00B97E9D" w:rsidP="00B97E9D">
            <w:pPr>
              <w:spacing w:line="276" w:lineRule="auto"/>
              <w:jc w:val="left"/>
              <w:rPr>
                <w:ins w:id="2226" w:author="Savinskaya Yulia" w:date="2021-02-24T17:36:00Z"/>
                <w:rFonts w:ascii="Arial" w:hAnsi="Arial" w:cs="Arial"/>
                <w:color w:val="000000" w:themeColor="text1"/>
                <w:sz w:val="20"/>
                <w:szCs w:val="20"/>
              </w:rPr>
            </w:pPr>
            <w:ins w:id="2227" w:author="Savinskaya Yulia" w:date="2021-02-24T17:36:00Z">
              <w:r>
                <w:rPr>
                  <w:rFonts w:ascii="Arial" w:hAnsi="Arial" w:cs="Arial"/>
                  <w:color w:val="000000" w:themeColor="text1"/>
                  <w:sz w:val="20"/>
                  <w:szCs w:val="20"/>
                </w:rPr>
                <w:t>Местоположение маршрута задания</w:t>
              </w:r>
            </w:ins>
          </w:p>
          <w:p w14:paraId="06967A53" w14:textId="37601A10" w:rsidR="00B97E9D" w:rsidRDefault="00B97E9D" w:rsidP="00B97E9D">
            <w:pPr>
              <w:spacing w:line="276" w:lineRule="auto"/>
              <w:jc w:val="left"/>
              <w:rPr>
                <w:ins w:id="2228" w:author="Savinskaya Yulia" w:date="2021-02-24T17:35:00Z"/>
                <w:rFonts w:ascii="Arial" w:hAnsi="Arial" w:cs="Arial"/>
                <w:color w:val="000000" w:themeColor="text1"/>
                <w:sz w:val="20"/>
                <w:szCs w:val="20"/>
              </w:rPr>
            </w:pPr>
            <w:ins w:id="2229" w:author="Savinskaya Yulia" w:date="2021-02-24T17:36:00Z">
              <w:r>
                <w:rPr>
                  <w:rFonts w:ascii="Arial" w:hAnsi="Arial" w:cs="Arial"/>
                  <w:color w:val="000000" w:themeColor="text1"/>
                  <w:sz w:val="20"/>
                  <w:szCs w:val="20"/>
                </w:rPr>
                <w:t>Выбирается из справочника</w:t>
              </w:r>
            </w:ins>
          </w:p>
        </w:tc>
      </w:tr>
      <w:tr w:rsidR="00B97E9D" w:rsidRPr="00AE12DE" w14:paraId="465EFB84" w14:textId="77777777" w:rsidTr="002362E2">
        <w:trPr>
          <w:cantSplit/>
          <w:ins w:id="2230" w:author="Savinskaya Yulia" w:date="2021-02-24T17:35: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4F1D91" w14:textId="2B20D687" w:rsidR="00B97E9D" w:rsidRPr="00B97E9D" w:rsidRDefault="00B97E9D">
            <w:pPr>
              <w:spacing w:line="276" w:lineRule="auto"/>
              <w:jc w:val="left"/>
              <w:rPr>
                <w:ins w:id="2231" w:author="Savinskaya Yulia" w:date="2021-02-24T17:35:00Z"/>
                <w:rFonts w:ascii="Arial" w:hAnsi="Arial" w:cs="Arial"/>
                <w:color w:val="000000" w:themeColor="text1"/>
                <w:sz w:val="20"/>
                <w:szCs w:val="20"/>
                <w:rPrChange w:id="2232" w:author="Savinskaya Yulia" w:date="2021-02-24T17:36:00Z">
                  <w:rPr>
                    <w:ins w:id="2233" w:author="Savinskaya Yulia" w:date="2021-02-24T17:35:00Z"/>
                    <w:rFonts w:eastAsiaTheme="minorHAnsi"/>
                    <w:szCs w:val="24"/>
                  </w:rPr>
                </w:rPrChange>
              </w:rPr>
              <w:pPrChange w:id="2234" w:author="Savinskaya Yulia" w:date="2021-02-24T17:36:00Z">
                <w:pPr>
                  <w:autoSpaceDE w:val="0"/>
                  <w:autoSpaceDN w:val="0"/>
                  <w:adjustRightInd w:val="0"/>
                  <w:jc w:val="left"/>
                </w:pPr>
              </w:pPrChange>
            </w:pPr>
            <w:ins w:id="2235" w:author="Savinskaya Yulia" w:date="2021-02-24T17:36:00Z">
              <w:r w:rsidRPr="00D8469B">
                <w:rPr>
                  <w:rFonts w:ascii="Arial" w:hAnsi="Arial" w:cs="Arial"/>
                  <w:color w:val="000000" w:themeColor="text1"/>
                  <w:sz w:val="20"/>
                  <w:szCs w:val="20"/>
                </w:rPr>
                <w:t xml:space="preserve">Местоположение </w:t>
              </w:r>
              <w:r>
                <w:rPr>
                  <w:rFonts w:ascii="Arial" w:hAnsi="Arial" w:cs="Arial"/>
                  <w:color w:val="000000" w:themeColor="text1"/>
                  <w:sz w:val="20"/>
                  <w:szCs w:val="20"/>
                </w:rPr>
                <w:t>5</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05706F" w14:textId="77777777" w:rsidR="00B97E9D" w:rsidRDefault="00B97E9D" w:rsidP="00B97E9D">
            <w:pPr>
              <w:spacing w:line="276" w:lineRule="auto"/>
              <w:jc w:val="left"/>
              <w:rPr>
                <w:ins w:id="2236" w:author="Savinskaya Yulia" w:date="2021-02-24T17:36:00Z"/>
                <w:rFonts w:ascii="Arial" w:hAnsi="Arial" w:cs="Arial"/>
                <w:color w:val="000000" w:themeColor="text1"/>
                <w:sz w:val="20"/>
                <w:szCs w:val="20"/>
              </w:rPr>
            </w:pPr>
            <w:ins w:id="2237" w:author="Savinskaya Yulia" w:date="2021-02-24T17:36:00Z">
              <w:r>
                <w:rPr>
                  <w:rFonts w:ascii="Arial" w:hAnsi="Arial" w:cs="Arial"/>
                  <w:color w:val="000000" w:themeColor="text1"/>
                  <w:sz w:val="20"/>
                  <w:szCs w:val="20"/>
                </w:rPr>
                <w:t>Местоположение маршрута задания</w:t>
              </w:r>
            </w:ins>
          </w:p>
          <w:p w14:paraId="6C2E46CC" w14:textId="11B739BA" w:rsidR="00B97E9D" w:rsidRDefault="00B97E9D" w:rsidP="00B97E9D">
            <w:pPr>
              <w:spacing w:line="276" w:lineRule="auto"/>
              <w:jc w:val="left"/>
              <w:rPr>
                <w:ins w:id="2238" w:author="Savinskaya Yulia" w:date="2021-02-24T17:35:00Z"/>
                <w:rFonts w:ascii="Arial" w:hAnsi="Arial" w:cs="Arial"/>
                <w:color w:val="000000" w:themeColor="text1"/>
                <w:sz w:val="20"/>
                <w:szCs w:val="20"/>
              </w:rPr>
            </w:pPr>
            <w:ins w:id="2239" w:author="Savinskaya Yulia" w:date="2021-02-24T17:36:00Z">
              <w:r>
                <w:rPr>
                  <w:rFonts w:ascii="Arial" w:hAnsi="Arial" w:cs="Arial"/>
                  <w:color w:val="000000" w:themeColor="text1"/>
                  <w:sz w:val="20"/>
                  <w:szCs w:val="20"/>
                </w:rPr>
                <w:t>Выбирается из справочника</w:t>
              </w:r>
            </w:ins>
          </w:p>
        </w:tc>
      </w:tr>
      <w:tr w:rsidR="00B97E9D" w:rsidRPr="00AE12DE" w14:paraId="3AFCFC4C" w14:textId="77777777" w:rsidTr="002362E2">
        <w:trPr>
          <w:cantSplit/>
          <w:ins w:id="2240" w:author="Savinskaya Yulia" w:date="2021-02-24T17:35: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691A14" w14:textId="050C244F" w:rsidR="00B97E9D" w:rsidRPr="00B97E9D" w:rsidRDefault="00B97E9D">
            <w:pPr>
              <w:spacing w:line="276" w:lineRule="auto"/>
              <w:jc w:val="left"/>
              <w:rPr>
                <w:ins w:id="2241" w:author="Savinskaya Yulia" w:date="2021-02-24T17:35:00Z"/>
                <w:rFonts w:ascii="Arial" w:hAnsi="Arial" w:cs="Arial"/>
                <w:color w:val="000000" w:themeColor="text1"/>
                <w:sz w:val="20"/>
                <w:szCs w:val="20"/>
                <w:rPrChange w:id="2242" w:author="Savinskaya Yulia" w:date="2021-02-24T17:36:00Z">
                  <w:rPr>
                    <w:ins w:id="2243" w:author="Savinskaya Yulia" w:date="2021-02-24T17:35:00Z"/>
                    <w:rFonts w:eastAsiaTheme="minorHAnsi"/>
                    <w:szCs w:val="24"/>
                  </w:rPr>
                </w:rPrChange>
              </w:rPr>
              <w:pPrChange w:id="2244" w:author="Savinskaya Yulia" w:date="2021-02-24T17:36:00Z">
                <w:pPr>
                  <w:autoSpaceDE w:val="0"/>
                  <w:autoSpaceDN w:val="0"/>
                  <w:adjustRightInd w:val="0"/>
                  <w:jc w:val="left"/>
                </w:pPr>
              </w:pPrChange>
            </w:pPr>
            <w:ins w:id="2245" w:author="Savinskaya Yulia" w:date="2021-02-24T17:36:00Z">
              <w:r w:rsidRPr="00D8469B">
                <w:rPr>
                  <w:rFonts w:ascii="Arial" w:hAnsi="Arial" w:cs="Arial"/>
                  <w:color w:val="000000" w:themeColor="text1"/>
                  <w:sz w:val="20"/>
                  <w:szCs w:val="20"/>
                </w:rPr>
                <w:t xml:space="preserve">Местоположение </w:t>
              </w:r>
              <w:r>
                <w:rPr>
                  <w:rFonts w:ascii="Arial" w:hAnsi="Arial" w:cs="Arial"/>
                  <w:color w:val="000000" w:themeColor="text1"/>
                  <w:sz w:val="20"/>
                  <w:szCs w:val="20"/>
                </w:rPr>
                <w:t>6</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9E5A8A" w14:textId="77777777" w:rsidR="00B97E9D" w:rsidRDefault="00B97E9D" w:rsidP="00B97E9D">
            <w:pPr>
              <w:spacing w:line="276" w:lineRule="auto"/>
              <w:jc w:val="left"/>
              <w:rPr>
                <w:ins w:id="2246" w:author="Savinskaya Yulia" w:date="2021-02-24T17:36:00Z"/>
                <w:rFonts w:ascii="Arial" w:hAnsi="Arial" w:cs="Arial"/>
                <w:color w:val="000000" w:themeColor="text1"/>
                <w:sz w:val="20"/>
                <w:szCs w:val="20"/>
              </w:rPr>
            </w:pPr>
            <w:ins w:id="2247" w:author="Savinskaya Yulia" w:date="2021-02-24T17:36:00Z">
              <w:r>
                <w:rPr>
                  <w:rFonts w:ascii="Arial" w:hAnsi="Arial" w:cs="Arial"/>
                  <w:color w:val="000000" w:themeColor="text1"/>
                  <w:sz w:val="20"/>
                  <w:szCs w:val="20"/>
                </w:rPr>
                <w:t>Местоположение маршрута задания</w:t>
              </w:r>
            </w:ins>
          </w:p>
          <w:p w14:paraId="5A1A38AC" w14:textId="2B044630" w:rsidR="00B97E9D" w:rsidRDefault="00B97E9D" w:rsidP="00B97E9D">
            <w:pPr>
              <w:spacing w:line="276" w:lineRule="auto"/>
              <w:jc w:val="left"/>
              <w:rPr>
                <w:ins w:id="2248" w:author="Savinskaya Yulia" w:date="2021-02-24T17:35:00Z"/>
                <w:rFonts w:ascii="Arial" w:hAnsi="Arial" w:cs="Arial"/>
                <w:color w:val="000000" w:themeColor="text1"/>
                <w:sz w:val="20"/>
                <w:szCs w:val="20"/>
              </w:rPr>
            </w:pPr>
            <w:ins w:id="2249" w:author="Savinskaya Yulia" w:date="2021-02-24T17:36:00Z">
              <w:r>
                <w:rPr>
                  <w:rFonts w:ascii="Arial" w:hAnsi="Arial" w:cs="Arial"/>
                  <w:color w:val="000000" w:themeColor="text1"/>
                  <w:sz w:val="20"/>
                  <w:szCs w:val="20"/>
                </w:rPr>
                <w:t>Выбирается из справочника</w:t>
              </w:r>
            </w:ins>
          </w:p>
        </w:tc>
      </w:tr>
    </w:tbl>
    <w:p w14:paraId="2A3AC865" w14:textId="73E2CD89" w:rsidR="00ED4F88" w:rsidRPr="00ED4F88" w:rsidRDefault="00ED4F88">
      <w:pPr>
        <w:rPr>
          <w:ins w:id="2250" w:author="Savinskaya Yulia" w:date="2021-02-24T16:23:00Z"/>
          <w:rFonts w:eastAsiaTheme="majorEastAsia"/>
          <w:i/>
          <w:caps/>
          <w:rPrChange w:id="2251" w:author="Savinskaya Yulia" w:date="2021-02-24T16:23:00Z">
            <w:rPr>
              <w:ins w:id="2252" w:author="Savinskaya Yulia" w:date="2021-02-24T16:23:00Z"/>
              <w:rFonts w:eastAsiaTheme="majorEastAsia" w:cstheme="majorBidi"/>
              <w:b/>
              <w:i w:val="0"/>
              <w:caps w:val="0"/>
              <w:sz w:val="24"/>
              <w:szCs w:val="24"/>
            </w:rPr>
          </w:rPrChange>
        </w:rPr>
        <w:pPrChange w:id="2253" w:author="Savinskaya Yulia" w:date="2021-02-24T16:23:00Z">
          <w:pPr>
            <w:pStyle w:val="4"/>
          </w:pPr>
        </w:pPrChange>
      </w:pPr>
    </w:p>
    <w:p w14:paraId="222FCFE9" w14:textId="77777777" w:rsidR="00ED4F88" w:rsidRDefault="00ED4F88">
      <w:pPr>
        <w:pStyle w:val="1KD-Normal"/>
        <w:rPr>
          <w:ins w:id="2254" w:author="Savinskaya Yulia" w:date="2021-02-24T16:22:00Z"/>
          <w:rFonts w:eastAsiaTheme="majorEastAsia"/>
        </w:rPr>
        <w:pPrChange w:id="2255" w:author="Savinskaya Yulia" w:date="2021-02-24T16:23:00Z">
          <w:pPr>
            <w:pStyle w:val="4"/>
          </w:pPr>
        </w:pPrChange>
      </w:pPr>
    </w:p>
    <w:p w14:paraId="0B0F3174" w14:textId="77777777" w:rsidR="00666AE2" w:rsidRPr="00E70DE1" w:rsidRDefault="00666AE2" w:rsidP="00E70DE1">
      <w:pPr>
        <w:pStyle w:val="4"/>
        <w:rPr>
          <w:rFonts w:eastAsiaTheme="majorEastAsia" w:cstheme="majorBidi"/>
          <w:b/>
          <w:i w:val="0"/>
          <w:caps w:val="0"/>
          <w:sz w:val="24"/>
          <w:szCs w:val="24"/>
        </w:rPr>
      </w:pPr>
      <w:r w:rsidRPr="00E70DE1">
        <w:rPr>
          <w:rFonts w:eastAsiaTheme="majorEastAsia" w:cstheme="majorBidi"/>
          <w:b/>
          <w:i w:val="0"/>
          <w:caps w:val="0"/>
          <w:sz w:val="24"/>
          <w:szCs w:val="24"/>
        </w:rPr>
        <w:t xml:space="preserve">Транзакционные данные </w:t>
      </w:r>
      <w:r w:rsidR="00E70DE1" w:rsidRPr="00E70DE1">
        <w:rPr>
          <w:rFonts w:eastAsiaTheme="majorEastAsia" w:cstheme="majorBidi"/>
          <w:b/>
          <w:i w:val="0"/>
          <w:caps w:val="0"/>
          <w:sz w:val="24"/>
          <w:szCs w:val="24"/>
        </w:rPr>
        <w:t xml:space="preserve">создания, обработки </w:t>
      </w:r>
      <w:r w:rsidR="00667A89">
        <w:rPr>
          <w:rFonts w:eastAsiaTheme="majorEastAsia" w:cstheme="majorBidi"/>
          <w:b/>
          <w:i w:val="0"/>
          <w:caps w:val="0"/>
          <w:sz w:val="24"/>
          <w:szCs w:val="24"/>
        </w:rPr>
        <w:t xml:space="preserve">агрегированного </w:t>
      </w:r>
      <w:r w:rsidR="00E70DE1" w:rsidRPr="00E70DE1">
        <w:rPr>
          <w:rFonts w:eastAsiaTheme="majorEastAsia" w:cstheme="majorBidi"/>
          <w:b/>
          <w:i w:val="0"/>
          <w:caps w:val="0"/>
          <w:sz w:val="24"/>
          <w:szCs w:val="24"/>
        </w:rPr>
        <w:t>Фрахтового заказа</w:t>
      </w:r>
    </w:p>
    <w:p w14:paraId="60E8EA55" w14:textId="44BDF204" w:rsidR="001A2319" w:rsidRPr="003731E6" w:rsidRDefault="003731E6" w:rsidP="00AE12DE">
      <w:pPr>
        <w:pStyle w:val="a7"/>
        <w:ind w:left="6024" w:hanging="1204"/>
        <w:rPr>
          <w:rFonts w:ascii="Arial" w:hAnsi="Arial" w:cs="Arial"/>
          <w:b/>
          <w:sz w:val="22"/>
          <w:lang w:val="en-US"/>
        </w:rPr>
      </w:pPr>
      <w:r w:rsidRPr="00732420">
        <w:rPr>
          <w:rFonts w:ascii="Arial" w:hAnsi="Arial" w:cs="Arial"/>
          <w:b/>
          <w:sz w:val="22"/>
        </w:rPr>
        <w:t xml:space="preserve">Таблица </w:t>
      </w:r>
      <w:del w:id="2256" w:author="Savinskaya Yulia" w:date="2021-02-25T11:56:00Z">
        <w:r w:rsidR="002E0540" w:rsidRPr="00732420" w:rsidDel="009842FD">
          <w:rPr>
            <w:rFonts w:ascii="Arial" w:hAnsi="Arial" w:cs="Arial"/>
            <w:b/>
            <w:sz w:val="22"/>
          </w:rPr>
          <w:fldChar w:fldCharType="begin"/>
        </w:r>
        <w:r w:rsidR="002E0540" w:rsidRPr="00732420" w:rsidDel="009842FD">
          <w:rPr>
            <w:rFonts w:ascii="Arial" w:hAnsi="Arial" w:cs="Arial"/>
            <w:b/>
            <w:sz w:val="22"/>
          </w:rPr>
          <w:delInstrText xml:space="preserve"> SEQ Таблица \* ARABIC </w:delInstrText>
        </w:r>
        <w:r w:rsidR="002E0540" w:rsidRPr="00732420" w:rsidDel="009842FD">
          <w:rPr>
            <w:rFonts w:ascii="Arial" w:hAnsi="Arial" w:cs="Arial"/>
            <w:b/>
            <w:sz w:val="22"/>
          </w:rPr>
          <w:fldChar w:fldCharType="separate"/>
        </w:r>
        <w:r w:rsidR="002E0540" w:rsidDel="009842FD">
          <w:rPr>
            <w:rFonts w:ascii="Arial" w:hAnsi="Arial" w:cs="Arial"/>
            <w:b/>
            <w:noProof/>
            <w:sz w:val="22"/>
          </w:rPr>
          <w:delText>4</w:delText>
        </w:r>
        <w:r w:rsidR="002E0540" w:rsidRPr="00732420" w:rsidDel="009842FD">
          <w:rPr>
            <w:rFonts w:ascii="Arial" w:hAnsi="Arial" w:cs="Arial"/>
            <w:b/>
            <w:sz w:val="22"/>
          </w:rPr>
          <w:fldChar w:fldCharType="end"/>
        </w:r>
        <w:r w:rsidR="002E0540" w:rsidDel="009842FD">
          <w:rPr>
            <w:rFonts w:ascii="Arial" w:hAnsi="Arial" w:cs="Arial"/>
            <w:b/>
            <w:sz w:val="22"/>
          </w:rPr>
          <w:delText>7</w:delText>
        </w:r>
      </w:del>
      <w:ins w:id="2257" w:author="Savinskaya Yulia" w:date="2021-02-25T11:56:00Z">
        <w:r w:rsidR="009842FD">
          <w:rPr>
            <w:rFonts w:ascii="Arial" w:hAnsi="Arial" w:cs="Arial"/>
            <w:b/>
            <w:sz w:val="22"/>
          </w:rPr>
          <w:t>5</w:t>
        </w:r>
      </w:ins>
      <w:ins w:id="2258" w:author="Savinskaya Yulia" w:date="2021-02-25T15:30:00Z">
        <w:r w:rsidR="00F31DDE">
          <w:rPr>
            <w:rFonts w:ascii="Arial" w:hAnsi="Arial" w:cs="Arial"/>
            <w:b/>
            <w:sz w:val="22"/>
          </w:rPr>
          <w:t>4</w:t>
        </w:r>
      </w:ins>
      <w:r>
        <w:rPr>
          <w:rFonts w:ascii="Arial" w:hAnsi="Arial" w:cs="Arial"/>
          <w:b/>
          <w:sz w:val="22"/>
        </w:rPr>
        <w:t xml:space="preserve">. </w:t>
      </w:r>
      <w:r w:rsidR="00FB1E0C">
        <w:rPr>
          <w:rFonts w:ascii="Arial" w:hAnsi="Arial" w:cs="Arial"/>
          <w:b/>
          <w:sz w:val="22"/>
        </w:rPr>
        <w:t>Агрегированный ф</w:t>
      </w:r>
      <w:r>
        <w:rPr>
          <w:rFonts w:ascii="Arial" w:hAnsi="Arial" w:cs="Arial"/>
          <w:b/>
          <w:sz w:val="22"/>
        </w:rPr>
        <w:t>рахтовый заказ</w:t>
      </w:r>
    </w:p>
    <w:tbl>
      <w:tblPr>
        <w:tblW w:w="4938" w:type="pct"/>
        <w:tblCellMar>
          <w:left w:w="0" w:type="dxa"/>
          <w:right w:w="0" w:type="dxa"/>
        </w:tblCellMar>
        <w:tblLook w:val="04A0" w:firstRow="1" w:lastRow="0" w:firstColumn="1" w:lastColumn="0" w:noHBand="0" w:noVBand="1"/>
      </w:tblPr>
      <w:tblGrid>
        <w:gridCol w:w="1970"/>
        <w:gridCol w:w="8080"/>
      </w:tblGrid>
      <w:tr w:rsidR="0022145F" w14:paraId="2FB35D93" w14:textId="77777777" w:rsidTr="00971DA2">
        <w:trPr>
          <w:cantSplit/>
          <w:trHeight w:val="397"/>
          <w:tblHeader/>
        </w:trPr>
        <w:tc>
          <w:tcPr>
            <w:tcW w:w="980"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14:paraId="6272ABBF" w14:textId="77777777" w:rsidR="0022145F" w:rsidRDefault="0022145F">
            <w:pPr>
              <w:spacing w:line="276" w:lineRule="auto"/>
              <w:jc w:val="center"/>
              <w:rPr>
                <w:rFonts w:eastAsiaTheme="minorHAnsi"/>
              </w:rPr>
            </w:pPr>
            <w:r>
              <w:rPr>
                <w:rFonts w:ascii="Arial" w:hAnsi="Arial" w:cs="Arial"/>
                <w:b/>
                <w:bCs/>
                <w:sz w:val="20"/>
                <w:szCs w:val="20"/>
                <w:lang w:eastAsia="ru-RU"/>
              </w:rPr>
              <w:lastRenderedPageBreak/>
              <w:t xml:space="preserve">Поле документа </w:t>
            </w:r>
          </w:p>
        </w:tc>
        <w:tc>
          <w:tcPr>
            <w:tcW w:w="4020"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hideMark/>
          </w:tcPr>
          <w:p w14:paraId="6433BBAA" w14:textId="77777777" w:rsidR="0022145F" w:rsidRDefault="0022145F">
            <w:pPr>
              <w:spacing w:line="276" w:lineRule="auto"/>
              <w:jc w:val="center"/>
            </w:pPr>
            <w:r>
              <w:rPr>
                <w:rFonts w:ascii="Arial" w:hAnsi="Arial" w:cs="Arial"/>
                <w:b/>
                <w:bCs/>
                <w:sz w:val="20"/>
                <w:szCs w:val="20"/>
                <w:lang w:eastAsia="ru-RU"/>
              </w:rPr>
              <w:t>Содержание поля документа</w:t>
            </w:r>
          </w:p>
        </w:tc>
      </w:tr>
      <w:tr w:rsidR="0022145F" w14:paraId="61EAB4A4" w14:textId="77777777" w:rsidTr="00971DA2">
        <w:trPr>
          <w:cantSplit/>
        </w:trPr>
        <w:tc>
          <w:tcPr>
            <w:tcW w:w="5000" w:type="pct"/>
            <w:gridSpan w:val="2"/>
            <w:tcBorders>
              <w:top w:val="nil"/>
              <w:left w:val="single" w:sz="12" w:space="0" w:color="auto"/>
              <w:bottom w:val="single" w:sz="8" w:space="0" w:color="auto"/>
              <w:right w:val="single" w:sz="12" w:space="0" w:color="auto"/>
            </w:tcBorders>
            <w:tcMar>
              <w:top w:w="0" w:type="dxa"/>
              <w:left w:w="108" w:type="dxa"/>
              <w:bottom w:w="0" w:type="dxa"/>
              <w:right w:w="108" w:type="dxa"/>
            </w:tcMar>
            <w:hideMark/>
          </w:tcPr>
          <w:p w14:paraId="0F198AB3" w14:textId="77777777" w:rsidR="0022145F" w:rsidRPr="00A56F9D" w:rsidRDefault="00A56F9D">
            <w:pPr>
              <w:spacing w:line="276" w:lineRule="auto"/>
              <w:jc w:val="center"/>
              <w:rPr>
                <w:rFonts w:ascii="Arial" w:hAnsi="Arial" w:cs="Arial"/>
                <w:i/>
                <w:color w:val="7F7F7F" w:themeColor="text1" w:themeTint="80"/>
              </w:rPr>
            </w:pPr>
            <w:r>
              <w:rPr>
                <w:rFonts w:ascii="Arial" w:hAnsi="Arial" w:cs="Arial"/>
                <w:b/>
                <w:sz w:val="20"/>
                <w:szCs w:val="20"/>
              </w:rPr>
              <w:t>Закладка «Общие данные»</w:t>
            </w:r>
            <w:r w:rsidR="007E1234">
              <w:rPr>
                <w:rFonts w:ascii="Arial" w:hAnsi="Arial" w:cs="Arial"/>
                <w:b/>
                <w:sz w:val="20"/>
                <w:szCs w:val="20"/>
              </w:rPr>
              <w:t>, раздел «Общие данные»</w:t>
            </w:r>
          </w:p>
        </w:tc>
      </w:tr>
      <w:tr w:rsidR="0022145F" w14:paraId="0B6EF814" w14:textId="77777777" w:rsidTr="00971DA2">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hideMark/>
          </w:tcPr>
          <w:p w14:paraId="0420D997" w14:textId="77777777" w:rsidR="0022145F" w:rsidRPr="00D90BA2" w:rsidRDefault="0022145F" w:rsidP="00D90BA2">
            <w:pPr>
              <w:spacing w:line="276" w:lineRule="auto"/>
              <w:jc w:val="left"/>
              <w:rPr>
                <w:rFonts w:ascii="Arial" w:hAnsi="Arial" w:cs="Arial"/>
                <w:color w:val="7F7F7F" w:themeColor="text1" w:themeTint="80"/>
                <w:sz w:val="20"/>
                <w:szCs w:val="20"/>
              </w:rPr>
            </w:pPr>
            <w:r w:rsidRPr="00D90BA2">
              <w:rPr>
                <w:rFonts w:ascii="Arial" w:hAnsi="Arial" w:cs="Arial"/>
                <w:color w:val="000000" w:themeColor="text1"/>
                <w:sz w:val="20"/>
                <w:szCs w:val="20"/>
              </w:rPr>
              <w:t>Вид документа</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hideMark/>
          </w:tcPr>
          <w:p w14:paraId="7B481971" w14:textId="77777777" w:rsidR="0022145F" w:rsidRPr="001A2319" w:rsidRDefault="00BF0577" w:rsidP="00D90BA2">
            <w:pPr>
              <w:spacing w:line="276" w:lineRule="auto"/>
              <w:jc w:val="left"/>
              <w:rPr>
                <w:rFonts w:ascii="Arial" w:hAnsi="Arial" w:cs="Arial"/>
                <w:color w:val="000000" w:themeColor="text1"/>
                <w:sz w:val="20"/>
                <w:szCs w:val="20"/>
              </w:rPr>
            </w:pPr>
            <w:r w:rsidRPr="001A2319">
              <w:rPr>
                <w:rFonts w:ascii="Arial" w:hAnsi="Arial" w:cs="Arial"/>
                <w:color w:val="000000" w:themeColor="text1"/>
                <w:sz w:val="20"/>
                <w:szCs w:val="20"/>
              </w:rPr>
              <w:t>Вид фрахтового заказа:</w:t>
            </w:r>
          </w:p>
          <w:p w14:paraId="18050EF8" w14:textId="77777777" w:rsidR="00F414C7" w:rsidRPr="00F414C7" w:rsidRDefault="00F414C7" w:rsidP="00F414C7">
            <w:pPr>
              <w:pStyle w:val="af9"/>
              <w:numPr>
                <w:ilvl w:val="0"/>
                <w:numId w:val="18"/>
              </w:numPr>
              <w:spacing w:line="276" w:lineRule="auto"/>
              <w:jc w:val="left"/>
              <w:rPr>
                <w:rFonts w:ascii="Arial" w:hAnsi="Arial" w:cs="Arial"/>
                <w:color w:val="000000" w:themeColor="text1"/>
                <w:sz w:val="20"/>
                <w:szCs w:val="20"/>
                <w:lang w:val="en-US"/>
              </w:rPr>
            </w:pPr>
            <w:r w:rsidRPr="00F414C7">
              <w:rPr>
                <w:rFonts w:ascii="Arial" w:hAnsi="Arial" w:cs="Arial"/>
                <w:color w:val="000000" w:themeColor="text1"/>
                <w:sz w:val="20"/>
                <w:szCs w:val="20"/>
                <w:lang w:val="en-US"/>
              </w:rPr>
              <w:t>Z001</w:t>
            </w:r>
            <w:r w:rsidRPr="00F414C7">
              <w:rPr>
                <w:rFonts w:ascii="Arial" w:hAnsi="Arial" w:cs="Arial"/>
                <w:color w:val="000000" w:themeColor="text1"/>
                <w:sz w:val="20"/>
                <w:szCs w:val="20"/>
                <w:lang w:val="en-US"/>
              </w:rPr>
              <w:tab/>
              <w:t>Оператив. план: Перевозка самосвалами</w:t>
            </w:r>
          </w:p>
          <w:p w14:paraId="151C10F2" w14:textId="77777777" w:rsidR="00F414C7" w:rsidRPr="00F414C7" w:rsidRDefault="00F414C7" w:rsidP="00F414C7">
            <w:pPr>
              <w:pStyle w:val="af9"/>
              <w:numPr>
                <w:ilvl w:val="0"/>
                <w:numId w:val="18"/>
              </w:numPr>
              <w:spacing w:line="276" w:lineRule="auto"/>
              <w:jc w:val="left"/>
              <w:rPr>
                <w:rFonts w:ascii="Arial" w:hAnsi="Arial" w:cs="Arial"/>
                <w:color w:val="000000" w:themeColor="text1"/>
                <w:sz w:val="20"/>
                <w:szCs w:val="20"/>
                <w:lang w:val="en-US"/>
              </w:rPr>
            </w:pPr>
            <w:r w:rsidRPr="00F414C7">
              <w:rPr>
                <w:rFonts w:ascii="Arial" w:hAnsi="Arial" w:cs="Arial"/>
                <w:color w:val="000000" w:themeColor="text1"/>
                <w:sz w:val="20"/>
                <w:szCs w:val="20"/>
                <w:lang w:val="en-US"/>
              </w:rPr>
              <w:t>Z002</w:t>
            </w:r>
            <w:r w:rsidRPr="00F414C7">
              <w:rPr>
                <w:rFonts w:ascii="Arial" w:hAnsi="Arial" w:cs="Arial"/>
                <w:color w:val="000000" w:themeColor="text1"/>
                <w:sz w:val="20"/>
                <w:szCs w:val="20"/>
                <w:lang w:val="en-US"/>
              </w:rPr>
              <w:tab/>
              <w:t>Оператив. план: Перевозка полуприцепами</w:t>
            </w:r>
          </w:p>
          <w:p w14:paraId="70C2C703" w14:textId="77777777" w:rsidR="00F414C7" w:rsidRPr="00F414C7" w:rsidRDefault="00F414C7" w:rsidP="00F414C7">
            <w:pPr>
              <w:pStyle w:val="af9"/>
              <w:numPr>
                <w:ilvl w:val="0"/>
                <w:numId w:val="18"/>
              </w:numPr>
              <w:spacing w:line="276" w:lineRule="auto"/>
              <w:jc w:val="left"/>
              <w:rPr>
                <w:rFonts w:ascii="Arial" w:hAnsi="Arial" w:cs="Arial"/>
                <w:color w:val="000000" w:themeColor="text1"/>
                <w:sz w:val="20"/>
                <w:szCs w:val="20"/>
                <w:lang w:val="en-US"/>
              </w:rPr>
            </w:pPr>
            <w:r w:rsidRPr="00F414C7">
              <w:rPr>
                <w:rFonts w:ascii="Arial" w:hAnsi="Arial" w:cs="Arial"/>
                <w:color w:val="000000" w:themeColor="text1"/>
                <w:sz w:val="20"/>
                <w:szCs w:val="20"/>
                <w:lang w:val="en-US"/>
              </w:rPr>
              <w:t>Z003</w:t>
            </w:r>
            <w:r w:rsidRPr="00F414C7">
              <w:rPr>
                <w:rFonts w:ascii="Arial" w:hAnsi="Arial" w:cs="Arial"/>
                <w:color w:val="000000" w:themeColor="text1"/>
                <w:sz w:val="20"/>
                <w:szCs w:val="20"/>
                <w:lang w:val="en-US"/>
              </w:rPr>
              <w:tab/>
              <w:t>Оператив. план: Перевозка автоцистернами</w:t>
            </w:r>
          </w:p>
          <w:p w14:paraId="7B59B9A5" w14:textId="77777777" w:rsidR="00F414C7" w:rsidRPr="00F414C7" w:rsidRDefault="00F414C7" w:rsidP="00F414C7">
            <w:pPr>
              <w:pStyle w:val="af9"/>
              <w:numPr>
                <w:ilvl w:val="0"/>
                <w:numId w:val="18"/>
              </w:numPr>
              <w:spacing w:line="276" w:lineRule="auto"/>
              <w:jc w:val="left"/>
              <w:rPr>
                <w:rFonts w:ascii="Arial" w:hAnsi="Arial" w:cs="Arial"/>
                <w:color w:val="000000" w:themeColor="text1"/>
                <w:sz w:val="20"/>
                <w:szCs w:val="20"/>
                <w:lang w:val="en-US"/>
              </w:rPr>
            </w:pPr>
            <w:r w:rsidRPr="00F414C7">
              <w:rPr>
                <w:rFonts w:ascii="Arial" w:hAnsi="Arial" w:cs="Arial"/>
                <w:color w:val="000000" w:themeColor="text1"/>
                <w:sz w:val="20"/>
                <w:szCs w:val="20"/>
                <w:lang w:val="en-US"/>
              </w:rPr>
              <w:t>Z004</w:t>
            </w:r>
            <w:r w:rsidRPr="00F414C7">
              <w:rPr>
                <w:rFonts w:ascii="Arial" w:hAnsi="Arial" w:cs="Arial"/>
                <w:color w:val="000000" w:themeColor="text1"/>
                <w:sz w:val="20"/>
                <w:szCs w:val="20"/>
                <w:lang w:val="en-US"/>
              </w:rPr>
              <w:tab/>
              <w:t>Оператив. план: Перевозка контейнерами</w:t>
            </w:r>
          </w:p>
          <w:p w14:paraId="3C33DD03" w14:textId="77777777" w:rsidR="00F414C7" w:rsidRPr="00AE12DE" w:rsidRDefault="00F414C7" w:rsidP="00F414C7">
            <w:pPr>
              <w:pStyle w:val="af9"/>
              <w:numPr>
                <w:ilvl w:val="0"/>
                <w:numId w:val="18"/>
              </w:numPr>
              <w:spacing w:line="276" w:lineRule="auto"/>
              <w:jc w:val="left"/>
              <w:rPr>
                <w:rFonts w:ascii="Arial" w:hAnsi="Arial" w:cs="Arial"/>
                <w:color w:val="000000" w:themeColor="text1"/>
                <w:sz w:val="20"/>
                <w:szCs w:val="20"/>
              </w:rPr>
            </w:pPr>
            <w:r w:rsidRPr="00F414C7">
              <w:rPr>
                <w:rFonts w:ascii="Arial" w:hAnsi="Arial" w:cs="Arial"/>
                <w:color w:val="000000" w:themeColor="text1"/>
                <w:sz w:val="20"/>
                <w:szCs w:val="20"/>
                <w:lang w:val="en-US"/>
              </w:rPr>
              <w:t>Z</w:t>
            </w:r>
            <w:r w:rsidRPr="00AE12DE">
              <w:rPr>
                <w:rFonts w:ascii="Arial" w:hAnsi="Arial" w:cs="Arial"/>
                <w:color w:val="000000" w:themeColor="text1"/>
                <w:sz w:val="20"/>
                <w:szCs w:val="20"/>
              </w:rPr>
              <w:t>005</w:t>
            </w:r>
            <w:r w:rsidRPr="00AE12DE">
              <w:rPr>
                <w:rFonts w:ascii="Arial" w:hAnsi="Arial" w:cs="Arial"/>
                <w:color w:val="000000" w:themeColor="text1"/>
                <w:sz w:val="20"/>
                <w:szCs w:val="20"/>
              </w:rPr>
              <w:tab/>
              <w:t>Оператив. план: Перевозка танк-контейн.</w:t>
            </w:r>
          </w:p>
          <w:p w14:paraId="2CB28F7D" w14:textId="77777777" w:rsidR="00F414C7" w:rsidRPr="00AE12DE" w:rsidRDefault="00F414C7" w:rsidP="00F414C7">
            <w:pPr>
              <w:pStyle w:val="af9"/>
              <w:numPr>
                <w:ilvl w:val="0"/>
                <w:numId w:val="18"/>
              </w:numPr>
              <w:spacing w:line="276" w:lineRule="auto"/>
              <w:jc w:val="left"/>
              <w:rPr>
                <w:rFonts w:ascii="Arial" w:hAnsi="Arial" w:cs="Arial"/>
                <w:color w:val="000000" w:themeColor="text1"/>
                <w:sz w:val="20"/>
                <w:szCs w:val="20"/>
              </w:rPr>
            </w:pPr>
            <w:r w:rsidRPr="00F414C7">
              <w:rPr>
                <w:rFonts w:ascii="Arial" w:hAnsi="Arial" w:cs="Arial"/>
                <w:color w:val="000000" w:themeColor="text1"/>
                <w:sz w:val="20"/>
                <w:szCs w:val="20"/>
                <w:lang w:val="en-US"/>
              </w:rPr>
              <w:t>Z</w:t>
            </w:r>
            <w:r w:rsidRPr="00AE12DE">
              <w:rPr>
                <w:rFonts w:ascii="Arial" w:hAnsi="Arial" w:cs="Arial"/>
                <w:color w:val="000000" w:themeColor="text1"/>
                <w:sz w:val="20"/>
                <w:szCs w:val="20"/>
              </w:rPr>
              <w:t>006</w:t>
            </w:r>
            <w:r w:rsidRPr="00AE12DE">
              <w:rPr>
                <w:rFonts w:ascii="Arial" w:hAnsi="Arial" w:cs="Arial"/>
                <w:color w:val="000000" w:themeColor="text1"/>
                <w:sz w:val="20"/>
                <w:szCs w:val="20"/>
              </w:rPr>
              <w:tab/>
              <w:t>Оператив. план: Перевозка ж/д трансп.</w:t>
            </w:r>
          </w:p>
          <w:p w14:paraId="59376841" w14:textId="77777777" w:rsidR="00F414C7" w:rsidRPr="00AE12DE" w:rsidRDefault="00F414C7" w:rsidP="00F414C7">
            <w:pPr>
              <w:pStyle w:val="af9"/>
              <w:numPr>
                <w:ilvl w:val="0"/>
                <w:numId w:val="18"/>
              </w:numPr>
              <w:spacing w:line="276" w:lineRule="auto"/>
              <w:jc w:val="left"/>
              <w:rPr>
                <w:rFonts w:ascii="Arial" w:hAnsi="Arial" w:cs="Arial"/>
                <w:color w:val="000000" w:themeColor="text1"/>
                <w:sz w:val="20"/>
                <w:szCs w:val="20"/>
              </w:rPr>
            </w:pPr>
            <w:r w:rsidRPr="00F414C7">
              <w:rPr>
                <w:rFonts w:ascii="Arial" w:hAnsi="Arial" w:cs="Arial"/>
                <w:color w:val="000000" w:themeColor="text1"/>
                <w:sz w:val="20"/>
                <w:szCs w:val="20"/>
                <w:lang w:val="en-US"/>
              </w:rPr>
              <w:t>Z</w:t>
            </w:r>
            <w:r w:rsidRPr="00AE12DE">
              <w:rPr>
                <w:rFonts w:ascii="Arial" w:hAnsi="Arial" w:cs="Arial"/>
                <w:color w:val="000000" w:themeColor="text1"/>
                <w:sz w:val="20"/>
                <w:szCs w:val="20"/>
              </w:rPr>
              <w:t>007</w:t>
            </w:r>
            <w:r w:rsidRPr="00AE12DE">
              <w:rPr>
                <w:rFonts w:ascii="Arial" w:hAnsi="Arial" w:cs="Arial"/>
                <w:color w:val="000000" w:themeColor="text1"/>
                <w:sz w:val="20"/>
                <w:szCs w:val="20"/>
              </w:rPr>
              <w:tab/>
              <w:t>Оператив. план: Перевозка речным трансп.</w:t>
            </w:r>
          </w:p>
          <w:p w14:paraId="3DA76825" w14:textId="77777777" w:rsidR="00F414C7" w:rsidRPr="00AE12DE" w:rsidRDefault="00F414C7" w:rsidP="00F414C7">
            <w:pPr>
              <w:pStyle w:val="af9"/>
              <w:numPr>
                <w:ilvl w:val="0"/>
                <w:numId w:val="18"/>
              </w:numPr>
              <w:spacing w:line="276" w:lineRule="auto"/>
              <w:jc w:val="left"/>
              <w:rPr>
                <w:rFonts w:ascii="Arial" w:hAnsi="Arial" w:cs="Arial"/>
                <w:color w:val="000000" w:themeColor="text1"/>
                <w:sz w:val="20"/>
                <w:szCs w:val="20"/>
              </w:rPr>
            </w:pPr>
            <w:r w:rsidRPr="00F414C7">
              <w:rPr>
                <w:rFonts w:ascii="Arial" w:hAnsi="Arial" w:cs="Arial"/>
                <w:color w:val="000000" w:themeColor="text1"/>
                <w:sz w:val="20"/>
                <w:szCs w:val="20"/>
                <w:lang w:val="en-US"/>
              </w:rPr>
              <w:t>Z</w:t>
            </w:r>
            <w:r w:rsidRPr="00AE12DE">
              <w:rPr>
                <w:rFonts w:ascii="Arial" w:hAnsi="Arial" w:cs="Arial"/>
                <w:color w:val="000000" w:themeColor="text1"/>
                <w:sz w:val="20"/>
                <w:szCs w:val="20"/>
              </w:rPr>
              <w:t>008</w:t>
            </w:r>
            <w:r w:rsidRPr="00AE12DE">
              <w:rPr>
                <w:rFonts w:ascii="Arial" w:hAnsi="Arial" w:cs="Arial"/>
                <w:color w:val="000000" w:themeColor="text1"/>
                <w:sz w:val="20"/>
                <w:szCs w:val="20"/>
              </w:rPr>
              <w:tab/>
              <w:t>Оператив. план: Перевозка морск. трансп.</w:t>
            </w:r>
          </w:p>
          <w:p w14:paraId="5A5327CF" w14:textId="77777777" w:rsidR="00F414C7" w:rsidRPr="00F414C7" w:rsidRDefault="00F414C7" w:rsidP="00F414C7">
            <w:pPr>
              <w:pStyle w:val="af9"/>
              <w:numPr>
                <w:ilvl w:val="0"/>
                <w:numId w:val="18"/>
              </w:numPr>
              <w:spacing w:line="276" w:lineRule="auto"/>
              <w:jc w:val="left"/>
              <w:rPr>
                <w:rFonts w:ascii="Arial" w:hAnsi="Arial" w:cs="Arial"/>
                <w:color w:val="000000" w:themeColor="text1"/>
                <w:sz w:val="20"/>
                <w:szCs w:val="20"/>
                <w:lang w:val="en-US"/>
              </w:rPr>
            </w:pPr>
            <w:r w:rsidRPr="00F414C7">
              <w:rPr>
                <w:rFonts w:ascii="Arial" w:hAnsi="Arial" w:cs="Arial"/>
                <w:color w:val="000000" w:themeColor="text1"/>
                <w:sz w:val="20"/>
                <w:szCs w:val="20"/>
                <w:lang w:val="en-US"/>
              </w:rPr>
              <w:t>Z009</w:t>
            </w:r>
            <w:r w:rsidRPr="00F414C7">
              <w:rPr>
                <w:rFonts w:ascii="Arial" w:hAnsi="Arial" w:cs="Arial"/>
                <w:color w:val="000000" w:themeColor="text1"/>
                <w:sz w:val="20"/>
                <w:szCs w:val="20"/>
                <w:lang w:val="en-US"/>
              </w:rPr>
              <w:tab/>
              <w:t>Оператив. план: Перевозка тралами</w:t>
            </w:r>
          </w:p>
          <w:p w14:paraId="432B1E45" w14:textId="77777777" w:rsidR="00F414C7" w:rsidRPr="00F414C7" w:rsidRDefault="00F414C7" w:rsidP="00F414C7">
            <w:pPr>
              <w:pStyle w:val="af9"/>
              <w:numPr>
                <w:ilvl w:val="0"/>
                <w:numId w:val="18"/>
              </w:numPr>
              <w:spacing w:line="276" w:lineRule="auto"/>
              <w:jc w:val="left"/>
              <w:rPr>
                <w:rFonts w:ascii="Arial" w:hAnsi="Arial" w:cs="Arial"/>
                <w:color w:val="000000" w:themeColor="text1"/>
                <w:sz w:val="20"/>
                <w:szCs w:val="20"/>
                <w:lang w:val="en-US"/>
              </w:rPr>
            </w:pPr>
            <w:r w:rsidRPr="00F414C7">
              <w:rPr>
                <w:rFonts w:ascii="Arial" w:hAnsi="Arial" w:cs="Arial"/>
                <w:color w:val="000000" w:themeColor="text1"/>
                <w:sz w:val="20"/>
                <w:szCs w:val="20"/>
                <w:lang w:val="en-US"/>
              </w:rPr>
              <w:t>Z010</w:t>
            </w:r>
            <w:r w:rsidRPr="00F414C7">
              <w:rPr>
                <w:rFonts w:ascii="Arial" w:hAnsi="Arial" w:cs="Arial"/>
                <w:color w:val="000000" w:themeColor="text1"/>
                <w:sz w:val="20"/>
                <w:szCs w:val="20"/>
                <w:lang w:val="en-US"/>
              </w:rPr>
              <w:tab/>
              <w:t>Оператив. план: Перевозка фургонами</w:t>
            </w:r>
          </w:p>
          <w:p w14:paraId="68351062" w14:textId="77777777" w:rsidR="00F414C7" w:rsidRPr="00AE12DE" w:rsidRDefault="00F414C7" w:rsidP="00F414C7">
            <w:pPr>
              <w:pStyle w:val="af9"/>
              <w:numPr>
                <w:ilvl w:val="0"/>
                <w:numId w:val="18"/>
              </w:numPr>
              <w:spacing w:line="276" w:lineRule="auto"/>
              <w:jc w:val="left"/>
              <w:rPr>
                <w:rFonts w:ascii="Arial" w:hAnsi="Arial" w:cs="Arial"/>
                <w:color w:val="000000" w:themeColor="text1"/>
                <w:sz w:val="20"/>
                <w:szCs w:val="20"/>
              </w:rPr>
            </w:pPr>
            <w:r w:rsidRPr="00F414C7">
              <w:rPr>
                <w:rFonts w:ascii="Arial" w:hAnsi="Arial" w:cs="Arial"/>
                <w:color w:val="000000" w:themeColor="text1"/>
                <w:sz w:val="20"/>
                <w:szCs w:val="20"/>
                <w:lang w:val="en-US"/>
              </w:rPr>
              <w:t>Z</w:t>
            </w:r>
            <w:r w:rsidRPr="00AE12DE">
              <w:rPr>
                <w:rFonts w:ascii="Arial" w:hAnsi="Arial" w:cs="Arial"/>
                <w:color w:val="000000" w:themeColor="text1"/>
                <w:sz w:val="20"/>
                <w:szCs w:val="20"/>
              </w:rPr>
              <w:t>011</w:t>
            </w:r>
            <w:r w:rsidRPr="00AE12DE">
              <w:rPr>
                <w:rFonts w:ascii="Arial" w:hAnsi="Arial" w:cs="Arial"/>
                <w:color w:val="000000" w:themeColor="text1"/>
                <w:sz w:val="20"/>
                <w:szCs w:val="20"/>
              </w:rPr>
              <w:tab/>
              <w:t>Оператив. план: Перевозка легк. автомоб.</w:t>
            </w:r>
          </w:p>
          <w:p w14:paraId="56C27F34" w14:textId="77777777" w:rsidR="00F414C7" w:rsidRPr="00AE12DE" w:rsidRDefault="00F414C7" w:rsidP="00F414C7">
            <w:pPr>
              <w:pStyle w:val="af9"/>
              <w:numPr>
                <w:ilvl w:val="0"/>
                <w:numId w:val="18"/>
              </w:numPr>
              <w:spacing w:line="276" w:lineRule="auto"/>
              <w:jc w:val="left"/>
              <w:rPr>
                <w:rFonts w:ascii="Arial" w:hAnsi="Arial" w:cs="Arial"/>
                <w:color w:val="000000" w:themeColor="text1"/>
                <w:sz w:val="20"/>
                <w:szCs w:val="20"/>
              </w:rPr>
            </w:pPr>
            <w:r w:rsidRPr="00F414C7">
              <w:rPr>
                <w:rFonts w:ascii="Arial" w:hAnsi="Arial" w:cs="Arial"/>
                <w:color w:val="000000" w:themeColor="text1"/>
                <w:sz w:val="20"/>
                <w:szCs w:val="20"/>
                <w:lang w:val="en-US"/>
              </w:rPr>
              <w:t>Z</w:t>
            </w:r>
            <w:r w:rsidRPr="00AE12DE">
              <w:rPr>
                <w:rFonts w:ascii="Arial" w:hAnsi="Arial" w:cs="Arial"/>
                <w:color w:val="000000" w:themeColor="text1"/>
                <w:sz w:val="20"/>
                <w:szCs w:val="20"/>
              </w:rPr>
              <w:t>012</w:t>
            </w:r>
            <w:r w:rsidRPr="00AE12DE">
              <w:rPr>
                <w:rFonts w:ascii="Arial" w:hAnsi="Arial" w:cs="Arial"/>
                <w:color w:val="000000" w:themeColor="text1"/>
                <w:sz w:val="20"/>
                <w:szCs w:val="20"/>
              </w:rPr>
              <w:tab/>
              <w:t>Оператив. план: Перевозка авиатрансп.</w:t>
            </w:r>
          </w:p>
          <w:p w14:paraId="7E96D48A" w14:textId="77777777" w:rsidR="00FB1E0C" w:rsidRDefault="00F414C7" w:rsidP="00AE12DE">
            <w:pPr>
              <w:pStyle w:val="af9"/>
              <w:numPr>
                <w:ilvl w:val="0"/>
                <w:numId w:val="18"/>
              </w:numPr>
              <w:spacing w:line="276" w:lineRule="auto"/>
              <w:jc w:val="left"/>
              <w:rPr>
                <w:rFonts w:ascii="Arial" w:hAnsi="Arial" w:cs="Arial"/>
                <w:color w:val="000000" w:themeColor="text1"/>
                <w:sz w:val="20"/>
                <w:szCs w:val="20"/>
                <w:lang w:val="en-US"/>
              </w:rPr>
            </w:pPr>
            <w:r w:rsidRPr="00F414C7">
              <w:rPr>
                <w:rFonts w:ascii="Arial" w:hAnsi="Arial" w:cs="Arial"/>
                <w:color w:val="000000" w:themeColor="text1"/>
                <w:sz w:val="20"/>
                <w:szCs w:val="20"/>
                <w:lang w:val="en-US"/>
              </w:rPr>
              <w:t>Z013</w:t>
            </w:r>
            <w:r w:rsidRPr="00F414C7">
              <w:rPr>
                <w:rFonts w:ascii="Arial" w:hAnsi="Arial" w:cs="Arial"/>
                <w:color w:val="000000" w:themeColor="text1"/>
                <w:sz w:val="20"/>
                <w:szCs w:val="20"/>
                <w:lang w:val="en-US"/>
              </w:rPr>
              <w:tab/>
              <w:t>Оператив. план: Пассажирский транспорт</w:t>
            </w:r>
          </w:p>
          <w:p w14:paraId="7B64AC7D" w14:textId="77777777" w:rsidR="00FB1E0C" w:rsidRPr="00AE12DE" w:rsidRDefault="00F414C7" w:rsidP="00AE12DE">
            <w:pPr>
              <w:pStyle w:val="af9"/>
              <w:numPr>
                <w:ilvl w:val="0"/>
                <w:numId w:val="18"/>
              </w:numPr>
              <w:spacing w:line="276" w:lineRule="auto"/>
              <w:jc w:val="left"/>
              <w:rPr>
                <w:rFonts w:ascii="Arial" w:hAnsi="Arial" w:cs="Arial"/>
                <w:color w:val="000000" w:themeColor="text1"/>
                <w:sz w:val="20"/>
                <w:szCs w:val="20"/>
                <w:lang w:val="en-US"/>
              </w:rPr>
            </w:pPr>
            <w:r w:rsidRPr="00AE12DE">
              <w:rPr>
                <w:rFonts w:ascii="Arial" w:hAnsi="Arial" w:cs="Arial"/>
                <w:color w:val="000000" w:themeColor="text1"/>
                <w:sz w:val="20"/>
                <w:szCs w:val="20"/>
                <w:lang w:val="en-US"/>
              </w:rPr>
              <w:t>Z</w:t>
            </w:r>
            <w:r w:rsidRPr="00AE12DE">
              <w:rPr>
                <w:rFonts w:ascii="Arial" w:hAnsi="Arial" w:cs="Arial"/>
                <w:color w:val="000000" w:themeColor="text1"/>
                <w:sz w:val="20"/>
                <w:szCs w:val="20"/>
              </w:rPr>
              <w:t>014</w:t>
            </w:r>
            <w:r w:rsidRPr="00AE12DE">
              <w:rPr>
                <w:rFonts w:ascii="Arial" w:hAnsi="Arial" w:cs="Arial"/>
                <w:color w:val="000000" w:themeColor="text1"/>
                <w:sz w:val="20"/>
                <w:szCs w:val="20"/>
              </w:rPr>
              <w:tab/>
              <w:t>Оператив. план: Работа Тех. Транспорта</w:t>
            </w:r>
          </w:p>
          <w:p w14:paraId="603A2913" w14:textId="77777777" w:rsidR="00F414C7" w:rsidRPr="00AE12DE" w:rsidRDefault="00F414C7" w:rsidP="00AE12DE">
            <w:pPr>
              <w:pStyle w:val="af9"/>
              <w:numPr>
                <w:ilvl w:val="0"/>
                <w:numId w:val="18"/>
              </w:numPr>
              <w:spacing w:line="276" w:lineRule="auto"/>
              <w:jc w:val="left"/>
              <w:rPr>
                <w:rFonts w:ascii="Arial" w:hAnsi="Arial" w:cs="Arial"/>
                <w:color w:val="000000" w:themeColor="text1"/>
                <w:sz w:val="20"/>
                <w:szCs w:val="20"/>
              </w:rPr>
            </w:pPr>
            <w:r w:rsidRPr="00AE12DE">
              <w:rPr>
                <w:rFonts w:ascii="Arial" w:hAnsi="Arial" w:cs="Arial"/>
                <w:color w:val="000000" w:themeColor="text1"/>
                <w:sz w:val="20"/>
                <w:szCs w:val="20"/>
                <w:lang w:val="en-US"/>
              </w:rPr>
              <w:t>Z</w:t>
            </w:r>
            <w:r w:rsidRPr="00AE12DE">
              <w:rPr>
                <w:rFonts w:ascii="Arial" w:hAnsi="Arial" w:cs="Arial"/>
                <w:color w:val="000000" w:themeColor="text1"/>
                <w:sz w:val="20"/>
                <w:szCs w:val="20"/>
              </w:rPr>
              <w:t>015</w:t>
            </w:r>
            <w:r w:rsidRPr="00AE12DE">
              <w:rPr>
                <w:rFonts w:ascii="Arial" w:hAnsi="Arial" w:cs="Arial"/>
                <w:color w:val="000000" w:themeColor="text1"/>
                <w:sz w:val="20"/>
                <w:szCs w:val="20"/>
              </w:rPr>
              <w:tab/>
              <w:t>Оператив. план: Перевозка прочим трансп.</w:t>
            </w:r>
          </w:p>
          <w:p w14:paraId="4F9B1484" w14:textId="01F773D6" w:rsidR="00F414C7" w:rsidRPr="00AE12DE" w:rsidRDefault="00FB1E0C">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Выбирается из справочника</w:t>
            </w:r>
          </w:p>
        </w:tc>
      </w:tr>
      <w:tr w:rsidR="0022145F" w14:paraId="0DCE5600" w14:textId="77777777" w:rsidTr="00971DA2">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hideMark/>
          </w:tcPr>
          <w:p w14:paraId="3B2FCEDD" w14:textId="77777777" w:rsidR="0022145F" w:rsidRPr="00971DA2" w:rsidRDefault="00971DA2" w:rsidP="00971DA2">
            <w:pPr>
              <w:spacing w:line="276" w:lineRule="auto"/>
              <w:jc w:val="left"/>
              <w:rPr>
                <w:rFonts w:ascii="Arial" w:hAnsi="Arial" w:cs="Arial"/>
                <w:color w:val="000000" w:themeColor="text1"/>
                <w:sz w:val="20"/>
                <w:szCs w:val="20"/>
              </w:rPr>
            </w:pPr>
            <w:r w:rsidRPr="00971DA2">
              <w:rPr>
                <w:rFonts w:ascii="Arial" w:hAnsi="Arial" w:cs="Arial"/>
                <w:color w:val="000000" w:themeColor="text1"/>
                <w:sz w:val="20"/>
                <w:szCs w:val="20"/>
              </w:rPr>
              <w:t>Способ транспортировки</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hideMark/>
          </w:tcPr>
          <w:p w14:paraId="341FC595" w14:textId="77777777" w:rsidR="004F2E21" w:rsidRDefault="004F2E21" w:rsidP="00971DA2">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Определяет способ транспортировки груза:</w:t>
            </w:r>
          </w:p>
          <w:p w14:paraId="41EBC20A" w14:textId="77777777" w:rsidR="004F2E21" w:rsidRPr="00FB68CF" w:rsidRDefault="00FB68CF" w:rsidP="002C13A5">
            <w:pPr>
              <w:pStyle w:val="af9"/>
              <w:numPr>
                <w:ilvl w:val="0"/>
                <w:numId w:val="17"/>
              </w:numPr>
              <w:spacing w:line="276" w:lineRule="auto"/>
              <w:jc w:val="left"/>
              <w:rPr>
                <w:rFonts w:ascii="Arial" w:hAnsi="Arial" w:cs="Arial"/>
                <w:color w:val="000000" w:themeColor="text1"/>
                <w:sz w:val="20"/>
                <w:szCs w:val="20"/>
              </w:rPr>
            </w:pPr>
            <w:r w:rsidRPr="00FB68CF">
              <w:rPr>
                <w:rFonts w:ascii="Arial" w:hAnsi="Arial" w:cs="Arial"/>
                <w:color w:val="000000" w:themeColor="text1"/>
                <w:sz w:val="20"/>
                <w:szCs w:val="20"/>
              </w:rPr>
              <w:t>Автодорога</w:t>
            </w:r>
            <w:r w:rsidR="00BF0577">
              <w:rPr>
                <w:rFonts w:ascii="Arial" w:hAnsi="Arial" w:cs="Arial"/>
                <w:color w:val="000000" w:themeColor="text1"/>
                <w:sz w:val="20"/>
                <w:szCs w:val="20"/>
              </w:rPr>
              <w:t>;</w:t>
            </w:r>
          </w:p>
          <w:p w14:paraId="61CA97C3" w14:textId="77777777" w:rsidR="00441DAC" w:rsidRPr="00FB68CF" w:rsidRDefault="00441DAC" w:rsidP="002C13A5">
            <w:pPr>
              <w:pStyle w:val="af9"/>
              <w:numPr>
                <w:ilvl w:val="0"/>
                <w:numId w:val="17"/>
              </w:numPr>
              <w:spacing w:line="276" w:lineRule="auto"/>
              <w:jc w:val="left"/>
              <w:rPr>
                <w:rFonts w:ascii="Arial" w:hAnsi="Arial" w:cs="Arial"/>
                <w:color w:val="000000" w:themeColor="text1"/>
                <w:sz w:val="20"/>
                <w:szCs w:val="20"/>
              </w:rPr>
            </w:pPr>
            <w:r>
              <w:rPr>
                <w:rFonts w:ascii="Arial" w:hAnsi="Arial" w:cs="Arial"/>
                <w:color w:val="000000" w:themeColor="text1"/>
                <w:sz w:val="20"/>
                <w:szCs w:val="20"/>
              </w:rPr>
              <w:t>Мультимодальная.</w:t>
            </w:r>
          </w:p>
          <w:p w14:paraId="3BBAF178" w14:textId="45398264" w:rsidR="00FB68CF" w:rsidRPr="004F2E21" w:rsidRDefault="00262294" w:rsidP="00971DA2">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Выбирается из справочника</w:t>
            </w:r>
            <w:r w:rsidR="00BF0577">
              <w:rPr>
                <w:rFonts w:ascii="Arial" w:hAnsi="Arial" w:cs="Arial"/>
                <w:color w:val="000000" w:themeColor="text1"/>
                <w:sz w:val="20"/>
                <w:szCs w:val="20"/>
              </w:rPr>
              <w:t>.</w:t>
            </w:r>
          </w:p>
        </w:tc>
      </w:tr>
      <w:tr w:rsidR="00971DA2" w14:paraId="127B9068" w14:textId="77777777" w:rsidTr="00971DA2">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3FC5E377" w14:textId="77777777" w:rsidR="00971DA2" w:rsidRPr="00971DA2" w:rsidRDefault="00971DA2" w:rsidP="00971DA2">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lastRenderedPageBreak/>
              <w:t>Средство транспорта</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25B41F2E" w14:textId="4A4C1B68" w:rsidR="00BF0577" w:rsidRDefault="00AD7ED4" w:rsidP="00971DA2">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 xml:space="preserve">Тип </w:t>
            </w:r>
            <w:r w:rsidR="00BC0C5F">
              <w:rPr>
                <w:rFonts w:ascii="Arial" w:hAnsi="Arial" w:cs="Arial"/>
                <w:color w:val="000000" w:themeColor="text1"/>
                <w:sz w:val="20"/>
                <w:szCs w:val="20"/>
              </w:rPr>
              <w:t>транспортного средства:</w:t>
            </w:r>
          </w:p>
          <w:p w14:paraId="0A1CDE1D"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ZABS –</w:t>
            </w:r>
            <w:r>
              <w:rPr>
                <w:rFonts w:ascii="Arial" w:hAnsi="Arial" w:cs="Arial"/>
                <w:color w:val="000000" w:themeColor="text1"/>
                <w:sz w:val="20"/>
                <w:szCs w:val="20"/>
              </w:rPr>
              <w:t xml:space="preserve"> АБС</w:t>
            </w:r>
          </w:p>
          <w:p w14:paraId="1081AD12"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ZBUS –</w:t>
            </w:r>
            <w:r>
              <w:rPr>
                <w:rFonts w:ascii="Arial" w:hAnsi="Arial" w:cs="Arial"/>
                <w:color w:val="000000" w:themeColor="text1"/>
                <w:sz w:val="20"/>
                <w:szCs w:val="20"/>
              </w:rPr>
              <w:t xml:space="preserve"> Автобус</w:t>
            </w:r>
          </w:p>
          <w:p w14:paraId="59D9374C"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ZBUS_CREW</w:t>
            </w:r>
            <w:r>
              <w:rPr>
                <w:rFonts w:ascii="Arial" w:hAnsi="Arial" w:cs="Arial"/>
                <w:color w:val="000000" w:themeColor="text1"/>
                <w:sz w:val="20"/>
                <w:szCs w:val="20"/>
              </w:rPr>
              <w:t xml:space="preserve"> - </w:t>
            </w:r>
            <w:r w:rsidRPr="00363D00">
              <w:rPr>
                <w:rFonts w:ascii="Arial" w:hAnsi="Arial" w:cs="Arial"/>
                <w:color w:val="000000" w:themeColor="text1"/>
                <w:sz w:val="20"/>
                <w:szCs w:val="20"/>
              </w:rPr>
              <w:t>Вахтовый автобус</w:t>
            </w:r>
          </w:p>
          <w:p w14:paraId="7D2B3B71"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ZCAR</w:t>
            </w:r>
            <w:r>
              <w:rPr>
                <w:rFonts w:ascii="Arial" w:hAnsi="Arial" w:cs="Arial"/>
                <w:color w:val="000000" w:themeColor="text1"/>
                <w:sz w:val="20"/>
                <w:szCs w:val="20"/>
              </w:rPr>
              <w:t xml:space="preserve"> - </w:t>
            </w:r>
            <w:r w:rsidRPr="00363D00">
              <w:rPr>
                <w:rFonts w:ascii="Arial" w:hAnsi="Arial" w:cs="Arial"/>
                <w:color w:val="000000" w:themeColor="text1"/>
                <w:sz w:val="20"/>
                <w:szCs w:val="20"/>
              </w:rPr>
              <w:t>Легковой автомобиль</w:t>
            </w:r>
          </w:p>
          <w:p w14:paraId="7E946046"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ZCAR_BORT</w:t>
            </w:r>
            <w:r>
              <w:rPr>
                <w:rFonts w:ascii="Arial" w:hAnsi="Arial" w:cs="Arial"/>
                <w:color w:val="000000" w:themeColor="text1"/>
                <w:sz w:val="20"/>
                <w:szCs w:val="20"/>
              </w:rPr>
              <w:t xml:space="preserve"> - </w:t>
            </w:r>
            <w:r w:rsidRPr="00363D00">
              <w:rPr>
                <w:rFonts w:ascii="Arial" w:hAnsi="Arial" w:cs="Arial"/>
                <w:color w:val="000000" w:themeColor="text1"/>
                <w:sz w:val="20"/>
                <w:szCs w:val="20"/>
              </w:rPr>
              <w:t>Автомобиль бортовой</w:t>
            </w:r>
          </w:p>
          <w:p w14:paraId="1D3E51F2"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ZCAR_FUEL</w:t>
            </w:r>
            <w:r>
              <w:rPr>
                <w:rFonts w:ascii="Arial" w:hAnsi="Arial" w:cs="Arial"/>
                <w:color w:val="000000" w:themeColor="text1"/>
                <w:sz w:val="20"/>
                <w:szCs w:val="20"/>
              </w:rPr>
              <w:t xml:space="preserve"> - </w:t>
            </w:r>
            <w:r w:rsidRPr="00363D00">
              <w:rPr>
                <w:rFonts w:ascii="Arial" w:hAnsi="Arial" w:cs="Arial"/>
                <w:color w:val="000000" w:themeColor="text1"/>
                <w:sz w:val="20"/>
                <w:szCs w:val="20"/>
              </w:rPr>
              <w:t>Автотопливозаправщик</w:t>
            </w:r>
          </w:p>
          <w:p w14:paraId="7ADA75C5"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ZCAR_LIFT</w:t>
            </w:r>
            <w:r>
              <w:rPr>
                <w:rFonts w:ascii="Arial" w:hAnsi="Arial" w:cs="Arial"/>
                <w:color w:val="000000" w:themeColor="text1"/>
                <w:sz w:val="20"/>
                <w:szCs w:val="20"/>
              </w:rPr>
              <w:t xml:space="preserve"> - </w:t>
            </w:r>
            <w:r w:rsidRPr="00363D00">
              <w:rPr>
                <w:rFonts w:ascii="Arial" w:hAnsi="Arial" w:cs="Arial"/>
                <w:color w:val="000000" w:themeColor="text1"/>
                <w:sz w:val="20"/>
                <w:szCs w:val="20"/>
              </w:rPr>
              <w:t>Автопогрузчик</w:t>
            </w:r>
          </w:p>
          <w:p w14:paraId="29E50400"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ZCAR_PAS</w:t>
            </w:r>
            <w:r>
              <w:rPr>
                <w:rFonts w:ascii="Arial" w:hAnsi="Arial" w:cs="Arial"/>
                <w:color w:val="000000" w:themeColor="text1"/>
                <w:sz w:val="20"/>
                <w:szCs w:val="20"/>
              </w:rPr>
              <w:t xml:space="preserve"> - </w:t>
            </w:r>
            <w:r w:rsidRPr="00363D00">
              <w:rPr>
                <w:rFonts w:ascii="Arial" w:hAnsi="Arial" w:cs="Arial"/>
                <w:color w:val="000000" w:themeColor="text1"/>
                <w:sz w:val="20"/>
                <w:szCs w:val="20"/>
              </w:rPr>
              <w:t>Специальное пассажирское</w:t>
            </w:r>
          </w:p>
          <w:p w14:paraId="51D72A2C"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ZCAR_TR</w:t>
            </w:r>
            <w:r>
              <w:rPr>
                <w:rFonts w:ascii="Arial" w:hAnsi="Arial" w:cs="Arial"/>
                <w:color w:val="000000" w:themeColor="text1"/>
                <w:sz w:val="20"/>
                <w:szCs w:val="20"/>
              </w:rPr>
              <w:t xml:space="preserve"> - </w:t>
            </w:r>
            <w:r w:rsidRPr="00363D00">
              <w:rPr>
                <w:rFonts w:ascii="Arial" w:hAnsi="Arial" w:cs="Arial"/>
                <w:color w:val="000000" w:themeColor="text1"/>
                <w:sz w:val="20"/>
                <w:szCs w:val="20"/>
              </w:rPr>
              <w:t>Грузовой автомобиль</w:t>
            </w:r>
          </w:p>
          <w:p w14:paraId="4679C056"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ZCAR_TR_B</w:t>
            </w:r>
            <w:r>
              <w:rPr>
                <w:rFonts w:ascii="Arial" w:hAnsi="Arial" w:cs="Arial"/>
                <w:color w:val="000000" w:themeColor="text1"/>
                <w:sz w:val="20"/>
                <w:szCs w:val="20"/>
              </w:rPr>
              <w:t xml:space="preserve"> - </w:t>
            </w:r>
            <w:r w:rsidRPr="00363D00">
              <w:rPr>
                <w:rFonts w:ascii="Arial" w:hAnsi="Arial" w:cs="Arial"/>
                <w:color w:val="000000" w:themeColor="text1"/>
                <w:sz w:val="20"/>
                <w:szCs w:val="20"/>
              </w:rPr>
              <w:t>Грузовой-бортовой</w:t>
            </w:r>
          </w:p>
          <w:p w14:paraId="47D481BA"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ZCAR_TR_OB</w:t>
            </w:r>
            <w:r>
              <w:rPr>
                <w:rFonts w:ascii="Arial" w:hAnsi="Arial" w:cs="Arial"/>
                <w:color w:val="000000" w:themeColor="text1"/>
                <w:sz w:val="20"/>
                <w:szCs w:val="20"/>
              </w:rPr>
              <w:t xml:space="preserve"> - </w:t>
            </w:r>
            <w:r w:rsidRPr="00363D00">
              <w:rPr>
                <w:rFonts w:ascii="Arial" w:hAnsi="Arial" w:cs="Arial"/>
                <w:color w:val="000000" w:themeColor="text1"/>
                <w:sz w:val="20"/>
                <w:szCs w:val="20"/>
              </w:rPr>
              <w:t>Грузовой общего назначения</w:t>
            </w:r>
          </w:p>
          <w:p w14:paraId="3E819848" w14:textId="77777777" w:rsidR="007F7357"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ZCRAN</w:t>
            </w:r>
            <w:r>
              <w:rPr>
                <w:rFonts w:ascii="Arial" w:hAnsi="Arial" w:cs="Arial"/>
                <w:color w:val="000000" w:themeColor="text1"/>
                <w:sz w:val="20"/>
                <w:szCs w:val="20"/>
              </w:rPr>
              <w:t xml:space="preserve"> - Автокран</w:t>
            </w:r>
          </w:p>
          <w:p w14:paraId="0CBBE896"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ZCRAN_MAN</w:t>
            </w:r>
            <w:r>
              <w:rPr>
                <w:rFonts w:ascii="Arial" w:hAnsi="Arial" w:cs="Arial"/>
                <w:color w:val="000000" w:themeColor="text1"/>
                <w:sz w:val="20"/>
                <w:szCs w:val="20"/>
              </w:rPr>
              <w:t xml:space="preserve"> - </w:t>
            </w:r>
            <w:r w:rsidRPr="00210EED">
              <w:rPr>
                <w:rFonts w:ascii="Arial" w:hAnsi="Arial" w:cs="Arial"/>
                <w:color w:val="000000" w:themeColor="text1"/>
                <w:sz w:val="20"/>
                <w:szCs w:val="20"/>
              </w:rPr>
              <w:t>Кран-манипулятор автомобильный</w:t>
            </w:r>
          </w:p>
          <w:p w14:paraId="1FD68196"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ZELEV_WORK</w:t>
            </w:r>
            <w:r>
              <w:rPr>
                <w:rFonts w:ascii="Arial" w:hAnsi="Arial" w:cs="Arial"/>
                <w:color w:val="000000" w:themeColor="text1"/>
                <w:sz w:val="20"/>
                <w:szCs w:val="20"/>
              </w:rPr>
              <w:t xml:space="preserve"> - </w:t>
            </w:r>
            <w:r w:rsidRPr="00210EED">
              <w:rPr>
                <w:rFonts w:ascii="Arial" w:hAnsi="Arial" w:cs="Arial"/>
                <w:color w:val="000000" w:themeColor="text1"/>
                <w:sz w:val="20"/>
                <w:szCs w:val="20"/>
              </w:rPr>
              <w:t>Автовышка</w:t>
            </w:r>
          </w:p>
          <w:p w14:paraId="033608B9"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ZHOPPER</w:t>
            </w:r>
            <w:r>
              <w:rPr>
                <w:rFonts w:ascii="Arial" w:hAnsi="Arial" w:cs="Arial"/>
                <w:color w:val="000000" w:themeColor="text1"/>
                <w:sz w:val="20"/>
                <w:szCs w:val="20"/>
              </w:rPr>
              <w:t xml:space="preserve"> - Самосвал</w:t>
            </w:r>
          </w:p>
          <w:p w14:paraId="4AF961A5"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ZHTR</w:t>
            </w:r>
            <w:r>
              <w:rPr>
                <w:rFonts w:ascii="Arial" w:hAnsi="Arial" w:cs="Arial"/>
                <w:color w:val="000000" w:themeColor="text1"/>
                <w:sz w:val="20"/>
                <w:szCs w:val="20"/>
              </w:rPr>
              <w:t xml:space="preserve"> – Полуприцеп </w:t>
            </w:r>
          </w:p>
          <w:p w14:paraId="5C23D8E0"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ZHTR_SHLOG</w:t>
            </w:r>
            <w:r>
              <w:rPr>
                <w:rFonts w:ascii="Arial" w:hAnsi="Arial" w:cs="Arial"/>
                <w:color w:val="000000" w:themeColor="text1"/>
                <w:sz w:val="20"/>
                <w:szCs w:val="20"/>
              </w:rPr>
              <w:t xml:space="preserve"> - </w:t>
            </w:r>
            <w:r w:rsidRPr="00210EED">
              <w:rPr>
                <w:rFonts w:ascii="Arial" w:hAnsi="Arial" w:cs="Arial"/>
                <w:color w:val="000000" w:themeColor="text1"/>
                <w:sz w:val="20"/>
                <w:szCs w:val="20"/>
              </w:rPr>
              <w:t>Полуприцеп-сортиментовоз</w:t>
            </w:r>
          </w:p>
          <w:p w14:paraId="6643E35D"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ZHTR_TANK</w:t>
            </w:r>
            <w:r>
              <w:rPr>
                <w:rFonts w:ascii="Arial" w:hAnsi="Arial" w:cs="Arial"/>
                <w:color w:val="000000" w:themeColor="text1"/>
                <w:sz w:val="20"/>
                <w:szCs w:val="20"/>
              </w:rPr>
              <w:t xml:space="preserve"> - </w:t>
            </w:r>
            <w:r w:rsidRPr="00210EED">
              <w:rPr>
                <w:rFonts w:ascii="Arial" w:hAnsi="Arial" w:cs="Arial"/>
                <w:color w:val="000000" w:themeColor="text1"/>
                <w:sz w:val="20"/>
                <w:szCs w:val="20"/>
              </w:rPr>
              <w:t>Полуприцеп-цистерна</w:t>
            </w:r>
          </w:p>
          <w:p w14:paraId="55764665"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ZLOADER</w:t>
            </w:r>
            <w:r>
              <w:rPr>
                <w:rFonts w:ascii="Arial" w:hAnsi="Arial" w:cs="Arial"/>
                <w:color w:val="000000" w:themeColor="text1"/>
                <w:sz w:val="20"/>
                <w:szCs w:val="20"/>
              </w:rPr>
              <w:t xml:space="preserve"> - </w:t>
            </w:r>
            <w:r w:rsidRPr="00210EED">
              <w:rPr>
                <w:rFonts w:ascii="Arial" w:hAnsi="Arial" w:cs="Arial"/>
                <w:color w:val="000000" w:themeColor="text1"/>
                <w:sz w:val="20"/>
                <w:szCs w:val="20"/>
              </w:rPr>
              <w:t>Погрузчик</w:t>
            </w:r>
          </w:p>
          <w:p w14:paraId="357761D7"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ZLOADER_FO</w:t>
            </w:r>
            <w:r>
              <w:rPr>
                <w:rFonts w:ascii="Arial" w:hAnsi="Arial" w:cs="Arial"/>
                <w:color w:val="000000" w:themeColor="text1"/>
                <w:sz w:val="20"/>
                <w:szCs w:val="20"/>
              </w:rPr>
              <w:t xml:space="preserve"> - </w:t>
            </w:r>
            <w:r w:rsidRPr="002F76BA">
              <w:rPr>
                <w:rFonts w:ascii="Arial" w:hAnsi="Arial" w:cs="Arial"/>
                <w:color w:val="000000" w:themeColor="text1"/>
                <w:sz w:val="20"/>
                <w:szCs w:val="20"/>
              </w:rPr>
              <w:t>Погрузчик вилочный</w:t>
            </w:r>
          </w:p>
          <w:p w14:paraId="3FF14415"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ZLOADER_FR</w:t>
            </w:r>
            <w:r>
              <w:rPr>
                <w:rFonts w:ascii="Arial" w:hAnsi="Arial" w:cs="Arial"/>
                <w:color w:val="000000" w:themeColor="text1"/>
                <w:sz w:val="20"/>
                <w:szCs w:val="20"/>
              </w:rPr>
              <w:t xml:space="preserve"> - </w:t>
            </w:r>
            <w:r w:rsidRPr="002F76BA">
              <w:rPr>
                <w:rFonts w:ascii="Arial" w:hAnsi="Arial" w:cs="Arial"/>
                <w:color w:val="000000" w:themeColor="text1"/>
                <w:sz w:val="20"/>
                <w:szCs w:val="20"/>
              </w:rPr>
              <w:t>Погрузчик фронтальный</w:t>
            </w:r>
          </w:p>
          <w:p w14:paraId="25CD9E57"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ZOTHER</w:t>
            </w:r>
            <w:r>
              <w:rPr>
                <w:rFonts w:ascii="Arial" w:hAnsi="Arial" w:cs="Arial"/>
                <w:color w:val="000000" w:themeColor="text1"/>
                <w:sz w:val="20"/>
                <w:szCs w:val="20"/>
              </w:rPr>
              <w:t xml:space="preserve"> - </w:t>
            </w:r>
            <w:r w:rsidRPr="002F76BA">
              <w:rPr>
                <w:rFonts w:ascii="Arial" w:hAnsi="Arial" w:cs="Arial"/>
                <w:color w:val="000000" w:themeColor="text1"/>
                <w:sz w:val="20"/>
                <w:szCs w:val="20"/>
              </w:rPr>
              <w:t>Прочий транспорт</w:t>
            </w:r>
          </w:p>
          <w:p w14:paraId="5C4038BC"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ZPOLUVAKH</w:t>
            </w:r>
            <w:r>
              <w:rPr>
                <w:rFonts w:ascii="Arial" w:hAnsi="Arial" w:cs="Arial"/>
                <w:color w:val="000000" w:themeColor="text1"/>
                <w:sz w:val="20"/>
                <w:szCs w:val="20"/>
              </w:rPr>
              <w:t xml:space="preserve"> - Полувахта</w:t>
            </w:r>
          </w:p>
          <w:p w14:paraId="26CD68ED"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ZSPECTECH</w:t>
            </w:r>
            <w:r>
              <w:rPr>
                <w:rFonts w:ascii="Arial" w:hAnsi="Arial" w:cs="Arial"/>
                <w:color w:val="000000" w:themeColor="text1"/>
                <w:sz w:val="20"/>
                <w:szCs w:val="20"/>
              </w:rPr>
              <w:t xml:space="preserve"> - </w:t>
            </w:r>
            <w:r w:rsidRPr="002F76BA">
              <w:rPr>
                <w:rFonts w:ascii="Arial" w:hAnsi="Arial" w:cs="Arial"/>
                <w:color w:val="000000" w:themeColor="text1"/>
                <w:sz w:val="20"/>
                <w:szCs w:val="20"/>
              </w:rPr>
              <w:t>Спецтехника</w:t>
            </w:r>
          </w:p>
          <w:p w14:paraId="313F23C4" w14:textId="77777777" w:rsidR="007F7357"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ZSTEAM_UN</w:t>
            </w:r>
            <w:r>
              <w:rPr>
                <w:rFonts w:ascii="Arial" w:hAnsi="Arial" w:cs="Arial"/>
                <w:color w:val="000000" w:themeColor="text1"/>
                <w:sz w:val="20"/>
                <w:szCs w:val="20"/>
              </w:rPr>
              <w:t xml:space="preserve"> - </w:t>
            </w:r>
            <w:r w:rsidRPr="002F76BA">
              <w:rPr>
                <w:rFonts w:ascii="Arial" w:hAnsi="Arial" w:cs="Arial"/>
                <w:color w:val="000000" w:themeColor="text1"/>
                <w:sz w:val="20"/>
                <w:szCs w:val="20"/>
              </w:rPr>
              <w:t>Установка парогенераторная передвижная</w:t>
            </w:r>
          </w:p>
          <w:p w14:paraId="5E4BDD9C"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2F76BA">
              <w:rPr>
                <w:rFonts w:ascii="Arial" w:hAnsi="Arial" w:cs="Arial"/>
                <w:color w:val="000000" w:themeColor="text1"/>
                <w:sz w:val="20"/>
                <w:szCs w:val="20"/>
              </w:rPr>
              <w:t>ZTANK</w:t>
            </w:r>
            <w:r>
              <w:rPr>
                <w:rFonts w:ascii="Arial" w:hAnsi="Arial" w:cs="Arial"/>
                <w:color w:val="000000" w:themeColor="text1"/>
                <w:sz w:val="20"/>
                <w:szCs w:val="20"/>
              </w:rPr>
              <w:t xml:space="preserve"> - </w:t>
            </w:r>
            <w:r w:rsidRPr="002F76BA">
              <w:rPr>
                <w:rFonts w:ascii="Arial" w:hAnsi="Arial" w:cs="Arial"/>
                <w:color w:val="000000" w:themeColor="text1"/>
                <w:sz w:val="20"/>
                <w:szCs w:val="20"/>
              </w:rPr>
              <w:t>Автоцистерна</w:t>
            </w:r>
          </w:p>
          <w:p w14:paraId="1F81877C"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ZTANK_ACPT</w:t>
            </w:r>
            <w:r>
              <w:rPr>
                <w:rFonts w:ascii="Arial" w:hAnsi="Arial" w:cs="Arial"/>
                <w:color w:val="000000" w:themeColor="text1"/>
                <w:sz w:val="20"/>
                <w:szCs w:val="20"/>
              </w:rPr>
              <w:t xml:space="preserve"> - </w:t>
            </w:r>
            <w:r w:rsidRPr="002F76BA">
              <w:rPr>
                <w:rFonts w:ascii="Arial" w:hAnsi="Arial" w:cs="Arial"/>
                <w:color w:val="000000" w:themeColor="text1"/>
                <w:sz w:val="20"/>
                <w:szCs w:val="20"/>
              </w:rPr>
              <w:t>Автоцистерна (АЦПТ)</w:t>
            </w:r>
          </w:p>
          <w:p w14:paraId="47376368"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ZTANK_ASEN</w:t>
            </w:r>
            <w:r>
              <w:rPr>
                <w:rFonts w:ascii="Arial" w:hAnsi="Arial" w:cs="Arial"/>
                <w:color w:val="000000" w:themeColor="text1"/>
                <w:sz w:val="20"/>
                <w:szCs w:val="20"/>
              </w:rPr>
              <w:t xml:space="preserve"> - </w:t>
            </w:r>
            <w:r w:rsidRPr="002F76BA">
              <w:rPr>
                <w:rFonts w:ascii="Arial" w:hAnsi="Arial" w:cs="Arial"/>
                <w:color w:val="000000" w:themeColor="text1"/>
                <w:sz w:val="20"/>
                <w:szCs w:val="20"/>
              </w:rPr>
              <w:t>Автоцистерна ассенизационная</w:t>
            </w:r>
          </w:p>
          <w:p w14:paraId="32ED71F0"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ZTANK_FIRE</w:t>
            </w:r>
            <w:r>
              <w:rPr>
                <w:rFonts w:ascii="Arial" w:hAnsi="Arial" w:cs="Arial"/>
                <w:color w:val="000000" w:themeColor="text1"/>
                <w:sz w:val="20"/>
                <w:szCs w:val="20"/>
              </w:rPr>
              <w:t xml:space="preserve"> - </w:t>
            </w:r>
            <w:r w:rsidRPr="002F76BA">
              <w:rPr>
                <w:rFonts w:ascii="Arial" w:hAnsi="Arial" w:cs="Arial"/>
                <w:color w:val="000000" w:themeColor="text1"/>
                <w:sz w:val="20"/>
                <w:szCs w:val="20"/>
              </w:rPr>
              <w:t>Цистерна пожарная</w:t>
            </w:r>
          </w:p>
          <w:p w14:paraId="5A38BFE7"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ZTR</w:t>
            </w:r>
            <w:r>
              <w:rPr>
                <w:rFonts w:ascii="Arial" w:hAnsi="Arial" w:cs="Arial"/>
                <w:color w:val="000000" w:themeColor="text1"/>
                <w:sz w:val="20"/>
                <w:szCs w:val="20"/>
              </w:rPr>
              <w:t xml:space="preserve"> - </w:t>
            </w:r>
            <w:r w:rsidRPr="002F76BA">
              <w:rPr>
                <w:rFonts w:ascii="Arial" w:hAnsi="Arial" w:cs="Arial"/>
                <w:color w:val="000000" w:themeColor="text1"/>
                <w:sz w:val="20"/>
                <w:szCs w:val="20"/>
              </w:rPr>
              <w:t>Прицеп</w:t>
            </w:r>
          </w:p>
          <w:p w14:paraId="4E26F834"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ZTR_TANK</w:t>
            </w:r>
            <w:r>
              <w:rPr>
                <w:rFonts w:ascii="Arial" w:hAnsi="Arial" w:cs="Arial"/>
                <w:color w:val="000000" w:themeColor="text1"/>
                <w:sz w:val="20"/>
                <w:szCs w:val="20"/>
              </w:rPr>
              <w:t xml:space="preserve"> - </w:t>
            </w:r>
            <w:r w:rsidRPr="002F76BA">
              <w:rPr>
                <w:rFonts w:ascii="Arial" w:hAnsi="Arial" w:cs="Arial"/>
                <w:color w:val="000000" w:themeColor="text1"/>
                <w:sz w:val="20"/>
                <w:szCs w:val="20"/>
              </w:rPr>
              <w:t>Прицеп-цистерна</w:t>
            </w:r>
          </w:p>
          <w:p w14:paraId="480CC353"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ZTRAL</w:t>
            </w:r>
            <w:r>
              <w:rPr>
                <w:rFonts w:ascii="Arial" w:hAnsi="Arial" w:cs="Arial"/>
                <w:color w:val="000000" w:themeColor="text1"/>
                <w:sz w:val="20"/>
                <w:szCs w:val="20"/>
              </w:rPr>
              <w:t xml:space="preserve"> - Трал</w:t>
            </w:r>
          </w:p>
          <w:p w14:paraId="2CAE183A"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ZTRUCK_BOR</w:t>
            </w:r>
            <w:r>
              <w:rPr>
                <w:rFonts w:ascii="Arial" w:hAnsi="Arial" w:cs="Arial"/>
                <w:color w:val="000000" w:themeColor="text1"/>
                <w:sz w:val="20"/>
                <w:szCs w:val="20"/>
              </w:rPr>
              <w:t xml:space="preserve"> - </w:t>
            </w:r>
            <w:r w:rsidRPr="002F76BA">
              <w:rPr>
                <w:rFonts w:ascii="Arial" w:hAnsi="Arial" w:cs="Arial"/>
                <w:color w:val="000000" w:themeColor="text1"/>
                <w:sz w:val="20"/>
                <w:szCs w:val="20"/>
              </w:rPr>
              <w:t>Тягач бортовой</w:t>
            </w:r>
          </w:p>
          <w:p w14:paraId="2DE43114"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ZTRUCK_SED</w:t>
            </w:r>
            <w:r>
              <w:rPr>
                <w:rFonts w:ascii="Arial" w:hAnsi="Arial" w:cs="Arial"/>
                <w:color w:val="000000" w:themeColor="text1"/>
                <w:sz w:val="20"/>
                <w:szCs w:val="20"/>
              </w:rPr>
              <w:t xml:space="preserve"> - </w:t>
            </w:r>
            <w:r w:rsidRPr="002F76BA">
              <w:rPr>
                <w:rFonts w:ascii="Arial" w:hAnsi="Arial" w:cs="Arial"/>
                <w:color w:val="000000" w:themeColor="text1"/>
                <w:sz w:val="20"/>
                <w:szCs w:val="20"/>
              </w:rPr>
              <w:t>Тягач седельный</w:t>
            </w:r>
          </w:p>
          <w:p w14:paraId="263B9519" w14:textId="77777777" w:rsidR="007F7357" w:rsidRPr="00363D00" w:rsidRDefault="007F7357" w:rsidP="007F7357">
            <w:pPr>
              <w:pStyle w:val="af9"/>
              <w:numPr>
                <w:ilvl w:val="0"/>
                <w:numId w:val="98"/>
              </w:numPr>
              <w:spacing w:line="276" w:lineRule="auto"/>
              <w:jc w:val="left"/>
              <w:rPr>
                <w:rFonts w:ascii="Arial" w:hAnsi="Arial" w:cs="Arial"/>
                <w:color w:val="000000" w:themeColor="text1"/>
                <w:sz w:val="20"/>
                <w:szCs w:val="20"/>
              </w:rPr>
            </w:pPr>
            <w:r w:rsidRPr="00363D00">
              <w:rPr>
                <w:rFonts w:ascii="Arial" w:hAnsi="Arial" w:cs="Arial"/>
                <w:color w:val="000000" w:themeColor="text1"/>
                <w:sz w:val="20"/>
                <w:szCs w:val="20"/>
              </w:rPr>
              <w:t>ZVAN</w:t>
            </w:r>
            <w:r>
              <w:rPr>
                <w:rFonts w:ascii="Arial" w:hAnsi="Arial" w:cs="Arial"/>
                <w:color w:val="000000" w:themeColor="text1"/>
                <w:sz w:val="20"/>
                <w:szCs w:val="20"/>
              </w:rPr>
              <w:t xml:space="preserve"> - </w:t>
            </w:r>
            <w:r w:rsidRPr="002F76BA">
              <w:rPr>
                <w:rFonts w:ascii="Arial" w:hAnsi="Arial" w:cs="Arial"/>
                <w:color w:val="000000" w:themeColor="text1"/>
                <w:sz w:val="20"/>
                <w:szCs w:val="20"/>
              </w:rPr>
              <w:t>Фургон</w:t>
            </w:r>
          </w:p>
          <w:p w14:paraId="0EE2163B" w14:textId="5AA39EFF" w:rsidR="00BC0C5F" w:rsidRPr="00971DA2" w:rsidRDefault="00DF1E2C" w:rsidP="00971DA2">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Выбирается из справочника</w:t>
            </w:r>
            <w:r w:rsidR="00BC0C5F">
              <w:rPr>
                <w:rFonts w:ascii="Arial" w:hAnsi="Arial" w:cs="Arial"/>
                <w:color w:val="000000" w:themeColor="text1"/>
                <w:sz w:val="20"/>
                <w:szCs w:val="20"/>
              </w:rPr>
              <w:t>.</w:t>
            </w:r>
          </w:p>
        </w:tc>
      </w:tr>
      <w:tr w:rsidR="00FB23D1" w14:paraId="533F6DE1" w14:textId="77777777" w:rsidTr="00FB23D1">
        <w:trPr>
          <w:cantSplit/>
        </w:trPr>
        <w:tc>
          <w:tcPr>
            <w:tcW w:w="5000"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295F9763" w14:textId="77777777" w:rsidR="00FB23D1" w:rsidRDefault="00FB23D1" w:rsidP="00FB23D1">
            <w:pPr>
              <w:spacing w:line="276" w:lineRule="auto"/>
              <w:jc w:val="center"/>
              <w:rPr>
                <w:rFonts w:ascii="Arial" w:hAnsi="Arial" w:cs="Arial"/>
                <w:color w:val="000000" w:themeColor="text1"/>
                <w:sz w:val="20"/>
                <w:szCs w:val="20"/>
              </w:rPr>
            </w:pPr>
            <w:r>
              <w:rPr>
                <w:rFonts w:ascii="Arial" w:hAnsi="Arial" w:cs="Arial"/>
                <w:b/>
                <w:sz w:val="20"/>
                <w:szCs w:val="20"/>
              </w:rPr>
              <w:t>Закладка «Общие данные», раздел «Мощность ресурса»</w:t>
            </w:r>
          </w:p>
        </w:tc>
      </w:tr>
      <w:tr w:rsidR="00FB23D1" w14:paraId="14F79B93" w14:textId="77777777" w:rsidTr="00971DA2">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4367446D" w14:textId="77777777" w:rsidR="00FB23D1" w:rsidRPr="00971DA2" w:rsidRDefault="00FB23D1" w:rsidP="00FB23D1">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Транспортное средство</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3194F35B" w14:textId="3E7F9850" w:rsidR="00E54DA0" w:rsidRDefault="004A4C0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 xml:space="preserve">Заполняется автоматически </w:t>
            </w:r>
            <w:r w:rsidR="00E54DA0">
              <w:rPr>
                <w:rFonts w:ascii="Arial" w:hAnsi="Arial" w:cs="Arial"/>
                <w:color w:val="000000" w:themeColor="text1"/>
                <w:sz w:val="20"/>
                <w:szCs w:val="20"/>
              </w:rPr>
              <w:t xml:space="preserve">при </w:t>
            </w:r>
            <w:r w:rsidR="007F7357">
              <w:rPr>
                <w:rFonts w:ascii="Arial" w:hAnsi="Arial" w:cs="Arial"/>
                <w:color w:val="000000" w:themeColor="text1"/>
                <w:sz w:val="20"/>
                <w:szCs w:val="20"/>
              </w:rPr>
              <w:t>формировании Фрахтового заказа.</w:t>
            </w:r>
          </w:p>
          <w:p w14:paraId="3A48C699" w14:textId="77777777" w:rsidR="00FB23D1" w:rsidRPr="00971DA2" w:rsidRDefault="00FB23D1" w:rsidP="00FB23D1">
            <w:pPr>
              <w:spacing w:line="276" w:lineRule="auto"/>
              <w:jc w:val="left"/>
              <w:rPr>
                <w:rFonts w:ascii="Arial" w:hAnsi="Arial" w:cs="Arial"/>
                <w:color w:val="000000" w:themeColor="text1"/>
                <w:sz w:val="20"/>
                <w:szCs w:val="20"/>
              </w:rPr>
            </w:pPr>
          </w:p>
        </w:tc>
      </w:tr>
      <w:tr w:rsidR="00FB23D1" w14:paraId="6AEC10C1" w14:textId="77777777" w:rsidTr="00971DA2">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7A180E85" w14:textId="77777777" w:rsidR="00FB23D1" w:rsidRPr="007D1832" w:rsidRDefault="00FB23D1" w:rsidP="00FB23D1">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Страна</w:t>
            </w:r>
            <w:r>
              <w:rPr>
                <w:rFonts w:ascii="Arial" w:hAnsi="Arial" w:cs="Arial"/>
                <w:color w:val="000000" w:themeColor="text1"/>
                <w:sz w:val="20"/>
                <w:szCs w:val="20"/>
                <w:lang w:val="en-US"/>
              </w:rPr>
              <w:t>/</w:t>
            </w:r>
            <w:r>
              <w:rPr>
                <w:rFonts w:ascii="Arial" w:hAnsi="Arial" w:cs="Arial"/>
                <w:color w:val="000000" w:themeColor="text1"/>
                <w:sz w:val="20"/>
                <w:szCs w:val="20"/>
              </w:rPr>
              <w:t>Номер регистрации</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07F20665" w14:textId="77777777" w:rsidR="00FB23D1" w:rsidRPr="00DF1E2C" w:rsidRDefault="00FB23D1" w:rsidP="00FB23D1">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Подтягивается автоматически из данных справочника транспортного средства.</w:t>
            </w:r>
          </w:p>
        </w:tc>
      </w:tr>
      <w:tr w:rsidR="00896224" w:rsidRPr="009534AA" w14:paraId="6520578A" w14:textId="77777777" w:rsidTr="00971DA2">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7D4BA190" w14:textId="77777777" w:rsidR="00896224" w:rsidRDefault="00896224"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Вес</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59820F6A" w14:textId="77777777" w:rsidR="009534AA" w:rsidRDefault="009534AA"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Максимальный вес, который может перевезти транспортное средство.</w:t>
            </w:r>
          </w:p>
          <w:p w14:paraId="39AE0C73" w14:textId="4D88464F" w:rsidR="00896224" w:rsidRPr="00971DA2" w:rsidRDefault="00896224"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 xml:space="preserve">Вычисляется автоматически по данным справочника </w:t>
            </w:r>
            <w:r w:rsidR="0050613D">
              <w:rPr>
                <w:rFonts w:ascii="Arial" w:hAnsi="Arial" w:cs="Arial"/>
                <w:color w:val="000000" w:themeColor="text1"/>
                <w:sz w:val="20"/>
                <w:szCs w:val="20"/>
              </w:rPr>
              <w:t>транспортного средства.</w:t>
            </w:r>
          </w:p>
        </w:tc>
      </w:tr>
      <w:tr w:rsidR="00896224" w14:paraId="3C3638D6" w14:textId="77777777" w:rsidTr="00971DA2">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24CB3914" w14:textId="77777777" w:rsidR="00896224" w:rsidRPr="001D37A1" w:rsidRDefault="00896224" w:rsidP="00896224">
            <w:pPr>
              <w:spacing w:line="276" w:lineRule="auto"/>
              <w:jc w:val="left"/>
              <w:rPr>
                <w:rFonts w:ascii="Arial" w:hAnsi="Arial" w:cs="Arial"/>
                <w:color w:val="000000" w:themeColor="text1"/>
                <w:sz w:val="20"/>
                <w:szCs w:val="20"/>
                <w:lang w:val="en-US"/>
              </w:rPr>
            </w:pPr>
            <w:r>
              <w:rPr>
                <w:rFonts w:ascii="Arial" w:hAnsi="Arial" w:cs="Arial"/>
                <w:color w:val="000000" w:themeColor="text1"/>
                <w:sz w:val="20"/>
                <w:szCs w:val="20"/>
              </w:rPr>
              <w:t>Объем</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235975FB" w14:textId="77777777" w:rsidR="009534AA" w:rsidRDefault="009534AA"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Максимальный объем, который может перевести транспортного средства.</w:t>
            </w:r>
          </w:p>
          <w:p w14:paraId="0DA2DE48" w14:textId="7FFE24E7" w:rsidR="00896224" w:rsidRPr="00971DA2" w:rsidRDefault="00896224"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Вычисляется автоматически по данным справочника материалов.</w:t>
            </w:r>
          </w:p>
        </w:tc>
      </w:tr>
      <w:tr w:rsidR="00896224" w14:paraId="59EBA961" w14:textId="77777777" w:rsidTr="00971DA2">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072F4AEE" w14:textId="77777777" w:rsidR="00896224" w:rsidRDefault="00896224"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Прицеп</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6AF52725" w14:textId="093D9203" w:rsidR="00896224" w:rsidRDefault="007F7357"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при формировании Фрахтового заказа.</w:t>
            </w:r>
          </w:p>
        </w:tc>
      </w:tr>
      <w:tr w:rsidR="00896224" w14:paraId="194114B8" w14:textId="77777777" w:rsidTr="00971DA2">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40CDE0A7" w14:textId="77777777" w:rsidR="00896224" w:rsidRDefault="00896224"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lastRenderedPageBreak/>
              <w:t>Страна</w:t>
            </w:r>
            <w:r>
              <w:rPr>
                <w:rFonts w:ascii="Arial" w:hAnsi="Arial" w:cs="Arial"/>
                <w:color w:val="000000" w:themeColor="text1"/>
                <w:sz w:val="20"/>
                <w:szCs w:val="20"/>
                <w:lang w:val="en-US"/>
              </w:rPr>
              <w:t>/</w:t>
            </w:r>
            <w:r>
              <w:rPr>
                <w:rFonts w:ascii="Arial" w:hAnsi="Arial" w:cs="Arial"/>
                <w:color w:val="000000" w:themeColor="text1"/>
                <w:sz w:val="20"/>
                <w:szCs w:val="20"/>
              </w:rPr>
              <w:t>Номер регистрации</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35304E85" w14:textId="77777777" w:rsidR="00896224" w:rsidRDefault="00896224"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Подтягивается автоматически</w:t>
            </w:r>
            <w:r w:rsidR="009534AA">
              <w:rPr>
                <w:rFonts w:ascii="Arial" w:hAnsi="Arial" w:cs="Arial"/>
                <w:color w:val="000000" w:themeColor="text1"/>
                <w:sz w:val="20"/>
                <w:szCs w:val="20"/>
              </w:rPr>
              <w:t xml:space="preserve"> из данных справочника транспортного средства.</w:t>
            </w:r>
          </w:p>
        </w:tc>
      </w:tr>
      <w:tr w:rsidR="00896224" w14:paraId="3E68A40F" w14:textId="77777777" w:rsidTr="00896224">
        <w:trPr>
          <w:cantSplit/>
        </w:trPr>
        <w:tc>
          <w:tcPr>
            <w:tcW w:w="5000"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70C4867F" w14:textId="77777777" w:rsidR="00896224" w:rsidRDefault="00896224" w:rsidP="00896224">
            <w:pPr>
              <w:spacing w:line="276" w:lineRule="auto"/>
              <w:jc w:val="center"/>
              <w:rPr>
                <w:rFonts w:ascii="Arial" w:hAnsi="Arial" w:cs="Arial"/>
                <w:color w:val="000000" w:themeColor="text1"/>
                <w:sz w:val="20"/>
                <w:szCs w:val="20"/>
              </w:rPr>
            </w:pPr>
            <w:r>
              <w:rPr>
                <w:rFonts w:ascii="Arial" w:hAnsi="Arial" w:cs="Arial"/>
                <w:b/>
                <w:sz w:val="20"/>
                <w:szCs w:val="20"/>
              </w:rPr>
              <w:t>Закладка «Общие данные», раздел «Информация о фрахте»</w:t>
            </w:r>
          </w:p>
        </w:tc>
      </w:tr>
      <w:tr w:rsidR="00896224" w14:paraId="058D36E6" w14:textId="77777777" w:rsidTr="00971DA2">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4F6A98E8" w14:textId="77777777" w:rsidR="00896224" w:rsidRDefault="00896224"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Вес фрахта</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4778E4BB" w14:textId="77777777" w:rsidR="009534AA" w:rsidRDefault="009534AA"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Вес перевозимого груза.</w:t>
            </w:r>
          </w:p>
          <w:p w14:paraId="03EBBBB8" w14:textId="77777777" w:rsidR="00896224" w:rsidRDefault="00896224"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Вычисляется автоматически</w:t>
            </w:r>
            <w:r w:rsidR="007F7357">
              <w:rPr>
                <w:rFonts w:ascii="Arial" w:hAnsi="Arial" w:cs="Arial"/>
                <w:color w:val="000000" w:themeColor="text1"/>
                <w:sz w:val="20"/>
                <w:szCs w:val="20"/>
              </w:rPr>
              <w:t xml:space="preserve"> на основании позиции Фрахтового заказа</w:t>
            </w:r>
            <w:r>
              <w:rPr>
                <w:rFonts w:ascii="Arial" w:hAnsi="Arial" w:cs="Arial"/>
                <w:color w:val="000000" w:themeColor="text1"/>
                <w:sz w:val="20"/>
                <w:szCs w:val="20"/>
              </w:rPr>
              <w:t>.</w:t>
            </w:r>
          </w:p>
        </w:tc>
      </w:tr>
      <w:tr w:rsidR="00896224" w14:paraId="07827F65" w14:textId="77777777" w:rsidTr="00971DA2">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157FB9BF" w14:textId="77777777" w:rsidR="00896224" w:rsidRDefault="00896224"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Объем фрахта</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6005A3F5" w14:textId="77777777" w:rsidR="009534AA" w:rsidRDefault="009534AA"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Объем перевозимого груза</w:t>
            </w:r>
          </w:p>
          <w:p w14:paraId="536FEA75" w14:textId="77777777" w:rsidR="00896224" w:rsidRDefault="00896224"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Вычисляется автоматически</w:t>
            </w:r>
            <w:r w:rsidR="007F7357">
              <w:rPr>
                <w:rFonts w:ascii="Arial" w:hAnsi="Arial" w:cs="Arial"/>
                <w:color w:val="000000" w:themeColor="text1"/>
                <w:sz w:val="20"/>
                <w:szCs w:val="20"/>
              </w:rPr>
              <w:t xml:space="preserve"> на основании позиции Фрахтового заказа</w:t>
            </w:r>
            <w:r>
              <w:rPr>
                <w:rFonts w:ascii="Arial" w:hAnsi="Arial" w:cs="Arial"/>
                <w:color w:val="000000" w:themeColor="text1"/>
                <w:sz w:val="20"/>
                <w:szCs w:val="20"/>
              </w:rPr>
              <w:t>.</w:t>
            </w:r>
          </w:p>
        </w:tc>
      </w:tr>
      <w:tr w:rsidR="00896224" w14:paraId="07F756C1" w14:textId="77777777" w:rsidTr="00971DA2">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345E06F4" w14:textId="77777777" w:rsidR="00896224" w:rsidRDefault="00896224"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Количество</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163DA080" w14:textId="77777777" w:rsidR="009534AA" w:rsidRDefault="009534AA"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Количество перевозимого груза.</w:t>
            </w:r>
          </w:p>
          <w:p w14:paraId="55430A84" w14:textId="77777777" w:rsidR="00896224" w:rsidRDefault="009534AA"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Вычисляется автоматически</w:t>
            </w:r>
            <w:r w:rsidR="007F7357">
              <w:rPr>
                <w:rFonts w:ascii="Arial" w:hAnsi="Arial" w:cs="Arial"/>
                <w:color w:val="000000" w:themeColor="text1"/>
                <w:sz w:val="20"/>
                <w:szCs w:val="20"/>
              </w:rPr>
              <w:t xml:space="preserve"> на основании позиции Фрахтового заказа</w:t>
            </w:r>
            <w:r>
              <w:rPr>
                <w:rFonts w:ascii="Arial" w:hAnsi="Arial" w:cs="Arial"/>
                <w:color w:val="000000" w:themeColor="text1"/>
                <w:sz w:val="20"/>
                <w:szCs w:val="20"/>
              </w:rPr>
              <w:t>.</w:t>
            </w:r>
          </w:p>
        </w:tc>
      </w:tr>
      <w:tr w:rsidR="00896224" w14:paraId="114E2CCA" w14:textId="77777777" w:rsidTr="00971DA2">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36C7D3B3" w14:textId="77777777" w:rsidR="00896224" w:rsidRDefault="00896224"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Максимальная загрузка в процентах</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2B114C9A" w14:textId="77777777" w:rsidR="002261EA" w:rsidRDefault="002261EA"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Максимальная загрузка транспортного средства в процентах.</w:t>
            </w:r>
          </w:p>
          <w:p w14:paraId="51B469DD" w14:textId="77777777" w:rsidR="00896224" w:rsidRDefault="009534AA"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Вычисляется автоматически.</w:t>
            </w:r>
          </w:p>
        </w:tc>
      </w:tr>
      <w:tr w:rsidR="00896224" w14:paraId="23DCBEBB" w14:textId="77777777" w:rsidTr="00971DA2">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7F18EB44" w14:textId="77777777" w:rsidR="00896224" w:rsidRPr="00DF1E2C" w:rsidRDefault="00896224"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Экспедитор</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7A067E25" w14:textId="77777777" w:rsidR="00896224" w:rsidRDefault="00896224"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Транспортная компания, сторонний перевозчик.</w:t>
            </w:r>
          </w:p>
          <w:p w14:paraId="4C2789C2" w14:textId="1A172567" w:rsidR="00896224" w:rsidRPr="00971DA2" w:rsidRDefault="00896224"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Выбирается из справочника.</w:t>
            </w:r>
          </w:p>
        </w:tc>
      </w:tr>
      <w:tr w:rsidR="00896224" w14:paraId="3FEF3FE1" w14:textId="77777777" w:rsidTr="00971DA2">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668DCAF2" w14:textId="77777777" w:rsidR="00896224" w:rsidRDefault="00896224"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Общее расстояние</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68AF9CE6" w14:textId="77777777" w:rsidR="00896224" w:rsidRDefault="00896224"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Вычисляется автоматически из данных расстояния этапов.</w:t>
            </w:r>
          </w:p>
          <w:p w14:paraId="34230E7A" w14:textId="77777777" w:rsidR="00896224" w:rsidRDefault="00896224" w:rsidP="00896224">
            <w:pPr>
              <w:spacing w:line="276" w:lineRule="auto"/>
              <w:jc w:val="left"/>
              <w:rPr>
                <w:rFonts w:ascii="Arial" w:hAnsi="Arial" w:cs="Arial"/>
                <w:color w:val="000000" w:themeColor="text1"/>
                <w:sz w:val="20"/>
                <w:szCs w:val="20"/>
              </w:rPr>
            </w:pPr>
          </w:p>
        </w:tc>
      </w:tr>
      <w:tr w:rsidR="00896224" w14:paraId="2E904E2E" w14:textId="77777777" w:rsidTr="00971DA2">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5872613F" w14:textId="77777777" w:rsidR="00896224" w:rsidRDefault="00896224"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Закупочная организация</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370984CE" w14:textId="77777777" w:rsidR="00896224" w:rsidRDefault="00896224"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Закупочная организация.</w:t>
            </w:r>
          </w:p>
          <w:p w14:paraId="0338A14A" w14:textId="0502AF9F" w:rsidR="00896224" w:rsidRDefault="007F7357"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Определяется автоматически по данным организации, управляющей ТС</w:t>
            </w:r>
          </w:p>
        </w:tc>
      </w:tr>
      <w:tr w:rsidR="00896224" w14:paraId="26773B2A" w14:textId="77777777" w:rsidTr="00971DA2">
        <w:trPr>
          <w:cantSplit/>
        </w:trPr>
        <w:tc>
          <w:tcPr>
            <w:tcW w:w="5000" w:type="pct"/>
            <w:gridSpan w:val="2"/>
            <w:tcBorders>
              <w:top w:val="nil"/>
              <w:left w:val="single" w:sz="12" w:space="0" w:color="auto"/>
              <w:bottom w:val="single" w:sz="8" w:space="0" w:color="auto"/>
              <w:right w:val="single" w:sz="12" w:space="0" w:color="auto"/>
            </w:tcBorders>
            <w:tcMar>
              <w:top w:w="0" w:type="dxa"/>
              <w:left w:w="108" w:type="dxa"/>
              <w:bottom w:w="0" w:type="dxa"/>
              <w:right w:w="108" w:type="dxa"/>
            </w:tcMar>
            <w:hideMark/>
          </w:tcPr>
          <w:p w14:paraId="7113FA53" w14:textId="77777777" w:rsidR="00896224" w:rsidRPr="0022145F" w:rsidRDefault="00896224" w:rsidP="00896224">
            <w:pPr>
              <w:spacing w:line="276" w:lineRule="auto"/>
              <w:jc w:val="center"/>
              <w:rPr>
                <w:rFonts w:ascii="Arial" w:hAnsi="Arial" w:cs="Arial"/>
                <w:i/>
                <w:color w:val="7F7F7F" w:themeColor="text1" w:themeTint="80"/>
              </w:rPr>
            </w:pPr>
            <w:r>
              <w:rPr>
                <w:rFonts w:ascii="Arial" w:hAnsi="Arial" w:cs="Arial"/>
                <w:b/>
                <w:sz w:val="20"/>
                <w:szCs w:val="20"/>
              </w:rPr>
              <w:t>Позиция</w:t>
            </w:r>
            <w:r w:rsidRPr="008B279D">
              <w:rPr>
                <w:rFonts w:ascii="Arial" w:hAnsi="Arial" w:cs="Arial"/>
                <w:b/>
                <w:sz w:val="20"/>
                <w:szCs w:val="20"/>
              </w:rPr>
              <w:t xml:space="preserve"> документа</w:t>
            </w:r>
          </w:p>
        </w:tc>
      </w:tr>
      <w:tr w:rsidR="00896224" w14:paraId="23A0F79A" w14:textId="77777777" w:rsidTr="00971DA2">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hideMark/>
          </w:tcPr>
          <w:p w14:paraId="47257B38" w14:textId="77777777" w:rsidR="00896224" w:rsidRPr="00575A50" w:rsidRDefault="00896224"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Единица фрах</w:t>
            </w:r>
            <w:r w:rsidRPr="00575A50">
              <w:rPr>
                <w:rFonts w:ascii="Arial" w:hAnsi="Arial" w:cs="Arial"/>
                <w:color w:val="000000" w:themeColor="text1"/>
                <w:sz w:val="20"/>
                <w:szCs w:val="20"/>
              </w:rPr>
              <w:t>та</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hideMark/>
          </w:tcPr>
          <w:p w14:paraId="6901F5CD" w14:textId="5EAAC838" w:rsidR="00896224" w:rsidRDefault="007F7357" w:rsidP="00896224">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Выбирается при формировании Фрахтового заказа</w:t>
            </w:r>
          </w:p>
          <w:p w14:paraId="0B3FA4C6" w14:textId="77777777" w:rsidR="00896224" w:rsidRPr="00575A50" w:rsidRDefault="00896224" w:rsidP="00896224">
            <w:pPr>
              <w:spacing w:line="276" w:lineRule="auto"/>
              <w:jc w:val="left"/>
              <w:rPr>
                <w:rFonts w:ascii="Arial" w:hAnsi="Arial" w:cs="Arial"/>
                <w:color w:val="000000" w:themeColor="text1"/>
                <w:sz w:val="20"/>
                <w:szCs w:val="20"/>
              </w:rPr>
            </w:pPr>
          </w:p>
        </w:tc>
      </w:tr>
      <w:tr w:rsidR="000E1F3B" w14:paraId="4CDBDB23" w14:textId="77777777" w:rsidTr="00971DA2">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7147A735" w14:textId="58CFF218" w:rsidR="000E1F3B" w:rsidRDefault="00FB1E0C"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Время в работе (план)</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64E69B68" w14:textId="3C87762F" w:rsidR="000E1F3B" w:rsidRDefault="00FB1E0C"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Плановое время в работе</w:t>
            </w:r>
          </w:p>
          <w:p w14:paraId="7DE4C80F" w14:textId="77777777" w:rsidR="000E1F3B" w:rsidRDefault="00FB1E0C"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вручную</w:t>
            </w:r>
          </w:p>
        </w:tc>
      </w:tr>
      <w:tr w:rsidR="00FB1E0C" w14:paraId="7784206A" w14:textId="77777777" w:rsidTr="00971DA2">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2972B8F0" w14:textId="77777777" w:rsidR="00FB1E0C" w:rsidRPr="00575A50" w:rsidDel="00FB1E0C" w:rsidRDefault="00FB1E0C"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Количество ездок</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312DA641" w14:textId="77777777" w:rsidR="00FB1E0C" w:rsidRDefault="00FB1E0C"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Количество ездок</w:t>
            </w:r>
          </w:p>
          <w:p w14:paraId="3F4FE800" w14:textId="77777777" w:rsidR="00FB1E0C" w:rsidRPr="00575A50" w:rsidDel="00FB1E0C" w:rsidRDefault="00FB1E0C"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вручную</w:t>
            </w:r>
          </w:p>
        </w:tc>
      </w:tr>
      <w:tr w:rsidR="00FB1E0C" w14:paraId="1B87DE42" w14:textId="77777777" w:rsidTr="00971DA2">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22DC693D" w14:textId="77777777" w:rsidR="00FB1E0C" w:rsidRDefault="00FB1E0C"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Продукт</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7CBDFDD5" w14:textId="77777777" w:rsidR="00FB1E0C" w:rsidRDefault="00FB1E0C"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Груз к перевозке</w:t>
            </w:r>
          </w:p>
          <w:p w14:paraId="1FBFC8D2" w14:textId="77777777" w:rsidR="00FB1E0C" w:rsidRDefault="00FB1E0C"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вручную</w:t>
            </w:r>
          </w:p>
        </w:tc>
      </w:tr>
      <w:tr w:rsidR="00FB1E0C" w14:paraId="1AE1D560" w14:textId="77777777" w:rsidTr="00971DA2">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466645C5" w14:textId="77777777" w:rsidR="00FB1E0C" w:rsidRDefault="00FB1E0C"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Вес брутто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5C8F6E75" w14:textId="77777777" w:rsidR="00FB1E0C" w:rsidRDefault="00FB1E0C"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Вес груза к перевозке</w:t>
            </w:r>
          </w:p>
          <w:p w14:paraId="058D5AD2" w14:textId="77777777" w:rsidR="00FB1E0C" w:rsidRDefault="00FB1E0C"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вручную</w:t>
            </w:r>
          </w:p>
        </w:tc>
      </w:tr>
      <w:tr w:rsidR="000E1F3B" w14:paraId="3C530C03" w14:textId="77777777" w:rsidTr="000E1F3B">
        <w:trPr>
          <w:cantSplit/>
        </w:trPr>
        <w:tc>
          <w:tcPr>
            <w:tcW w:w="5000" w:type="pct"/>
            <w:gridSpan w:val="2"/>
            <w:tcBorders>
              <w:top w:val="nil"/>
              <w:left w:val="single" w:sz="12" w:space="0" w:color="auto"/>
              <w:bottom w:val="single" w:sz="8" w:space="0" w:color="auto"/>
              <w:right w:val="single" w:sz="12" w:space="0" w:color="auto"/>
            </w:tcBorders>
            <w:tcMar>
              <w:top w:w="0" w:type="dxa"/>
              <w:left w:w="108" w:type="dxa"/>
              <w:bottom w:w="0" w:type="dxa"/>
              <w:right w:w="108" w:type="dxa"/>
            </w:tcMar>
          </w:tcPr>
          <w:p w14:paraId="64C3885C" w14:textId="77777777" w:rsidR="000E1F3B" w:rsidRDefault="000E1F3B" w:rsidP="000E1F3B">
            <w:pPr>
              <w:spacing w:line="276" w:lineRule="auto"/>
              <w:jc w:val="center"/>
              <w:rPr>
                <w:rFonts w:ascii="Arial" w:hAnsi="Arial" w:cs="Arial"/>
                <w:color w:val="000000" w:themeColor="text1"/>
                <w:sz w:val="20"/>
                <w:szCs w:val="20"/>
              </w:rPr>
            </w:pPr>
            <w:r>
              <w:rPr>
                <w:rFonts w:ascii="Arial" w:hAnsi="Arial" w:cs="Arial"/>
                <w:b/>
                <w:sz w:val="20"/>
                <w:szCs w:val="20"/>
              </w:rPr>
              <w:t>Этапы тра</w:t>
            </w:r>
            <w:r w:rsidR="001D4DF6">
              <w:rPr>
                <w:rFonts w:ascii="Arial" w:hAnsi="Arial" w:cs="Arial"/>
                <w:b/>
                <w:sz w:val="20"/>
                <w:szCs w:val="20"/>
              </w:rPr>
              <w:t>н</w:t>
            </w:r>
            <w:r>
              <w:rPr>
                <w:rFonts w:ascii="Arial" w:hAnsi="Arial" w:cs="Arial"/>
                <w:b/>
                <w:sz w:val="20"/>
                <w:szCs w:val="20"/>
              </w:rPr>
              <w:t>спортировки</w:t>
            </w:r>
          </w:p>
        </w:tc>
      </w:tr>
      <w:tr w:rsidR="000E1F3B" w14:paraId="71CCEDEF" w14:textId="77777777" w:rsidTr="00971DA2">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590099B8" w14:textId="77777777" w:rsidR="000E1F3B" w:rsidRDefault="000E1F3B"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Этап</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0715FE64" w14:textId="77777777" w:rsidR="000E1F3B" w:rsidRDefault="000E1F3B"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Номер этапа.</w:t>
            </w:r>
          </w:p>
        </w:tc>
      </w:tr>
      <w:tr w:rsidR="000E1F3B" w14:paraId="269CF207" w14:textId="77777777" w:rsidTr="00971DA2">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5DD0DF16" w14:textId="77777777" w:rsidR="000E1F3B" w:rsidRDefault="000E1F3B"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Исходное местоположение</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310B332C" w14:textId="77777777" w:rsidR="000E1F3B" w:rsidRDefault="000E1F3B"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Код исходного местоположения.</w:t>
            </w:r>
          </w:p>
          <w:p w14:paraId="15B6F335" w14:textId="77777777" w:rsidR="000E1F3B" w:rsidRDefault="000E1F3B" w:rsidP="000E1F3B">
            <w:pPr>
              <w:spacing w:line="276" w:lineRule="auto"/>
              <w:jc w:val="left"/>
              <w:rPr>
                <w:rFonts w:ascii="Arial" w:hAnsi="Arial" w:cs="Arial"/>
                <w:color w:val="000000" w:themeColor="text1"/>
                <w:sz w:val="20"/>
                <w:szCs w:val="20"/>
              </w:rPr>
            </w:pPr>
          </w:p>
        </w:tc>
      </w:tr>
      <w:tr w:rsidR="000E1F3B" w14:paraId="52F28A3B" w14:textId="77777777" w:rsidTr="00971DA2">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6DFDABBD" w14:textId="77777777" w:rsidR="000E1F3B" w:rsidRDefault="000E1F3B"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Адрес исходного местоположения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37B27084" w14:textId="77777777" w:rsidR="000E1F3B" w:rsidRDefault="000E1F3B"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Адрес исходного местоположения</w:t>
            </w:r>
          </w:p>
          <w:p w14:paraId="53933F5C" w14:textId="77777777" w:rsidR="000E1F3B" w:rsidRDefault="000E1F3B" w:rsidP="000E1F3B">
            <w:pPr>
              <w:spacing w:line="276" w:lineRule="auto"/>
              <w:jc w:val="left"/>
              <w:rPr>
                <w:rFonts w:ascii="Arial" w:hAnsi="Arial" w:cs="Arial"/>
                <w:color w:val="000000" w:themeColor="text1"/>
                <w:sz w:val="20"/>
                <w:szCs w:val="20"/>
              </w:rPr>
            </w:pPr>
          </w:p>
        </w:tc>
      </w:tr>
      <w:tr w:rsidR="000E1F3B" w14:paraId="7D8576F3" w14:textId="77777777" w:rsidTr="00971DA2">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3DADE328" w14:textId="77777777" w:rsidR="000E1F3B" w:rsidRDefault="000E1F3B"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Целевое местоположение</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52F05AAF" w14:textId="77777777" w:rsidR="00865295" w:rsidRDefault="000E1F3B"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Код целевого местоположения</w:t>
            </w:r>
            <w:r w:rsidR="00DA3501">
              <w:rPr>
                <w:rFonts w:ascii="Arial" w:hAnsi="Arial" w:cs="Arial"/>
                <w:color w:val="000000" w:themeColor="text1"/>
                <w:sz w:val="20"/>
                <w:szCs w:val="20"/>
              </w:rPr>
              <w:t>.</w:t>
            </w:r>
          </w:p>
          <w:p w14:paraId="69D3CDA7" w14:textId="77777777" w:rsidR="000E1F3B" w:rsidRDefault="000E1F3B" w:rsidP="000E1F3B">
            <w:pPr>
              <w:spacing w:line="276" w:lineRule="auto"/>
              <w:jc w:val="left"/>
              <w:rPr>
                <w:rFonts w:ascii="Arial" w:hAnsi="Arial" w:cs="Arial"/>
                <w:color w:val="000000" w:themeColor="text1"/>
                <w:sz w:val="20"/>
                <w:szCs w:val="20"/>
              </w:rPr>
            </w:pPr>
          </w:p>
        </w:tc>
      </w:tr>
      <w:tr w:rsidR="000E1F3B" w14:paraId="7DA6B9E2" w14:textId="77777777" w:rsidTr="00971DA2">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04314F14" w14:textId="77777777" w:rsidR="000E1F3B" w:rsidRDefault="000E1F3B"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Адрес целевого местоположения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72B35D0C" w14:textId="77777777" w:rsidR="00865295" w:rsidRDefault="000E1F3B"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Код целевого местоположения</w:t>
            </w:r>
            <w:r w:rsidR="00865295">
              <w:rPr>
                <w:rFonts w:ascii="Arial" w:hAnsi="Arial" w:cs="Arial"/>
                <w:color w:val="000000" w:themeColor="text1"/>
                <w:sz w:val="20"/>
                <w:szCs w:val="20"/>
              </w:rPr>
              <w:t>.</w:t>
            </w:r>
          </w:p>
          <w:p w14:paraId="66058AB2" w14:textId="77777777" w:rsidR="000E1F3B" w:rsidRDefault="000E1F3B" w:rsidP="000E1F3B">
            <w:pPr>
              <w:spacing w:line="276" w:lineRule="auto"/>
              <w:jc w:val="left"/>
              <w:rPr>
                <w:rFonts w:ascii="Arial" w:hAnsi="Arial" w:cs="Arial"/>
                <w:color w:val="000000" w:themeColor="text1"/>
                <w:sz w:val="20"/>
                <w:szCs w:val="20"/>
              </w:rPr>
            </w:pPr>
          </w:p>
        </w:tc>
      </w:tr>
      <w:tr w:rsidR="000E1F3B" w14:paraId="0A1FD6CB" w14:textId="77777777" w:rsidTr="00971DA2">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00361089" w14:textId="77777777" w:rsidR="000E1F3B" w:rsidRDefault="000E1F3B"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Расстояние</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35250DF2" w14:textId="77777777" w:rsidR="00865295" w:rsidRDefault="000E1F3B"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Ра</w:t>
            </w:r>
            <w:r w:rsidR="00A540CA">
              <w:rPr>
                <w:rFonts w:ascii="Arial" w:hAnsi="Arial" w:cs="Arial"/>
                <w:color w:val="000000" w:themeColor="text1"/>
                <w:sz w:val="20"/>
                <w:szCs w:val="20"/>
              </w:rPr>
              <w:t>сстояние</w:t>
            </w:r>
            <w:r w:rsidR="00865295">
              <w:rPr>
                <w:rFonts w:ascii="Arial" w:hAnsi="Arial" w:cs="Arial"/>
                <w:color w:val="000000" w:themeColor="text1"/>
                <w:sz w:val="20"/>
                <w:szCs w:val="20"/>
              </w:rPr>
              <w:t xml:space="preserve"> в км.</w:t>
            </w:r>
          </w:p>
          <w:p w14:paraId="6994BCE7" w14:textId="77777777" w:rsidR="000E1F3B" w:rsidRDefault="000E1F3B" w:rsidP="00865295">
            <w:pPr>
              <w:spacing w:line="276" w:lineRule="auto"/>
              <w:jc w:val="left"/>
              <w:rPr>
                <w:rFonts w:ascii="Arial" w:hAnsi="Arial" w:cs="Arial"/>
                <w:color w:val="000000" w:themeColor="text1"/>
                <w:sz w:val="20"/>
                <w:szCs w:val="20"/>
              </w:rPr>
            </w:pPr>
          </w:p>
        </w:tc>
      </w:tr>
      <w:tr w:rsidR="000E1F3B" w14:paraId="105931E6" w14:textId="77777777" w:rsidTr="00971DA2">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027FDA4E" w14:textId="77777777" w:rsidR="000E1F3B" w:rsidRDefault="000E1F3B"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Единица измерения расстояния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7DE68A6B" w14:textId="77777777" w:rsidR="000E1F3B" w:rsidRDefault="00A540CA"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Единица измерения расстояния</w:t>
            </w:r>
            <w:r w:rsidR="001D4DF6">
              <w:rPr>
                <w:rFonts w:ascii="Arial" w:hAnsi="Arial" w:cs="Arial"/>
                <w:color w:val="000000" w:themeColor="text1"/>
                <w:sz w:val="20"/>
                <w:szCs w:val="20"/>
              </w:rPr>
              <w:t xml:space="preserve"> (км)</w:t>
            </w:r>
          </w:p>
        </w:tc>
      </w:tr>
      <w:tr w:rsidR="000E1F3B" w14:paraId="0F12D3C0" w14:textId="77777777" w:rsidTr="00971DA2">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48DBF4E2" w14:textId="77777777" w:rsidR="000E1F3B" w:rsidRDefault="001D4DF6"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Длительность выполнения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394E6203" w14:textId="77777777" w:rsidR="000E1F3B" w:rsidRDefault="001D4DF6" w:rsidP="000E1F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Время выполнения в часах</w:t>
            </w:r>
            <w:r w:rsidR="00865295">
              <w:rPr>
                <w:rFonts w:ascii="Arial" w:hAnsi="Arial" w:cs="Arial"/>
                <w:color w:val="000000" w:themeColor="text1"/>
                <w:sz w:val="20"/>
                <w:szCs w:val="20"/>
              </w:rPr>
              <w:t>.</w:t>
            </w:r>
          </w:p>
        </w:tc>
      </w:tr>
      <w:tr w:rsidR="00DA3501" w14:paraId="17CF7A58" w14:textId="77777777" w:rsidTr="00FB1C0A">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60522B3D" w14:textId="77777777" w:rsidR="00DA3501" w:rsidRDefault="00DA3501" w:rsidP="00DA3501">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Запланированная дата отправления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4B51AFBB" w14:textId="77777777" w:rsidR="00DA3501" w:rsidRDefault="00DA3501" w:rsidP="00DA3501">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Запланированная дата отправления</w:t>
            </w:r>
            <w:r w:rsidR="00865295">
              <w:rPr>
                <w:rFonts w:ascii="Arial" w:hAnsi="Arial" w:cs="Arial"/>
                <w:color w:val="000000" w:themeColor="text1"/>
                <w:sz w:val="20"/>
                <w:szCs w:val="20"/>
              </w:rPr>
              <w:t>.</w:t>
            </w:r>
          </w:p>
        </w:tc>
      </w:tr>
      <w:tr w:rsidR="00DA3501" w14:paraId="0D32CDF3" w14:textId="77777777" w:rsidTr="00FB1C0A">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0D953A8B" w14:textId="77777777" w:rsidR="00DA3501" w:rsidRDefault="00DA3501" w:rsidP="00DA3501">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lastRenderedPageBreak/>
              <w:t>Плановое время отправления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30F39F4B" w14:textId="77777777" w:rsidR="00DA3501" w:rsidRDefault="00DA3501" w:rsidP="00DA3501">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Плановое время отправления</w:t>
            </w:r>
            <w:r w:rsidR="00865295">
              <w:rPr>
                <w:rFonts w:ascii="Arial" w:hAnsi="Arial" w:cs="Arial"/>
                <w:color w:val="000000" w:themeColor="text1"/>
                <w:sz w:val="20"/>
                <w:szCs w:val="20"/>
              </w:rPr>
              <w:t>.</w:t>
            </w:r>
          </w:p>
        </w:tc>
      </w:tr>
      <w:tr w:rsidR="00DA3501" w14:paraId="0891CAC1" w14:textId="77777777" w:rsidTr="00FB1C0A">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7113A49D" w14:textId="77777777" w:rsidR="00DA3501" w:rsidRDefault="00DA3501" w:rsidP="00DA3501">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Фактическая дата отправления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199F03DD" w14:textId="77777777" w:rsidR="00865295" w:rsidRDefault="00DA3501" w:rsidP="00DA3501">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Фактическая дата отправления</w:t>
            </w:r>
            <w:r w:rsidR="00865295">
              <w:rPr>
                <w:rFonts w:ascii="Arial" w:hAnsi="Arial" w:cs="Arial"/>
                <w:color w:val="000000" w:themeColor="text1"/>
                <w:sz w:val="20"/>
                <w:szCs w:val="20"/>
              </w:rPr>
              <w:t>.</w:t>
            </w:r>
          </w:p>
          <w:p w14:paraId="0463ED43" w14:textId="33CDBF65" w:rsidR="00DA3501" w:rsidRDefault="00865295">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 xml:space="preserve">Заполняется автоматически при </w:t>
            </w:r>
            <w:r w:rsidR="007F7357">
              <w:rPr>
                <w:rFonts w:ascii="Arial" w:hAnsi="Arial" w:cs="Arial"/>
                <w:color w:val="000000" w:themeColor="text1"/>
                <w:sz w:val="20"/>
                <w:szCs w:val="20"/>
              </w:rPr>
              <w:t>прохождении ТС КПП</w:t>
            </w:r>
          </w:p>
        </w:tc>
      </w:tr>
      <w:tr w:rsidR="00DA3501" w14:paraId="7C4B53EA" w14:textId="77777777" w:rsidTr="00FB1C0A">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5C1C166B" w14:textId="77777777" w:rsidR="00DA3501" w:rsidRDefault="00DA3501" w:rsidP="00DA3501">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Фактическое время отправления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3C94EB93" w14:textId="77777777" w:rsidR="00865295" w:rsidRDefault="00DA3501" w:rsidP="00DA3501">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Фактическое время отправления</w:t>
            </w:r>
            <w:r w:rsidR="00865295">
              <w:rPr>
                <w:rFonts w:ascii="Arial" w:hAnsi="Arial" w:cs="Arial"/>
                <w:color w:val="000000" w:themeColor="text1"/>
                <w:sz w:val="20"/>
                <w:szCs w:val="20"/>
              </w:rPr>
              <w:t>.</w:t>
            </w:r>
          </w:p>
          <w:p w14:paraId="381E450A" w14:textId="773442C1" w:rsidR="00DA3501" w:rsidRDefault="007F7357" w:rsidP="00DA3501">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при прохождении ТС КПП</w:t>
            </w:r>
          </w:p>
        </w:tc>
      </w:tr>
      <w:tr w:rsidR="00DA3501" w14:paraId="3BD86AE0" w14:textId="77777777" w:rsidTr="00FB1C0A">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70DF3C8E" w14:textId="77777777" w:rsidR="00DA3501" w:rsidRDefault="00DA3501" w:rsidP="00DA3501">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Запланированная дата прибытия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3F22F9DD" w14:textId="77777777" w:rsidR="00DA3501" w:rsidRDefault="00DA3501" w:rsidP="00DA3501">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Запланированная дата прибытия</w:t>
            </w:r>
            <w:r w:rsidR="00865295">
              <w:rPr>
                <w:rFonts w:ascii="Arial" w:hAnsi="Arial" w:cs="Arial"/>
                <w:color w:val="000000" w:themeColor="text1"/>
                <w:sz w:val="20"/>
                <w:szCs w:val="20"/>
              </w:rPr>
              <w:t>.</w:t>
            </w:r>
          </w:p>
        </w:tc>
      </w:tr>
      <w:tr w:rsidR="00DA3501" w14:paraId="2516F738" w14:textId="77777777" w:rsidTr="00FB1C0A">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7888FA2C" w14:textId="77777777" w:rsidR="00DA3501" w:rsidRDefault="00DA3501" w:rsidP="00DA3501">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Плановое время прибытия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39F27248" w14:textId="77777777" w:rsidR="00DA3501" w:rsidRDefault="00DA3501" w:rsidP="00DA3501">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Плановое время прибытия</w:t>
            </w:r>
            <w:r w:rsidR="00865295">
              <w:rPr>
                <w:rFonts w:ascii="Arial" w:hAnsi="Arial" w:cs="Arial"/>
                <w:color w:val="000000" w:themeColor="text1"/>
                <w:sz w:val="20"/>
                <w:szCs w:val="20"/>
              </w:rPr>
              <w:t>.</w:t>
            </w:r>
          </w:p>
        </w:tc>
      </w:tr>
      <w:tr w:rsidR="00DA3501" w14:paraId="772B74A6" w14:textId="77777777" w:rsidTr="00FB1C0A">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7D16E89F" w14:textId="77777777" w:rsidR="00DA3501" w:rsidRDefault="00DA3501" w:rsidP="00DA3501">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Фактическая дата прибытия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72E70E53" w14:textId="77777777" w:rsidR="00865295" w:rsidRDefault="00DA3501" w:rsidP="00DA3501">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Фактическая дата прибытия</w:t>
            </w:r>
            <w:r w:rsidR="00865295">
              <w:rPr>
                <w:rFonts w:ascii="Arial" w:hAnsi="Arial" w:cs="Arial"/>
                <w:color w:val="000000" w:themeColor="text1"/>
                <w:sz w:val="20"/>
                <w:szCs w:val="20"/>
              </w:rPr>
              <w:t>.</w:t>
            </w:r>
          </w:p>
          <w:p w14:paraId="251D7C04" w14:textId="2AF1E7BE" w:rsidR="00DA3501" w:rsidRDefault="007F7357" w:rsidP="00DA3501">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при прохождении ТС КПП</w:t>
            </w:r>
          </w:p>
        </w:tc>
      </w:tr>
      <w:tr w:rsidR="00DA3501" w14:paraId="54B6F188" w14:textId="77777777" w:rsidTr="00FB1C0A">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59270448" w14:textId="77777777" w:rsidR="00DA3501" w:rsidRDefault="00DA3501" w:rsidP="00DA3501">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Фактическое время прибытия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48DC2149" w14:textId="77777777" w:rsidR="00865295" w:rsidRDefault="00DA3501" w:rsidP="00DA3501">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Фактическое время прибытия</w:t>
            </w:r>
            <w:r w:rsidR="00865295">
              <w:rPr>
                <w:rFonts w:ascii="Arial" w:hAnsi="Arial" w:cs="Arial"/>
                <w:color w:val="000000" w:themeColor="text1"/>
                <w:sz w:val="20"/>
                <w:szCs w:val="20"/>
              </w:rPr>
              <w:t>.</w:t>
            </w:r>
          </w:p>
          <w:p w14:paraId="3FF5D346" w14:textId="1D5420CB" w:rsidR="00DA3501" w:rsidRDefault="007F7357" w:rsidP="00DA3501">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при прохождении ТС КПП</w:t>
            </w:r>
          </w:p>
        </w:tc>
      </w:tr>
    </w:tbl>
    <w:p w14:paraId="095CC4BA" w14:textId="77777777" w:rsidR="00E70DE1" w:rsidRPr="00E70DE1" w:rsidRDefault="00E70DE1" w:rsidP="00E70DE1">
      <w:pPr>
        <w:pStyle w:val="a7"/>
        <w:jc w:val="left"/>
        <w:rPr>
          <w:rFonts w:ascii="Arial" w:hAnsi="Arial" w:cs="Arial"/>
          <w:sz w:val="22"/>
        </w:rPr>
      </w:pPr>
      <w:bookmarkStart w:id="2259" w:name="_Toc520705046"/>
    </w:p>
    <w:p w14:paraId="46F3D0A3" w14:textId="77777777" w:rsidR="00E70DE1" w:rsidRPr="00E70DE1" w:rsidRDefault="00E70DE1" w:rsidP="00E70DE1">
      <w:pPr>
        <w:pStyle w:val="4"/>
        <w:rPr>
          <w:rFonts w:eastAsiaTheme="majorEastAsia" w:cstheme="majorBidi"/>
          <w:b/>
          <w:i w:val="0"/>
          <w:caps w:val="0"/>
          <w:sz w:val="24"/>
          <w:szCs w:val="24"/>
        </w:rPr>
      </w:pPr>
      <w:r w:rsidRPr="00E70DE1">
        <w:rPr>
          <w:rFonts w:eastAsiaTheme="majorEastAsia" w:cstheme="majorBidi"/>
          <w:b/>
          <w:i w:val="0"/>
          <w:caps w:val="0"/>
          <w:sz w:val="24"/>
          <w:szCs w:val="24"/>
        </w:rPr>
        <w:t>Транзакционные данные создания Фрахтовых соглашений</w:t>
      </w:r>
    </w:p>
    <w:p w14:paraId="1297D87B" w14:textId="322D08A9" w:rsidR="00B9421B" w:rsidRPr="003731E6" w:rsidRDefault="00B9421B" w:rsidP="00B9533B">
      <w:pPr>
        <w:pStyle w:val="a7"/>
        <w:ind w:left="6024" w:hanging="70"/>
        <w:jc w:val="center"/>
        <w:rPr>
          <w:rFonts w:ascii="Arial" w:hAnsi="Arial" w:cs="Arial"/>
          <w:b/>
          <w:sz w:val="22"/>
          <w:lang w:val="en-US"/>
        </w:rPr>
      </w:pPr>
      <w:r w:rsidRPr="00732420">
        <w:rPr>
          <w:rFonts w:ascii="Arial" w:hAnsi="Arial" w:cs="Arial"/>
          <w:b/>
          <w:sz w:val="22"/>
        </w:rPr>
        <w:t xml:space="preserve">Таблица </w:t>
      </w:r>
      <w:del w:id="2260" w:author="Savinskaya Yulia" w:date="2021-02-25T11:56:00Z">
        <w:r w:rsidR="002E0540" w:rsidRPr="00732420" w:rsidDel="009842FD">
          <w:rPr>
            <w:rFonts w:ascii="Arial" w:hAnsi="Arial" w:cs="Arial"/>
            <w:b/>
            <w:sz w:val="22"/>
          </w:rPr>
          <w:fldChar w:fldCharType="begin"/>
        </w:r>
        <w:r w:rsidR="002E0540" w:rsidRPr="00732420" w:rsidDel="009842FD">
          <w:rPr>
            <w:rFonts w:ascii="Arial" w:hAnsi="Arial" w:cs="Arial"/>
            <w:b/>
            <w:sz w:val="22"/>
          </w:rPr>
          <w:delInstrText xml:space="preserve"> SEQ Таблица \* ARABIC </w:delInstrText>
        </w:r>
        <w:r w:rsidR="002E0540" w:rsidRPr="00732420" w:rsidDel="009842FD">
          <w:rPr>
            <w:rFonts w:ascii="Arial" w:hAnsi="Arial" w:cs="Arial"/>
            <w:b/>
            <w:sz w:val="22"/>
          </w:rPr>
          <w:fldChar w:fldCharType="separate"/>
        </w:r>
        <w:r w:rsidR="002E0540" w:rsidDel="009842FD">
          <w:rPr>
            <w:rFonts w:ascii="Arial" w:hAnsi="Arial" w:cs="Arial"/>
            <w:b/>
            <w:noProof/>
            <w:sz w:val="22"/>
          </w:rPr>
          <w:delText>4</w:delText>
        </w:r>
        <w:r w:rsidR="002E0540" w:rsidRPr="00732420" w:rsidDel="009842FD">
          <w:rPr>
            <w:rFonts w:ascii="Arial" w:hAnsi="Arial" w:cs="Arial"/>
            <w:b/>
            <w:sz w:val="22"/>
          </w:rPr>
          <w:fldChar w:fldCharType="end"/>
        </w:r>
        <w:r w:rsidR="002E0540" w:rsidDel="009842FD">
          <w:rPr>
            <w:rFonts w:ascii="Arial" w:hAnsi="Arial" w:cs="Arial"/>
            <w:b/>
            <w:sz w:val="22"/>
          </w:rPr>
          <w:delText>8</w:delText>
        </w:r>
      </w:del>
      <w:ins w:id="2261" w:author="Savinskaya Yulia" w:date="2021-02-25T11:56:00Z">
        <w:r w:rsidR="009842FD">
          <w:rPr>
            <w:rFonts w:ascii="Arial" w:hAnsi="Arial" w:cs="Arial"/>
            <w:b/>
            <w:sz w:val="22"/>
          </w:rPr>
          <w:t>5</w:t>
        </w:r>
      </w:ins>
      <w:ins w:id="2262" w:author="Savinskaya Yulia" w:date="2021-02-25T15:30:00Z">
        <w:r w:rsidR="00F31DDE">
          <w:rPr>
            <w:rFonts w:ascii="Arial" w:hAnsi="Arial" w:cs="Arial"/>
            <w:b/>
            <w:sz w:val="22"/>
          </w:rPr>
          <w:t>5</w:t>
        </w:r>
      </w:ins>
      <w:r>
        <w:rPr>
          <w:rFonts w:ascii="Arial" w:hAnsi="Arial" w:cs="Arial"/>
          <w:b/>
          <w:sz w:val="22"/>
        </w:rPr>
        <w:t>. Фрахтовое соглашение</w:t>
      </w:r>
    </w:p>
    <w:tbl>
      <w:tblPr>
        <w:tblW w:w="4938" w:type="pct"/>
        <w:tblCellMar>
          <w:left w:w="0" w:type="dxa"/>
          <w:right w:w="0" w:type="dxa"/>
        </w:tblCellMar>
        <w:tblLook w:val="04A0" w:firstRow="1" w:lastRow="0" w:firstColumn="1" w:lastColumn="0" w:noHBand="0" w:noVBand="1"/>
      </w:tblPr>
      <w:tblGrid>
        <w:gridCol w:w="2113"/>
        <w:gridCol w:w="7937"/>
      </w:tblGrid>
      <w:tr w:rsidR="00FA57C0" w:rsidRPr="00FA57C0" w14:paraId="7A5B52B9" w14:textId="77777777" w:rsidTr="005C0E32">
        <w:trPr>
          <w:cantSplit/>
          <w:trHeight w:val="397"/>
          <w:tblHeader/>
        </w:trPr>
        <w:tc>
          <w:tcPr>
            <w:tcW w:w="1051"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14:paraId="6658A34C" w14:textId="77777777" w:rsidR="00FA57C0" w:rsidRPr="00FA57C0" w:rsidRDefault="00FA57C0" w:rsidP="00FA57C0">
            <w:pPr>
              <w:spacing w:line="276" w:lineRule="auto"/>
              <w:jc w:val="center"/>
            </w:pPr>
            <w:r w:rsidRPr="00FA57C0">
              <w:rPr>
                <w:rFonts w:ascii="Arial" w:hAnsi="Arial" w:cs="Arial"/>
                <w:b/>
                <w:bCs/>
                <w:sz w:val="20"/>
                <w:szCs w:val="20"/>
                <w:lang w:eastAsia="ru-RU"/>
              </w:rPr>
              <w:t xml:space="preserve">Поле документа </w:t>
            </w:r>
          </w:p>
        </w:tc>
        <w:tc>
          <w:tcPr>
            <w:tcW w:w="3949"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hideMark/>
          </w:tcPr>
          <w:p w14:paraId="717D98C9" w14:textId="77777777" w:rsidR="00FA57C0" w:rsidRPr="00FA57C0" w:rsidRDefault="00FA57C0" w:rsidP="00FA57C0">
            <w:pPr>
              <w:spacing w:line="276" w:lineRule="auto"/>
              <w:jc w:val="center"/>
            </w:pPr>
            <w:r w:rsidRPr="00FA57C0">
              <w:rPr>
                <w:rFonts w:ascii="Arial" w:hAnsi="Arial" w:cs="Arial"/>
                <w:b/>
                <w:bCs/>
                <w:sz w:val="20"/>
                <w:szCs w:val="20"/>
                <w:lang w:eastAsia="ru-RU"/>
              </w:rPr>
              <w:t>Содержание поля документа</w:t>
            </w:r>
          </w:p>
        </w:tc>
      </w:tr>
      <w:tr w:rsidR="00FA57C0" w:rsidRPr="00FA57C0" w14:paraId="2EFA2C23" w14:textId="77777777" w:rsidTr="005C0E32">
        <w:trPr>
          <w:cantSplit/>
        </w:trPr>
        <w:tc>
          <w:tcPr>
            <w:tcW w:w="5000" w:type="pct"/>
            <w:gridSpan w:val="2"/>
            <w:tcBorders>
              <w:top w:val="nil"/>
              <w:left w:val="single" w:sz="12" w:space="0" w:color="auto"/>
              <w:bottom w:val="single" w:sz="8" w:space="0" w:color="auto"/>
              <w:right w:val="single" w:sz="12" w:space="0" w:color="auto"/>
            </w:tcBorders>
            <w:tcMar>
              <w:top w:w="0" w:type="dxa"/>
              <w:left w:w="108" w:type="dxa"/>
              <w:bottom w:w="0" w:type="dxa"/>
              <w:right w:w="108" w:type="dxa"/>
            </w:tcMar>
            <w:hideMark/>
          </w:tcPr>
          <w:p w14:paraId="1C817F37" w14:textId="77777777" w:rsidR="00FA57C0" w:rsidRPr="00FA57C0" w:rsidRDefault="00FA57C0" w:rsidP="00FA57C0">
            <w:pPr>
              <w:spacing w:line="276" w:lineRule="auto"/>
              <w:jc w:val="center"/>
              <w:rPr>
                <w:rFonts w:ascii="Arial" w:hAnsi="Arial" w:cs="Arial"/>
                <w:i/>
                <w:color w:val="7F7F7F" w:themeColor="text1" w:themeTint="80"/>
              </w:rPr>
            </w:pPr>
            <w:r w:rsidRPr="00FA57C0">
              <w:rPr>
                <w:rFonts w:ascii="Arial" w:hAnsi="Arial" w:cs="Arial"/>
                <w:b/>
                <w:sz w:val="20"/>
                <w:szCs w:val="20"/>
              </w:rPr>
              <w:t>Закладка «Общие данные»,</w:t>
            </w:r>
          </w:p>
        </w:tc>
      </w:tr>
      <w:tr w:rsidR="00FA57C0" w:rsidRPr="00FA57C0" w14:paraId="0BAD09F7" w14:textId="77777777" w:rsidTr="005C0E32">
        <w:trPr>
          <w:cantSplit/>
        </w:trPr>
        <w:tc>
          <w:tcPr>
            <w:tcW w:w="1051"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4E7BF54F" w14:textId="77777777" w:rsidR="00FA57C0" w:rsidRPr="00FA57C0" w:rsidRDefault="00FA57C0" w:rsidP="00FA57C0">
            <w:pPr>
              <w:spacing w:line="276" w:lineRule="auto"/>
              <w:jc w:val="left"/>
              <w:rPr>
                <w:rFonts w:ascii="Arial" w:hAnsi="Arial" w:cs="Arial"/>
                <w:color w:val="7F7F7F" w:themeColor="text1" w:themeTint="80"/>
                <w:sz w:val="20"/>
                <w:szCs w:val="20"/>
              </w:rPr>
            </w:pPr>
            <w:r w:rsidRPr="00FA57C0">
              <w:rPr>
                <w:rFonts w:ascii="Arial" w:hAnsi="Arial" w:cs="Arial"/>
                <w:color w:val="000000" w:themeColor="text1"/>
                <w:sz w:val="20"/>
                <w:szCs w:val="20"/>
              </w:rPr>
              <w:t>Вид</w:t>
            </w:r>
          </w:p>
        </w:tc>
        <w:tc>
          <w:tcPr>
            <w:tcW w:w="3949" w:type="pct"/>
            <w:tcBorders>
              <w:top w:val="nil"/>
              <w:left w:val="nil"/>
              <w:bottom w:val="single" w:sz="8" w:space="0" w:color="auto"/>
              <w:right w:val="single" w:sz="12" w:space="0" w:color="auto"/>
            </w:tcBorders>
            <w:tcMar>
              <w:top w:w="0" w:type="dxa"/>
              <w:left w:w="108" w:type="dxa"/>
              <w:bottom w:w="0" w:type="dxa"/>
              <w:right w:w="108" w:type="dxa"/>
            </w:tcMar>
            <w:vAlign w:val="center"/>
          </w:tcPr>
          <w:p w14:paraId="047EB331" w14:textId="12A48A3F" w:rsidR="00FA57C0" w:rsidRPr="00FB1E0C" w:rsidRDefault="00FB1E0C" w:rsidP="00FA57C0">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1000</w:t>
            </w:r>
          </w:p>
        </w:tc>
      </w:tr>
      <w:tr w:rsidR="00FA57C0" w:rsidRPr="00FA57C0" w14:paraId="3D44487B" w14:textId="77777777" w:rsidTr="005C0E32">
        <w:trPr>
          <w:cantSplit/>
        </w:trPr>
        <w:tc>
          <w:tcPr>
            <w:tcW w:w="1051"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0863EDD3" w14:textId="77777777" w:rsidR="00FA57C0" w:rsidRPr="00FA57C0" w:rsidRDefault="00FA57C0" w:rsidP="00FA57C0">
            <w:pPr>
              <w:spacing w:line="276" w:lineRule="auto"/>
              <w:jc w:val="left"/>
              <w:rPr>
                <w:rFonts w:ascii="Arial" w:hAnsi="Arial" w:cs="Arial"/>
                <w:color w:val="000000" w:themeColor="text1"/>
                <w:sz w:val="20"/>
                <w:szCs w:val="20"/>
              </w:rPr>
            </w:pPr>
            <w:r w:rsidRPr="00FA57C0">
              <w:rPr>
                <w:rFonts w:ascii="Arial" w:hAnsi="Arial" w:cs="Arial"/>
                <w:color w:val="000000" w:themeColor="text1"/>
                <w:sz w:val="20"/>
                <w:szCs w:val="20"/>
              </w:rPr>
              <w:t>Соглашение</w:t>
            </w:r>
          </w:p>
        </w:tc>
        <w:tc>
          <w:tcPr>
            <w:tcW w:w="3949" w:type="pct"/>
            <w:tcBorders>
              <w:top w:val="nil"/>
              <w:left w:val="nil"/>
              <w:bottom w:val="single" w:sz="8" w:space="0" w:color="auto"/>
              <w:right w:val="single" w:sz="12" w:space="0" w:color="auto"/>
            </w:tcBorders>
            <w:tcMar>
              <w:top w:w="0" w:type="dxa"/>
              <w:left w:w="108" w:type="dxa"/>
              <w:bottom w:w="0" w:type="dxa"/>
              <w:right w:w="108" w:type="dxa"/>
            </w:tcMar>
            <w:vAlign w:val="center"/>
          </w:tcPr>
          <w:p w14:paraId="7CA767C1" w14:textId="77777777" w:rsidR="00FA57C0" w:rsidRPr="00FA57C0" w:rsidRDefault="00FA57C0" w:rsidP="00FA57C0">
            <w:pPr>
              <w:spacing w:line="276" w:lineRule="auto"/>
              <w:jc w:val="left"/>
              <w:rPr>
                <w:rFonts w:ascii="Arial" w:hAnsi="Arial" w:cs="Arial"/>
                <w:color w:val="000000" w:themeColor="text1"/>
                <w:sz w:val="20"/>
                <w:szCs w:val="20"/>
              </w:rPr>
            </w:pPr>
            <w:r w:rsidRPr="00FA57C0">
              <w:rPr>
                <w:rFonts w:ascii="Arial" w:hAnsi="Arial" w:cs="Arial"/>
                <w:color w:val="000000" w:themeColor="text1"/>
                <w:sz w:val="20"/>
                <w:szCs w:val="20"/>
              </w:rPr>
              <w:t>Название фрахтового соглашение, текстовое поле</w:t>
            </w:r>
          </w:p>
        </w:tc>
      </w:tr>
      <w:tr w:rsidR="00FA57C0" w:rsidRPr="00FA57C0" w14:paraId="11BD99EE" w14:textId="77777777" w:rsidTr="005C0E32">
        <w:trPr>
          <w:cantSplit/>
        </w:trPr>
        <w:tc>
          <w:tcPr>
            <w:tcW w:w="1051"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7F9D69C7" w14:textId="77777777" w:rsidR="00FA57C0" w:rsidRPr="00FA57C0" w:rsidRDefault="00FA57C0" w:rsidP="00FA57C0">
            <w:pPr>
              <w:spacing w:line="276" w:lineRule="auto"/>
              <w:jc w:val="left"/>
              <w:rPr>
                <w:rFonts w:ascii="Arial" w:hAnsi="Arial" w:cs="Arial"/>
                <w:color w:val="000000" w:themeColor="text1"/>
                <w:sz w:val="20"/>
                <w:szCs w:val="20"/>
              </w:rPr>
            </w:pPr>
            <w:r w:rsidRPr="00FA57C0">
              <w:rPr>
                <w:rFonts w:ascii="Arial" w:hAnsi="Arial" w:cs="Arial"/>
                <w:color w:val="000000" w:themeColor="text1"/>
                <w:sz w:val="20"/>
                <w:szCs w:val="20"/>
              </w:rPr>
              <w:t>Дата начала действия</w:t>
            </w:r>
          </w:p>
        </w:tc>
        <w:tc>
          <w:tcPr>
            <w:tcW w:w="3949" w:type="pct"/>
            <w:tcBorders>
              <w:top w:val="nil"/>
              <w:left w:val="nil"/>
              <w:bottom w:val="single" w:sz="12" w:space="0" w:color="auto"/>
              <w:right w:val="single" w:sz="12" w:space="0" w:color="auto"/>
            </w:tcBorders>
            <w:tcMar>
              <w:top w:w="0" w:type="dxa"/>
              <w:left w:w="108" w:type="dxa"/>
              <w:bottom w:w="0" w:type="dxa"/>
              <w:right w:w="108" w:type="dxa"/>
            </w:tcMar>
            <w:vAlign w:val="center"/>
          </w:tcPr>
          <w:p w14:paraId="54EFE1FD" w14:textId="77777777" w:rsidR="00FA57C0" w:rsidRPr="00FA57C0" w:rsidRDefault="00FA57C0" w:rsidP="00FA57C0">
            <w:pPr>
              <w:spacing w:line="276" w:lineRule="auto"/>
              <w:jc w:val="left"/>
              <w:rPr>
                <w:rFonts w:ascii="Arial" w:hAnsi="Arial" w:cs="Arial"/>
                <w:color w:val="000000" w:themeColor="text1"/>
                <w:sz w:val="20"/>
                <w:szCs w:val="20"/>
              </w:rPr>
            </w:pPr>
            <w:r w:rsidRPr="00FA57C0">
              <w:rPr>
                <w:rFonts w:ascii="Arial" w:hAnsi="Arial" w:cs="Arial"/>
                <w:color w:val="000000" w:themeColor="text1"/>
                <w:sz w:val="20"/>
                <w:szCs w:val="20"/>
              </w:rPr>
              <w:t>Дата начала действия Фрахтового соглашения</w:t>
            </w:r>
          </w:p>
        </w:tc>
      </w:tr>
      <w:tr w:rsidR="00FA57C0" w:rsidRPr="00FA57C0" w14:paraId="2DE0037B" w14:textId="77777777" w:rsidTr="005C0E32">
        <w:trPr>
          <w:cantSplit/>
        </w:trPr>
        <w:tc>
          <w:tcPr>
            <w:tcW w:w="1051"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31C6EBF8" w14:textId="77777777" w:rsidR="00FA57C0" w:rsidRPr="00FA57C0" w:rsidRDefault="00FA57C0" w:rsidP="00FA57C0">
            <w:pPr>
              <w:spacing w:line="276" w:lineRule="auto"/>
              <w:jc w:val="left"/>
              <w:rPr>
                <w:rFonts w:ascii="Arial" w:hAnsi="Arial" w:cs="Arial"/>
                <w:color w:val="000000" w:themeColor="text1"/>
                <w:sz w:val="20"/>
                <w:szCs w:val="20"/>
              </w:rPr>
            </w:pPr>
            <w:r w:rsidRPr="00FA57C0">
              <w:rPr>
                <w:rFonts w:ascii="Arial" w:hAnsi="Arial" w:cs="Arial"/>
                <w:color w:val="000000" w:themeColor="text1"/>
                <w:sz w:val="20"/>
                <w:szCs w:val="20"/>
              </w:rPr>
              <w:t>Дата окончания действия</w:t>
            </w:r>
          </w:p>
        </w:tc>
        <w:tc>
          <w:tcPr>
            <w:tcW w:w="3949" w:type="pct"/>
            <w:tcBorders>
              <w:top w:val="nil"/>
              <w:left w:val="nil"/>
              <w:bottom w:val="single" w:sz="12" w:space="0" w:color="auto"/>
              <w:right w:val="single" w:sz="12" w:space="0" w:color="auto"/>
            </w:tcBorders>
            <w:tcMar>
              <w:top w:w="0" w:type="dxa"/>
              <w:left w:w="108" w:type="dxa"/>
              <w:bottom w:w="0" w:type="dxa"/>
              <w:right w:w="108" w:type="dxa"/>
            </w:tcMar>
            <w:vAlign w:val="center"/>
          </w:tcPr>
          <w:p w14:paraId="37575EE3" w14:textId="77777777" w:rsidR="00FA57C0" w:rsidRPr="00FA57C0" w:rsidRDefault="00FA57C0" w:rsidP="00FA57C0">
            <w:pPr>
              <w:spacing w:line="276" w:lineRule="auto"/>
              <w:jc w:val="left"/>
              <w:rPr>
                <w:rFonts w:ascii="Arial" w:hAnsi="Arial" w:cs="Arial"/>
                <w:color w:val="000000" w:themeColor="text1"/>
                <w:sz w:val="20"/>
                <w:szCs w:val="20"/>
              </w:rPr>
            </w:pPr>
            <w:r w:rsidRPr="00FA57C0">
              <w:rPr>
                <w:rFonts w:ascii="Arial" w:hAnsi="Arial" w:cs="Arial"/>
                <w:color w:val="000000" w:themeColor="text1"/>
                <w:sz w:val="20"/>
                <w:szCs w:val="20"/>
              </w:rPr>
              <w:t>Дата окончания действия Фрахтового соглашения</w:t>
            </w:r>
          </w:p>
        </w:tc>
      </w:tr>
      <w:tr w:rsidR="00FA57C0" w:rsidRPr="00FA57C0" w14:paraId="6DC9F351" w14:textId="77777777" w:rsidTr="005C0E32">
        <w:trPr>
          <w:cantSplit/>
        </w:trPr>
        <w:tc>
          <w:tcPr>
            <w:tcW w:w="1051"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05F2576F" w14:textId="77777777" w:rsidR="00FA57C0" w:rsidRPr="00FA57C0" w:rsidRDefault="00FA57C0" w:rsidP="00FA57C0">
            <w:pPr>
              <w:spacing w:line="276" w:lineRule="auto"/>
              <w:jc w:val="left"/>
              <w:rPr>
                <w:rFonts w:ascii="Arial" w:hAnsi="Arial" w:cs="Arial"/>
                <w:color w:val="000000" w:themeColor="text1"/>
                <w:sz w:val="20"/>
                <w:szCs w:val="20"/>
              </w:rPr>
            </w:pPr>
            <w:r w:rsidRPr="00FA57C0">
              <w:rPr>
                <w:rFonts w:ascii="Arial" w:hAnsi="Arial" w:cs="Arial"/>
                <w:color w:val="000000" w:themeColor="text1"/>
                <w:sz w:val="20"/>
                <w:szCs w:val="20"/>
              </w:rPr>
              <w:t>Закупочная организация</w:t>
            </w:r>
          </w:p>
        </w:tc>
        <w:tc>
          <w:tcPr>
            <w:tcW w:w="3949" w:type="pct"/>
            <w:tcBorders>
              <w:top w:val="nil"/>
              <w:left w:val="nil"/>
              <w:bottom w:val="single" w:sz="12" w:space="0" w:color="auto"/>
              <w:right w:val="single" w:sz="12" w:space="0" w:color="auto"/>
            </w:tcBorders>
            <w:tcMar>
              <w:top w:w="0" w:type="dxa"/>
              <w:left w:w="108" w:type="dxa"/>
              <w:bottom w:w="0" w:type="dxa"/>
              <w:right w:w="108" w:type="dxa"/>
            </w:tcMar>
            <w:vAlign w:val="center"/>
          </w:tcPr>
          <w:p w14:paraId="3D10F752" w14:textId="77777777" w:rsidR="00FA57C0" w:rsidRPr="00FA57C0" w:rsidRDefault="00FA57C0" w:rsidP="00FA57C0">
            <w:pPr>
              <w:rPr>
                <w:rFonts w:ascii="Arial" w:hAnsi="Arial" w:cs="Arial"/>
                <w:color w:val="000000" w:themeColor="text1"/>
                <w:sz w:val="20"/>
                <w:szCs w:val="20"/>
              </w:rPr>
            </w:pPr>
            <w:r w:rsidRPr="00FA57C0">
              <w:rPr>
                <w:rFonts w:ascii="Arial" w:hAnsi="Arial" w:cs="Arial"/>
                <w:color w:val="000000" w:themeColor="text1"/>
                <w:sz w:val="20"/>
                <w:szCs w:val="20"/>
              </w:rPr>
              <w:t>Подразделение компании, закупающее транспортную услугу у внешней транспортной компании (термин SAP - закупочная организация);</w:t>
            </w:r>
          </w:p>
          <w:p w14:paraId="4EECCEE4" w14:textId="77777777" w:rsidR="00FA57C0" w:rsidRPr="00FA57C0" w:rsidRDefault="00FA57C0" w:rsidP="00FA57C0">
            <w:pPr>
              <w:rPr>
                <w:rFonts w:ascii="Arial" w:hAnsi="Arial" w:cs="Arial"/>
                <w:color w:val="000000" w:themeColor="text1"/>
                <w:sz w:val="20"/>
                <w:szCs w:val="20"/>
              </w:rPr>
            </w:pPr>
          </w:p>
        </w:tc>
      </w:tr>
      <w:tr w:rsidR="00FA57C0" w:rsidRPr="00FA57C0" w14:paraId="1EF8B377" w14:textId="77777777" w:rsidTr="005C0E32">
        <w:trPr>
          <w:cantSplit/>
        </w:trPr>
        <w:tc>
          <w:tcPr>
            <w:tcW w:w="1051"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7788593E" w14:textId="77777777" w:rsidR="00FA57C0" w:rsidRPr="00FA57C0" w:rsidRDefault="00FA57C0" w:rsidP="00FA57C0">
            <w:pPr>
              <w:spacing w:line="276" w:lineRule="auto"/>
              <w:jc w:val="left"/>
              <w:rPr>
                <w:rFonts w:ascii="Arial" w:hAnsi="Arial" w:cs="Arial"/>
                <w:color w:val="000000" w:themeColor="text1"/>
                <w:sz w:val="20"/>
                <w:szCs w:val="20"/>
              </w:rPr>
            </w:pPr>
            <w:r w:rsidRPr="00FA57C0">
              <w:rPr>
                <w:rFonts w:ascii="Arial" w:hAnsi="Arial" w:cs="Arial"/>
                <w:color w:val="000000" w:themeColor="text1"/>
                <w:sz w:val="20"/>
                <w:szCs w:val="20"/>
              </w:rPr>
              <w:t>Экспедитор</w:t>
            </w:r>
          </w:p>
        </w:tc>
        <w:tc>
          <w:tcPr>
            <w:tcW w:w="3949" w:type="pct"/>
            <w:tcBorders>
              <w:top w:val="nil"/>
              <w:left w:val="nil"/>
              <w:bottom w:val="single" w:sz="12" w:space="0" w:color="auto"/>
              <w:right w:val="single" w:sz="12" w:space="0" w:color="auto"/>
            </w:tcBorders>
            <w:tcMar>
              <w:top w:w="0" w:type="dxa"/>
              <w:left w:w="108" w:type="dxa"/>
              <w:bottom w:w="0" w:type="dxa"/>
              <w:right w:w="108" w:type="dxa"/>
            </w:tcMar>
            <w:vAlign w:val="center"/>
          </w:tcPr>
          <w:p w14:paraId="44D4923D" w14:textId="77777777" w:rsidR="00FA57C0" w:rsidRPr="00FA57C0" w:rsidRDefault="00FA57C0" w:rsidP="00FA57C0">
            <w:pPr>
              <w:rPr>
                <w:rFonts w:ascii="Arial" w:hAnsi="Arial" w:cs="Arial"/>
                <w:color w:val="000000" w:themeColor="text1"/>
                <w:sz w:val="20"/>
                <w:szCs w:val="20"/>
              </w:rPr>
            </w:pPr>
            <w:r w:rsidRPr="00FA57C0">
              <w:rPr>
                <w:rFonts w:ascii="Arial" w:hAnsi="Arial" w:cs="Arial"/>
                <w:color w:val="000000" w:themeColor="text1"/>
                <w:sz w:val="20"/>
                <w:szCs w:val="20"/>
              </w:rPr>
              <w:t xml:space="preserve">Контрагента (внешняя транспортная компанию), с которым будет действовать это соглашение; </w:t>
            </w:r>
          </w:p>
          <w:p w14:paraId="29FB0B99" w14:textId="77777777" w:rsidR="00FA57C0" w:rsidRPr="00FA57C0" w:rsidRDefault="00FA57C0" w:rsidP="00FA57C0">
            <w:pPr>
              <w:rPr>
                <w:rFonts w:ascii="Arial" w:hAnsi="Arial" w:cs="Arial"/>
                <w:color w:val="000000" w:themeColor="text1"/>
                <w:sz w:val="20"/>
                <w:szCs w:val="20"/>
              </w:rPr>
            </w:pPr>
          </w:p>
        </w:tc>
      </w:tr>
      <w:tr w:rsidR="00FA57C0" w:rsidRPr="00FA57C0" w14:paraId="24A63869" w14:textId="77777777" w:rsidTr="005C0E32">
        <w:trPr>
          <w:cantSplit/>
        </w:trPr>
        <w:tc>
          <w:tcPr>
            <w:tcW w:w="1051"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4609AFA0" w14:textId="77777777" w:rsidR="00FA57C0" w:rsidRPr="00FA57C0" w:rsidRDefault="00FA57C0" w:rsidP="00FA57C0">
            <w:pPr>
              <w:spacing w:line="276" w:lineRule="auto"/>
              <w:jc w:val="left"/>
              <w:rPr>
                <w:rFonts w:ascii="Arial" w:hAnsi="Arial" w:cs="Arial"/>
                <w:color w:val="000000" w:themeColor="text1"/>
                <w:sz w:val="20"/>
                <w:szCs w:val="20"/>
              </w:rPr>
            </w:pPr>
            <w:r w:rsidRPr="00FA57C0">
              <w:rPr>
                <w:rFonts w:ascii="Arial" w:hAnsi="Arial" w:cs="Arial"/>
                <w:color w:val="000000" w:themeColor="text1"/>
                <w:sz w:val="20"/>
                <w:szCs w:val="20"/>
              </w:rPr>
              <w:t>Валюта документа</w:t>
            </w:r>
          </w:p>
        </w:tc>
        <w:tc>
          <w:tcPr>
            <w:tcW w:w="3949" w:type="pct"/>
            <w:tcBorders>
              <w:top w:val="nil"/>
              <w:left w:val="nil"/>
              <w:bottom w:val="single" w:sz="12" w:space="0" w:color="auto"/>
              <w:right w:val="single" w:sz="12" w:space="0" w:color="auto"/>
            </w:tcBorders>
            <w:tcMar>
              <w:top w:w="0" w:type="dxa"/>
              <w:left w:w="108" w:type="dxa"/>
              <w:bottom w:w="0" w:type="dxa"/>
              <w:right w:w="108" w:type="dxa"/>
            </w:tcMar>
            <w:vAlign w:val="center"/>
          </w:tcPr>
          <w:p w14:paraId="7CA36D54" w14:textId="77777777" w:rsidR="00FA57C0" w:rsidRPr="00FA57C0" w:rsidRDefault="00FA57C0" w:rsidP="00FA57C0">
            <w:pPr>
              <w:rPr>
                <w:rFonts w:ascii="Arial" w:hAnsi="Arial" w:cs="Arial"/>
                <w:color w:val="000000" w:themeColor="text1"/>
                <w:sz w:val="20"/>
                <w:szCs w:val="20"/>
              </w:rPr>
            </w:pPr>
            <w:r w:rsidRPr="00FA57C0">
              <w:rPr>
                <w:rFonts w:ascii="Arial" w:hAnsi="Arial" w:cs="Arial"/>
                <w:color w:val="000000" w:themeColor="text1"/>
                <w:sz w:val="20"/>
                <w:szCs w:val="20"/>
              </w:rPr>
              <w:t>Валюта, в которой ведется соглашение</w:t>
            </w:r>
          </w:p>
        </w:tc>
      </w:tr>
      <w:tr w:rsidR="00FA57C0" w:rsidRPr="00FA57C0" w14:paraId="77BDB787" w14:textId="77777777" w:rsidTr="005C0E32">
        <w:trPr>
          <w:cantSplit/>
        </w:trPr>
        <w:tc>
          <w:tcPr>
            <w:tcW w:w="5000"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17CEE897" w14:textId="77777777" w:rsidR="00FA57C0" w:rsidRPr="00FA57C0" w:rsidRDefault="00FA57C0" w:rsidP="00FA57C0">
            <w:pPr>
              <w:spacing w:line="276" w:lineRule="auto"/>
              <w:jc w:val="center"/>
              <w:rPr>
                <w:rFonts w:ascii="Arial" w:hAnsi="Arial" w:cs="Arial"/>
                <w:color w:val="000000" w:themeColor="text1"/>
                <w:sz w:val="20"/>
                <w:szCs w:val="20"/>
              </w:rPr>
            </w:pPr>
            <w:r w:rsidRPr="00FA57C0">
              <w:rPr>
                <w:rFonts w:ascii="Arial" w:hAnsi="Arial" w:cs="Arial"/>
                <w:b/>
                <w:sz w:val="20"/>
                <w:szCs w:val="20"/>
              </w:rPr>
              <w:t>Позиции</w:t>
            </w:r>
          </w:p>
        </w:tc>
      </w:tr>
      <w:tr w:rsidR="00FA57C0" w:rsidRPr="00FA57C0" w14:paraId="2D7EEFEE" w14:textId="77777777" w:rsidTr="005C0E32">
        <w:trPr>
          <w:cantSplit/>
        </w:trPr>
        <w:tc>
          <w:tcPr>
            <w:tcW w:w="1051"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4436AB9B" w14:textId="77777777" w:rsidR="00FA57C0" w:rsidRPr="00FA57C0" w:rsidRDefault="00FA57C0" w:rsidP="00FA57C0">
            <w:pPr>
              <w:spacing w:line="276" w:lineRule="auto"/>
              <w:jc w:val="left"/>
              <w:rPr>
                <w:rFonts w:ascii="Arial" w:hAnsi="Arial" w:cs="Arial"/>
                <w:color w:val="000000" w:themeColor="text1"/>
                <w:sz w:val="20"/>
                <w:szCs w:val="20"/>
              </w:rPr>
            </w:pPr>
            <w:r w:rsidRPr="00FA57C0">
              <w:rPr>
                <w:rFonts w:ascii="Arial" w:hAnsi="Arial" w:cs="Arial"/>
                <w:color w:val="000000" w:themeColor="text1"/>
                <w:sz w:val="20"/>
                <w:szCs w:val="20"/>
              </w:rPr>
              <w:t>Схема расчета</w:t>
            </w:r>
          </w:p>
        </w:tc>
        <w:tc>
          <w:tcPr>
            <w:tcW w:w="3949" w:type="pct"/>
            <w:tcBorders>
              <w:top w:val="nil"/>
              <w:left w:val="nil"/>
              <w:bottom w:val="single" w:sz="12" w:space="0" w:color="auto"/>
              <w:right w:val="single" w:sz="12" w:space="0" w:color="auto"/>
            </w:tcBorders>
            <w:tcMar>
              <w:top w:w="0" w:type="dxa"/>
              <w:left w:w="108" w:type="dxa"/>
              <w:bottom w:w="0" w:type="dxa"/>
              <w:right w:w="108" w:type="dxa"/>
            </w:tcMar>
            <w:vAlign w:val="center"/>
          </w:tcPr>
          <w:p w14:paraId="00623301" w14:textId="77777777" w:rsidR="00FA57C0" w:rsidRPr="00FA57C0" w:rsidRDefault="00FA57C0" w:rsidP="00FA57C0">
            <w:pPr>
              <w:spacing w:line="276" w:lineRule="auto"/>
              <w:jc w:val="left"/>
              <w:rPr>
                <w:rFonts w:ascii="Arial" w:hAnsi="Arial" w:cs="Arial"/>
                <w:color w:val="000000" w:themeColor="text1"/>
                <w:sz w:val="20"/>
                <w:szCs w:val="20"/>
              </w:rPr>
            </w:pPr>
            <w:r w:rsidRPr="00FA57C0">
              <w:rPr>
                <w:rFonts w:ascii="Arial" w:hAnsi="Arial" w:cs="Arial"/>
                <w:color w:val="000000" w:themeColor="text1"/>
                <w:sz w:val="20"/>
                <w:szCs w:val="20"/>
              </w:rPr>
              <w:t>Модель тарификации</w:t>
            </w:r>
          </w:p>
          <w:p w14:paraId="524B4ABC" w14:textId="77777777" w:rsidR="00FA57C0" w:rsidRPr="00FA57C0" w:rsidRDefault="00FA57C0" w:rsidP="00FA57C0">
            <w:pPr>
              <w:spacing w:line="276" w:lineRule="auto"/>
              <w:jc w:val="left"/>
              <w:rPr>
                <w:rFonts w:ascii="Arial" w:hAnsi="Arial" w:cs="Arial"/>
                <w:color w:val="000000" w:themeColor="text1"/>
                <w:sz w:val="20"/>
                <w:szCs w:val="20"/>
              </w:rPr>
            </w:pPr>
          </w:p>
        </w:tc>
      </w:tr>
      <w:tr w:rsidR="00FA57C0" w:rsidRPr="00FA57C0" w14:paraId="6FBA9326" w14:textId="77777777" w:rsidTr="005C0E32">
        <w:trPr>
          <w:cantSplit/>
        </w:trPr>
        <w:tc>
          <w:tcPr>
            <w:tcW w:w="5000"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79C75952" w14:textId="77777777" w:rsidR="00FA57C0" w:rsidRPr="00FA57C0" w:rsidRDefault="00FA57C0" w:rsidP="00FA57C0">
            <w:pPr>
              <w:spacing w:line="276" w:lineRule="auto"/>
              <w:jc w:val="center"/>
              <w:rPr>
                <w:rFonts w:ascii="Arial" w:hAnsi="Arial" w:cs="Arial"/>
                <w:b/>
                <w:sz w:val="20"/>
                <w:szCs w:val="20"/>
              </w:rPr>
            </w:pPr>
            <w:r w:rsidRPr="00FA57C0">
              <w:rPr>
                <w:rFonts w:ascii="Arial" w:hAnsi="Arial" w:cs="Arial"/>
                <w:b/>
                <w:sz w:val="20"/>
                <w:szCs w:val="20"/>
              </w:rPr>
              <w:t>Схема расчета</w:t>
            </w:r>
          </w:p>
        </w:tc>
      </w:tr>
      <w:tr w:rsidR="00FA57C0" w:rsidRPr="00FA57C0" w14:paraId="29929049" w14:textId="77777777" w:rsidTr="005C0E32">
        <w:trPr>
          <w:cantSplit/>
        </w:trPr>
        <w:tc>
          <w:tcPr>
            <w:tcW w:w="1051"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63AC1C74" w14:textId="77777777" w:rsidR="00FA57C0" w:rsidRPr="00FA57C0" w:rsidRDefault="00FA57C0" w:rsidP="00FA57C0">
            <w:pPr>
              <w:spacing w:line="276" w:lineRule="auto"/>
              <w:jc w:val="left"/>
              <w:rPr>
                <w:rFonts w:ascii="Arial" w:hAnsi="Arial" w:cs="Arial"/>
                <w:color w:val="000000" w:themeColor="text1"/>
                <w:sz w:val="20"/>
                <w:szCs w:val="20"/>
              </w:rPr>
            </w:pPr>
            <w:r w:rsidRPr="00FA57C0">
              <w:rPr>
                <w:rFonts w:ascii="Arial" w:hAnsi="Arial" w:cs="Arial"/>
                <w:color w:val="000000" w:themeColor="text1"/>
                <w:sz w:val="20"/>
                <w:szCs w:val="20"/>
              </w:rPr>
              <w:t>Вид затрат</w:t>
            </w:r>
          </w:p>
        </w:tc>
        <w:tc>
          <w:tcPr>
            <w:tcW w:w="3949" w:type="pct"/>
            <w:tcBorders>
              <w:top w:val="nil"/>
              <w:left w:val="nil"/>
              <w:bottom w:val="single" w:sz="12" w:space="0" w:color="auto"/>
              <w:right w:val="single" w:sz="12" w:space="0" w:color="auto"/>
            </w:tcBorders>
            <w:tcMar>
              <w:top w:w="0" w:type="dxa"/>
              <w:left w:w="108" w:type="dxa"/>
              <w:bottom w:w="0" w:type="dxa"/>
              <w:right w:w="108" w:type="dxa"/>
            </w:tcMar>
            <w:vAlign w:val="center"/>
          </w:tcPr>
          <w:p w14:paraId="5CCC6D86" w14:textId="77777777" w:rsidR="00FA57C0" w:rsidRPr="00FA57C0" w:rsidRDefault="00FA57C0" w:rsidP="00FA57C0">
            <w:pPr>
              <w:spacing w:line="276" w:lineRule="auto"/>
              <w:jc w:val="left"/>
              <w:rPr>
                <w:rFonts w:ascii="Arial" w:hAnsi="Arial" w:cs="Arial"/>
                <w:color w:val="000000" w:themeColor="text1"/>
                <w:sz w:val="20"/>
                <w:szCs w:val="20"/>
              </w:rPr>
            </w:pPr>
            <w:r w:rsidRPr="00FA57C0">
              <w:rPr>
                <w:rFonts w:ascii="Arial" w:hAnsi="Arial" w:cs="Arial"/>
                <w:color w:val="000000" w:themeColor="text1"/>
                <w:sz w:val="20"/>
                <w:szCs w:val="20"/>
              </w:rPr>
              <w:t>Вид позиции затрат</w:t>
            </w:r>
          </w:p>
        </w:tc>
      </w:tr>
      <w:tr w:rsidR="00FA57C0" w:rsidRPr="00FA57C0" w14:paraId="10697113" w14:textId="77777777" w:rsidTr="005C0E32">
        <w:trPr>
          <w:cantSplit/>
        </w:trPr>
        <w:tc>
          <w:tcPr>
            <w:tcW w:w="1051" w:type="pct"/>
            <w:tcBorders>
              <w:top w:val="nil"/>
              <w:left w:val="single" w:sz="12" w:space="0" w:color="auto"/>
              <w:bottom w:val="single" w:sz="4" w:space="0" w:color="auto"/>
              <w:right w:val="single" w:sz="8" w:space="0" w:color="auto"/>
            </w:tcBorders>
            <w:tcMar>
              <w:top w:w="0" w:type="dxa"/>
              <w:left w:w="108" w:type="dxa"/>
              <w:bottom w:w="0" w:type="dxa"/>
              <w:right w:w="108" w:type="dxa"/>
            </w:tcMar>
          </w:tcPr>
          <w:p w14:paraId="76B61BDB" w14:textId="77777777" w:rsidR="00FA57C0" w:rsidRPr="00FA57C0" w:rsidRDefault="00FA57C0" w:rsidP="00FA57C0">
            <w:pPr>
              <w:spacing w:line="276" w:lineRule="auto"/>
              <w:jc w:val="left"/>
              <w:rPr>
                <w:rFonts w:ascii="Arial" w:hAnsi="Arial" w:cs="Arial"/>
                <w:color w:val="000000" w:themeColor="text1"/>
                <w:sz w:val="20"/>
                <w:szCs w:val="20"/>
              </w:rPr>
            </w:pPr>
            <w:r w:rsidRPr="00FA57C0">
              <w:rPr>
                <w:rFonts w:ascii="Arial" w:hAnsi="Arial" w:cs="Arial"/>
                <w:color w:val="000000" w:themeColor="text1"/>
                <w:sz w:val="20"/>
                <w:szCs w:val="20"/>
              </w:rPr>
              <w:t>Таблица транспортного тарифа</w:t>
            </w:r>
          </w:p>
        </w:tc>
        <w:tc>
          <w:tcPr>
            <w:tcW w:w="3949" w:type="pct"/>
            <w:tcBorders>
              <w:top w:val="nil"/>
              <w:left w:val="nil"/>
              <w:bottom w:val="single" w:sz="4" w:space="0" w:color="auto"/>
              <w:right w:val="single" w:sz="12" w:space="0" w:color="auto"/>
            </w:tcBorders>
            <w:tcMar>
              <w:top w:w="0" w:type="dxa"/>
              <w:left w:w="108" w:type="dxa"/>
              <w:bottom w:w="0" w:type="dxa"/>
              <w:right w:w="108" w:type="dxa"/>
            </w:tcMar>
            <w:vAlign w:val="center"/>
          </w:tcPr>
          <w:p w14:paraId="43578A82" w14:textId="77777777" w:rsidR="00FA57C0" w:rsidRPr="00FA57C0" w:rsidRDefault="00FA57C0" w:rsidP="00FA57C0">
            <w:pPr>
              <w:spacing w:line="276" w:lineRule="auto"/>
              <w:jc w:val="left"/>
              <w:rPr>
                <w:rFonts w:ascii="Arial" w:hAnsi="Arial" w:cs="Arial"/>
                <w:color w:val="000000" w:themeColor="text1"/>
                <w:sz w:val="20"/>
                <w:szCs w:val="20"/>
              </w:rPr>
            </w:pPr>
            <w:r w:rsidRPr="00FA57C0">
              <w:rPr>
                <w:rFonts w:ascii="Arial" w:hAnsi="Arial" w:cs="Arial"/>
                <w:color w:val="000000" w:themeColor="text1"/>
                <w:sz w:val="20"/>
                <w:szCs w:val="20"/>
              </w:rPr>
              <w:t>Таблица для расчета суммы затрат</w:t>
            </w:r>
          </w:p>
        </w:tc>
      </w:tr>
      <w:tr w:rsidR="00FA57C0" w:rsidRPr="00FA57C0" w14:paraId="746BC6B5" w14:textId="77777777" w:rsidTr="005C0E32">
        <w:trPr>
          <w:cantSplit/>
        </w:trPr>
        <w:tc>
          <w:tcPr>
            <w:tcW w:w="1051" w:type="pct"/>
            <w:tcBorders>
              <w:top w:val="single" w:sz="4" w:space="0" w:color="auto"/>
              <w:left w:val="single" w:sz="12" w:space="0" w:color="auto"/>
              <w:bottom w:val="single" w:sz="4" w:space="0" w:color="auto"/>
              <w:right w:val="single" w:sz="8" w:space="0" w:color="auto"/>
            </w:tcBorders>
            <w:tcMar>
              <w:top w:w="0" w:type="dxa"/>
              <w:left w:w="108" w:type="dxa"/>
              <w:bottom w:w="0" w:type="dxa"/>
              <w:right w:w="108" w:type="dxa"/>
            </w:tcMar>
          </w:tcPr>
          <w:p w14:paraId="3823A332" w14:textId="77777777" w:rsidR="00FA57C0" w:rsidRPr="00FA57C0" w:rsidRDefault="00FA57C0" w:rsidP="00FA57C0">
            <w:pPr>
              <w:spacing w:line="276" w:lineRule="auto"/>
              <w:jc w:val="left"/>
              <w:rPr>
                <w:rFonts w:ascii="Arial" w:hAnsi="Arial" w:cs="Arial"/>
                <w:color w:val="000000" w:themeColor="text1"/>
                <w:sz w:val="20"/>
                <w:szCs w:val="20"/>
              </w:rPr>
            </w:pPr>
            <w:r w:rsidRPr="00FA57C0">
              <w:rPr>
                <w:rFonts w:ascii="Arial" w:hAnsi="Arial" w:cs="Arial"/>
                <w:color w:val="000000" w:themeColor="text1"/>
                <w:sz w:val="20"/>
                <w:szCs w:val="20"/>
              </w:rPr>
              <w:t>База решения расчета</w:t>
            </w:r>
          </w:p>
        </w:tc>
        <w:tc>
          <w:tcPr>
            <w:tcW w:w="3949" w:type="pct"/>
            <w:tcBorders>
              <w:top w:val="single" w:sz="4" w:space="0" w:color="auto"/>
              <w:left w:val="nil"/>
              <w:bottom w:val="single" w:sz="4" w:space="0" w:color="auto"/>
              <w:right w:val="single" w:sz="12" w:space="0" w:color="auto"/>
            </w:tcBorders>
            <w:tcMar>
              <w:top w:w="0" w:type="dxa"/>
              <w:left w:w="108" w:type="dxa"/>
              <w:bottom w:w="0" w:type="dxa"/>
              <w:right w:w="108" w:type="dxa"/>
            </w:tcMar>
            <w:vAlign w:val="center"/>
          </w:tcPr>
          <w:p w14:paraId="4A387EF8" w14:textId="77777777" w:rsidR="00FA57C0" w:rsidRPr="00FA57C0" w:rsidRDefault="00FA57C0" w:rsidP="00FA57C0">
            <w:pPr>
              <w:spacing w:line="276" w:lineRule="auto"/>
              <w:jc w:val="left"/>
              <w:rPr>
                <w:rFonts w:ascii="Arial" w:hAnsi="Arial" w:cs="Arial"/>
                <w:color w:val="000000" w:themeColor="text1"/>
                <w:sz w:val="20"/>
                <w:szCs w:val="20"/>
              </w:rPr>
            </w:pPr>
            <w:r w:rsidRPr="00FA57C0">
              <w:rPr>
                <w:rFonts w:ascii="Arial" w:hAnsi="Arial" w:cs="Arial"/>
                <w:color w:val="000000" w:themeColor="text1"/>
                <w:sz w:val="20"/>
                <w:szCs w:val="20"/>
              </w:rPr>
              <w:t>Основа для расчета суммы затрат</w:t>
            </w:r>
          </w:p>
        </w:tc>
      </w:tr>
      <w:tr w:rsidR="00FA57C0" w:rsidRPr="00FA57C0" w14:paraId="2108C34E" w14:textId="77777777" w:rsidTr="005C0E32">
        <w:trPr>
          <w:cantSplit/>
        </w:trPr>
        <w:tc>
          <w:tcPr>
            <w:tcW w:w="5000" w:type="pct"/>
            <w:gridSpan w:val="2"/>
            <w:tcBorders>
              <w:top w:val="single" w:sz="4" w:space="0" w:color="auto"/>
              <w:left w:val="single" w:sz="12" w:space="0" w:color="auto"/>
              <w:bottom w:val="single" w:sz="4" w:space="0" w:color="auto"/>
              <w:right w:val="single" w:sz="12" w:space="0" w:color="auto"/>
            </w:tcBorders>
            <w:tcMar>
              <w:top w:w="0" w:type="dxa"/>
              <w:left w:w="108" w:type="dxa"/>
              <w:bottom w:w="0" w:type="dxa"/>
              <w:right w:w="108" w:type="dxa"/>
            </w:tcMar>
            <w:vAlign w:val="center"/>
          </w:tcPr>
          <w:p w14:paraId="65B30D0E" w14:textId="4D584FF4" w:rsidR="00FA57C0" w:rsidRPr="00FA57C0" w:rsidRDefault="00FA57C0">
            <w:pPr>
              <w:spacing w:line="276" w:lineRule="auto"/>
              <w:jc w:val="center"/>
              <w:rPr>
                <w:rFonts w:ascii="Arial" w:hAnsi="Arial" w:cs="Arial"/>
                <w:b/>
                <w:color w:val="000000" w:themeColor="text1"/>
                <w:sz w:val="20"/>
                <w:szCs w:val="20"/>
              </w:rPr>
            </w:pPr>
            <w:r w:rsidRPr="00FA57C0">
              <w:rPr>
                <w:rFonts w:ascii="Arial" w:hAnsi="Arial" w:cs="Arial"/>
                <w:b/>
                <w:color w:val="000000" w:themeColor="text1"/>
                <w:sz w:val="20"/>
                <w:szCs w:val="20"/>
              </w:rPr>
              <w:t xml:space="preserve">Таблица </w:t>
            </w:r>
            <w:r w:rsidR="00FB1E0C" w:rsidRPr="00FA57C0">
              <w:rPr>
                <w:rFonts w:ascii="Arial" w:hAnsi="Arial" w:cs="Arial"/>
                <w:b/>
                <w:color w:val="000000" w:themeColor="text1"/>
                <w:sz w:val="20"/>
                <w:szCs w:val="20"/>
              </w:rPr>
              <w:t>тариф</w:t>
            </w:r>
            <w:r w:rsidR="00FB1E0C">
              <w:rPr>
                <w:rFonts w:ascii="Arial" w:hAnsi="Arial" w:cs="Arial"/>
                <w:b/>
                <w:color w:val="000000" w:themeColor="text1"/>
                <w:sz w:val="20"/>
                <w:szCs w:val="20"/>
              </w:rPr>
              <w:t>ов</w:t>
            </w:r>
          </w:p>
        </w:tc>
      </w:tr>
      <w:tr w:rsidR="00FA57C0" w:rsidRPr="00FA57C0" w14:paraId="17027E7F" w14:textId="77777777" w:rsidTr="005C0E32">
        <w:trPr>
          <w:cantSplit/>
        </w:trPr>
        <w:tc>
          <w:tcPr>
            <w:tcW w:w="1051" w:type="pct"/>
            <w:tcBorders>
              <w:top w:val="single" w:sz="4" w:space="0" w:color="auto"/>
              <w:left w:val="single" w:sz="12" w:space="0" w:color="auto"/>
              <w:bottom w:val="single" w:sz="4" w:space="0" w:color="auto"/>
              <w:right w:val="single" w:sz="4" w:space="0" w:color="auto"/>
            </w:tcBorders>
            <w:tcMar>
              <w:top w:w="0" w:type="dxa"/>
              <w:left w:w="108" w:type="dxa"/>
              <w:bottom w:w="0" w:type="dxa"/>
              <w:right w:w="108" w:type="dxa"/>
            </w:tcMar>
            <w:vAlign w:val="center"/>
          </w:tcPr>
          <w:p w14:paraId="68394C6B" w14:textId="77777777" w:rsidR="00FA57C0" w:rsidRPr="00FA57C0" w:rsidRDefault="00FA57C0">
            <w:pPr>
              <w:spacing w:line="276" w:lineRule="auto"/>
              <w:jc w:val="left"/>
              <w:rPr>
                <w:rFonts w:ascii="Arial" w:hAnsi="Arial" w:cs="Arial"/>
                <w:color w:val="000000" w:themeColor="text1"/>
                <w:sz w:val="20"/>
                <w:szCs w:val="20"/>
              </w:rPr>
              <w:pPrChange w:id="2263" w:author="Savinskaya Yulia" w:date="2021-02-24T17:29:00Z">
                <w:pPr>
                  <w:spacing w:line="276" w:lineRule="auto"/>
                  <w:jc w:val="center"/>
                </w:pPr>
              </w:pPrChange>
            </w:pPr>
            <w:r w:rsidRPr="00FA57C0">
              <w:rPr>
                <w:rFonts w:ascii="Arial" w:hAnsi="Arial" w:cs="Arial"/>
                <w:color w:val="000000" w:themeColor="text1"/>
                <w:sz w:val="20"/>
                <w:szCs w:val="20"/>
              </w:rPr>
              <w:lastRenderedPageBreak/>
              <w:t>Вид таблицы транспортного тарифа</w:t>
            </w:r>
          </w:p>
        </w:tc>
        <w:tc>
          <w:tcPr>
            <w:tcW w:w="3949" w:type="pct"/>
            <w:tcBorders>
              <w:top w:val="single" w:sz="4" w:space="0" w:color="auto"/>
              <w:left w:val="single" w:sz="4" w:space="0" w:color="auto"/>
              <w:bottom w:val="single" w:sz="4" w:space="0" w:color="auto"/>
              <w:right w:val="single" w:sz="12" w:space="0" w:color="auto"/>
            </w:tcBorders>
            <w:vAlign w:val="center"/>
          </w:tcPr>
          <w:p w14:paraId="793590D7" w14:textId="77777777" w:rsidR="00FA57C0" w:rsidRPr="00FA57C0" w:rsidRDefault="00FA57C0" w:rsidP="00FA57C0">
            <w:pPr>
              <w:spacing w:line="276" w:lineRule="auto"/>
              <w:jc w:val="left"/>
              <w:rPr>
                <w:rFonts w:ascii="Arial" w:hAnsi="Arial" w:cs="Arial"/>
                <w:color w:val="000000" w:themeColor="text1"/>
                <w:sz w:val="20"/>
                <w:szCs w:val="20"/>
              </w:rPr>
            </w:pPr>
            <w:r w:rsidRPr="00FA57C0">
              <w:rPr>
                <w:rFonts w:ascii="Arial" w:hAnsi="Arial" w:cs="Arial"/>
                <w:color w:val="000000" w:themeColor="text1"/>
                <w:sz w:val="20"/>
                <w:szCs w:val="20"/>
              </w:rPr>
              <w:t xml:space="preserve">   Вид позиции, содержит свойства позиции</w:t>
            </w:r>
          </w:p>
        </w:tc>
      </w:tr>
      <w:tr w:rsidR="00FA57C0" w:rsidRPr="00FA57C0" w14:paraId="20C79295" w14:textId="77777777" w:rsidTr="005C0E32">
        <w:trPr>
          <w:cantSplit/>
        </w:trPr>
        <w:tc>
          <w:tcPr>
            <w:tcW w:w="1051" w:type="pct"/>
            <w:tcBorders>
              <w:top w:val="single" w:sz="4" w:space="0" w:color="auto"/>
              <w:left w:val="single" w:sz="12" w:space="0" w:color="auto"/>
              <w:bottom w:val="single" w:sz="4" w:space="0" w:color="auto"/>
              <w:right w:val="single" w:sz="4" w:space="0" w:color="auto"/>
            </w:tcBorders>
            <w:tcMar>
              <w:top w:w="0" w:type="dxa"/>
              <w:left w:w="108" w:type="dxa"/>
              <w:bottom w:w="0" w:type="dxa"/>
              <w:right w:w="108" w:type="dxa"/>
            </w:tcMar>
            <w:vAlign w:val="center"/>
          </w:tcPr>
          <w:p w14:paraId="55BB8150" w14:textId="77777777" w:rsidR="00FA57C0" w:rsidRPr="00FA57C0" w:rsidRDefault="00FA57C0">
            <w:pPr>
              <w:spacing w:line="276" w:lineRule="auto"/>
              <w:jc w:val="left"/>
              <w:rPr>
                <w:rFonts w:ascii="Arial" w:hAnsi="Arial" w:cs="Arial"/>
                <w:color w:val="000000" w:themeColor="text1"/>
                <w:sz w:val="20"/>
                <w:szCs w:val="20"/>
              </w:rPr>
              <w:pPrChange w:id="2264" w:author="Savinskaya Yulia" w:date="2021-02-24T17:29:00Z">
                <w:pPr>
                  <w:spacing w:line="276" w:lineRule="auto"/>
                  <w:jc w:val="center"/>
                </w:pPr>
              </w:pPrChange>
            </w:pPr>
            <w:r w:rsidRPr="00FA57C0">
              <w:rPr>
                <w:rFonts w:ascii="Arial" w:hAnsi="Arial" w:cs="Arial"/>
                <w:color w:val="000000" w:themeColor="text1"/>
                <w:sz w:val="20"/>
                <w:szCs w:val="20"/>
              </w:rPr>
              <w:t>Шкала</w:t>
            </w:r>
          </w:p>
        </w:tc>
        <w:tc>
          <w:tcPr>
            <w:tcW w:w="3949" w:type="pct"/>
            <w:tcBorders>
              <w:top w:val="single" w:sz="4" w:space="0" w:color="auto"/>
              <w:left w:val="single" w:sz="4" w:space="0" w:color="auto"/>
              <w:bottom w:val="single" w:sz="4" w:space="0" w:color="auto"/>
              <w:right w:val="single" w:sz="12" w:space="0" w:color="auto"/>
            </w:tcBorders>
            <w:vAlign w:val="center"/>
          </w:tcPr>
          <w:p w14:paraId="155CB63A" w14:textId="77777777" w:rsidR="00FA57C0" w:rsidRPr="00FA57C0" w:rsidRDefault="00FA57C0" w:rsidP="00FA57C0">
            <w:pPr>
              <w:spacing w:line="276" w:lineRule="auto"/>
              <w:jc w:val="left"/>
              <w:rPr>
                <w:rFonts w:ascii="Arial" w:hAnsi="Arial" w:cs="Arial"/>
                <w:color w:val="000000" w:themeColor="text1"/>
                <w:sz w:val="20"/>
                <w:szCs w:val="20"/>
              </w:rPr>
            </w:pPr>
            <w:r w:rsidRPr="00FA57C0">
              <w:rPr>
                <w:rFonts w:ascii="Arial" w:hAnsi="Arial" w:cs="Arial"/>
                <w:color w:val="000000" w:themeColor="text1"/>
                <w:sz w:val="20"/>
                <w:szCs w:val="20"/>
              </w:rPr>
              <w:t xml:space="preserve">   Перечень шкал для создания таблицы</w:t>
            </w:r>
          </w:p>
        </w:tc>
      </w:tr>
      <w:tr w:rsidR="00FA57C0" w:rsidRPr="00FA57C0" w14:paraId="6AB03FF5" w14:textId="77777777" w:rsidTr="005C0E32">
        <w:trPr>
          <w:cantSplit/>
        </w:trPr>
        <w:tc>
          <w:tcPr>
            <w:tcW w:w="1051" w:type="pct"/>
            <w:tcBorders>
              <w:top w:val="single" w:sz="4" w:space="0" w:color="auto"/>
              <w:left w:val="single" w:sz="12" w:space="0" w:color="auto"/>
              <w:bottom w:val="single" w:sz="4" w:space="0" w:color="auto"/>
              <w:right w:val="single" w:sz="4" w:space="0" w:color="auto"/>
            </w:tcBorders>
            <w:tcMar>
              <w:top w:w="0" w:type="dxa"/>
              <w:left w:w="108" w:type="dxa"/>
              <w:bottom w:w="0" w:type="dxa"/>
              <w:right w:w="108" w:type="dxa"/>
            </w:tcMar>
            <w:vAlign w:val="center"/>
          </w:tcPr>
          <w:p w14:paraId="234F2ADC" w14:textId="77777777" w:rsidR="00FA57C0" w:rsidRPr="00FA57C0" w:rsidRDefault="00FA57C0">
            <w:pPr>
              <w:spacing w:line="276" w:lineRule="auto"/>
              <w:jc w:val="left"/>
              <w:rPr>
                <w:rFonts w:ascii="Arial" w:hAnsi="Arial" w:cs="Arial"/>
                <w:color w:val="000000" w:themeColor="text1"/>
                <w:sz w:val="20"/>
                <w:szCs w:val="20"/>
              </w:rPr>
              <w:pPrChange w:id="2265" w:author="Savinskaya Yulia" w:date="2021-02-24T17:29:00Z">
                <w:pPr>
                  <w:spacing w:line="276" w:lineRule="auto"/>
                  <w:jc w:val="center"/>
                </w:pPr>
              </w:pPrChange>
            </w:pPr>
            <w:r w:rsidRPr="00FA57C0">
              <w:rPr>
                <w:rFonts w:ascii="Arial" w:hAnsi="Arial" w:cs="Arial"/>
                <w:color w:val="000000" w:themeColor="text1"/>
                <w:sz w:val="20"/>
                <w:szCs w:val="20"/>
              </w:rPr>
              <w:t>База расчета шкалы</w:t>
            </w:r>
          </w:p>
        </w:tc>
        <w:tc>
          <w:tcPr>
            <w:tcW w:w="3949" w:type="pct"/>
            <w:tcBorders>
              <w:top w:val="single" w:sz="4" w:space="0" w:color="auto"/>
              <w:left w:val="single" w:sz="4" w:space="0" w:color="auto"/>
              <w:bottom w:val="single" w:sz="4" w:space="0" w:color="auto"/>
              <w:right w:val="single" w:sz="12" w:space="0" w:color="auto"/>
            </w:tcBorders>
            <w:vAlign w:val="center"/>
          </w:tcPr>
          <w:p w14:paraId="2F2BED66" w14:textId="77777777" w:rsidR="00FA57C0" w:rsidRPr="00FA57C0" w:rsidRDefault="00FA57C0" w:rsidP="00FA57C0">
            <w:pPr>
              <w:spacing w:line="276" w:lineRule="auto"/>
              <w:jc w:val="left"/>
              <w:rPr>
                <w:rFonts w:ascii="Arial" w:hAnsi="Arial" w:cs="Arial"/>
                <w:color w:val="000000" w:themeColor="text1"/>
                <w:sz w:val="20"/>
                <w:szCs w:val="20"/>
              </w:rPr>
            </w:pPr>
            <w:r w:rsidRPr="00FA57C0">
              <w:rPr>
                <w:rFonts w:ascii="Arial" w:hAnsi="Arial" w:cs="Arial"/>
                <w:color w:val="000000" w:themeColor="text1"/>
                <w:sz w:val="20"/>
                <w:szCs w:val="20"/>
              </w:rPr>
              <w:t xml:space="preserve">  Поле – основа для </w:t>
            </w:r>
            <w:r w:rsidR="00165C3F">
              <w:rPr>
                <w:rFonts w:ascii="Arial" w:hAnsi="Arial" w:cs="Arial"/>
                <w:color w:val="000000" w:themeColor="text1"/>
                <w:sz w:val="20"/>
                <w:szCs w:val="20"/>
              </w:rPr>
              <w:t>использования в шкале, например,</w:t>
            </w:r>
            <w:r w:rsidRPr="00FA57C0">
              <w:rPr>
                <w:rFonts w:ascii="Arial" w:hAnsi="Arial" w:cs="Arial"/>
                <w:color w:val="000000" w:themeColor="text1"/>
                <w:sz w:val="20"/>
                <w:szCs w:val="20"/>
              </w:rPr>
              <w:t xml:space="preserve"> транспортная зона, время, расстояние, вес груза, и т. д.</w:t>
            </w:r>
          </w:p>
          <w:p w14:paraId="433F33BA" w14:textId="77777777" w:rsidR="00FA57C0" w:rsidRPr="00FA57C0" w:rsidRDefault="00FA57C0" w:rsidP="00FA57C0">
            <w:pPr>
              <w:spacing w:line="276" w:lineRule="auto"/>
              <w:jc w:val="left"/>
              <w:rPr>
                <w:rFonts w:ascii="Arial" w:hAnsi="Arial" w:cs="Arial"/>
                <w:color w:val="000000" w:themeColor="text1"/>
                <w:sz w:val="20"/>
                <w:szCs w:val="20"/>
              </w:rPr>
            </w:pPr>
          </w:p>
        </w:tc>
      </w:tr>
      <w:tr w:rsidR="00FA57C0" w:rsidRPr="00FA57C0" w14:paraId="0CB1A470" w14:textId="77777777" w:rsidTr="005C0E32">
        <w:trPr>
          <w:cantSplit/>
        </w:trPr>
        <w:tc>
          <w:tcPr>
            <w:tcW w:w="1051" w:type="pct"/>
            <w:tcBorders>
              <w:top w:val="single" w:sz="4" w:space="0" w:color="auto"/>
              <w:left w:val="single" w:sz="12" w:space="0" w:color="auto"/>
              <w:bottom w:val="single" w:sz="12" w:space="0" w:color="auto"/>
              <w:right w:val="single" w:sz="4" w:space="0" w:color="auto"/>
            </w:tcBorders>
            <w:tcMar>
              <w:top w:w="0" w:type="dxa"/>
              <w:left w:w="108" w:type="dxa"/>
              <w:bottom w:w="0" w:type="dxa"/>
              <w:right w:w="108" w:type="dxa"/>
            </w:tcMar>
            <w:vAlign w:val="center"/>
          </w:tcPr>
          <w:p w14:paraId="06928E99" w14:textId="77777777" w:rsidR="00FA57C0" w:rsidRPr="00FA57C0" w:rsidRDefault="00FA57C0">
            <w:pPr>
              <w:spacing w:line="276" w:lineRule="auto"/>
              <w:jc w:val="left"/>
              <w:rPr>
                <w:rFonts w:ascii="Arial" w:hAnsi="Arial" w:cs="Arial"/>
                <w:color w:val="000000" w:themeColor="text1"/>
                <w:sz w:val="20"/>
                <w:szCs w:val="20"/>
              </w:rPr>
              <w:pPrChange w:id="2266" w:author="Savinskaya Yulia" w:date="2021-02-24T17:29:00Z">
                <w:pPr>
                  <w:spacing w:line="276" w:lineRule="auto"/>
                  <w:jc w:val="center"/>
                </w:pPr>
              </w:pPrChange>
            </w:pPr>
            <w:r w:rsidRPr="00FA57C0">
              <w:rPr>
                <w:rFonts w:ascii="Arial" w:hAnsi="Arial" w:cs="Arial"/>
                <w:color w:val="000000" w:themeColor="text1"/>
                <w:sz w:val="20"/>
                <w:szCs w:val="20"/>
              </w:rPr>
              <w:t>Транспортный тариф</w:t>
            </w:r>
          </w:p>
        </w:tc>
        <w:tc>
          <w:tcPr>
            <w:tcW w:w="3949" w:type="pct"/>
            <w:tcBorders>
              <w:top w:val="single" w:sz="4" w:space="0" w:color="auto"/>
              <w:left w:val="single" w:sz="4" w:space="0" w:color="auto"/>
              <w:bottom w:val="single" w:sz="12" w:space="0" w:color="auto"/>
              <w:right w:val="single" w:sz="12" w:space="0" w:color="auto"/>
            </w:tcBorders>
            <w:vAlign w:val="center"/>
          </w:tcPr>
          <w:p w14:paraId="3F7528F9" w14:textId="77777777" w:rsidR="00FA57C0" w:rsidRPr="00FA57C0" w:rsidRDefault="00FA57C0" w:rsidP="00FA57C0">
            <w:pPr>
              <w:spacing w:line="276" w:lineRule="auto"/>
              <w:jc w:val="left"/>
              <w:rPr>
                <w:rFonts w:ascii="Arial" w:hAnsi="Arial" w:cs="Arial"/>
                <w:color w:val="000000" w:themeColor="text1"/>
                <w:sz w:val="20"/>
                <w:szCs w:val="20"/>
              </w:rPr>
            </w:pPr>
            <w:r w:rsidRPr="00FA57C0">
              <w:rPr>
                <w:rFonts w:ascii="Arial" w:hAnsi="Arial" w:cs="Arial"/>
                <w:color w:val="000000" w:themeColor="text1"/>
                <w:sz w:val="20"/>
                <w:szCs w:val="20"/>
              </w:rPr>
              <w:t>Таблица, состоящая из шкал, которая представляет собой тарифную сетку, сочетая базу расчета и стоимость. Например, стоимость\час, стоимость\вес, стоимость от зоны до зоны</w:t>
            </w:r>
          </w:p>
        </w:tc>
      </w:tr>
    </w:tbl>
    <w:p w14:paraId="15FE1736" w14:textId="77777777" w:rsidR="00B9421B" w:rsidRDefault="00B9421B" w:rsidP="00AD74A0">
      <w:pPr>
        <w:pStyle w:val="1KD-Normal"/>
        <w:rPr>
          <w:rFonts w:eastAsiaTheme="majorEastAsia"/>
        </w:rPr>
      </w:pPr>
    </w:p>
    <w:p w14:paraId="4FCD20C6" w14:textId="77777777" w:rsidR="00FB1E0C" w:rsidRDefault="00FB1E0C" w:rsidP="00FB1E0C">
      <w:pPr>
        <w:pStyle w:val="31"/>
        <w:numPr>
          <w:ilvl w:val="2"/>
          <w:numId w:val="8"/>
        </w:numPr>
        <w:rPr>
          <w:caps/>
        </w:rPr>
      </w:pPr>
      <w:bookmarkStart w:id="2267" w:name="_Toc65146860"/>
      <w:r>
        <w:rPr>
          <w:caps/>
        </w:rPr>
        <w:t>Транзакционные данные</w:t>
      </w:r>
      <w:r w:rsidRPr="000835FE">
        <w:rPr>
          <w:caps/>
        </w:rPr>
        <w:t xml:space="preserve"> бизнес-процесса </w:t>
      </w:r>
      <w:r>
        <w:rPr>
          <w:caps/>
        </w:rPr>
        <w:t>ПП-</w:t>
      </w:r>
      <w:r w:rsidRPr="00FD10A2">
        <w:rPr>
          <w:caps/>
        </w:rPr>
        <w:t>10</w:t>
      </w:r>
      <w:r>
        <w:rPr>
          <w:caps/>
        </w:rPr>
        <w:t>.0</w:t>
      </w:r>
      <w:r w:rsidRPr="00FD10A2">
        <w:rPr>
          <w:caps/>
        </w:rPr>
        <w:t>8</w:t>
      </w:r>
      <w:r>
        <w:rPr>
          <w:caps/>
        </w:rPr>
        <w:t>.03-</w:t>
      </w:r>
      <w:r>
        <w:rPr>
          <w:caps/>
          <w:lang w:val="en-US"/>
        </w:rPr>
        <w:t>ERP</w:t>
      </w:r>
      <w:r w:rsidRPr="00E856BD">
        <w:rPr>
          <w:caps/>
        </w:rPr>
        <w:t xml:space="preserve"> </w:t>
      </w:r>
      <w:r>
        <w:rPr>
          <w:caps/>
        </w:rPr>
        <w:t>Выполнение транспортных работ и работ технологического транспорта</w:t>
      </w:r>
      <w:bookmarkEnd w:id="2267"/>
    </w:p>
    <w:p w14:paraId="0B6F2194" w14:textId="77777777" w:rsidR="00667A89" w:rsidRPr="00AE12DE" w:rsidRDefault="00667A89" w:rsidP="00AE12DE">
      <w:pPr>
        <w:pStyle w:val="4"/>
        <w:rPr>
          <w:caps w:val="0"/>
        </w:rPr>
      </w:pPr>
      <w:r w:rsidRPr="00E70DE1">
        <w:rPr>
          <w:rFonts w:eastAsiaTheme="majorEastAsia" w:cstheme="majorBidi"/>
          <w:b/>
          <w:i w:val="0"/>
          <w:caps w:val="0"/>
          <w:sz w:val="24"/>
          <w:szCs w:val="24"/>
        </w:rPr>
        <w:t>Транзакционные данные создания, обработки Фрахтового заказа</w:t>
      </w:r>
    </w:p>
    <w:p w14:paraId="4167CF7B" w14:textId="3AF19DFE" w:rsidR="00FB1E0C" w:rsidRPr="003731E6" w:rsidRDefault="00FB1E0C" w:rsidP="00FB1E0C">
      <w:pPr>
        <w:pStyle w:val="a7"/>
        <w:ind w:left="6024" w:firstLine="348"/>
        <w:jc w:val="center"/>
        <w:rPr>
          <w:rFonts w:ascii="Arial" w:hAnsi="Arial" w:cs="Arial"/>
          <w:b/>
          <w:sz w:val="22"/>
          <w:lang w:val="en-US"/>
        </w:rPr>
      </w:pPr>
      <w:r w:rsidRPr="00732420">
        <w:rPr>
          <w:rFonts w:ascii="Arial" w:hAnsi="Arial" w:cs="Arial"/>
          <w:b/>
          <w:sz w:val="22"/>
        </w:rPr>
        <w:t xml:space="preserve">Таблица </w:t>
      </w:r>
      <w:del w:id="2268" w:author="Savinskaya Yulia" w:date="2021-02-25T11:57:00Z">
        <w:r w:rsidRPr="00732420" w:rsidDel="009842FD">
          <w:rPr>
            <w:rFonts w:ascii="Arial" w:hAnsi="Arial" w:cs="Arial"/>
            <w:b/>
            <w:sz w:val="22"/>
          </w:rPr>
          <w:fldChar w:fldCharType="begin"/>
        </w:r>
        <w:r w:rsidRPr="00732420" w:rsidDel="009842FD">
          <w:rPr>
            <w:rFonts w:ascii="Arial" w:hAnsi="Arial" w:cs="Arial"/>
            <w:b/>
            <w:sz w:val="22"/>
          </w:rPr>
          <w:delInstrText xml:space="preserve"> SEQ Таблица \* ARABIC </w:delInstrText>
        </w:r>
        <w:r w:rsidRPr="00732420" w:rsidDel="009842FD">
          <w:rPr>
            <w:rFonts w:ascii="Arial" w:hAnsi="Arial" w:cs="Arial"/>
            <w:b/>
            <w:sz w:val="22"/>
          </w:rPr>
          <w:fldChar w:fldCharType="separate"/>
        </w:r>
        <w:r w:rsidDel="009842FD">
          <w:rPr>
            <w:rFonts w:ascii="Arial" w:hAnsi="Arial" w:cs="Arial"/>
            <w:b/>
            <w:noProof/>
            <w:sz w:val="22"/>
          </w:rPr>
          <w:delText>4</w:delText>
        </w:r>
        <w:r w:rsidRPr="00732420" w:rsidDel="009842FD">
          <w:rPr>
            <w:rFonts w:ascii="Arial" w:hAnsi="Arial" w:cs="Arial"/>
            <w:b/>
            <w:sz w:val="22"/>
          </w:rPr>
          <w:fldChar w:fldCharType="end"/>
        </w:r>
        <w:r w:rsidR="002E0540" w:rsidDel="009842FD">
          <w:rPr>
            <w:rFonts w:ascii="Arial" w:hAnsi="Arial" w:cs="Arial"/>
            <w:b/>
            <w:sz w:val="22"/>
          </w:rPr>
          <w:delText>9</w:delText>
        </w:r>
      </w:del>
      <w:ins w:id="2269" w:author="Savinskaya Yulia" w:date="2021-02-25T11:57:00Z">
        <w:r w:rsidR="009842FD">
          <w:rPr>
            <w:rFonts w:ascii="Arial" w:hAnsi="Arial" w:cs="Arial"/>
            <w:b/>
            <w:sz w:val="22"/>
          </w:rPr>
          <w:t>5</w:t>
        </w:r>
      </w:ins>
      <w:ins w:id="2270" w:author="Savinskaya Yulia" w:date="2021-02-25T15:30:00Z">
        <w:r w:rsidR="00F31DDE">
          <w:rPr>
            <w:rFonts w:ascii="Arial" w:hAnsi="Arial" w:cs="Arial"/>
            <w:b/>
            <w:sz w:val="22"/>
          </w:rPr>
          <w:t>6</w:t>
        </w:r>
      </w:ins>
      <w:r>
        <w:rPr>
          <w:rFonts w:ascii="Arial" w:hAnsi="Arial" w:cs="Arial"/>
          <w:b/>
          <w:sz w:val="22"/>
        </w:rPr>
        <w:t>. Фрахтовый заказ</w:t>
      </w:r>
    </w:p>
    <w:tbl>
      <w:tblPr>
        <w:tblW w:w="4938" w:type="pct"/>
        <w:tblCellMar>
          <w:left w:w="0" w:type="dxa"/>
          <w:right w:w="0" w:type="dxa"/>
        </w:tblCellMar>
        <w:tblLook w:val="04A0" w:firstRow="1" w:lastRow="0" w:firstColumn="1" w:lastColumn="0" w:noHBand="0" w:noVBand="1"/>
      </w:tblPr>
      <w:tblGrid>
        <w:gridCol w:w="1970"/>
        <w:gridCol w:w="8080"/>
      </w:tblGrid>
      <w:tr w:rsidR="00FB1E0C" w14:paraId="4E354ADE" w14:textId="77777777" w:rsidTr="00B9533B">
        <w:trPr>
          <w:cantSplit/>
          <w:trHeight w:val="397"/>
          <w:tblHeader/>
        </w:trPr>
        <w:tc>
          <w:tcPr>
            <w:tcW w:w="980"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14:paraId="468F7BAC" w14:textId="77777777" w:rsidR="00FB1E0C" w:rsidRDefault="00FB1E0C" w:rsidP="00B9533B">
            <w:pPr>
              <w:spacing w:line="276" w:lineRule="auto"/>
              <w:jc w:val="center"/>
              <w:rPr>
                <w:rFonts w:eastAsiaTheme="minorHAnsi"/>
              </w:rPr>
            </w:pPr>
            <w:r>
              <w:rPr>
                <w:rFonts w:ascii="Arial" w:hAnsi="Arial" w:cs="Arial"/>
                <w:b/>
                <w:bCs/>
                <w:sz w:val="20"/>
                <w:szCs w:val="20"/>
                <w:lang w:eastAsia="ru-RU"/>
              </w:rPr>
              <w:t xml:space="preserve">Поле документа </w:t>
            </w:r>
          </w:p>
        </w:tc>
        <w:tc>
          <w:tcPr>
            <w:tcW w:w="4020"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hideMark/>
          </w:tcPr>
          <w:p w14:paraId="09885519" w14:textId="77777777" w:rsidR="00FB1E0C" w:rsidRDefault="00FB1E0C" w:rsidP="00B9533B">
            <w:pPr>
              <w:spacing w:line="276" w:lineRule="auto"/>
              <w:jc w:val="center"/>
            </w:pPr>
            <w:r>
              <w:rPr>
                <w:rFonts w:ascii="Arial" w:hAnsi="Arial" w:cs="Arial"/>
                <w:b/>
                <w:bCs/>
                <w:sz w:val="20"/>
                <w:szCs w:val="20"/>
                <w:lang w:eastAsia="ru-RU"/>
              </w:rPr>
              <w:t>Содержание поля документа</w:t>
            </w:r>
          </w:p>
        </w:tc>
      </w:tr>
      <w:tr w:rsidR="00FB1E0C" w14:paraId="472CBFD6" w14:textId="77777777" w:rsidTr="00B9533B">
        <w:trPr>
          <w:cantSplit/>
        </w:trPr>
        <w:tc>
          <w:tcPr>
            <w:tcW w:w="5000" w:type="pct"/>
            <w:gridSpan w:val="2"/>
            <w:tcBorders>
              <w:top w:val="nil"/>
              <w:left w:val="single" w:sz="12" w:space="0" w:color="auto"/>
              <w:bottom w:val="single" w:sz="8" w:space="0" w:color="auto"/>
              <w:right w:val="single" w:sz="12" w:space="0" w:color="auto"/>
            </w:tcBorders>
            <w:tcMar>
              <w:top w:w="0" w:type="dxa"/>
              <w:left w:w="108" w:type="dxa"/>
              <w:bottom w:w="0" w:type="dxa"/>
              <w:right w:w="108" w:type="dxa"/>
            </w:tcMar>
            <w:hideMark/>
          </w:tcPr>
          <w:p w14:paraId="6D85F59F" w14:textId="77777777" w:rsidR="00FB1E0C" w:rsidRPr="00A56F9D" w:rsidRDefault="00FB1E0C" w:rsidP="00B9533B">
            <w:pPr>
              <w:spacing w:line="276" w:lineRule="auto"/>
              <w:jc w:val="center"/>
              <w:rPr>
                <w:rFonts w:ascii="Arial" w:hAnsi="Arial" w:cs="Arial"/>
                <w:i/>
                <w:color w:val="7F7F7F" w:themeColor="text1" w:themeTint="80"/>
              </w:rPr>
            </w:pPr>
            <w:r>
              <w:rPr>
                <w:rFonts w:ascii="Arial" w:hAnsi="Arial" w:cs="Arial"/>
                <w:b/>
                <w:sz w:val="20"/>
                <w:szCs w:val="20"/>
              </w:rPr>
              <w:t>Закладка «Общие данные», раздел «Общие данные»</w:t>
            </w:r>
          </w:p>
        </w:tc>
      </w:tr>
      <w:tr w:rsidR="00FB1E0C" w14:paraId="048FA104"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hideMark/>
          </w:tcPr>
          <w:p w14:paraId="1AC83DF3" w14:textId="77777777" w:rsidR="00FB1E0C" w:rsidRPr="00D90BA2" w:rsidRDefault="00FB1E0C" w:rsidP="00B9533B">
            <w:pPr>
              <w:spacing w:line="276" w:lineRule="auto"/>
              <w:jc w:val="left"/>
              <w:rPr>
                <w:rFonts w:ascii="Arial" w:hAnsi="Arial" w:cs="Arial"/>
                <w:color w:val="7F7F7F" w:themeColor="text1" w:themeTint="80"/>
                <w:sz w:val="20"/>
                <w:szCs w:val="20"/>
              </w:rPr>
            </w:pPr>
            <w:r w:rsidRPr="00D90BA2">
              <w:rPr>
                <w:rFonts w:ascii="Arial" w:hAnsi="Arial" w:cs="Arial"/>
                <w:color w:val="000000" w:themeColor="text1"/>
                <w:sz w:val="20"/>
                <w:szCs w:val="20"/>
              </w:rPr>
              <w:t>Вид документа</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hideMark/>
          </w:tcPr>
          <w:p w14:paraId="0EFD5884" w14:textId="77777777" w:rsidR="00FB1E0C" w:rsidRDefault="00FB1E0C" w:rsidP="00B9533B">
            <w:pPr>
              <w:pStyle w:val="af9"/>
              <w:numPr>
                <w:ilvl w:val="0"/>
                <w:numId w:val="97"/>
              </w:numPr>
              <w:spacing w:line="276" w:lineRule="auto"/>
              <w:jc w:val="left"/>
              <w:rPr>
                <w:ins w:id="2271" w:author="Savinskaya Yulia" w:date="2021-02-24T15:51:00Z"/>
                <w:rFonts w:ascii="Arial" w:hAnsi="Arial" w:cs="Arial"/>
                <w:color w:val="000000" w:themeColor="text1"/>
                <w:sz w:val="20"/>
                <w:szCs w:val="20"/>
              </w:rPr>
            </w:pPr>
            <w:r w:rsidRPr="00D30A2C">
              <w:rPr>
                <w:rFonts w:ascii="Arial" w:hAnsi="Arial" w:cs="Arial"/>
                <w:color w:val="000000" w:themeColor="text1"/>
                <w:sz w:val="20"/>
                <w:szCs w:val="20"/>
              </w:rPr>
              <w:t>ZIRK</w:t>
            </w:r>
            <w:r w:rsidRPr="00D30A2C">
              <w:rPr>
                <w:rFonts w:ascii="Arial" w:hAnsi="Arial" w:cs="Arial"/>
                <w:color w:val="000000" w:themeColor="text1"/>
                <w:sz w:val="20"/>
                <w:szCs w:val="20"/>
              </w:rPr>
              <w:tab/>
              <w:t>Полюс Логистика: Иркутский филиал</w:t>
            </w:r>
          </w:p>
          <w:p w14:paraId="429E8013" w14:textId="2D27EFDC" w:rsidR="00905DFE" w:rsidRPr="00905DFE" w:rsidRDefault="00905DFE" w:rsidP="00905DFE">
            <w:pPr>
              <w:pStyle w:val="af9"/>
              <w:numPr>
                <w:ilvl w:val="0"/>
                <w:numId w:val="97"/>
              </w:numPr>
              <w:spacing w:line="276" w:lineRule="auto"/>
              <w:jc w:val="left"/>
              <w:rPr>
                <w:rFonts w:ascii="Arial" w:hAnsi="Arial" w:cs="Arial"/>
                <w:color w:val="000000" w:themeColor="text1"/>
                <w:sz w:val="20"/>
                <w:szCs w:val="20"/>
                <w:rPrChange w:id="2272" w:author="Savinskaya Yulia" w:date="2021-02-24T15:52:00Z">
                  <w:rPr/>
                </w:rPrChange>
              </w:rPr>
            </w:pPr>
            <w:ins w:id="2273" w:author="Savinskaya Yulia" w:date="2021-02-24T15:51:00Z">
              <w:r w:rsidRPr="00D30A2C">
                <w:rPr>
                  <w:rFonts w:ascii="Arial" w:hAnsi="Arial" w:cs="Arial"/>
                  <w:color w:val="000000" w:themeColor="text1"/>
                  <w:sz w:val="20"/>
                  <w:szCs w:val="20"/>
                </w:rPr>
                <w:t>ZK</w:t>
              </w:r>
            </w:ins>
            <w:ins w:id="2274" w:author="Savinskaya Yulia" w:date="2021-02-24T15:52:00Z">
              <w:r>
                <w:rPr>
                  <w:rFonts w:ascii="Arial" w:hAnsi="Arial" w:cs="Arial"/>
                  <w:color w:val="000000" w:themeColor="text1"/>
                  <w:sz w:val="20"/>
                  <w:szCs w:val="20"/>
                  <w:lang w:val="en-US"/>
                </w:rPr>
                <w:t>BE</w:t>
              </w:r>
            </w:ins>
            <w:ins w:id="2275" w:author="Savinskaya Yulia" w:date="2021-02-24T15:51:00Z">
              <w:r w:rsidRPr="00D30A2C">
                <w:rPr>
                  <w:rFonts w:ascii="Arial" w:hAnsi="Arial" w:cs="Arial"/>
                  <w:color w:val="000000" w:themeColor="text1"/>
                  <w:sz w:val="20"/>
                  <w:szCs w:val="20"/>
                </w:rPr>
                <w:tab/>
                <w:t xml:space="preserve">Полюс </w:t>
              </w:r>
            </w:ins>
            <w:ins w:id="2276" w:author="Savinskaya Yulia" w:date="2021-02-24T15:52:00Z">
              <w:r>
                <w:rPr>
                  <w:rFonts w:ascii="Arial" w:hAnsi="Arial" w:cs="Arial"/>
                  <w:color w:val="000000" w:themeColor="text1"/>
                  <w:sz w:val="20"/>
                  <w:szCs w:val="20"/>
                </w:rPr>
                <w:t>Красноярск: Еруда</w:t>
              </w:r>
            </w:ins>
          </w:p>
          <w:p w14:paraId="28396D23" w14:textId="77777777" w:rsidR="00FB1E0C" w:rsidRPr="00D30A2C" w:rsidRDefault="00FB1E0C" w:rsidP="00B9533B">
            <w:pPr>
              <w:pStyle w:val="af9"/>
              <w:numPr>
                <w:ilvl w:val="0"/>
                <w:numId w:val="97"/>
              </w:numPr>
              <w:spacing w:line="276" w:lineRule="auto"/>
              <w:jc w:val="left"/>
              <w:rPr>
                <w:rFonts w:ascii="Arial" w:hAnsi="Arial" w:cs="Arial"/>
                <w:color w:val="000000" w:themeColor="text1"/>
                <w:sz w:val="20"/>
                <w:szCs w:val="20"/>
              </w:rPr>
            </w:pPr>
            <w:r w:rsidRPr="00D30A2C">
              <w:rPr>
                <w:rFonts w:ascii="Arial" w:hAnsi="Arial" w:cs="Arial"/>
                <w:color w:val="000000" w:themeColor="text1"/>
                <w:sz w:val="20"/>
                <w:szCs w:val="20"/>
              </w:rPr>
              <w:t>ZKRS</w:t>
            </w:r>
            <w:r w:rsidRPr="00D30A2C">
              <w:rPr>
                <w:rFonts w:ascii="Arial" w:hAnsi="Arial" w:cs="Arial"/>
                <w:color w:val="000000" w:themeColor="text1"/>
                <w:sz w:val="20"/>
                <w:szCs w:val="20"/>
              </w:rPr>
              <w:tab/>
              <w:t>Полюс Логистика: Красноярский филиал</w:t>
            </w:r>
          </w:p>
          <w:p w14:paraId="3E1C9F7F" w14:textId="77777777" w:rsidR="00FB1E0C" w:rsidRPr="00D30A2C" w:rsidRDefault="00FB1E0C" w:rsidP="00B9533B">
            <w:pPr>
              <w:pStyle w:val="af9"/>
              <w:numPr>
                <w:ilvl w:val="0"/>
                <w:numId w:val="97"/>
              </w:numPr>
              <w:spacing w:line="276" w:lineRule="auto"/>
              <w:jc w:val="left"/>
              <w:rPr>
                <w:rFonts w:ascii="Arial" w:hAnsi="Arial" w:cs="Arial"/>
                <w:color w:val="000000" w:themeColor="text1"/>
                <w:sz w:val="20"/>
                <w:szCs w:val="20"/>
              </w:rPr>
            </w:pPr>
            <w:r w:rsidRPr="00D30A2C">
              <w:rPr>
                <w:rFonts w:ascii="Arial" w:hAnsi="Arial" w:cs="Arial"/>
                <w:color w:val="000000" w:themeColor="text1"/>
                <w:sz w:val="20"/>
                <w:szCs w:val="20"/>
              </w:rPr>
              <w:t>ZMGD</w:t>
            </w:r>
            <w:r w:rsidRPr="00D30A2C">
              <w:rPr>
                <w:rFonts w:ascii="Arial" w:hAnsi="Arial" w:cs="Arial"/>
                <w:color w:val="000000" w:themeColor="text1"/>
                <w:sz w:val="20"/>
                <w:szCs w:val="20"/>
              </w:rPr>
              <w:tab/>
              <w:t>Полюс Логистика: Магаданский филиал</w:t>
            </w:r>
          </w:p>
          <w:p w14:paraId="6B1FA56C" w14:textId="77777777" w:rsidR="00FB1E0C" w:rsidRPr="00D30A2C" w:rsidRDefault="00FB1E0C" w:rsidP="00B9533B">
            <w:pPr>
              <w:pStyle w:val="af9"/>
              <w:numPr>
                <w:ilvl w:val="0"/>
                <w:numId w:val="97"/>
              </w:numPr>
              <w:spacing w:line="276" w:lineRule="auto"/>
              <w:jc w:val="left"/>
              <w:rPr>
                <w:rFonts w:ascii="Arial" w:hAnsi="Arial" w:cs="Arial"/>
                <w:color w:val="000000" w:themeColor="text1"/>
                <w:sz w:val="20"/>
                <w:szCs w:val="20"/>
              </w:rPr>
            </w:pPr>
            <w:r w:rsidRPr="00D30A2C">
              <w:rPr>
                <w:rFonts w:ascii="Arial" w:hAnsi="Arial" w:cs="Arial"/>
                <w:color w:val="000000" w:themeColor="text1"/>
                <w:sz w:val="20"/>
                <w:szCs w:val="20"/>
              </w:rPr>
              <w:t>ZMSK</w:t>
            </w:r>
            <w:r w:rsidRPr="00D30A2C">
              <w:rPr>
                <w:rFonts w:ascii="Arial" w:hAnsi="Arial" w:cs="Arial"/>
                <w:color w:val="000000" w:themeColor="text1"/>
                <w:sz w:val="20"/>
                <w:szCs w:val="20"/>
              </w:rPr>
              <w:tab/>
              <w:t>Полюс Логистика: Москва</w:t>
            </w:r>
          </w:p>
          <w:p w14:paraId="381A1BB8" w14:textId="77777777" w:rsidR="00FB1E0C" w:rsidRPr="00D30A2C" w:rsidRDefault="00FB1E0C" w:rsidP="00B9533B">
            <w:pPr>
              <w:pStyle w:val="af9"/>
              <w:numPr>
                <w:ilvl w:val="0"/>
                <w:numId w:val="97"/>
              </w:numPr>
              <w:spacing w:line="276" w:lineRule="auto"/>
              <w:jc w:val="left"/>
              <w:rPr>
                <w:rFonts w:ascii="Arial" w:hAnsi="Arial" w:cs="Arial"/>
                <w:color w:val="000000" w:themeColor="text1"/>
                <w:sz w:val="20"/>
                <w:szCs w:val="20"/>
              </w:rPr>
            </w:pPr>
            <w:r w:rsidRPr="00D30A2C">
              <w:rPr>
                <w:rFonts w:ascii="Arial" w:hAnsi="Arial" w:cs="Arial"/>
                <w:color w:val="000000" w:themeColor="text1"/>
                <w:sz w:val="20"/>
                <w:szCs w:val="20"/>
              </w:rPr>
              <w:t>ZVRN</w:t>
            </w:r>
            <w:r w:rsidRPr="00D30A2C">
              <w:rPr>
                <w:rFonts w:ascii="Arial" w:hAnsi="Arial" w:cs="Arial"/>
                <w:color w:val="000000" w:themeColor="text1"/>
                <w:sz w:val="20"/>
                <w:szCs w:val="20"/>
              </w:rPr>
              <w:tab/>
              <w:t>Полюс Вернинское: Вернинское</w:t>
            </w:r>
          </w:p>
          <w:p w14:paraId="5CA62281" w14:textId="77777777" w:rsidR="00FB1E0C" w:rsidRDefault="00FB1E0C" w:rsidP="00B9533B">
            <w:pPr>
              <w:pStyle w:val="af9"/>
              <w:numPr>
                <w:ilvl w:val="0"/>
                <w:numId w:val="97"/>
              </w:numPr>
              <w:spacing w:line="276" w:lineRule="auto"/>
              <w:jc w:val="left"/>
              <w:rPr>
                <w:rFonts w:ascii="Arial" w:hAnsi="Arial" w:cs="Arial"/>
                <w:color w:val="000000" w:themeColor="text1"/>
                <w:sz w:val="20"/>
                <w:szCs w:val="20"/>
              </w:rPr>
            </w:pPr>
            <w:r w:rsidRPr="00D30A2C">
              <w:rPr>
                <w:rFonts w:ascii="Arial" w:hAnsi="Arial" w:cs="Arial"/>
                <w:color w:val="000000" w:themeColor="text1"/>
                <w:sz w:val="20"/>
                <w:szCs w:val="20"/>
              </w:rPr>
              <w:t>ZYAK</w:t>
            </w:r>
            <w:r w:rsidRPr="00D30A2C">
              <w:rPr>
                <w:rFonts w:ascii="Arial" w:hAnsi="Arial" w:cs="Arial"/>
                <w:color w:val="000000" w:themeColor="text1"/>
                <w:sz w:val="20"/>
                <w:szCs w:val="20"/>
              </w:rPr>
              <w:tab/>
              <w:t>Полюс Логистика: Якутский филиал</w:t>
            </w:r>
          </w:p>
          <w:p w14:paraId="6C86A5B2" w14:textId="77777777" w:rsidR="00FB1E0C" w:rsidRPr="00D30A2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Выбирается автоматически на основании профиля планирования</w:t>
            </w:r>
          </w:p>
        </w:tc>
      </w:tr>
      <w:tr w:rsidR="00FB1E0C" w14:paraId="34419C52" w14:textId="77777777" w:rsidTr="00B9533B">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hideMark/>
          </w:tcPr>
          <w:p w14:paraId="1520D9F7" w14:textId="77777777" w:rsidR="00FB1E0C" w:rsidRPr="00971DA2" w:rsidRDefault="00FB1E0C" w:rsidP="00B9533B">
            <w:pPr>
              <w:spacing w:line="276" w:lineRule="auto"/>
              <w:jc w:val="left"/>
              <w:rPr>
                <w:rFonts w:ascii="Arial" w:hAnsi="Arial" w:cs="Arial"/>
                <w:color w:val="000000" w:themeColor="text1"/>
                <w:sz w:val="20"/>
                <w:szCs w:val="20"/>
              </w:rPr>
            </w:pPr>
            <w:r w:rsidRPr="00971DA2">
              <w:rPr>
                <w:rFonts w:ascii="Arial" w:hAnsi="Arial" w:cs="Arial"/>
                <w:color w:val="000000" w:themeColor="text1"/>
                <w:sz w:val="20"/>
                <w:szCs w:val="20"/>
              </w:rPr>
              <w:t>Способ транспортировки</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hideMark/>
          </w:tcPr>
          <w:p w14:paraId="2856A575"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Определяет способ транспортировки груза:</w:t>
            </w:r>
          </w:p>
          <w:p w14:paraId="1F165358" w14:textId="77777777" w:rsidR="00FB1E0C" w:rsidRPr="00FB68CF" w:rsidRDefault="00FB1E0C" w:rsidP="00B9533B">
            <w:pPr>
              <w:pStyle w:val="af9"/>
              <w:numPr>
                <w:ilvl w:val="0"/>
                <w:numId w:val="17"/>
              </w:numPr>
              <w:spacing w:line="276" w:lineRule="auto"/>
              <w:jc w:val="left"/>
              <w:rPr>
                <w:rFonts w:ascii="Arial" w:hAnsi="Arial" w:cs="Arial"/>
                <w:color w:val="000000" w:themeColor="text1"/>
                <w:sz w:val="20"/>
                <w:szCs w:val="20"/>
              </w:rPr>
            </w:pPr>
            <w:r w:rsidRPr="00FB68CF">
              <w:rPr>
                <w:rFonts w:ascii="Arial" w:hAnsi="Arial" w:cs="Arial"/>
                <w:color w:val="000000" w:themeColor="text1"/>
                <w:sz w:val="20"/>
                <w:szCs w:val="20"/>
              </w:rPr>
              <w:t>Автодорога</w:t>
            </w:r>
            <w:r>
              <w:rPr>
                <w:rFonts w:ascii="Arial" w:hAnsi="Arial" w:cs="Arial"/>
                <w:color w:val="000000" w:themeColor="text1"/>
                <w:sz w:val="20"/>
                <w:szCs w:val="20"/>
              </w:rPr>
              <w:t>;</w:t>
            </w:r>
          </w:p>
          <w:p w14:paraId="368828A4" w14:textId="77777777" w:rsidR="00FB1E0C" w:rsidRPr="00FB68CF" w:rsidRDefault="00FB1E0C" w:rsidP="00B9533B">
            <w:pPr>
              <w:pStyle w:val="af9"/>
              <w:numPr>
                <w:ilvl w:val="0"/>
                <w:numId w:val="17"/>
              </w:numPr>
              <w:spacing w:line="276" w:lineRule="auto"/>
              <w:jc w:val="left"/>
              <w:rPr>
                <w:rFonts w:ascii="Arial" w:hAnsi="Arial" w:cs="Arial"/>
                <w:color w:val="000000" w:themeColor="text1"/>
                <w:sz w:val="20"/>
                <w:szCs w:val="20"/>
              </w:rPr>
            </w:pPr>
            <w:r>
              <w:rPr>
                <w:rFonts w:ascii="Arial" w:hAnsi="Arial" w:cs="Arial"/>
                <w:color w:val="000000" w:themeColor="text1"/>
                <w:sz w:val="20"/>
                <w:szCs w:val="20"/>
              </w:rPr>
              <w:t>Мультимодальная.</w:t>
            </w:r>
          </w:p>
          <w:p w14:paraId="208BF4F8" w14:textId="77777777" w:rsidR="00FB1E0C" w:rsidRPr="004F2E21"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Выбирается из справочника.</w:t>
            </w:r>
          </w:p>
        </w:tc>
      </w:tr>
      <w:tr w:rsidR="00FB1E0C" w14:paraId="080BBD7A" w14:textId="77777777" w:rsidTr="00B9533B">
        <w:trPr>
          <w:cantSplit/>
        </w:trPr>
        <w:tc>
          <w:tcPr>
            <w:tcW w:w="5000"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5416C18A" w14:textId="77777777" w:rsidR="00FB1E0C" w:rsidRDefault="00FB1E0C" w:rsidP="00B9533B">
            <w:pPr>
              <w:spacing w:line="276" w:lineRule="auto"/>
              <w:jc w:val="center"/>
              <w:rPr>
                <w:rFonts w:ascii="Arial" w:hAnsi="Arial" w:cs="Arial"/>
                <w:color w:val="000000" w:themeColor="text1"/>
                <w:sz w:val="20"/>
                <w:szCs w:val="20"/>
              </w:rPr>
            </w:pPr>
            <w:r>
              <w:rPr>
                <w:rFonts w:ascii="Arial" w:hAnsi="Arial" w:cs="Arial"/>
                <w:b/>
                <w:sz w:val="20"/>
                <w:szCs w:val="20"/>
              </w:rPr>
              <w:t>Закладка «Общие данные», раздел «Мощность ресурса»</w:t>
            </w:r>
          </w:p>
        </w:tc>
      </w:tr>
      <w:tr w:rsidR="00FB1E0C" w14:paraId="4C4946A5" w14:textId="77777777" w:rsidTr="00B9533B">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4570ABD7" w14:textId="77777777" w:rsidR="00FB1E0C" w:rsidRPr="00971DA2"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Транспортное средство</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0E7D2BA1"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при формировании Фрахтового заказа.</w:t>
            </w:r>
          </w:p>
          <w:p w14:paraId="72FF6EC4" w14:textId="77777777" w:rsidR="00FB1E0C" w:rsidRPr="00971DA2" w:rsidRDefault="00FB1E0C" w:rsidP="00B9533B">
            <w:pPr>
              <w:spacing w:line="276" w:lineRule="auto"/>
              <w:jc w:val="left"/>
              <w:rPr>
                <w:rFonts w:ascii="Arial" w:hAnsi="Arial" w:cs="Arial"/>
                <w:color w:val="000000" w:themeColor="text1"/>
                <w:sz w:val="20"/>
                <w:szCs w:val="20"/>
              </w:rPr>
            </w:pPr>
          </w:p>
        </w:tc>
      </w:tr>
      <w:tr w:rsidR="00FB1E0C" w14:paraId="35E04278" w14:textId="77777777" w:rsidTr="00B9533B">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32280215" w14:textId="77777777" w:rsidR="00FB1E0C" w:rsidRPr="007D1832"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Страна</w:t>
            </w:r>
            <w:r>
              <w:rPr>
                <w:rFonts w:ascii="Arial" w:hAnsi="Arial" w:cs="Arial"/>
                <w:color w:val="000000" w:themeColor="text1"/>
                <w:sz w:val="20"/>
                <w:szCs w:val="20"/>
                <w:lang w:val="en-US"/>
              </w:rPr>
              <w:t>/</w:t>
            </w:r>
            <w:r>
              <w:rPr>
                <w:rFonts w:ascii="Arial" w:hAnsi="Arial" w:cs="Arial"/>
                <w:color w:val="000000" w:themeColor="text1"/>
                <w:sz w:val="20"/>
                <w:szCs w:val="20"/>
              </w:rPr>
              <w:t>Номер регистрации</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43E4A6D0" w14:textId="77777777" w:rsidR="00FB1E0C" w:rsidRPr="00DF1E2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Подтягивается автоматически из данных справочника транспортного средства.</w:t>
            </w:r>
          </w:p>
        </w:tc>
      </w:tr>
      <w:tr w:rsidR="00FB1E0C" w:rsidRPr="009534AA" w14:paraId="4C6B9544" w14:textId="77777777" w:rsidTr="00B9533B">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7762C550"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Вес</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23389875"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Максимальный вес, который может перевезти транспортное средство.</w:t>
            </w:r>
          </w:p>
          <w:p w14:paraId="4D3D86DC" w14:textId="77777777" w:rsidR="00FB1E0C" w:rsidRPr="00971DA2"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Вычисляется автоматически по данным справочника транспортного средства.</w:t>
            </w:r>
          </w:p>
        </w:tc>
      </w:tr>
      <w:tr w:rsidR="00FB1E0C" w14:paraId="54B084DF" w14:textId="77777777" w:rsidTr="00B9533B">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564A2865" w14:textId="77777777" w:rsidR="00FB1E0C" w:rsidRPr="001D37A1" w:rsidRDefault="00FB1E0C" w:rsidP="00B9533B">
            <w:pPr>
              <w:spacing w:line="276" w:lineRule="auto"/>
              <w:jc w:val="left"/>
              <w:rPr>
                <w:rFonts w:ascii="Arial" w:hAnsi="Arial" w:cs="Arial"/>
                <w:color w:val="000000" w:themeColor="text1"/>
                <w:sz w:val="20"/>
                <w:szCs w:val="20"/>
                <w:lang w:val="en-US"/>
              </w:rPr>
            </w:pPr>
            <w:r>
              <w:rPr>
                <w:rFonts w:ascii="Arial" w:hAnsi="Arial" w:cs="Arial"/>
                <w:color w:val="000000" w:themeColor="text1"/>
                <w:sz w:val="20"/>
                <w:szCs w:val="20"/>
              </w:rPr>
              <w:t>Объем</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75FC8A99"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Максимальный объем, который может перевести транспортного средства.</w:t>
            </w:r>
          </w:p>
          <w:p w14:paraId="745DFC9A" w14:textId="77777777" w:rsidR="00FB1E0C" w:rsidRPr="00971DA2"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Вычисляется автоматически по данным справочника материалов.</w:t>
            </w:r>
          </w:p>
        </w:tc>
      </w:tr>
      <w:tr w:rsidR="00FB1E0C" w14:paraId="7FD46C6C" w14:textId="77777777" w:rsidTr="00B9533B">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12E652A1"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Прицеп</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28FCA861"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при формировании Фрахтового заказа.</w:t>
            </w:r>
          </w:p>
        </w:tc>
      </w:tr>
      <w:tr w:rsidR="00FB1E0C" w14:paraId="35D496A4" w14:textId="77777777" w:rsidTr="00B9533B">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13506D9D"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Страна</w:t>
            </w:r>
            <w:r>
              <w:rPr>
                <w:rFonts w:ascii="Arial" w:hAnsi="Arial" w:cs="Arial"/>
                <w:color w:val="000000" w:themeColor="text1"/>
                <w:sz w:val="20"/>
                <w:szCs w:val="20"/>
                <w:lang w:val="en-US"/>
              </w:rPr>
              <w:t>/</w:t>
            </w:r>
            <w:r>
              <w:rPr>
                <w:rFonts w:ascii="Arial" w:hAnsi="Arial" w:cs="Arial"/>
                <w:color w:val="000000" w:themeColor="text1"/>
                <w:sz w:val="20"/>
                <w:szCs w:val="20"/>
              </w:rPr>
              <w:t>Номер регистрации</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0F89D59D"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Подтягивается автоматически из данных справочника транспортного средства.</w:t>
            </w:r>
          </w:p>
        </w:tc>
      </w:tr>
      <w:tr w:rsidR="00FB1E0C" w14:paraId="266E7AD7" w14:textId="77777777" w:rsidTr="00B9533B">
        <w:trPr>
          <w:cantSplit/>
        </w:trPr>
        <w:tc>
          <w:tcPr>
            <w:tcW w:w="5000"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37A3EAAB" w14:textId="77777777" w:rsidR="00FB1E0C" w:rsidRDefault="00FB1E0C" w:rsidP="00B9533B">
            <w:pPr>
              <w:spacing w:line="276" w:lineRule="auto"/>
              <w:jc w:val="center"/>
              <w:rPr>
                <w:rFonts w:ascii="Arial" w:hAnsi="Arial" w:cs="Arial"/>
                <w:color w:val="000000" w:themeColor="text1"/>
                <w:sz w:val="20"/>
                <w:szCs w:val="20"/>
              </w:rPr>
            </w:pPr>
            <w:r>
              <w:rPr>
                <w:rFonts w:ascii="Arial" w:hAnsi="Arial" w:cs="Arial"/>
                <w:b/>
                <w:sz w:val="20"/>
                <w:szCs w:val="20"/>
              </w:rPr>
              <w:t>Закладка «Общие данные», раздел «Информация о фрахте»</w:t>
            </w:r>
          </w:p>
        </w:tc>
      </w:tr>
      <w:tr w:rsidR="00FB1E0C" w14:paraId="1AC09DBE" w14:textId="77777777" w:rsidTr="00B9533B">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776B3FFA"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Вес фрахта</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68824AA9"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Вес перевозимого груза.</w:t>
            </w:r>
          </w:p>
          <w:p w14:paraId="69772483"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Вычисляется автоматически на основании позиции Фрахтового заказа.</w:t>
            </w:r>
          </w:p>
        </w:tc>
      </w:tr>
      <w:tr w:rsidR="00FB1E0C" w14:paraId="57FF590E" w14:textId="77777777" w:rsidTr="00B9533B">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6A7047EE"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lastRenderedPageBreak/>
              <w:t>Объем фрахта</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7084615B"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Объем перевозимого груза</w:t>
            </w:r>
          </w:p>
          <w:p w14:paraId="2197CF7B"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Вычисляется автоматически на основании позиции Фрахтового заказа.</w:t>
            </w:r>
          </w:p>
        </w:tc>
      </w:tr>
      <w:tr w:rsidR="00FB1E0C" w14:paraId="1D5AF33B" w14:textId="77777777" w:rsidTr="00B9533B">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7A0850D7"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Количество</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2C123162"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Количество перевозимого груза.</w:t>
            </w:r>
          </w:p>
          <w:p w14:paraId="50FD3805"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Вычисляется автоматически на основании позиции Фрахтового заказа.</w:t>
            </w:r>
          </w:p>
        </w:tc>
      </w:tr>
      <w:tr w:rsidR="00FB1E0C" w14:paraId="02FFDB9B" w14:textId="77777777" w:rsidTr="00B9533B">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4531E8FD"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Максимальная загрузка в процентах</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26C4017C"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Максимальная загрузка транспортного средства в процентах.</w:t>
            </w:r>
          </w:p>
          <w:p w14:paraId="4879C824"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Вычисляется автоматически.</w:t>
            </w:r>
          </w:p>
        </w:tc>
      </w:tr>
      <w:tr w:rsidR="00FB1E0C" w14:paraId="7E9BD121" w14:textId="77777777" w:rsidTr="00B9533B">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2C988A93" w14:textId="77777777" w:rsidR="00FB1E0C" w:rsidRPr="00DF1E2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Экспедитор</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7308E4E5"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Транспортная компания, сторонний перевозчик.</w:t>
            </w:r>
          </w:p>
          <w:p w14:paraId="37421E93" w14:textId="77777777" w:rsidR="00FB1E0C" w:rsidRPr="00971DA2"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Выбирается из справочника.</w:t>
            </w:r>
          </w:p>
        </w:tc>
      </w:tr>
      <w:tr w:rsidR="00FB1E0C" w14:paraId="48E7CAF4" w14:textId="77777777" w:rsidTr="00B9533B">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3AB2D620"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Общее расстояние</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79CD5C45"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Вычисляется автоматически из данных расстояния этапов.</w:t>
            </w:r>
          </w:p>
          <w:p w14:paraId="5659AA51" w14:textId="77777777" w:rsidR="00FB1E0C" w:rsidRDefault="00FB1E0C" w:rsidP="00B9533B">
            <w:pPr>
              <w:spacing w:line="276" w:lineRule="auto"/>
              <w:jc w:val="left"/>
              <w:rPr>
                <w:rFonts w:ascii="Arial" w:hAnsi="Arial" w:cs="Arial"/>
                <w:color w:val="000000" w:themeColor="text1"/>
                <w:sz w:val="20"/>
                <w:szCs w:val="20"/>
              </w:rPr>
            </w:pPr>
          </w:p>
        </w:tc>
      </w:tr>
      <w:tr w:rsidR="00FB1E0C" w14:paraId="5801EEA5" w14:textId="77777777" w:rsidTr="00B9533B">
        <w:trPr>
          <w:cantSplit/>
        </w:trPr>
        <w:tc>
          <w:tcPr>
            <w:tcW w:w="980"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7F61D132"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Закупочная организация</w:t>
            </w:r>
          </w:p>
        </w:tc>
        <w:tc>
          <w:tcPr>
            <w:tcW w:w="4020" w:type="pct"/>
            <w:tcBorders>
              <w:top w:val="nil"/>
              <w:left w:val="nil"/>
              <w:bottom w:val="single" w:sz="12" w:space="0" w:color="auto"/>
              <w:right w:val="single" w:sz="12" w:space="0" w:color="auto"/>
            </w:tcBorders>
            <w:tcMar>
              <w:top w:w="0" w:type="dxa"/>
              <w:left w:w="108" w:type="dxa"/>
              <w:bottom w:w="0" w:type="dxa"/>
              <w:right w:w="108" w:type="dxa"/>
            </w:tcMar>
            <w:vAlign w:val="center"/>
          </w:tcPr>
          <w:p w14:paraId="66A37435"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Закупочная организация.</w:t>
            </w:r>
          </w:p>
          <w:p w14:paraId="27ADF7A3" w14:textId="77777777" w:rsidR="00FB1E0C" w:rsidRDefault="00FB1E0C"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Определяется автоматически по данным организации, управляющей ТС</w:t>
            </w:r>
          </w:p>
        </w:tc>
      </w:tr>
      <w:tr w:rsidR="00FB1E0C" w14:paraId="28215E30" w14:textId="77777777" w:rsidTr="00B9533B">
        <w:trPr>
          <w:cantSplit/>
        </w:trPr>
        <w:tc>
          <w:tcPr>
            <w:tcW w:w="5000" w:type="pct"/>
            <w:gridSpan w:val="2"/>
            <w:tcBorders>
              <w:top w:val="nil"/>
              <w:left w:val="single" w:sz="12" w:space="0" w:color="auto"/>
              <w:bottom w:val="single" w:sz="8" w:space="0" w:color="auto"/>
              <w:right w:val="single" w:sz="12" w:space="0" w:color="auto"/>
            </w:tcBorders>
            <w:tcMar>
              <w:top w:w="0" w:type="dxa"/>
              <w:left w:w="108" w:type="dxa"/>
              <w:bottom w:w="0" w:type="dxa"/>
              <w:right w:w="108" w:type="dxa"/>
            </w:tcMar>
            <w:hideMark/>
          </w:tcPr>
          <w:p w14:paraId="5D2D2640" w14:textId="77777777" w:rsidR="00FB1E0C" w:rsidRPr="0022145F" w:rsidRDefault="00FB1E0C" w:rsidP="00B9533B">
            <w:pPr>
              <w:spacing w:line="276" w:lineRule="auto"/>
              <w:jc w:val="center"/>
              <w:rPr>
                <w:rFonts w:ascii="Arial" w:hAnsi="Arial" w:cs="Arial"/>
                <w:i/>
                <w:color w:val="7F7F7F" w:themeColor="text1" w:themeTint="80"/>
              </w:rPr>
            </w:pPr>
            <w:r>
              <w:rPr>
                <w:rFonts w:ascii="Arial" w:hAnsi="Arial" w:cs="Arial"/>
                <w:b/>
                <w:sz w:val="20"/>
                <w:szCs w:val="20"/>
              </w:rPr>
              <w:t>Позиция</w:t>
            </w:r>
            <w:r w:rsidRPr="008B279D">
              <w:rPr>
                <w:rFonts w:ascii="Arial" w:hAnsi="Arial" w:cs="Arial"/>
                <w:b/>
                <w:sz w:val="20"/>
                <w:szCs w:val="20"/>
              </w:rPr>
              <w:t xml:space="preserve"> документа</w:t>
            </w:r>
          </w:p>
        </w:tc>
      </w:tr>
      <w:tr w:rsidR="00FB1E0C" w14:paraId="18F8339C" w14:textId="77777777" w:rsidTr="00AE12DE">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2327115C" w14:textId="77777777" w:rsidR="00FB1E0C" w:rsidRPr="00575A50" w:rsidRDefault="00B9533B"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Время в работе (план)</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2CD1B98F" w14:textId="77777777" w:rsidR="00FB1E0C" w:rsidRDefault="00B9533B"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Плановое время в работе</w:t>
            </w:r>
          </w:p>
          <w:p w14:paraId="04C87334" w14:textId="77777777" w:rsidR="00B9533B" w:rsidRPr="00575A50" w:rsidRDefault="00B9533B"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Единицы фрахта</w:t>
            </w:r>
          </w:p>
        </w:tc>
      </w:tr>
      <w:tr w:rsidR="00B9533B" w14:paraId="6EC65FFC"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04E0B779" w14:textId="77777777" w:rsidR="00B9533B" w:rsidRDefault="00B9533B">
            <w:pPr>
              <w:spacing w:line="276" w:lineRule="auto"/>
              <w:jc w:val="left"/>
              <w:rPr>
                <w:rFonts w:ascii="Arial" w:hAnsi="Arial" w:cs="Arial"/>
                <w:color w:val="000000" w:themeColor="text1"/>
                <w:sz w:val="20"/>
                <w:szCs w:val="20"/>
              </w:rPr>
            </w:pPr>
            <w:commentRangeStart w:id="2277"/>
            <w:r>
              <w:rPr>
                <w:rFonts w:ascii="Arial" w:hAnsi="Arial" w:cs="Arial"/>
                <w:color w:val="000000" w:themeColor="text1"/>
                <w:sz w:val="20"/>
                <w:szCs w:val="20"/>
              </w:rPr>
              <w:t>Время в работе (факт)</w:t>
            </w:r>
            <w:commentRangeEnd w:id="2277"/>
            <w:r w:rsidR="00EA26D2">
              <w:rPr>
                <w:rStyle w:val="aff4"/>
              </w:rPr>
              <w:commentReference w:id="2277"/>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3BEB6198" w14:textId="77777777" w:rsidR="00B9533B" w:rsidRDefault="00B9533B"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Фактическое время в работе</w:t>
            </w:r>
          </w:p>
          <w:p w14:paraId="500BC661" w14:textId="77777777" w:rsidR="00B9533B" w:rsidRDefault="00B9533B" w:rsidP="00B9533B">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вручную при закрытии путевого листа</w:t>
            </w:r>
          </w:p>
        </w:tc>
      </w:tr>
      <w:tr w:rsidR="00085C2E" w14:paraId="4E077BFD" w14:textId="77777777" w:rsidTr="00B9533B">
        <w:trPr>
          <w:cantSplit/>
          <w:ins w:id="2278" w:author="Savinskaya Yulia" w:date="2021-03-09T20:53:00Z"/>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5880D04B" w14:textId="7265F63C" w:rsidR="00085C2E" w:rsidRDefault="00085C2E" w:rsidP="00085C2E">
            <w:pPr>
              <w:spacing w:line="276" w:lineRule="auto"/>
              <w:jc w:val="left"/>
              <w:rPr>
                <w:ins w:id="2279" w:author="Savinskaya Yulia" w:date="2021-03-09T20:53:00Z"/>
                <w:rFonts w:ascii="Arial" w:hAnsi="Arial" w:cs="Arial"/>
                <w:color w:val="000000" w:themeColor="text1"/>
                <w:sz w:val="20"/>
                <w:szCs w:val="20"/>
              </w:rPr>
            </w:pPr>
            <w:ins w:id="2280" w:author="Savinskaya Yulia" w:date="2021-03-09T20:53:00Z">
              <w:r>
                <w:rPr>
                  <w:rFonts w:ascii="Arial" w:hAnsi="Arial" w:cs="Arial"/>
                  <w:color w:val="000000" w:themeColor="text1"/>
                  <w:sz w:val="20"/>
                  <w:szCs w:val="20"/>
                </w:rPr>
                <w:t>Расстояние, км</w:t>
              </w:r>
            </w:ins>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4CA45F12" w14:textId="77777777" w:rsidR="00085C2E" w:rsidRDefault="00085C2E" w:rsidP="00085C2E">
            <w:pPr>
              <w:spacing w:line="276" w:lineRule="auto"/>
              <w:jc w:val="left"/>
              <w:rPr>
                <w:ins w:id="2281" w:author="Savinskaya Yulia" w:date="2021-03-09T20:53:00Z"/>
                <w:rFonts w:ascii="Arial" w:hAnsi="Arial" w:cs="Arial"/>
                <w:color w:val="000000" w:themeColor="text1"/>
                <w:sz w:val="20"/>
                <w:szCs w:val="20"/>
              </w:rPr>
            </w:pPr>
            <w:ins w:id="2282" w:author="Savinskaya Yulia" w:date="2021-03-09T20:53:00Z">
              <w:r>
                <w:rPr>
                  <w:rFonts w:ascii="Arial" w:hAnsi="Arial" w:cs="Arial"/>
                  <w:color w:val="000000" w:themeColor="text1"/>
                  <w:sz w:val="20"/>
                  <w:szCs w:val="20"/>
                </w:rPr>
                <w:t>Фактическое расстояние транспортировки</w:t>
              </w:r>
            </w:ins>
          </w:p>
          <w:p w14:paraId="60C3AE6D" w14:textId="58E0185E" w:rsidR="00085C2E" w:rsidRDefault="00085C2E" w:rsidP="00085C2E">
            <w:pPr>
              <w:spacing w:line="276" w:lineRule="auto"/>
              <w:jc w:val="left"/>
              <w:rPr>
                <w:ins w:id="2283" w:author="Savinskaya Yulia" w:date="2021-03-09T20:53:00Z"/>
                <w:rFonts w:ascii="Arial" w:hAnsi="Arial" w:cs="Arial"/>
                <w:color w:val="000000" w:themeColor="text1"/>
                <w:sz w:val="20"/>
                <w:szCs w:val="20"/>
              </w:rPr>
            </w:pPr>
            <w:ins w:id="2284" w:author="Savinskaya Yulia" w:date="2021-03-09T20:53:00Z">
              <w:r>
                <w:rPr>
                  <w:rFonts w:ascii="Arial" w:hAnsi="Arial" w:cs="Arial"/>
                  <w:color w:val="000000" w:themeColor="text1"/>
                  <w:sz w:val="20"/>
                  <w:szCs w:val="20"/>
                </w:rPr>
                <w:t>Заполняется вручную заказчиком</w:t>
              </w:r>
            </w:ins>
          </w:p>
        </w:tc>
      </w:tr>
      <w:tr w:rsidR="00085C2E" w14:paraId="0B0FC889" w14:textId="77777777" w:rsidTr="00B9533B">
        <w:trPr>
          <w:cantSplit/>
          <w:ins w:id="2285" w:author="Savinskaya Yulia" w:date="2021-03-09T20:53:00Z"/>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5F9C03D2" w14:textId="2813BE65" w:rsidR="00085C2E" w:rsidRDefault="00085C2E" w:rsidP="00085C2E">
            <w:pPr>
              <w:spacing w:line="276" w:lineRule="auto"/>
              <w:jc w:val="left"/>
              <w:rPr>
                <w:ins w:id="2286" w:author="Savinskaya Yulia" w:date="2021-03-09T20:53:00Z"/>
                <w:rFonts w:ascii="Arial" w:hAnsi="Arial" w:cs="Arial"/>
                <w:color w:val="000000" w:themeColor="text1"/>
                <w:sz w:val="20"/>
                <w:szCs w:val="20"/>
              </w:rPr>
            </w:pPr>
            <w:ins w:id="2287" w:author="Savinskaya Yulia" w:date="2021-03-09T20:53:00Z">
              <w:r>
                <w:rPr>
                  <w:rFonts w:ascii="Arial" w:hAnsi="Arial" w:cs="Arial"/>
                  <w:color w:val="000000" w:themeColor="text1"/>
                  <w:sz w:val="20"/>
                  <w:szCs w:val="20"/>
                </w:rPr>
                <w:t>Грузооборот, ткм</w:t>
              </w:r>
            </w:ins>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187BDFEB" w14:textId="77777777" w:rsidR="00085C2E" w:rsidRDefault="00085C2E" w:rsidP="00085C2E">
            <w:pPr>
              <w:spacing w:line="276" w:lineRule="auto"/>
              <w:jc w:val="left"/>
              <w:rPr>
                <w:ins w:id="2288" w:author="Savinskaya Yulia" w:date="2021-03-09T20:53:00Z"/>
                <w:rFonts w:ascii="Arial" w:hAnsi="Arial" w:cs="Arial"/>
                <w:color w:val="000000" w:themeColor="text1"/>
                <w:sz w:val="20"/>
                <w:szCs w:val="20"/>
              </w:rPr>
            </w:pPr>
            <w:ins w:id="2289" w:author="Savinskaya Yulia" w:date="2021-03-09T20:53:00Z">
              <w:r>
                <w:rPr>
                  <w:rFonts w:ascii="Arial" w:hAnsi="Arial" w:cs="Arial"/>
                  <w:color w:val="000000" w:themeColor="text1"/>
                  <w:sz w:val="20"/>
                  <w:szCs w:val="20"/>
                </w:rPr>
                <w:t>Фактический грузооборот</w:t>
              </w:r>
            </w:ins>
          </w:p>
          <w:p w14:paraId="7F4B6933" w14:textId="6349E8D3" w:rsidR="00085C2E" w:rsidRDefault="00085C2E" w:rsidP="00085C2E">
            <w:pPr>
              <w:spacing w:line="276" w:lineRule="auto"/>
              <w:jc w:val="left"/>
              <w:rPr>
                <w:ins w:id="2290" w:author="Savinskaya Yulia" w:date="2021-03-09T20:53:00Z"/>
                <w:rFonts w:ascii="Arial" w:hAnsi="Arial" w:cs="Arial"/>
                <w:color w:val="000000" w:themeColor="text1"/>
                <w:sz w:val="20"/>
                <w:szCs w:val="20"/>
              </w:rPr>
            </w:pPr>
            <w:ins w:id="2291" w:author="Savinskaya Yulia" w:date="2021-03-09T20:53:00Z">
              <w:r>
                <w:rPr>
                  <w:rFonts w:ascii="Arial" w:hAnsi="Arial" w:cs="Arial"/>
                  <w:color w:val="000000" w:themeColor="text1"/>
                  <w:sz w:val="20"/>
                  <w:szCs w:val="20"/>
                </w:rPr>
                <w:t>Заполняется автоматически на основании фактически перевезенного веса груза и расстояния</w:t>
              </w:r>
            </w:ins>
          </w:p>
        </w:tc>
      </w:tr>
      <w:tr w:rsidR="00085C2E" w14:paraId="7CA96058"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4B5D4434"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Расстояние одной ездки</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540E49E5"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Расстояние одной ездки</w:t>
            </w:r>
          </w:p>
          <w:p w14:paraId="4335A936"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Единицы фрахта</w:t>
            </w:r>
          </w:p>
        </w:tc>
      </w:tr>
      <w:tr w:rsidR="00085C2E" w14:paraId="50F8D7B5" w14:textId="77777777" w:rsidTr="00AE12DE">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08E2071C"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Количество ездок</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62376974"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Количество ездок</w:t>
            </w:r>
          </w:p>
          <w:p w14:paraId="02D56E65"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Единицы фрахта</w:t>
            </w:r>
          </w:p>
        </w:tc>
      </w:tr>
      <w:tr w:rsidR="00085C2E" w14:paraId="33B095CE" w14:textId="77777777" w:rsidTr="00AE12DE">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75780B60"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Вес брутто</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195963CE"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Вес брутто</w:t>
            </w:r>
          </w:p>
          <w:p w14:paraId="1556881E"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Единицы фрахта</w:t>
            </w:r>
          </w:p>
        </w:tc>
      </w:tr>
      <w:tr w:rsidR="00085C2E" w14:paraId="494BA590" w14:textId="77777777" w:rsidTr="00AE12DE">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186FCE70"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Продукт</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144F66EC"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Продукт к перевозке</w:t>
            </w:r>
          </w:p>
          <w:p w14:paraId="452C231B"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Единицы фрахта</w:t>
            </w:r>
          </w:p>
        </w:tc>
      </w:tr>
      <w:tr w:rsidR="00085C2E" w14:paraId="6F9A1921" w14:textId="77777777" w:rsidTr="00AE12DE">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761B6E95"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Количество погонных метров</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156E5234"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Количество погонных метров</w:t>
            </w:r>
          </w:p>
          <w:p w14:paraId="445442F9"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Единицы фрахта</w:t>
            </w:r>
          </w:p>
        </w:tc>
      </w:tr>
      <w:tr w:rsidR="00085C2E" w14:paraId="23EF94A8"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05C2FC8E"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МВЗ заказчика работ</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245F86EA"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МВЗ заказчика работ – подразделения</w:t>
            </w:r>
          </w:p>
          <w:p w14:paraId="7FC782BD"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Единицы фрахта</w:t>
            </w:r>
          </w:p>
        </w:tc>
      </w:tr>
      <w:tr w:rsidR="00085C2E" w14:paraId="4F5708B4"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3926BE95"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МВЗ ТС</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1E6A33E5"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МВЗ, к которому относится ТС</w:t>
            </w:r>
          </w:p>
          <w:p w14:paraId="6B55A2E5"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w:t>
            </w:r>
          </w:p>
        </w:tc>
      </w:tr>
      <w:tr w:rsidR="00085C2E" w14:paraId="132EDB50"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58F5AF3D"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МВЗ прицепа</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6450ACCC"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МВЗ, к которому относится прицеп</w:t>
            </w:r>
          </w:p>
          <w:p w14:paraId="0601EEB2"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w:t>
            </w:r>
          </w:p>
        </w:tc>
      </w:tr>
      <w:tr w:rsidR="00085C2E" w14:paraId="60A1284B"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07A04BD5"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Тип контировки</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2B89CD99"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w:t>
            </w:r>
          </w:p>
        </w:tc>
      </w:tr>
      <w:tr w:rsidR="00085C2E" w14:paraId="7216760D"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2193AA8D"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Вид работ</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3902ACE1"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Вид работ в путевом листе</w:t>
            </w:r>
          </w:p>
          <w:p w14:paraId="36AEFC6B"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w:t>
            </w:r>
          </w:p>
        </w:tc>
      </w:tr>
      <w:tr w:rsidR="00085C2E" w14:paraId="16825D73"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62BBC11D"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Сбытовой контракт</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57EC610E"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Номер сбытового контракта</w:t>
            </w:r>
          </w:p>
          <w:p w14:paraId="22544907"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вручную при закрытии путевого листа</w:t>
            </w:r>
          </w:p>
        </w:tc>
      </w:tr>
      <w:tr w:rsidR="00085C2E" w14:paraId="5EF19ECC"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2247B855"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Номер документа контроллинга</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34774728"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w:t>
            </w:r>
          </w:p>
        </w:tc>
      </w:tr>
      <w:tr w:rsidR="00085C2E" w14:paraId="3F44BA22" w14:textId="77777777" w:rsidTr="00B9533B">
        <w:trPr>
          <w:cantSplit/>
        </w:trPr>
        <w:tc>
          <w:tcPr>
            <w:tcW w:w="5000" w:type="pct"/>
            <w:gridSpan w:val="2"/>
            <w:tcBorders>
              <w:top w:val="nil"/>
              <w:left w:val="single" w:sz="12" w:space="0" w:color="auto"/>
              <w:bottom w:val="single" w:sz="8" w:space="0" w:color="auto"/>
              <w:right w:val="single" w:sz="12" w:space="0" w:color="auto"/>
            </w:tcBorders>
            <w:tcMar>
              <w:top w:w="0" w:type="dxa"/>
              <w:left w:w="108" w:type="dxa"/>
              <w:bottom w:w="0" w:type="dxa"/>
              <w:right w:w="108" w:type="dxa"/>
            </w:tcMar>
          </w:tcPr>
          <w:p w14:paraId="7665ED12" w14:textId="77777777" w:rsidR="00085C2E" w:rsidRDefault="00085C2E" w:rsidP="00085C2E">
            <w:pPr>
              <w:spacing w:line="276" w:lineRule="auto"/>
              <w:jc w:val="center"/>
              <w:rPr>
                <w:rFonts w:ascii="Arial" w:hAnsi="Arial" w:cs="Arial"/>
                <w:color w:val="000000" w:themeColor="text1"/>
                <w:sz w:val="20"/>
                <w:szCs w:val="20"/>
              </w:rPr>
            </w:pPr>
            <w:r>
              <w:rPr>
                <w:rFonts w:ascii="Arial" w:hAnsi="Arial" w:cs="Arial"/>
                <w:b/>
                <w:sz w:val="20"/>
                <w:szCs w:val="20"/>
              </w:rPr>
              <w:t>Этапы транспортировки</w:t>
            </w:r>
          </w:p>
        </w:tc>
      </w:tr>
      <w:tr w:rsidR="00085C2E" w14:paraId="203E06AA"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4AA58816"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lastRenderedPageBreak/>
              <w:t>Этап</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4B6296BF"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Номер этапа.</w:t>
            </w:r>
          </w:p>
        </w:tc>
      </w:tr>
      <w:tr w:rsidR="00085C2E" w14:paraId="2B10C910"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0692631B"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Исходное местоположение</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38F0B0E4"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Код исходного местоположения.</w:t>
            </w:r>
          </w:p>
          <w:p w14:paraId="04BEE982" w14:textId="77777777" w:rsidR="00085C2E" w:rsidRDefault="00085C2E" w:rsidP="00085C2E">
            <w:pPr>
              <w:spacing w:line="276" w:lineRule="auto"/>
              <w:jc w:val="left"/>
              <w:rPr>
                <w:rFonts w:ascii="Arial" w:hAnsi="Arial" w:cs="Arial"/>
                <w:color w:val="000000" w:themeColor="text1"/>
                <w:sz w:val="20"/>
                <w:szCs w:val="20"/>
              </w:rPr>
            </w:pPr>
          </w:p>
        </w:tc>
      </w:tr>
      <w:tr w:rsidR="00085C2E" w14:paraId="11871A42"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3DFE446D"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Адрес исходного местоположения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5E93ECBA"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Адрес исходного местоположения</w:t>
            </w:r>
          </w:p>
          <w:p w14:paraId="6BED8152" w14:textId="77777777" w:rsidR="00085C2E" w:rsidRDefault="00085C2E" w:rsidP="00085C2E">
            <w:pPr>
              <w:spacing w:line="276" w:lineRule="auto"/>
              <w:jc w:val="left"/>
              <w:rPr>
                <w:rFonts w:ascii="Arial" w:hAnsi="Arial" w:cs="Arial"/>
                <w:color w:val="000000" w:themeColor="text1"/>
                <w:sz w:val="20"/>
                <w:szCs w:val="20"/>
              </w:rPr>
            </w:pPr>
          </w:p>
        </w:tc>
      </w:tr>
      <w:tr w:rsidR="00085C2E" w14:paraId="1B98A18B"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07070602"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Целевое местоположение</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337E3EC3"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Код целевого местоположения.</w:t>
            </w:r>
          </w:p>
          <w:p w14:paraId="0D3A95FC" w14:textId="77777777" w:rsidR="00085C2E" w:rsidRDefault="00085C2E" w:rsidP="00085C2E">
            <w:pPr>
              <w:spacing w:line="276" w:lineRule="auto"/>
              <w:jc w:val="left"/>
              <w:rPr>
                <w:rFonts w:ascii="Arial" w:hAnsi="Arial" w:cs="Arial"/>
                <w:color w:val="000000" w:themeColor="text1"/>
                <w:sz w:val="20"/>
                <w:szCs w:val="20"/>
              </w:rPr>
            </w:pPr>
          </w:p>
        </w:tc>
      </w:tr>
      <w:tr w:rsidR="00085C2E" w14:paraId="6A9DAD75"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4979FF6D"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Адрес целевого местоположения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6848DFB2"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Код целевого местоположения.</w:t>
            </w:r>
          </w:p>
          <w:p w14:paraId="4EBAAD78" w14:textId="77777777" w:rsidR="00085C2E" w:rsidRDefault="00085C2E" w:rsidP="00085C2E">
            <w:pPr>
              <w:spacing w:line="276" w:lineRule="auto"/>
              <w:jc w:val="left"/>
              <w:rPr>
                <w:rFonts w:ascii="Arial" w:hAnsi="Arial" w:cs="Arial"/>
                <w:color w:val="000000" w:themeColor="text1"/>
                <w:sz w:val="20"/>
                <w:szCs w:val="20"/>
              </w:rPr>
            </w:pPr>
          </w:p>
        </w:tc>
      </w:tr>
      <w:tr w:rsidR="00085C2E" w14:paraId="33737086"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3E144BAE"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Расстояние</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2BA81473"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Расстояние в км.</w:t>
            </w:r>
          </w:p>
          <w:p w14:paraId="6A254921" w14:textId="77777777" w:rsidR="00085C2E" w:rsidRDefault="00085C2E" w:rsidP="00085C2E">
            <w:pPr>
              <w:spacing w:line="276" w:lineRule="auto"/>
              <w:jc w:val="left"/>
              <w:rPr>
                <w:rFonts w:ascii="Arial" w:hAnsi="Arial" w:cs="Arial"/>
                <w:color w:val="000000" w:themeColor="text1"/>
                <w:sz w:val="20"/>
                <w:szCs w:val="20"/>
              </w:rPr>
            </w:pPr>
          </w:p>
        </w:tc>
      </w:tr>
      <w:tr w:rsidR="00085C2E" w14:paraId="7067F582"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6EB08FFB"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Единица измерения расстояния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06907F15"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Единица измерения расстояния (км)</w:t>
            </w:r>
          </w:p>
        </w:tc>
      </w:tr>
      <w:tr w:rsidR="00085C2E" w14:paraId="31356E07"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5F4274DC"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Длительность выполнения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center"/>
          </w:tcPr>
          <w:p w14:paraId="138A06D9"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Время выполнения в часах.</w:t>
            </w:r>
          </w:p>
        </w:tc>
      </w:tr>
      <w:tr w:rsidR="00085C2E" w14:paraId="5EF73807"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69CAC90C"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Запланированная дата отправления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238FCEA4"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Запланированная дата отправления.</w:t>
            </w:r>
          </w:p>
        </w:tc>
      </w:tr>
      <w:tr w:rsidR="00085C2E" w14:paraId="7D8E85DE"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4D2D4533"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Плановое время отправления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5CC49B81"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Плановое время отправления.</w:t>
            </w:r>
          </w:p>
        </w:tc>
      </w:tr>
      <w:tr w:rsidR="00085C2E" w14:paraId="277E77C4"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5FB285F7"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Фактическая дата отправления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5ECA395C"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Фактическая дата отправления.</w:t>
            </w:r>
          </w:p>
          <w:p w14:paraId="0F075617"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при прохождении ТС КПП</w:t>
            </w:r>
          </w:p>
        </w:tc>
      </w:tr>
      <w:tr w:rsidR="00085C2E" w14:paraId="78EE4ABE"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39C551A7"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Фактическое время отправления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61DA3707"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Фактическое время отправления.</w:t>
            </w:r>
          </w:p>
          <w:p w14:paraId="0B7DECB3"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при прохождении ТС КПП</w:t>
            </w:r>
          </w:p>
        </w:tc>
      </w:tr>
      <w:tr w:rsidR="00085C2E" w14:paraId="1DE6C66D"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68B6524F"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Запланированная дата прибытия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35808122"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Запланированная дата прибытия.</w:t>
            </w:r>
          </w:p>
        </w:tc>
      </w:tr>
      <w:tr w:rsidR="00085C2E" w14:paraId="4D0FE7D5"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39570B9B"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Плановое время прибытия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5B650223"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Плановое время прибытия.</w:t>
            </w:r>
          </w:p>
        </w:tc>
      </w:tr>
      <w:tr w:rsidR="00085C2E" w14:paraId="2B28234B"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763DBE87"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Фактическая дата прибытия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39C32D51"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Фактическая дата прибытия.</w:t>
            </w:r>
          </w:p>
          <w:p w14:paraId="0FAE420A"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при прохождении ТС КПП</w:t>
            </w:r>
          </w:p>
        </w:tc>
      </w:tr>
      <w:tr w:rsidR="00085C2E" w14:paraId="73793137" w14:textId="77777777" w:rsidTr="00B9533B">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3DDECDC9"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Фактическое время прибытия</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2789742F"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Фактическое время прибытия.</w:t>
            </w:r>
          </w:p>
          <w:p w14:paraId="5F3AF295"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при прохождении ТС КПП</w:t>
            </w:r>
          </w:p>
        </w:tc>
      </w:tr>
      <w:tr w:rsidR="00085C2E" w14:paraId="4B53DBD2" w14:textId="77777777" w:rsidTr="00B9533B">
        <w:trPr>
          <w:cantSplit/>
        </w:trPr>
        <w:tc>
          <w:tcPr>
            <w:tcW w:w="5000" w:type="pct"/>
            <w:gridSpan w:val="2"/>
            <w:tcBorders>
              <w:top w:val="nil"/>
              <w:left w:val="single" w:sz="12" w:space="0" w:color="auto"/>
              <w:bottom w:val="single" w:sz="8" w:space="0" w:color="auto"/>
              <w:right w:val="single" w:sz="12" w:space="0" w:color="auto"/>
            </w:tcBorders>
            <w:tcMar>
              <w:top w:w="0" w:type="dxa"/>
              <w:left w:w="108" w:type="dxa"/>
              <w:bottom w:w="0" w:type="dxa"/>
              <w:right w:w="108" w:type="dxa"/>
            </w:tcMar>
          </w:tcPr>
          <w:p w14:paraId="0B620B30" w14:textId="77777777" w:rsidR="00085C2E" w:rsidRPr="00D30A2C" w:rsidRDefault="00085C2E" w:rsidP="00085C2E">
            <w:pPr>
              <w:spacing w:line="276" w:lineRule="auto"/>
              <w:jc w:val="center"/>
              <w:rPr>
                <w:rFonts w:ascii="Arial" w:hAnsi="Arial" w:cs="Arial"/>
                <w:b/>
                <w:color w:val="000000" w:themeColor="text1"/>
                <w:sz w:val="20"/>
                <w:szCs w:val="20"/>
              </w:rPr>
            </w:pPr>
            <w:r w:rsidRPr="00D30A2C">
              <w:rPr>
                <w:rFonts w:ascii="Arial" w:hAnsi="Arial" w:cs="Arial"/>
                <w:b/>
                <w:color w:val="000000" w:themeColor="text1"/>
                <w:sz w:val="20"/>
                <w:szCs w:val="20"/>
              </w:rPr>
              <w:t>Показатели ТС</w:t>
            </w:r>
          </w:p>
        </w:tc>
      </w:tr>
      <w:tr w:rsidR="00085C2E" w14:paraId="76EC8AC1" w14:textId="77777777" w:rsidTr="00B9533B">
        <w:trPr>
          <w:cantSplit/>
        </w:trPr>
        <w:tc>
          <w:tcPr>
            <w:tcW w:w="980" w:type="pct"/>
            <w:tcBorders>
              <w:top w:val="nil"/>
              <w:left w:val="single" w:sz="12" w:space="0" w:color="auto"/>
              <w:bottom w:val="single" w:sz="4" w:space="0" w:color="auto"/>
              <w:right w:val="single" w:sz="8" w:space="0" w:color="auto"/>
            </w:tcBorders>
            <w:tcMar>
              <w:top w:w="0" w:type="dxa"/>
              <w:left w:w="108" w:type="dxa"/>
              <w:bottom w:w="0" w:type="dxa"/>
              <w:right w:w="108" w:type="dxa"/>
            </w:tcMar>
          </w:tcPr>
          <w:p w14:paraId="6B24E7A5"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Вид оплаты труда</w:t>
            </w:r>
          </w:p>
        </w:tc>
        <w:tc>
          <w:tcPr>
            <w:tcW w:w="4020" w:type="pct"/>
            <w:tcBorders>
              <w:top w:val="nil"/>
              <w:left w:val="nil"/>
              <w:bottom w:val="single" w:sz="4" w:space="0" w:color="auto"/>
              <w:right w:val="single" w:sz="12" w:space="0" w:color="auto"/>
            </w:tcBorders>
            <w:tcMar>
              <w:top w:w="0" w:type="dxa"/>
              <w:left w:w="108" w:type="dxa"/>
              <w:bottom w:w="0" w:type="dxa"/>
              <w:right w:w="108" w:type="dxa"/>
            </w:tcMar>
            <w:vAlign w:val="center"/>
          </w:tcPr>
          <w:p w14:paraId="01D7956A"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Вид оплаты труда (Повременная, Сдельная, Сдельно-повременная, Прогревочный)</w:t>
            </w:r>
          </w:p>
          <w:p w14:paraId="468BA959"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Выбирается вручную при закрытии путевого листа</w:t>
            </w:r>
          </w:p>
        </w:tc>
      </w:tr>
      <w:tr w:rsidR="00085C2E" w14:paraId="7ABDBD3A"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9413A2"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Статус путевого листа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C22211"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Новый, Открыт, Закрыт, Подрядчик: открыт, Подрядчик: закрыт</w:t>
            </w:r>
          </w:p>
          <w:p w14:paraId="74A1B586"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при переключении статусов ПЛ</w:t>
            </w:r>
          </w:p>
        </w:tc>
      </w:tr>
      <w:tr w:rsidR="00085C2E" w14:paraId="0BBD99F6"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115B78"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Статус блокировки ПЛ</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EEFF1C"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Статус блокировки ПЛ в случае блокировки Автографом</w:t>
            </w:r>
          </w:p>
        </w:tc>
      </w:tr>
      <w:tr w:rsidR="00085C2E" w14:paraId="0650F5AF"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C81C1B"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Дата открытия ПЛ</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EAF1F4"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при открытии путевого листа</w:t>
            </w:r>
          </w:p>
        </w:tc>
      </w:tr>
      <w:tr w:rsidR="00085C2E" w14:paraId="2653A437"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EDFE75"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Дата закрытия ПЛ</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47BE12"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при закрытии путевого листа</w:t>
            </w:r>
          </w:p>
        </w:tc>
      </w:tr>
      <w:tr w:rsidR="00085C2E" w14:paraId="489EF095"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CF8621"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Сезон</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598A03"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Зима, Лето</w:t>
            </w:r>
          </w:p>
          <w:p w14:paraId="23106FD5"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Определяется автоматически</w:t>
            </w:r>
          </w:p>
        </w:tc>
      </w:tr>
      <w:tr w:rsidR="00085C2E" w14:paraId="51AAB96E"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80526F"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Статус сверки с документами</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E718AF"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при переключении статусов сверки с документами</w:t>
            </w:r>
          </w:p>
        </w:tc>
      </w:tr>
      <w:tr w:rsidR="00085C2E" w14:paraId="60121DAD"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989238"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Количество моточасов</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2E3F58"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Количество моточасов, отработанное техникой</w:t>
            </w:r>
          </w:p>
          <w:p w14:paraId="6640D401"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вручную при закрытии путевого листа</w:t>
            </w:r>
          </w:p>
        </w:tc>
      </w:tr>
      <w:tr w:rsidR="00085C2E" w14:paraId="7A1BBED3"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09700F"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lastRenderedPageBreak/>
              <w:t>Время работы отопителя</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1CACBE"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вручную при закрытии путевого листа</w:t>
            </w:r>
          </w:p>
        </w:tc>
      </w:tr>
      <w:tr w:rsidR="00085C2E" w14:paraId="0CB0E287"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74A1A3"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Время работы подогревателя</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699CCB"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вручную при закрытии путевого листа</w:t>
            </w:r>
          </w:p>
        </w:tc>
      </w:tr>
      <w:tr w:rsidR="00085C2E" w14:paraId="62162AC6"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EF1328"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Отработанное время водителем</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BED5A1"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при закрытии путевого листа</w:t>
            </w:r>
          </w:p>
        </w:tc>
      </w:tr>
      <w:tr w:rsidR="00085C2E" w14:paraId="60B2832B"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73CAFF"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Пробег на начало</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3F3CAE"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Пробег ТС на начало</w:t>
            </w:r>
          </w:p>
          <w:p w14:paraId="1507A0DA"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прошлого путевого листа</w:t>
            </w:r>
          </w:p>
        </w:tc>
      </w:tr>
      <w:tr w:rsidR="00085C2E" w14:paraId="3032149D"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5EE4C4"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Пробег на конец</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7AFE95"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Пробег ТС на конец</w:t>
            </w:r>
          </w:p>
          <w:p w14:paraId="038569A2"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данных из Автографа или вручную</w:t>
            </w:r>
          </w:p>
        </w:tc>
      </w:tr>
      <w:tr w:rsidR="00085C2E" w14:paraId="64826082"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4D9DAF"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Топливо на начало</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A70377"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Топливо ТС на начало</w:t>
            </w:r>
          </w:p>
          <w:p w14:paraId="5A3CAB3E"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прошлого путевого листа</w:t>
            </w:r>
          </w:p>
        </w:tc>
      </w:tr>
      <w:tr w:rsidR="00085C2E" w14:paraId="7C54BAE7"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BD4625"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Топливо на конец</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39015D"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Топливо ТС на конец</w:t>
            </w:r>
          </w:p>
          <w:p w14:paraId="75F61371"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данных из Автографа или вручную</w:t>
            </w:r>
          </w:p>
        </w:tc>
      </w:tr>
      <w:tr w:rsidR="00085C2E" w14:paraId="45F75987"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931CA3"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Топливо спецоборудования на начало</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BE88A1"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Топливо спецоборудования на начало</w:t>
            </w:r>
          </w:p>
          <w:p w14:paraId="578C8C83"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прошлого путевого листа</w:t>
            </w:r>
          </w:p>
        </w:tc>
      </w:tr>
      <w:tr w:rsidR="00085C2E" w14:paraId="71C77FD5"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326503"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Топливо спецоборудования на конец</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59FD2E"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Топливо спецоборудования на конец</w:t>
            </w:r>
          </w:p>
          <w:p w14:paraId="0452A66E"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данных из Автографа или вручную</w:t>
            </w:r>
          </w:p>
        </w:tc>
      </w:tr>
      <w:tr w:rsidR="00085C2E" w14:paraId="5E5186BA"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7FFF39"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Условие работы</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6EF677"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Вид условия работы</w:t>
            </w:r>
          </w:p>
          <w:p w14:paraId="75F1F504"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вручную при закрытии путевого листа</w:t>
            </w:r>
          </w:p>
        </w:tc>
      </w:tr>
      <w:tr w:rsidR="00085C2E" w:rsidRPr="00D30A2C" w14:paraId="3CB57429" w14:textId="77777777" w:rsidTr="00B9533B">
        <w:trPr>
          <w:cantSplit/>
        </w:trPr>
        <w:tc>
          <w:tcPr>
            <w:tcW w:w="5000" w:type="pct"/>
            <w:gridSpan w:val="2"/>
            <w:tcBorders>
              <w:top w:val="nil"/>
              <w:left w:val="single" w:sz="12" w:space="0" w:color="auto"/>
              <w:bottom w:val="single" w:sz="8" w:space="0" w:color="auto"/>
              <w:right w:val="single" w:sz="12" w:space="0" w:color="auto"/>
            </w:tcBorders>
            <w:tcMar>
              <w:top w:w="0" w:type="dxa"/>
              <w:left w:w="108" w:type="dxa"/>
              <w:bottom w:w="0" w:type="dxa"/>
              <w:right w:w="108" w:type="dxa"/>
            </w:tcMar>
          </w:tcPr>
          <w:p w14:paraId="78AA6A1B" w14:textId="77777777" w:rsidR="00085C2E" w:rsidRPr="00D30A2C" w:rsidRDefault="00085C2E" w:rsidP="00085C2E">
            <w:pPr>
              <w:spacing w:line="276" w:lineRule="auto"/>
              <w:jc w:val="center"/>
              <w:rPr>
                <w:rFonts w:ascii="Arial" w:hAnsi="Arial" w:cs="Arial"/>
                <w:b/>
                <w:color w:val="000000" w:themeColor="text1"/>
                <w:sz w:val="20"/>
                <w:szCs w:val="20"/>
              </w:rPr>
            </w:pPr>
            <w:r>
              <w:rPr>
                <w:rFonts w:ascii="Arial" w:hAnsi="Arial" w:cs="Arial"/>
                <w:b/>
                <w:color w:val="000000" w:themeColor="text1"/>
                <w:sz w:val="20"/>
                <w:szCs w:val="20"/>
              </w:rPr>
              <w:t>Водитель</w:t>
            </w:r>
          </w:p>
        </w:tc>
      </w:tr>
      <w:tr w:rsidR="00085C2E" w14:paraId="77D9177C" w14:textId="77777777" w:rsidTr="00B9533B">
        <w:trPr>
          <w:cantSplit/>
        </w:trPr>
        <w:tc>
          <w:tcPr>
            <w:tcW w:w="980" w:type="pct"/>
            <w:tcBorders>
              <w:top w:val="nil"/>
              <w:left w:val="single" w:sz="12" w:space="0" w:color="auto"/>
              <w:bottom w:val="single" w:sz="4" w:space="0" w:color="auto"/>
              <w:right w:val="single" w:sz="8" w:space="0" w:color="auto"/>
            </w:tcBorders>
            <w:tcMar>
              <w:top w:w="0" w:type="dxa"/>
              <w:left w:w="108" w:type="dxa"/>
              <w:bottom w:w="0" w:type="dxa"/>
              <w:right w:w="108" w:type="dxa"/>
            </w:tcMar>
          </w:tcPr>
          <w:p w14:paraId="18362788"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Водитель</w:t>
            </w:r>
          </w:p>
        </w:tc>
        <w:tc>
          <w:tcPr>
            <w:tcW w:w="4020" w:type="pct"/>
            <w:tcBorders>
              <w:top w:val="nil"/>
              <w:left w:val="nil"/>
              <w:bottom w:val="single" w:sz="4" w:space="0" w:color="auto"/>
              <w:right w:val="single" w:sz="12" w:space="0" w:color="auto"/>
            </w:tcBorders>
            <w:tcMar>
              <w:top w:w="0" w:type="dxa"/>
              <w:left w:w="108" w:type="dxa"/>
              <w:bottom w:w="0" w:type="dxa"/>
              <w:right w:w="108" w:type="dxa"/>
            </w:tcMar>
            <w:vAlign w:val="center"/>
          </w:tcPr>
          <w:p w14:paraId="70974FB0"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Выбирается вручную из справочника перед открытием путевого листа</w:t>
            </w:r>
          </w:p>
        </w:tc>
      </w:tr>
      <w:tr w:rsidR="00085C2E" w:rsidRPr="00D30A2C" w14:paraId="2A3905BF" w14:textId="77777777" w:rsidTr="00B9533B">
        <w:trPr>
          <w:cantSplit/>
        </w:trPr>
        <w:tc>
          <w:tcPr>
            <w:tcW w:w="5000" w:type="pct"/>
            <w:gridSpan w:val="2"/>
            <w:tcBorders>
              <w:top w:val="nil"/>
              <w:left w:val="single" w:sz="12" w:space="0" w:color="auto"/>
              <w:bottom w:val="single" w:sz="4" w:space="0" w:color="auto"/>
              <w:right w:val="single" w:sz="12" w:space="0" w:color="auto"/>
            </w:tcBorders>
            <w:tcMar>
              <w:top w:w="0" w:type="dxa"/>
              <w:left w:w="108" w:type="dxa"/>
              <w:bottom w:w="0" w:type="dxa"/>
              <w:right w:w="108" w:type="dxa"/>
            </w:tcMar>
          </w:tcPr>
          <w:p w14:paraId="5E66D653" w14:textId="77777777" w:rsidR="00085C2E" w:rsidRPr="00D30A2C" w:rsidRDefault="00085C2E" w:rsidP="00085C2E">
            <w:pPr>
              <w:spacing w:line="276" w:lineRule="auto"/>
              <w:jc w:val="center"/>
              <w:rPr>
                <w:rFonts w:ascii="Arial" w:hAnsi="Arial" w:cs="Arial"/>
                <w:b/>
                <w:color w:val="000000" w:themeColor="text1"/>
                <w:sz w:val="20"/>
                <w:szCs w:val="20"/>
              </w:rPr>
            </w:pPr>
            <w:r>
              <w:rPr>
                <w:rFonts w:ascii="Arial" w:hAnsi="Arial" w:cs="Arial"/>
                <w:b/>
                <w:color w:val="000000" w:themeColor="text1"/>
                <w:sz w:val="20"/>
                <w:szCs w:val="20"/>
              </w:rPr>
              <w:t>Простои</w:t>
            </w:r>
          </w:p>
        </w:tc>
      </w:tr>
      <w:tr w:rsidR="00085C2E" w14:paraId="52F16D7A"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9E30D3"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Код причины простоя</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C3F096"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Выбирается вручную из справочника</w:t>
            </w:r>
          </w:p>
        </w:tc>
      </w:tr>
      <w:tr w:rsidR="00085C2E" w14:paraId="446AAB6B"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01CA00"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Дата начала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AF0BF6"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Вводится автоматически и соответствует дате открытия путевого листа</w:t>
            </w:r>
          </w:p>
        </w:tc>
      </w:tr>
      <w:tr w:rsidR="00085C2E" w14:paraId="595E1570"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3EF38C"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Время начала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122D3B"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Вводится автоматически и соответствует времени открытия путевого листа</w:t>
            </w:r>
          </w:p>
        </w:tc>
      </w:tr>
      <w:tr w:rsidR="00085C2E" w14:paraId="3826CD2E"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693DD6"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Дата окончания</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75ED8C"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Вводится автоматически на основании времени простоя</w:t>
            </w:r>
          </w:p>
        </w:tc>
      </w:tr>
      <w:tr w:rsidR="00085C2E" w14:paraId="0FCCC019"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9A35D4"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 xml:space="preserve">Время окончания </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0FD0DF"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Вводится автоматически на основании времени простоя</w:t>
            </w:r>
          </w:p>
        </w:tc>
      </w:tr>
      <w:tr w:rsidR="00085C2E" w14:paraId="4192EBB1"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F244B1"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Время простоя, ч</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420A53"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Вводится вручную</w:t>
            </w:r>
          </w:p>
        </w:tc>
      </w:tr>
      <w:tr w:rsidR="00085C2E" w14:paraId="7A76CD96"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68C177"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Двигатель включен</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D2B5BE"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Индикатор включенного двигателя</w:t>
            </w:r>
          </w:p>
          <w:p w14:paraId="439306C0"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Устанавливается вручную</w:t>
            </w:r>
          </w:p>
        </w:tc>
      </w:tr>
      <w:tr w:rsidR="00085C2E" w14:paraId="6AF6BBC1"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B9EB87"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Местоположение</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8D7396"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Местоположение простоя</w:t>
            </w:r>
          </w:p>
          <w:p w14:paraId="1297F74B"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Выбирается вручную из справочника</w:t>
            </w:r>
          </w:p>
        </w:tc>
      </w:tr>
      <w:tr w:rsidR="00085C2E" w:rsidRPr="00D30A2C" w14:paraId="592C7ABA" w14:textId="77777777" w:rsidTr="00B9533B">
        <w:trPr>
          <w:cantSplit/>
        </w:trPr>
        <w:tc>
          <w:tcPr>
            <w:tcW w:w="5000" w:type="pct"/>
            <w:gridSpan w:val="2"/>
            <w:tcBorders>
              <w:top w:val="nil"/>
              <w:left w:val="single" w:sz="12" w:space="0" w:color="auto"/>
              <w:bottom w:val="single" w:sz="4" w:space="0" w:color="auto"/>
              <w:right w:val="single" w:sz="12" w:space="0" w:color="auto"/>
            </w:tcBorders>
            <w:tcMar>
              <w:top w:w="0" w:type="dxa"/>
              <w:left w:w="108" w:type="dxa"/>
              <w:bottom w:w="0" w:type="dxa"/>
              <w:right w:w="108" w:type="dxa"/>
            </w:tcMar>
          </w:tcPr>
          <w:p w14:paraId="168DCE35" w14:textId="77777777" w:rsidR="00085C2E" w:rsidRPr="00D30A2C" w:rsidRDefault="00085C2E" w:rsidP="00085C2E">
            <w:pPr>
              <w:spacing w:line="276" w:lineRule="auto"/>
              <w:jc w:val="center"/>
              <w:rPr>
                <w:rFonts w:ascii="Arial" w:hAnsi="Arial" w:cs="Arial"/>
                <w:b/>
                <w:color w:val="000000" w:themeColor="text1"/>
                <w:sz w:val="20"/>
                <w:szCs w:val="20"/>
              </w:rPr>
            </w:pPr>
            <w:r>
              <w:rPr>
                <w:rFonts w:ascii="Arial" w:hAnsi="Arial" w:cs="Arial"/>
                <w:b/>
                <w:color w:val="000000" w:themeColor="text1"/>
                <w:sz w:val="20"/>
                <w:szCs w:val="20"/>
              </w:rPr>
              <w:t>Учет ГСМ</w:t>
            </w:r>
          </w:p>
        </w:tc>
      </w:tr>
      <w:tr w:rsidR="00085C2E" w14:paraId="0FE5BE5E"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6D299C"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Вид заправки</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E1F8B2"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Вид заправки ТС</w:t>
            </w:r>
          </w:p>
          <w:p w14:paraId="400EB941"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заправочной ведомости</w:t>
            </w:r>
          </w:p>
        </w:tc>
      </w:tr>
      <w:tr w:rsidR="00085C2E" w14:paraId="5A979BE6"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C4E81F"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Дата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C09F482"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Дата заправки ТС</w:t>
            </w:r>
          </w:p>
          <w:p w14:paraId="34F5F3D2"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заправочной ведомости</w:t>
            </w:r>
          </w:p>
        </w:tc>
      </w:tr>
      <w:tr w:rsidR="00085C2E" w14:paraId="5693BA4A"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44B3E1"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Время</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B572BD"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Время заправки ТС</w:t>
            </w:r>
          </w:p>
          <w:p w14:paraId="46FF98BF"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заправочной ведомости</w:t>
            </w:r>
          </w:p>
        </w:tc>
      </w:tr>
      <w:tr w:rsidR="00085C2E" w14:paraId="1181E071"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5EA017"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ОЗМ топлива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30922F"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ОЗМ заправленного топлива</w:t>
            </w:r>
          </w:p>
          <w:p w14:paraId="4364EA6B"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заправочной ведомости</w:t>
            </w:r>
          </w:p>
        </w:tc>
      </w:tr>
      <w:tr w:rsidR="00085C2E" w14:paraId="36554D40"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8C1329"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Количество топлива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EC7EA02"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Количество заправленного топлива</w:t>
            </w:r>
          </w:p>
          <w:p w14:paraId="76690798"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заправочной ведомости</w:t>
            </w:r>
          </w:p>
        </w:tc>
      </w:tr>
      <w:tr w:rsidR="00085C2E" w14:paraId="30E4AC48"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8173FC"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lastRenderedPageBreak/>
              <w:t>ЕИ</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4B34F4"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ЕИ заправленного топлива</w:t>
            </w:r>
          </w:p>
          <w:p w14:paraId="063B6D81"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заправочной ведомости</w:t>
            </w:r>
          </w:p>
        </w:tc>
      </w:tr>
      <w:tr w:rsidR="00085C2E" w14:paraId="4E00DBBF"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B20565"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Вид документа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85D937"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Заявка на списание, Заявка на закупку, Документ материала</w:t>
            </w:r>
          </w:p>
          <w:p w14:paraId="58EB17E7"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при списании ГСМ</w:t>
            </w:r>
          </w:p>
        </w:tc>
      </w:tr>
      <w:tr w:rsidR="00085C2E" w14:paraId="2871615D" w14:textId="77777777" w:rsidTr="00B9533B">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FB1EA2"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Номер документа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D2E412"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Номер документа</w:t>
            </w:r>
          </w:p>
          <w:p w14:paraId="5A8481B8"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при списании ГСМ</w:t>
            </w:r>
          </w:p>
        </w:tc>
      </w:tr>
      <w:tr w:rsidR="00085C2E" w:rsidRPr="00D30A2C" w14:paraId="3DA94FBA" w14:textId="77777777" w:rsidTr="004561E2">
        <w:trPr>
          <w:cantSplit/>
        </w:trPr>
        <w:tc>
          <w:tcPr>
            <w:tcW w:w="5000" w:type="pct"/>
            <w:gridSpan w:val="2"/>
            <w:tcBorders>
              <w:top w:val="nil"/>
              <w:left w:val="single" w:sz="12" w:space="0" w:color="auto"/>
              <w:bottom w:val="single" w:sz="4" w:space="0" w:color="auto"/>
              <w:right w:val="single" w:sz="12" w:space="0" w:color="auto"/>
            </w:tcBorders>
            <w:tcMar>
              <w:top w:w="0" w:type="dxa"/>
              <w:left w:w="108" w:type="dxa"/>
              <w:bottom w:w="0" w:type="dxa"/>
              <w:right w:w="108" w:type="dxa"/>
            </w:tcMar>
          </w:tcPr>
          <w:p w14:paraId="20B0E762" w14:textId="77777777" w:rsidR="00085C2E" w:rsidRPr="00D30A2C" w:rsidRDefault="00085C2E" w:rsidP="00085C2E">
            <w:pPr>
              <w:spacing w:line="276" w:lineRule="auto"/>
              <w:jc w:val="center"/>
              <w:rPr>
                <w:rFonts w:ascii="Arial" w:hAnsi="Arial" w:cs="Arial"/>
                <w:b/>
                <w:color w:val="000000" w:themeColor="text1"/>
                <w:sz w:val="20"/>
                <w:szCs w:val="20"/>
              </w:rPr>
            </w:pPr>
            <w:r>
              <w:rPr>
                <w:rFonts w:ascii="Arial" w:hAnsi="Arial" w:cs="Arial"/>
                <w:b/>
                <w:color w:val="000000" w:themeColor="text1"/>
                <w:sz w:val="20"/>
                <w:szCs w:val="20"/>
              </w:rPr>
              <w:t>Нормирование ГСМ</w:t>
            </w:r>
          </w:p>
        </w:tc>
      </w:tr>
      <w:tr w:rsidR="00085C2E" w14:paraId="54499B25" w14:textId="77777777" w:rsidTr="004561E2">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646418"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Тип топлива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60B82C"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Тип топлива, используемое в ТС</w:t>
            </w:r>
          </w:p>
          <w:p w14:paraId="62864673"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из ресурса ТС</w:t>
            </w:r>
          </w:p>
        </w:tc>
      </w:tr>
      <w:tr w:rsidR="00085C2E" w14:paraId="38557E8E" w14:textId="77777777" w:rsidTr="00AE12DE">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D1AD77"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Фактический расход</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F86B99"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Фактический расход топлива за рейс</w:t>
            </w:r>
          </w:p>
          <w:p w14:paraId="59449D5A"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показаний топлива, заправок</w:t>
            </w:r>
          </w:p>
        </w:tc>
      </w:tr>
      <w:tr w:rsidR="00085C2E" w14:paraId="3D33B74F" w14:textId="77777777" w:rsidTr="00AE12DE">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E4E6E7"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Нормативный расход</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7AF32C"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Нормативный расход топлива за рейс</w:t>
            </w:r>
          </w:p>
          <w:p w14:paraId="21CFD539"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норм расхода ГСМ</w:t>
            </w:r>
          </w:p>
        </w:tc>
      </w:tr>
      <w:tr w:rsidR="00085C2E" w14:paraId="183411E3" w14:textId="77777777" w:rsidTr="00AE12DE">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0C361B"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Экономия/пережог</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846C91"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Экономия/пережог</w:t>
            </w:r>
          </w:p>
          <w:p w14:paraId="6A45F0CE"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Рассчитывается автоматически</w:t>
            </w:r>
          </w:p>
        </w:tc>
      </w:tr>
      <w:tr w:rsidR="00085C2E" w14:paraId="270193E3" w14:textId="77777777" w:rsidTr="00AE12DE">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9EFF64"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Процент отклонения от нормы</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B87593"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Процент отклонения от нормы</w:t>
            </w:r>
          </w:p>
          <w:p w14:paraId="55833E80"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Рассчитывается автоматически</w:t>
            </w:r>
          </w:p>
        </w:tc>
      </w:tr>
      <w:tr w:rsidR="00085C2E" w14:paraId="21BCDD09" w14:textId="77777777" w:rsidTr="00AE12DE">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9327B6"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Обоснование для сверхнормативного списания</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672617"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Обоснование для сверхнормативного списания</w:t>
            </w:r>
          </w:p>
          <w:p w14:paraId="2A2D2A4F"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в случае установки признака «Обоснование пережога ГСМ»</w:t>
            </w:r>
          </w:p>
        </w:tc>
      </w:tr>
      <w:tr w:rsidR="00085C2E" w14:paraId="37170EF8" w14:textId="77777777" w:rsidTr="00085C2E">
        <w:trPr>
          <w:cantSplit/>
          <w:ins w:id="2292" w:author="Savinskaya Yulia" w:date="2021-03-09T17:52:00Z"/>
        </w:trPr>
        <w:tc>
          <w:tcPr>
            <w:tcW w:w="500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1E650A" w14:textId="38C76D2D" w:rsidR="00085C2E" w:rsidRDefault="00085C2E">
            <w:pPr>
              <w:spacing w:line="276" w:lineRule="auto"/>
              <w:jc w:val="center"/>
              <w:rPr>
                <w:ins w:id="2293" w:author="Savinskaya Yulia" w:date="2021-03-09T17:52:00Z"/>
                <w:rFonts w:ascii="Arial" w:hAnsi="Arial" w:cs="Arial"/>
                <w:color w:val="000000" w:themeColor="text1"/>
                <w:sz w:val="20"/>
                <w:szCs w:val="20"/>
              </w:rPr>
              <w:pPrChange w:id="2294" w:author="Savinskaya Yulia" w:date="2021-03-09T17:53:00Z">
                <w:pPr>
                  <w:spacing w:line="276" w:lineRule="auto"/>
                  <w:jc w:val="left"/>
                </w:pPr>
              </w:pPrChange>
            </w:pPr>
            <w:ins w:id="2295" w:author="Savinskaya Yulia" w:date="2021-03-09T17:53:00Z">
              <w:r>
                <w:rPr>
                  <w:rFonts w:ascii="Arial" w:hAnsi="Arial" w:cs="Arial"/>
                  <w:b/>
                  <w:color w:val="000000" w:themeColor="text1"/>
                  <w:sz w:val="20"/>
                  <w:szCs w:val="20"/>
                </w:rPr>
                <w:t>Автограф/Данные с датчиков</w:t>
              </w:r>
            </w:ins>
          </w:p>
        </w:tc>
      </w:tr>
      <w:tr w:rsidR="00085C2E" w14:paraId="11DBC7CF" w14:textId="77777777" w:rsidTr="00AE12DE">
        <w:trPr>
          <w:cantSplit/>
          <w:ins w:id="2296" w:author="Savinskaya Yulia" w:date="2021-03-09T17:52: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0726BB" w14:textId="38337AD1" w:rsidR="00085C2E" w:rsidRDefault="00085C2E" w:rsidP="00085C2E">
            <w:pPr>
              <w:spacing w:line="276" w:lineRule="auto"/>
              <w:jc w:val="left"/>
              <w:rPr>
                <w:ins w:id="2297" w:author="Savinskaya Yulia" w:date="2021-03-09T17:52:00Z"/>
                <w:rFonts w:ascii="Arial" w:hAnsi="Arial" w:cs="Arial"/>
                <w:color w:val="000000" w:themeColor="text1"/>
                <w:sz w:val="20"/>
                <w:szCs w:val="20"/>
              </w:rPr>
            </w:pPr>
            <w:ins w:id="2298" w:author="Savinskaya Yulia" w:date="2021-03-09T17:54:00Z">
              <w:r>
                <w:rPr>
                  <w:rFonts w:ascii="Arial" w:hAnsi="Arial" w:cs="Arial"/>
                  <w:color w:val="000000" w:themeColor="text1"/>
                  <w:sz w:val="20"/>
                  <w:szCs w:val="20"/>
                </w:rPr>
                <w:t>Транспортное средство</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368ACB" w14:textId="77777777" w:rsidR="00085C2E" w:rsidRDefault="00085C2E" w:rsidP="00085C2E">
            <w:pPr>
              <w:spacing w:line="276" w:lineRule="auto"/>
              <w:jc w:val="left"/>
              <w:rPr>
                <w:ins w:id="2299" w:author="Savinskaya Yulia" w:date="2021-03-09T17:54:00Z"/>
                <w:rFonts w:ascii="Arial" w:hAnsi="Arial" w:cs="Arial"/>
                <w:color w:val="000000" w:themeColor="text1"/>
                <w:sz w:val="20"/>
                <w:szCs w:val="20"/>
              </w:rPr>
            </w:pPr>
            <w:ins w:id="2300" w:author="Savinskaya Yulia" w:date="2021-03-09T17:54:00Z">
              <w:r>
                <w:rPr>
                  <w:rFonts w:ascii="Arial" w:hAnsi="Arial" w:cs="Arial"/>
                  <w:color w:val="000000" w:themeColor="text1"/>
                  <w:sz w:val="20"/>
                  <w:szCs w:val="20"/>
                </w:rPr>
                <w:t>Системный код ресурса ТС</w:t>
              </w:r>
            </w:ins>
          </w:p>
          <w:p w14:paraId="2E65C8F9" w14:textId="4200794E" w:rsidR="00085C2E" w:rsidRDefault="00085C2E" w:rsidP="00085C2E">
            <w:pPr>
              <w:spacing w:line="276" w:lineRule="auto"/>
              <w:jc w:val="left"/>
              <w:rPr>
                <w:ins w:id="2301" w:author="Savinskaya Yulia" w:date="2021-03-09T17:52:00Z"/>
                <w:rFonts w:ascii="Arial" w:hAnsi="Arial" w:cs="Arial"/>
                <w:color w:val="000000" w:themeColor="text1"/>
                <w:sz w:val="20"/>
                <w:szCs w:val="20"/>
              </w:rPr>
            </w:pPr>
            <w:ins w:id="2302" w:author="Savinskaya Yulia" w:date="2021-03-09T17:54:00Z">
              <w:r>
                <w:rPr>
                  <w:rFonts w:ascii="Arial" w:hAnsi="Arial" w:cs="Arial"/>
                  <w:color w:val="000000" w:themeColor="text1"/>
                  <w:sz w:val="20"/>
                  <w:szCs w:val="20"/>
                </w:rPr>
                <w:t>Заполняется автоматически из ресурса ТС</w:t>
              </w:r>
            </w:ins>
          </w:p>
        </w:tc>
      </w:tr>
      <w:tr w:rsidR="00085C2E" w14:paraId="2E35383D" w14:textId="77777777" w:rsidTr="00AE12DE">
        <w:trPr>
          <w:cantSplit/>
          <w:ins w:id="2303" w:author="Savinskaya Yulia" w:date="2021-03-09T17:52: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C800BD" w14:textId="5283D548" w:rsidR="00085C2E" w:rsidRPr="00176C01" w:rsidRDefault="00085C2E" w:rsidP="00085C2E">
            <w:pPr>
              <w:spacing w:line="276" w:lineRule="auto"/>
              <w:jc w:val="left"/>
              <w:rPr>
                <w:ins w:id="2304" w:author="Savinskaya Yulia" w:date="2021-03-09T17:52:00Z"/>
                <w:rFonts w:ascii="Arial" w:hAnsi="Arial" w:cs="Arial"/>
                <w:color w:val="000000" w:themeColor="text1"/>
                <w:sz w:val="20"/>
                <w:szCs w:val="20"/>
              </w:rPr>
            </w:pPr>
            <w:ins w:id="2305" w:author="Savinskaya Yulia" w:date="2021-03-09T17:55:00Z">
              <w:r w:rsidRPr="00176C01">
                <w:rPr>
                  <w:rFonts w:ascii="Arial" w:hAnsi="Arial" w:cs="Arial"/>
                  <w:color w:val="000000" w:themeColor="text1"/>
                  <w:sz w:val="20"/>
                  <w:szCs w:val="20"/>
                  <w:rPrChange w:id="2306" w:author="Savinskaya Yulia" w:date="2021-03-09T18:08:00Z">
                    <w:rPr>
                      <w:rFonts w:eastAsiaTheme="minorHAnsi"/>
                      <w:szCs w:val="24"/>
                    </w:rPr>
                  </w:rPrChange>
                </w:rPr>
                <w:t>Страна/номер регистрации</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EE2FE8" w14:textId="77777777" w:rsidR="00085C2E" w:rsidRDefault="00085C2E" w:rsidP="00085C2E">
            <w:pPr>
              <w:spacing w:line="276" w:lineRule="auto"/>
              <w:jc w:val="left"/>
              <w:rPr>
                <w:ins w:id="2307" w:author="Savinskaya Yulia" w:date="2021-03-09T17:56:00Z"/>
                <w:rFonts w:ascii="Arial" w:hAnsi="Arial" w:cs="Arial"/>
                <w:color w:val="000000" w:themeColor="text1"/>
                <w:sz w:val="20"/>
                <w:szCs w:val="20"/>
              </w:rPr>
            </w:pPr>
            <w:ins w:id="2308" w:author="Savinskaya Yulia" w:date="2021-03-09T17:56:00Z">
              <w:r>
                <w:rPr>
                  <w:rFonts w:ascii="Arial" w:hAnsi="Arial" w:cs="Arial"/>
                  <w:color w:val="000000" w:themeColor="text1"/>
                  <w:sz w:val="20"/>
                  <w:szCs w:val="20"/>
                </w:rPr>
                <w:t>Регистрационный номер ресурса ТС</w:t>
              </w:r>
            </w:ins>
          </w:p>
          <w:p w14:paraId="61D11C3D" w14:textId="2BD097D3" w:rsidR="00085C2E" w:rsidRDefault="00085C2E" w:rsidP="00085C2E">
            <w:pPr>
              <w:spacing w:line="276" w:lineRule="auto"/>
              <w:jc w:val="left"/>
              <w:rPr>
                <w:ins w:id="2309" w:author="Savinskaya Yulia" w:date="2021-03-09T17:52:00Z"/>
                <w:rFonts w:ascii="Arial" w:hAnsi="Arial" w:cs="Arial"/>
                <w:color w:val="000000" w:themeColor="text1"/>
                <w:sz w:val="20"/>
                <w:szCs w:val="20"/>
              </w:rPr>
            </w:pPr>
            <w:ins w:id="2310" w:author="Savinskaya Yulia" w:date="2021-03-09T17:56:00Z">
              <w:r>
                <w:rPr>
                  <w:rFonts w:ascii="Arial" w:hAnsi="Arial" w:cs="Arial"/>
                  <w:color w:val="000000" w:themeColor="text1"/>
                  <w:sz w:val="20"/>
                  <w:szCs w:val="20"/>
                </w:rPr>
                <w:t>Заполняется автоматически из ресурса ТС</w:t>
              </w:r>
            </w:ins>
          </w:p>
        </w:tc>
      </w:tr>
      <w:tr w:rsidR="00085C2E" w14:paraId="044F5D7A" w14:textId="77777777" w:rsidTr="00AE12DE">
        <w:trPr>
          <w:cantSplit/>
          <w:ins w:id="2311" w:author="Savinskaya Yulia" w:date="2021-03-09T17:57: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002B63" w14:textId="01731728" w:rsidR="00085C2E" w:rsidRPr="00176C01" w:rsidRDefault="00085C2E">
            <w:pPr>
              <w:spacing w:line="276" w:lineRule="auto"/>
              <w:jc w:val="left"/>
              <w:rPr>
                <w:ins w:id="2312" w:author="Savinskaya Yulia" w:date="2021-03-09T17:57:00Z"/>
                <w:rFonts w:ascii="Arial" w:hAnsi="Arial" w:cs="Arial"/>
                <w:color w:val="000000" w:themeColor="text1"/>
                <w:sz w:val="20"/>
                <w:szCs w:val="20"/>
                <w:rPrChange w:id="2313" w:author="Savinskaya Yulia" w:date="2021-03-09T18:08:00Z">
                  <w:rPr>
                    <w:ins w:id="2314" w:author="Savinskaya Yulia" w:date="2021-03-09T17:57:00Z"/>
                    <w:rFonts w:eastAsiaTheme="minorHAnsi"/>
                    <w:szCs w:val="24"/>
                  </w:rPr>
                </w:rPrChange>
              </w:rPr>
              <w:pPrChange w:id="2315" w:author="Savinskaya Yulia" w:date="2021-03-09T18:08:00Z">
                <w:pPr>
                  <w:autoSpaceDE w:val="0"/>
                  <w:autoSpaceDN w:val="0"/>
                  <w:adjustRightInd w:val="0"/>
                  <w:jc w:val="left"/>
                </w:pPr>
              </w:pPrChange>
            </w:pPr>
            <w:ins w:id="2316" w:author="Savinskaya Yulia" w:date="2021-03-09T17:57:00Z">
              <w:r w:rsidRPr="00176C01">
                <w:rPr>
                  <w:rFonts w:ascii="Arial" w:hAnsi="Arial" w:cs="Arial"/>
                  <w:color w:val="000000" w:themeColor="text1"/>
                  <w:sz w:val="20"/>
                  <w:szCs w:val="20"/>
                  <w:rPrChange w:id="2317" w:author="Savinskaya Yulia" w:date="2021-03-09T18:08:00Z">
                    <w:rPr>
                      <w:rFonts w:eastAsiaTheme="minorHAnsi"/>
                      <w:szCs w:val="24"/>
                    </w:rPr>
                  </w:rPrChange>
                </w:rPr>
                <w:t>Номер контроллера</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4A0C88" w14:textId="25A07786" w:rsidR="00085C2E" w:rsidRPr="00176C01" w:rsidRDefault="00085C2E">
            <w:pPr>
              <w:spacing w:line="276" w:lineRule="auto"/>
              <w:jc w:val="left"/>
              <w:rPr>
                <w:ins w:id="2318" w:author="Savinskaya Yulia" w:date="2021-03-09T17:57:00Z"/>
                <w:rFonts w:ascii="Arial" w:hAnsi="Arial" w:cs="Arial"/>
                <w:color w:val="000000" w:themeColor="text1"/>
                <w:sz w:val="20"/>
                <w:szCs w:val="20"/>
                <w:rPrChange w:id="2319" w:author="Savinskaya Yulia" w:date="2021-03-09T18:08:00Z">
                  <w:rPr>
                    <w:ins w:id="2320" w:author="Savinskaya Yulia" w:date="2021-03-09T17:57:00Z"/>
                    <w:rFonts w:eastAsiaTheme="minorHAnsi"/>
                    <w:szCs w:val="24"/>
                  </w:rPr>
                </w:rPrChange>
              </w:rPr>
              <w:pPrChange w:id="2321" w:author="Savinskaya Yulia" w:date="2021-03-09T18:08:00Z">
                <w:pPr>
                  <w:autoSpaceDE w:val="0"/>
                  <w:autoSpaceDN w:val="0"/>
                  <w:adjustRightInd w:val="0"/>
                  <w:jc w:val="left"/>
                </w:pPr>
              </w:pPrChange>
            </w:pPr>
            <w:ins w:id="2322" w:author="Savinskaya Yulia" w:date="2021-03-09T17:57:00Z">
              <w:r w:rsidRPr="00176C01">
                <w:rPr>
                  <w:rFonts w:ascii="Arial" w:hAnsi="Arial" w:cs="Arial"/>
                  <w:color w:val="000000" w:themeColor="text1"/>
                  <w:sz w:val="20"/>
                  <w:szCs w:val="20"/>
                  <w:rPrChange w:id="2323" w:author="Savinskaya Yulia" w:date="2021-03-09T18:08:00Z">
                    <w:rPr>
                      <w:rFonts w:eastAsiaTheme="minorHAnsi"/>
                      <w:szCs w:val="24"/>
                    </w:rPr>
                  </w:rPrChange>
                </w:rPr>
                <w:t>Номер контроллера Автограф</w:t>
              </w:r>
            </w:ins>
          </w:p>
          <w:p w14:paraId="358D2EF6" w14:textId="57F941A7" w:rsidR="00085C2E" w:rsidRDefault="00085C2E" w:rsidP="00085C2E">
            <w:pPr>
              <w:spacing w:line="276" w:lineRule="auto"/>
              <w:jc w:val="left"/>
              <w:rPr>
                <w:ins w:id="2324" w:author="Savinskaya Yulia" w:date="2021-03-09T17:57:00Z"/>
                <w:rFonts w:ascii="Arial" w:hAnsi="Arial" w:cs="Arial"/>
                <w:color w:val="000000" w:themeColor="text1"/>
                <w:sz w:val="20"/>
                <w:szCs w:val="20"/>
              </w:rPr>
            </w:pPr>
            <w:ins w:id="2325" w:author="Savinskaya Yulia" w:date="2021-03-09T17:57:00Z">
              <w:r>
                <w:rPr>
                  <w:rFonts w:ascii="Arial" w:hAnsi="Arial" w:cs="Arial"/>
                  <w:color w:val="000000" w:themeColor="text1"/>
                  <w:sz w:val="20"/>
                  <w:szCs w:val="20"/>
                </w:rPr>
                <w:t>Заполняется автоматически из ресурса ТС</w:t>
              </w:r>
            </w:ins>
          </w:p>
        </w:tc>
      </w:tr>
      <w:tr w:rsidR="00085C2E" w14:paraId="53CA3D65" w14:textId="77777777" w:rsidTr="00AE12DE">
        <w:trPr>
          <w:cantSplit/>
          <w:ins w:id="2326" w:author="Savinskaya Yulia" w:date="2021-03-09T17:57: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CDD0FA" w14:textId="77FC0C8B" w:rsidR="00085C2E" w:rsidRPr="00176C01" w:rsidRDefault="00085C2E">
            <w:pPr>
              <w:spacing w:line="276" w:lineRule="auto"/>
              <w:jc w:val="left"/>
              <w:rPr>
                <w:ins w:id="2327" w:author="Savinskaya Yulia" w:date="2021-03-09T17:57:00Z"/>
                <w:rFonts w:ascii="Arial" w:hAnsi="Arial" w:cs="Arial"/>
                <w:color w:val="000000" w:themeColor="text1"/>
                <w:sz w:val="20"/>
                <w:szCs w:val="20"/>
                <w:rPrChange w:id="2328" w:author="Savinskaya Yulia" w:date="2021-03-09T18:08:00Z">
                  <w:rPr>
                    <w:ins w:id="2329" w:author="Savinskaya Yulia" w:date="2021-03-09T17:57:00Z"/>
                    <w:rFonts w:eastAsiaTheme="minorHAnsi"/>
                    <w:szCs w:val="24"/>
                  </w:rPr>
                </w:rPrChange>
              </w:rPr>
              <w:pPrChange w:id="2330" w:author="Savinskaya Yulia" w:date="2021-03-09T18:08:00Z">
                <w:pPr>
                  <w:autoSpaceDE w:val="0"/>
                  <w:autoSpaceDN w:val="0"/>
                  <w:adjustRightInd w:val="0"/>
                  <w:jc w:val="left"/>
                </w:pPr>
              </w:pPrChange>
            </w:pPr>
            <w:ins w:id="2331" w:author="Savinskaya Yulia" w:date="2021-03-09T17:57:00Z">
              <w:r w:rsidRPr="00176C01">
                <w:rPr>
                  <w:rFonts w:ascii="Arial" w:hAnsi="Arial" w:cs="Arial"/>
                  <w:color w:val="000000" w:themeColor="text1"/>
                  <w:sz w:val="20"/>
                  <w:szCs w:val="20"/>
                  <w:rPrChange w:id="2332" w:author="Savinskaya Yulia" w:date="2021-03-09T18:08:00Z">
                    <w:rPr>
                      <w:rFonts w:eastAsiaTheme="minorHAnsi"/>
                      <w:szCs w:val="24"/>
                    </w:rPr>
                  </w:rPrChange>
                </w:rPr>
                <w:t>Наличие датчика топлива</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299F38" w14:textId="1B80B438" w:rsidR="00085C2E" w:rsidRPr="00176C01" w:rsidRDefault="00085C2E">
            <w:pPr>
              <w:spacing w:line="276" w:lineRule="auto"/>
              <w:rPr>
                <w:ins w:id="2333" w:author="Savinskaya Yulia" w:date="2021-03-09T17:57:00Z"/>
                <w:rFonts w:ascii="Arial" w:hAnsi="Arial" w:cs="Arial"/>
                <w:color w:val="000000" w:themeColor="text1"/>
                <w:sz w:val="20"/>
                <w:szCs w:val="20"/>
                <w:rPrChange w:id="2334" w:author="Savinskaya Yulia" w:date="2021-03-09T18:08:00Z">
                  <w:rPr>
                    <w:ins w:id="2335" w:author="Savinskaya Yulia" w:date="2021-03-09T17:57:00Z"/>
                    <w:rFonts w:eastAsiaTheme="minorHAnsi"/>
                    <w:szCs w:val="24"/>
                  </w:rPr>
                </w:rPrChange>
              </w:rPr>
              <w:pPrChange w:id="2336" w:author="Savinskaya Yulia" w:date="2021-03-09T18:08:00Z">
                <w:pPr/>
              </w:pPrChange>
            </w:pPr>
            <w:ins w:id="2337" w:author="Savinskaya Yulia" w:date="2021-03-09T17:57:00Z">
              <w:r w:rsidRPr="00176C01">
                <w:rPr>
                  <w:rFonts w:ascii="Arial" w:hAnsi="Arial" w:cs="Arial"/>
                  <w:color w:val="000000" w:themeColor="text1"/>
                  <w:sz w:val="20"/>
                  <w:szCs w:val="20"/>
                  <w:rPrChange w:id="2338" w:author="Savinskaya Yulia" w:date="2021-03-09T18:08:00Z">
                    <w:rPr>
                      <w:rFonts w:eastAsiaTheme="minorHAnsi"/>
                      <w:szCs w:val="24"/>
                    </w:rPr>
                  </w:rPrChange>
                </w:rPr>
                <w:t>Признак наличия датчика топлива</w:t>
              </w:r>
            </w:ins>
          </w:p>
          <w:p w14:paraId="71D6AD7B" w14:textId="7CEA54DE" w:rsidR="00085C2E" w:rsidRPr="00176C01" w:rsidRDefault="00085C2E">
            <w:pPr>
              <w:spacing w:line="276" w:lineRule="auto"/>
              <w:jc w:val="left"/>
              <w:rPr>
                <w:ins w:id="2339" w:author="Savinskaya Yulia" w:date="2021-03-09T17:57:00Z"/>
                <w:rFonts w:ascii="Arial" w:hAnsi="Arial" w:cs="Arial"/>
                <w:color w:val="000000" w:themeColor="text1"/>
                <w:sz w:val="20"/>
                <w:szCs w:val="20"/>
                <w:rPrChange w:id="2340" w:author="Savinskaya Yulia" w:date="2021-03-09T18:08:00Z">
                  <w:rPr>
                    <w:ins w:id="2341" w:author="Savinskaya Yulia" w:date="2021-03-09T17:57:00Z"/>
                    <w:rFonts w:eastAsiaTheme="minorHAnsi"/>
                    <w:szCs w:val="24"/>
                  </w:rPr>
                </w:rPrChange>
              </w:rPr>
              <w:pPrChange w:id="2342" w:author="Savinskaya Yulia" w:date="2021-03-09T18:08:00Z">
                <w:pPr>
                  <w:autoSpaceDE w:val="0"/>
                  <w:autoSpaceDN w:val="0"/>
                  <w:adjustRightInd w:val="0"/>
                  <w:jc w:val="left"/>
                </w:pPr>
              </w:pPrChange>
            </w:pPr>
            <w:ins w:id="2343" w:author="Savinskaya Yulia" w:date="2021-03-09T17:57:00Z">
              <w:r>
                <w:rPr>
                  <w:rFonts w:ascii="Arial" w:hAnsi="Arial" w:cs="Arial"/>
                  <w:color w:val="000000" w:themeColor="text1"/>
                  <w:sz w:val="20"/>
                  <w:szCs w:val="20"/>
                </w:rPr>
                <w:t>Заполняется автоматически из ресурса ТС</w:t>
              </w:r>
            </w:ins>
          </w:p>
        </w:tc>
      </w:tr>
      <w:tr w:rsidR="00085C2E" w14:paraId="38BBC709" w14:textId="77777777" w:rsidTr="00AE12DE">
        <w:trPr>
          <w:cantSplit/>
          <w:ins w:id="2344" w:author="Savinskaya Yulia" w:date="2021-03-09T17:57: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D8C010" w14:textId="38CE64A5" w:rsidR="00085C2E" w:rsidRPr="00176C01" w:rsidRDefault="00085C2E">
            <w:pPr>
              <w:spacing w:line="276" w:lineRule="auto"/>
              <w:jc w:val="left"/>
              <w:rPr>
                <w:ins w:id="2345" w:author="Savinskaya Yulia" w:date="2021-03-09T17:57:00Z"/>
                <w:rFonts w:ascii="Arial" w:hAnsi="Arial" w:cs="Arial"/>
                <w:color w:val="000000" w:themeColor="text1"/>
                <w:sz w:val="20"/>
                <w:szCs w:val="20"/>
                <w:rPrChange w:id="2346" w:author="Savinskaya Yulia" w:date="2021-03-09T18:08:00Z">
                  <w:rPr>
                    <w:ins w:id="2347" w:author="Savinskaya Yulia" w:date="2021-03-09T17:57:00Z"/>
                    <w:rFonts w:eastAsiaTheme="minorHAnsi"/>
                    <w:szCs w:val="24"/>
                  </w:rPr>
                </w:rPrChange>
              </w:rPr>
              <w:pPrChange w:id="2348" w:author="Savinskaya Yulia" w:date="2021-03-09T18:08:00Z">
                <w:pPr>
                  <w:autoSpaceDE w:val="0"/>
                  <w:autoSpaceDN w:val="0"/>
                  <w:adjustRightInd w:val="0"/>
                  <w:jc w:val="left"/>
                </w:pPr>
              </w:pPrChange>
            </w:pPr>
            <w:ins w:id="2349" w:author="Savinskaya Yulia" w:date="2021-03-09T17:57:00Z">
              <w:r w:rsidRPr="00176C01">
                <w:rPr>
                  <w:rFonts w:ascii="Arial" w:hAnsi="Arial" w:cs="Arial"/>
                  <w:color w:val="000000" w:themeColor="text1"/>
                  <w:sz w:val="20"/>
                  <w:szCs w:val="20"/>
                  <w:rPrChange w:id="2350" w:author="Savinskaya Yulia" w:date="2021-03-09T18:08:00Z">
                    <w:rPr>
                      <w:rFonts w:eastAsiaTheme="minorHAnsi"/>
                      <w:szCs w:val="24"/>
                    </w:rPr>
                  </w:rPrChange>
                </w:rPr>
                <w:t>Плановые дата/время отправления</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BF9438" w14:textId="77777777" w:rsidR="00085C2E" w:rsidRPr="00176C01" w:rsidRDefault="00085C2E">
            <w:pPr>
              <w:spacing w:line="276" w:lineRule="auto"/>
              <w:jc w:val="left"/>
              <w:rPr>
                <w:ins w:id="2351" w:author="Savinskaya Yulia" w:date="2021-03-09T17:57:00Z"/>
                <w:rFonts w:ascii="Arial" w:hAnsi="Arial" w:cs="Arial"/>
                <w:color w:val="000000" w:themeColor="text1"/>
                <w:sz w:val="20"/>
                <w:szCs w:val="20"/>
                <w:rPrChange w:id="2352" w:author="Savinskaya Yulia" w:date="2021-03-09T18:08:00Z">
                  <w:rPr>
                    <w:ins w:id="2353" w:author="Savinskaya Yulia" w:date="2021-03-09T17:57:00Z"/>
                    <w:rFonts w:eastAsiaTheme="minorHAnsi"/>
                    <w:szCs w:val="24"/>
                  </w:rPr>
                </w:rPrChange>
              </w:rPr>
              <w:pPrChange w:id="2354" w:author="Savinskaya Yulia" w:date="2021-03-09T18:08:00Z">
                <w:pPr>
                  <w:autoSpaceDE w:val="0"/>
                  <w:autoSpaceDN w:val="0"/>
                  <w:adjustRightInd w:val="0"/>
                  <w:jc w:val="left"/>
                </w:pPr>
              </w:pPrChange>
            </w:pPr>
            <w:ins w:id="2355" w:author="Savinskaya Yulia" w:date="2021-03-09T17:57:00Z">
              <w:r w:rsidRPr="00176C01">
                <w:rPr>
                  <w:rFonts w:ascii="Arial" w:hAnsi="Arial" w:cs="Arial"/>
                  <w:color w:val="000000" w:themeColor="text1"/>
                  <w:sz w:val="20"/>
                  <w:szCs w:val="20"/>
                  <w:rPrChange w:id="2356" w:author="Savinskaya Yulia" w:date="2021-03-09T18:08:00Z">
                    <w:rPr>
                      <w:rFonts w:eastAsiaTheme="minorHAnsi"/>
                      <w:szCs w:val="24"/>
                    </w:rPr>
                  </w:rPrChange>
                </w:rPr>
                <w:t>Плановые дата/время отправления</w:t>
              </w:r>
            </w:ins>
          </w:p>
          <w:p w14:paraId="3A4D0B6A" w14:textId="01E185F5" w:rsidR="00085C2E" w:rsidRPr="00176C01" w:rsidRDefault="00085C2E">
            <w:pPr>
              <w:spacing w:line="276" w:lineRule="auto"/>
              <w:rPr>
                <w:ins w:id="2357" w:author="Savinskaya Yulia" w:date="2021-03-09T17:57:00Z"/>
                <w:rFonts w:ascii="Arial" w:hAnsi="Arial" w:cs="Arial"/>
                <w:color w:val="000000" w:themeColor="text1"/>
                <w:sz w:val="20"/>
                <w:szCs w:val="20"/>
                <w:rPrChange w:id="2358" w:author="Savinskaya Yulia" w:date="2021-03-09T18:08:00Z">
                  <w:rPr>
                    <w:ins w:id="2359" w:author="Savinskaya Yulia" w:date="2021-03-09T17:57:00Z"/>
                    <w:rFonts w:eastAsiaTheme="minorHAnsi"/>
                    <w:szCs w:val="24"/>
                  </w:rPr>
                </w:rPrChange>
              </w:rPr>
              <w:pPrChange w:id="2360" w:author="Savinskaya Yulia" w:date="2021-03-09T18:08:00Z">
                <w:pPr/>
              </w:pPrChange>
            </w:pPr>
            <w:ins w:id="2361" w:author="Savinskaya Yulia" w:date="2021-03-09T17:57:00Z">
              <w:r>
                <w:rPr>
                  <w:rFonts w:ascii="Arial" w:hAnsi="Arial" w:cs="Arial"/>
                  <w:color w:val="000000" w:themeColor="text1"/>
                  <w:sz w:val="20"/>
                  <w:szCs w:val="20"/>
                </w:rPr>
                <w:t>Заполняется автоматически на основании этапов транспортировки</w:t>
              </w:r>
            </w:ins>
          </w:p>
        </w:tc>
      </w:tr>
      <w:tr w:rsidR="00085C2E" w14:paraId="14F55A71" w14:textId="77777777" w:rsidTr="00AE12DE">
        <w:trPr>
          <w:cantSplit/>
          <w:ins w:id="2362" w:author="Savinskaya Yulia" w:date="2021-03-09T17:57: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E7B4AB" w14:textId="52894E69" w:rsidR="00085C2E" w:rsidRPr="00176C01" w:rsidRDefault="00085C2E">
            <w:pPr>
              <w:spacing w:line="276" w:lineRule="auto"/>
              <w:jc w:val="left"/>
              <w:rPr>
                <w:ins w:id="2363" w:author="Savinskaya Yulia" w:date="2021-03-09T17:57:00Z"/>
                <w:rFonts w:ascii="Arial" w:hAnsi="Arial" w:cs="Arial"/>
                <w:color w:val="000000" w:themeColor="text1"/>
                <w:sz w:val="20"/>
                <w:szCs w:val="20"/>
                <w:rPrChange w:id="2364" w:author="Savinskaya Yulia" w:date="2021-03-09T18:08:00Z">
                  <w:rPr>
                    <w:ins w:id="2365" w:author="Savinskaya Yulia" w:date="2021-03-09T17:57:00Z"/>
                    <w:rFonts w:eastAsiaTheme="minorHAnsi"/>
                    <w:szCs w:val="24"/>
                  </w:rPr>
                </w:rPrChange>
              </w:rPr>
              <w:pPrChange w:id="2366" w:author="Savinskaya Yulia" w:date="2021-03-09T18:08:00Z">
                <w:pPr>
                  <w:autoSpaceDE w:val="0"/>
                  <w:autoSpaceDN w:val="0"/>
                  <w:adjustRightInd w:val="0"/>
                  <w:jc w:val="left"/>
                </w:pPr>
              </w:pPrChange>
            </w:pPr>
            <w:ins w:id="2367" w:author="Savinskaya Yulia" w:date="2021-03-09T17:58:00Z">
              <w:r w:rsidRPr="00176C01">
                <w:rPr>
                  <w:rFonts w:ascii="Arial" w:hAnsi="Arial" w:cs="Arial"/>
                  <w:color w:val="000000" w:themeColor="text1"/>
                  <w:sz w:val="20"/>
                  <w:szCs w:val="20"/>
                  <w:rPrChange w:id="2368" w:author="Savinskaya Yulia" w:date="2021-03-09T18:08:00Z">
                    <w:rPr>
                      <w:rFonts w:eastAsiaTheme="minorHAnsi"/>
                      <w:szCs w:val="24"/>
                    </w:rPr>
                  </w:rPrChange>
                </w:rPr>
                <w:t>Фактические дата/время отправления</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32958F" w14:textId="77777777" w:rsidR="00085C2E" w:rsidRPr="00176C01" w:rsidRDefault="00085C2E">
            <w:pPr>
              <w:spacing w:line="276" w:lineRule="auto"/>
              <w:jc w:val="left"/>
              <w:rPr>
                <w:ins w:id="2369" w:author="Savinskaya Yulia" w:date="2021-03-09T17:58:00Z"/>
                <w:rFonts w:ascii="Arial" w:hAnsi="Arial" w:cs="Arial"/>
                <w:color w:val="000000" w:themeColor="text1"/>
                <w:sz w:val="20"/>
                <w:szCs w:val="20"/>
                <w:rPrChange w:id="2370" w:author="Savinskaya Yulia" w:date="2021-03-09T18:08:00Z">
                  <w:rPr>
                    <w:ins w:id="2371" w:author="Savinskaya Yulia" w:date="2021-03-09T17:58:00Z"/>
                    <w:rFonts w:eastAsiaTheme="minorHAnsi"/>
                    <w:szCs w:val="24"/>
                  </w:rPr>
                </w:rPrChange>
              </w:rPr>
              <w:pPrChange w:id="2372" w:author="Savinskaya Yulia" w:date="2021-03-09T18:08:00Z">
                <w:pPr>
                  <w:autoSpaceDE w:val="0"/>
                  <w:autoSpaceDN w:val="0"/>
                  <w:adjustRightInd w:val="0"/>
                  <w:jc w:val="left"/>
                </w:pPr>
              </w:pPrChange>
            </w:pPr>
            <w:ins w:id="2373" w:author="Savinskaya Yulia" w:date="2021-03-09T17:58:00Z">
              <w:r w:rsidRPr="00176C01">
                <w:rPr>
                  <w:rFonts w:ascii="Arial" w:hAnsi="Arial" w:cs="Arial"/>
                  <w:color w:val="000000" w:themeColor="text1"/>
                  <w:sz w:val="20"/>
                  <w:szCs w:val="20"/>
                  <w:rPrChange w:id="2374" w:author="Savinskaya Yulia" w:date="2021-03-09T18:08:00Z">
                    <w:rPr>
                      <w:rFonts w:eastAsiaTheme="minorHAnsi"/>
                      <w:szCs w:val="24"/>
                    </w:rPr>
                  </w:rPrChange>
                </w:rPr>
                <w:t>Фактические дата/время отправления</w:t>
              </w:r>
            </w:ins>
          </w:p>
          <w:p w14:paraId="0C0ACA08" w14:textId="5F756D21" w:rsidR="00085C2E" w:rsidRPr="00176C01" w:rsidRDefault="00085C2E">
            <w:pPr>
              <w:spacing w:line="276" w:lineRule="auto"/>
              <w:rPr>
                <w:ins w:id="2375" w:author="Savinskaya Yulia" w:date="2021-03-09T17:57:00Z"/>
                <w:rFonts w:ascii="Arial" w:hAnsi="Arial" w:cs="Arial"/>
                <w:color w:val="000000" w:themeColor="text1"/>
                <w:sz w:val="20"/>
                <w:szCs w:val="20"/>
                <w:rPrChange w:id="2376" w:author="Savinskaya Yulia" w:date="2021-03-09T18:08:00Z">
                  <w:rPr>
                    <w:ins w:id="2377" w:author="Savinskaya Yulia" w:date="2021-03-09T17:57:00Z"/>
                    <w:rFonts w:eastAsiaTheme="minorHAnsi"/>
                    <w:szCs w:val="24"/>
                  </w:rPr>
                </w:rPrChange>
              </w:rPr>
              <w:pPrChange w:id="2378" w:author="Savinskaya Yulia" w:date="2021-03-09T18:08:00Z">
                <w:pPr/>
              </w:pPrChange>
            </w:pPr>
            <w:ins w:id="2379" w:author="Savinskaya Yulia" w:date="2021-03-09T17:58:00Z">
              <w:r>
                <w:rPr>
                  <w:rFonts w:ascii="Arial" w:hAnsi="Arial" w:cs="Arial"/>
                  <w:color w:val="000000" w:themeColor="text1"/>
                  <w:sz w:val="20"/>
                  <w:szCs w:val="20"/>
                </w:rPr>
                <w:t>Заполняется автоматически на основании этапов транспортировки</w:t>
              </w:r>
            </w:ins>
          </w:p>
        </w:tc>
      </w:tr>
      <w:tr w:rsidR="00085C2E" w14:paraId="33D517E3" w14:textId="77777777" w:rsidTr="00AE12DE">
        <w:trPr>
          <w:cantSplit/>
          <w:ins w:id="2380" w:author="Savinskaya Yulia" w:date="2021-03-09T17:57: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443316" w14:textId="66046B7B" w:rsidR="00085C2E" w:rsidRPr="00176C01" w:rsidRDefault="00085C2E">
            <w:pPr>
              <w:spacing w:line="276" w:lineRule="auto"/>
              <w:jc w:val="left"/>
              <w:rPr>
                <w:ins w:id="2381" w:author="Savinskaya Yulia" w:date="2021-03-09T17:57:00Z"/>
                <w:rFonts w:ascii="Arial" w:hAnsi="Arial" w:cs="Arial"/>
                <w:color w:val="000000" w:themeColor="text1"/>
                <w:sz w:val="20"/>
                <w:szCs w:val="20"/>
                <w:rPrChange w:id="2382" w:author="Savinskaya Yulia" w:date="2021-03-09T18:08:00Z">
                  <w:rPr>
                    <w:ins w:id="2383" w:author="Savinskaya Yulia" w:date="2021-03-09T17:57:00Z"/>
                    <w:rFonts w:eastAsiaTheme="minorHAnsi"/>
                    <w:szCs w:val="24"/>
                  </w:rPr>
                </w:rPrChange>
              </w:rPr>
              <w:pPrChange w:id="2384" w:author="Savinskaya Yulia" w:date="2021-03-09T18:08:00Z">
                <w:pPr>
                  <w:autoSpaceDE w:val="0"/>
                  <w:autoSpaceDN w:val="0"/>
                  <w:adjustRightInd w:val="0"/>
                  <w:jc w:val="left"/>
                </w:pPr>
              </w:pPrChange>
            </w:pPr>
            <w:ins w:id="2385" w:author="Savinskaya Yulia" w:date="2021-03-09T17:58:00Z">
              <w:r w:rsidRPr="00176C01">
                <w:rPr>
                  <w:rFonts w:ascii="Arial" w:hAnsi="Arial" w:cs="Arial"/>
                  <w:color w:val="000000" w:themeColor="text1"/>
                  <w:sz w:val="20"/>
                  <w:szCs w:val="20"/>
                  <w:rPrChange w:id="2386" w:author="Savinskaya Yulia" w:date="2021-03-09T18:08:00Z">
                    <w:rPr>
                      <w:rFonts w:eastAsiaTheme="minorHAnsi"/>
                      <w:szCs w:val="24"/>
                    </w:rPr>
                  </w:rPrChange>
                </w:rPr>
                <w:t>Плановые дата/время прибытия</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49E506" w14:textId="77777777" w:rsidR="00085C2E" w:rsidRPr="00176C01" w:rsidRDefault="00085C2E">
            <w:pPr>
              <w:spacing w:line="276" w:lineRule="auto"/>
              <w:jc w:val="left"/>
              <w:rPr>
                <w:ins w:id="2387" w:author="Savinskaya Yulia" w:date="2021-03-09T17:58:00Z"/>
                <w:rFonts w:ascii="Arial" w:hAnsi="Arial" w:cs="Arial"/>
                <w:color w:val="000000" w:themeColor="text1"/>
                <w:sz w:val="20"/>
                <w:szCs w:val="20"/>
                <w:rPrChange w:id="2388" w:author="Savinskaya Yulia" w:date="2021-03-09T18:08:00Z">
                  <w:rPr>
                    <w:ins w:id="2389" w:author="Savinskaya Yulia" w:date="2021-03-09T17:58:00Z"/>
                    <w:rFonts w:eastAsiaTheme="minorHAnsi"/>
                    <w:szCs w:val="24"/>
                  </w:rPr>
                </w:rPrChange>
              </w:rPr>
              <w:pPrChange w:id="2390" w:author="Savinskaya Yulia" w:date="2021-03-09T18:08:00Z">
                <w:pPr>
                  <w:autoSpaceDE w:val="0"/>
                  <w:autoSpaceDN w:val="0"/>
                  <w:adjustRightInd w:val="0"/>
                  <w:jc w:val="left"/>
                </w:pPr>
              </w:pPrChange>
            </w:pPr>
            <w:ins w:id="2391" w:author="Savinskaya Yulia" w:date="2021-03-09T17:58:00Z">
              <w:r w:rsidRPr="00176C01">
                <w:rPr>
                  <w:rFonts w:ascii="Arial" w:hAnsi="Arial" w:cs="Arial"/>
                  <w:color w:val="000000" w:themeColor="text1"/>
                  <w:sz w:val="20"/>
                  <w:szCs w:val="20"/>
                  <w:rPrChange w:id="2392" w:author="Savinskaya Yulia" w:date="2021-03-09T18:08:00Z">
                    <w:rPr>
                      <w:rFonts w:eastAsiaTheme="minorHAnsi"/>
                      <w:szCs w:val="24"/>
                    </w:rPr>
                  </w:rPrChange>
                </w:rPr>
                <w:t>Плановые дата/время прибытия</w:t>
              </w:r>
            </w:ins>
          </w:p>
          <w:p w14:paraId="7D68AD81" w14:textId="7931BCB4" w:rsidR="00085C2E" w:rsidRPr="00176C01" w:rsidRDefault="00085C2E">
            <w:pPr>
              <w:spacing w:line="276" w:lineRule="auto"/>
              <w:rPr>
                <w:ins w:id="2393" w:author="Savinskaya Yulia" w:date="2021-03-09T17:57:00Z"/>
                <w:rFonts w:ascii="Arial" w:hAnsi="Arial" w:cs="Arial"/>
                <w:color w:val="000000" w:themeColor="text1"/>
                <w:sz w:val="20"/>
                <w:szCs w:val="20"/>
                <w:rPrChange w:id="2394" w:author="Savinskaya Yulia" w:date="2021-03-09T18:08:00Z">
                  <w:rPr>
                    <w:ins w:id="2395" w:author="Savinskaya Yulia" w:date="2021-03-09T17:57:00Z"/>
                    <w:rFonts w:eastAsiaTheme="minorHAnsi"/>
                    <w:szCs w:val="24"/>
                  </w:rPr>
                </w:rPrChange>
              </w:rPr>
              <w:pPrChange w:id="2396" w:author="Savinskaya Yulia" w:date="2021-03-09T18:08:00Z">
                <w:pPr/>
              </w:pPrChange>
            </w:pPr>
            <w:ins w:id="2397" w:author="Savinskaya Yulia" w:date="2021-03-09T17:58:00Z">
              <w:r>
                <w:rPr>
                  <w:rFonts w:ascii="Arial" w:hAnsi="Arial" w:cs="Arial"/>
                  <w:color w:val="000000" w:themeColor="text1"/>
                  <w:sz w:val="20"/>
                  <w:szCs w:val="20"/>
                </w:rPr>
                <w:t>Заполняется автоматически на основании этапов транспортировки</w:t>
              </w:r>
            </w:ins>
          </w:p>
        </w:tc>
      </w:tr>
      <w:tr w:rsidR="00085C2E" w14:paraId="33F3AD5C" w14:textId="77777777" w:rsidTr="00AE12DE">
        <w:trPr>
          <w:cantSplit/>
          <w:ins w:id="2398" w:author="Savinskaya Yulia" w:date="2021-03-09T17:57: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414ED9" w14:textId="42EFEB3B" w:rsidR="00085C2E" w:rsidRPr="00176C01" w:rsidRDefault="00085C2E">
            <w:pPr>
              <w:spacing w:line="276" w:lineRule="auto"/>
              <w:jc w:val="left"/>
              <w:rPr>
                <w:ins w:id="2399" w:author="Savinskaya Yulia" w:date="2021-03-09T17:57:00Z"/>
                <w:rFonts w:ascii="Arial" w:hAnsi="Arial" w:cs="Arial"/>
                <w:color w:val="000000" w:themeColor="text1"/>
                <w:sz w:val="20"/>
                <w:szCs w:val="20"/>
                <w:rPrChange w:id="2400" w:author="Savinskaya Yulia" w:date="2021-03-09T18:08:00Z">
                  <w:rPr>
                    <w:ins w:id="2401" w:author="Savinskaya Yulia" w:date="2021-03-09T17:57:00Z"/>
                    <w:rFonts w:eastAsiaTheme="minorHAnsi"/>
                    <w:szCs w:val="24"/>
                  </w:rPr>
                </w:rPrChange>
              </w:rPr>
              <w:pPrChange w:id="2402" w:author="Savinskaya Yulia" w:date="2021-03-09T18:08:00Z">
                <w:pPr>
                  <w:autoSpaceDE w:val="0"/>
                  <w:autoSpaceDN w:val="0"/>
                  <w:adjustRightInd w:val="0"/>
                  <w:jc w:val="left"/>
                </w:pPr>
              </w:pPrChange>
            </w:pPr>
            <w:ins w:id="2403" w:author="Savinskaya Yulia" w:date="2021-03-09T17:58:00Z">
              <w:r w:rsidRPr="00176C01">
                <w:rPr>
                  <w:rFonts w:ascii="Arial" w:hAnsi="Arial" w:cs="Arial"/>
                  <w:color w:val="000000" w:themeColor="text1"/>
                  <w:sz w:val="20"/>
                  <w:szCs w:val="20"/>
                  <w:rPrChange w:id="2404" w:author="Savinskaya Yulia" w:date="2021-03-09T18:08:00Z">
                    <w:rPr>
                      <w:rFonts w:eastAsiaTheme="minorHAnsi"/>
                      <w:szCs w:val="24"/>
                    </w:rPr>
                  </w:rPrChange>
                </w:rPr>
                <w:t>Фактические дата/время прибытия</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4953DD" w14:textId="77777777" w:rsidR="00085C2E" w:rsidRPr="00176C01" w:rsidRDefault="00085C2E">
            <w:pPr>
              <w:spacing w:line="276" w:lineRule="auto"/>
              <w:jc w:val="left"/>
              <w:rPr>
                <w:ins w:id="2405" w:author="Savinskaya Yulia" w:date="2021-03-09T17:58:00Z"/>
                <w:rFonts w:ascii="Arial" w:hAnsi="Arial" w:cs="Arial"/>
                <w:color w:val="000000" w:themeColor="text1"/>
                <w:sz w:val="20"/>
                <w:szCs w:val="20"/>
                <w:rPrChange w:id="2406" w:author="Savinskaya Yulia" w:date="2021-03-09T18:08:00Z">
                  <w:rPr>
                    <w:ins w:id="2407" w:author="Savinskaya Yulia" w:date="2021-03-09T17:58:00Z"/>
                    <w:rFonts w:eastAsiaTheme="minorHAnsi"/>
                    <w:szCs w:val="24"/>
                  </w:rPr>
                </w:rPrChange>
              </w:rPr>
              <w:pPrChange w:id="2408" w:author="Savinskaya Yulia" w:date="2021-03-09T18:08:00Z">
                <w:pPr>
                  <w:autoSpaceDE w:val="0"/>
                  <w:autoSpaceDN w:val="0"/>
                  <w:adjustRightInd w:val="0"/>
                  <w:jc w:val="left"/>
                </w:pPr>
              </w:pPrChange>
            </w:pPr>
            <w:ins w:id="2409" w:author="Savinskaya Yulia" w:date="2021-03-09T17:58:00Z">
              <w:r w:rsidRPr="00176C01">
                <w:rPr>
                  <w:rFonts w:ascii="Arial" w:hAnsi="Arial" w:cs="Arial"/>
                  <w:color w:val="000000" w:themeColor="text1"/>
                  <w:sz w:val="20"/>
                  <w:szCs w:val="20"/>
                  <w:rPrChange w:id="2410" w:author="Savinskaya Yulia" w:date="2021-03-09T18:08:00Z">
                    <w:rPr>
                      <w:rFonts w:eastAsiaTheme="minorHAnsi"/>
                      <w:szCs w:val="24"/>
                    </w:rPr>
                  </w:rPrChange>
                </w:rPr>
                <w:t>Фактические дата/время прибытия</w:t>
              </w:r>
            </w:ins>
          </w:p>
          <w:p w14:paraId="237AAAB5" w14:textId="5C34D285" w:rsidR="00085C2E" w:rsidRPr="00176C01" w:rsidRDefault="00085C2E">
            <w:pPr>
              <w:spacing w:line="276" w:lineRule="auto"/>
              <w:rPr>
                <w:ins w:id="2411" w:author="Savinskaya Yulia" w:date="2021-03-09T17:57:00Z"/>
                <w:rFonts w:ascii="Arial" w:hAnsi="Arial" w:cs="Arial"/>
                <w:color w:val="000000" w:themeColor="text1"/>
                <w:sz w:val="20"/>
                <w:szCs w:val="20"/>
                <w:rPrChange w:id="2412" w:author="Savinskaya Yulia" w:date="2021-03-09T18:08:00Z">
                  <w:rPr>
                    <w:ins w:id="2413" w:author="Savinskaya Yulia" w:date="2021-03-09T17:57:00Z"/>
                    <w:rFonts w:eastAsiaTheme="minorHAnsi"/>
                    <w:szCs w:val="24"/>
                  </w:rPr>
                </w:rPrChange>
              </w:rPr>
              <w:pPrChange w:id="2414" w:author="Savinskaya Yulia" w:date="2021-03-09T18:08:00Z">
                <w:pPr/>
              </w:pPrChange>
            </w:pPr>
            <w:ins w:id="2415" w:author="Savinskaya Yulia" w:date="2021-03-09T17:58:00Z">
              <w:r>
                <w:rPr>
                  <w:rFonts w:ascii="Arial" w:hAnsi="Arial" w:cs="Arial"/>
                  <w:color w:val="000000" w:themeColor="text1"/>
                  <w:sz w:val="20"/>
                  <w:szCs w:val="20"/>
                </w:rPr>
                <w:t>Заполняется автоматически на основании этапов транспортировки</w:t>
              </w:r>
            </w:ins>
          </w:p>
        </w:tc>
      </w:tr>
      <w:tr w:rsidR="00085C2E" w14:paraId="5CF0A3CA" w14:textId="77777777" w:rsidTr="00AE12DE">
        <w:trPr>
          <w:cantSplit/>
          <w:ins w:id="2416" w:author="Savinskaya Yulia" w:date="2021-03-09T17:57: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62CD70" w14:textId="1EAA9DA4" w:rsidR="00085C2E" w:rsidRPr="00176C01" w:rsidRDefault="00085C2E">
            <w:pPr>
              <w:spacing w:line="276" w:lineRule="auto"/>
              <w:jc w:val="left"/>
              <w:rPr>
                <w:ins w:id="2417" w:author="Savinskaya Yulia" w:date="2021-03-09T17:57:00Z"/>
                <w:rFonts w:ascii="Arial" w:hAnsi="Arial" w:cs="Arial"/>
                <w:color w:val="000000" w:themeColor="text1"/>
                <w:sz w:val="20"/>
                <w:szCs w:val="20"/>
                <w:rPrChange w:id="2418" w:author="Savinskaya Yulia" w:date="2021-03-09T18:08:00Z">
                  <w:rPr>
                    <w:ins w:id="2419" w:author="Savinskaya Yulia" w:date="2021-03-09T17:57:00Z"/>
                    <w:rFonts w:eastAsiaTheme="minorHAnsi"/>
                    <w:szCs w:val="24"/>
                  </w:rPr>
                </w:rPrChange>
              </w:rPr>
              <w:pPrChange w:id="2420" w:author="Savinskaya Yulia" w:date="2021-03-09T18:08:00Z">
                <w:pPr>
                  <w:autoSpaceDE w:val="0"/>
                  <w:autoSpaceDN w:val="0"/>
                  <w:adjustRightInd w:val="0"/>
                  <w:jc w:val="left"/>
                </w:pPr>
              </w:pPrChange>
            </w:pPr>
            <w:ins w:id="2421" w:author="Savinskaya Yulia" w:date="2021-03-09T17:58:00Z">
              <w:r w:rsidRPr="00176C01">
                <w:rPr>
                  <w:rFonts w:ascii="Arial" w:hAnsi="Arial" w:cs="Arial"/>
                  <w:color w:val="000000" w:themeColor="text1"/>
                  <w:sz w:val="20"/>
                  <w:szCs w:val="20"/>
                  <w:rPrChange w:id="2422" w:author="Savinskaya Yulia" w:date="2021-03-09T18:08:00Z">
                    <w:rPr>
                      <w:rFonts w:eastAsiaTheme="minorHAnsi"/>
                      <w:szCs w:val="24"/>
                    </w:rPr>
                  </w:rPrChange>
                </w:rPr>
                <w:t>Статус запроса</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7070B5" w14:textId="77777777" w:rsidR="00085C2E" w:rsidRPr="00176C01" w:rsidRDefault="00085C2E">
            <w:pPr>
              <w:spacing w:line="276" w:lineRule="auto"/>
              <w:rPr>
                <w:ins w:id="2423" w:author="Savinskaya Yulia" w:date="2021-03-09T17:58:00Z"/>
                <w:rFonts w:ascii="Arial" w:hAnsi="Arial" w:cs="Arial"/>
                <w:color w:val="000000" w:themeColor="text1"/>
                <w:sz w:val="20"/>
                <w:szCs w:val="20"/>
                <w:rPrChange w:id="2424" w:author="Savinskaya Yulia" w:date="2021-03-09T18:08:00Z">
                  <w:rPr>
                    <w:ins w:id="2425" w:author="Savinskaya Yulia" w:date="2021-03-09T17:58:00Z"/>
                    <w:rFonts w:eastAsiaTheme="minorHAnsi"/>
                    <w:szCs w:val="24"/>
                  </w:rPr>
                </w:rPrChange>
              </w:rPr>
              <w:pPrChange w:id="2426" w:author="Savinskaya Yulia" w:date="2021-03-09T18:08:00Z">
                <w:pPr/>
              </w:pPrChange>
            </w:pPr>
            <w:ins w:id="2427" w:author="Savinskaya Yulia" w:date="2021-03-09T17:58:00Z">
              <w:r w:rsidRPr="00176C01">
                <w:rPr>
                  <w:rFonts w:ascii="Arial" w:hAnsi="Arial" w:cs="Arial"/>
                  <w:color w:val="000000" w:themeColor="text1"/>
                  <w:sz w:val="20"/>
                  <w:szCs w:val="20"/>
                  <w:rPrChange w:id="2428" w:author="Savinskaya Yulia" w:date="2021-03-09T18:08:00Z">
                    <w:rPr>
                      <w:rFonts w:eastAsiaTheme="minorHAnsi"/>
                      <w:szCs w:val="24"/>
                    </w:rPr>
                  </w:rPrChange>
                </w:rPr>
                <w:t>Статус запроса данных из системы Автограф</w:t>
              </w:r>
            </w:ins>
          </w:p>
          <w:p w14:paraId="0F702964" w14:textId="7C3F8E3B" w:rsidR="00085C2E" w:rsidRPr="00176C01" w:rsidRDefault="00085C2E">
            <w:pPr>
              <w:spacing w:line="276" w:lineRule="auto"/>
              <w:rPr>
                <w:ins w:id="2429" w:author="Savinskaya Yulia" w:date="2021-03-09T17:57:00Z"/>
                <w:rFonts w:ascii="Arial" w:hAnsi="Arial" w:cs="Arial"/>
                <w:color w:val="000000" w:themeColor="text1"/>
                <w:sz w:val="20"/>
                <w:szCs w:val="20"/>
                <w:rPrChange w:id="2430" w:author="Savinskaya Yulia" w:date="2021-03-09T18:08:00Z">
                  <w:rPr>
                    <w:ins w:id="2431" w:author="Savinskaya Yulia" w:date="2021-03-09T17:57:00Z"/>
                    <w:rFonts w:eastAsiaTheme="minorHAnsi"/>
                    <w:szCs w:val="24"/>
                  </w:rPr>
                </w:rPrChange>
              </w:rPr>
              <w:pPrChange w:id="2432" w:author="Savinskaya Yulia" w:date="2021-03-09T18:08:00Z">
                <w:pPr/>
              </w:pPrChange>
            </w:pPr>
            <w:ins w:id="2433" w:author="Savinskaya Yulia" w:date="2021-03-09T17:59:00Z">
              <w:r>
                <w:rPr>
                  <w:rFonts w:ascii="Arial" w:hAnsi="Arial" w:cs="Arial"/>
                  <w:color w:val="000000" w:themeColor="text1"/>
                  <w:sz w:val="20"/>
                  <w:szCs w:val="20"/>
                </w:rPr>
                <w:t>Заполняется автоматически</w:t>
              </w:r>
            </w:ins>
          </w:p>
        </w:tc>
      </w:tr>
      <w:tr w:rsidR="00085C2E" w14:paraId="69CD6626" w14:textId="77777777" w:rsidTr="00AE12DE">
        <w:trPr>
          <w:cantSplit/>
          <w:ins w:id="2434" w:author="Savinskaya Yulia" w:date="2021-03-09T17:58: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DAC05B" w14:textId="48DF88DC" w:rsidR="00085C2E" w:rsidRPr="00176C01" w:rsidRDefault="00085C2E">
            <w:pPr>
              <w:spacing w:line="276" w:lineRule="auto"/>
              <w:jc w:val="left"/>
              <w:rPr>
                <w:ins w:id="2435" w:author="Savinskaya Yulia" w:date="2021-03-09T17:58:00Z"/>
                <w:rFonts w:ascii="Arial" w:hAnsi="Arial" w:cs="Arial"/>
                <w:color w:val="000000" w:themeColor="text1"/>
                <w:sz w:val="20"/>
                <w:szCs w:val="20"/>
                <w:rPrChange w:id="2436" w:author="Savinskaya Yulia" w:date="2021-03-09T18:08:00Z">
                  <w:rPr>
                    <w:ins w:id="2437" w:author="Savinskaya Yulia" w:date="2021-03-09T17:58:00Z"/>
                    <w:rFonts w:eastAsiaTheme="minorHAnsi"/>
                    <w:szCs w:val="24"/>
                  </w:rPr>
                </w:rPrChange>
              </w:rPr>
              <w:pPrChange w:id="2438" w:author="Savinskaya Yulia" w:date="2021-03-09T18:08:00Z">
                <w:pPr>
                  <w:autoSpaceDE w:val="0"/>
                  <w:autoSpaceDN w:val="0"/>
                  <w:adjustRightInd w:val="0"/>
                  <w:jc w:val="left"/>
                </w:pPr>
              </w:pPrChange>
            </w:pPr>
            <w:ins w:id="2439" w:author="Savinskaya Yulia" w:date="2021-03-09T17:59:00Z">
              <w:r w:rsidRPr="00176C01">
                <w:rPr>
                  <w:rFonts w:ascii="Arial" w:hAnsi="Arial" w:cs="Arial"/>
                  <w:color w:val="000000" w:themeColor="text1"/>
                  <w:sz w:val="20"/>
                  <w:szCs w:val="20"/>
                  <w:rPrChange w:id="2440" w:author="Savinskaya Yulia" w:date="2021-03-09T18:08:00Z">
                    <w:rPr>
                      <w:rFonts w:eastAsiaTheme="minorHAnsi"/>
                      <w:szCs w:val="24"/>
                    </w:rPr>
                  </w:rPrChange>
                </w:rPr>
                <w:t>Дата и время запроса</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77BB9E" w14:textId="28C1400D" w:rsidR="00085C2E" w:rsidRPr="00176C01" w:rsidRDefault="00085C2E">
            <w:pPr>
              <w:spacing w:line="276" w:lineRule="auto"/>
              <w:jc w:val="left"/>
              <w:rPr>
                <w:ins w:id="2441" w:author="Savinskaya Yulia" w:date="2021-03-09T17:59:00Z"/>
                <w:rFonts w:ascii="Arial" w:hAnsi="Arial" w:cs="Arial"/>
                <w:color w:val="000000" w:themeColor="text1"/>
                <w:sz w:val="20"/>
                <w:szCs w:val="20"/>
                <w:rPrChange w:id="2442" w:author="Savinskaya Yulia" w:date="2021-03-09T18:08:00Z">
                  <w:rPr>
                    <w:ins w:id="2443" w:author="Savinskaya Yulia" w:date="2021-03-09T17:59:00Z"/>
                    <w:rFonts w:eastAsiaTheme="minorHAnsi"/>
                    <w:szCs w:val="24"/>
                  </w:rPr>
                </w:rPrChange>
              </w:rPr>
              <w:pPrChange w:id="2444" w:author="Savinskaya Yulia" w:date="2021-03-09T18:08:00Z">
                <w:pPr>
                  <w:autoSpaceDE w:val="0"/>
                  <w:autoSpaceDN w:val="0"/>
                  <w:adjustRightInd w:val="0"/>
                  <w:jc w:val="left"/>
                </w:pPr>
              </w:pPrChange>
            </w:pPr>
            <w:ins w:id="2445" w:author="Savinskaya Yulia" w:date="2021-03-09T17:59:00Z">
              <w:r w:rsidRPr="00176C01">
                <w:rPr>
                  <w:rFonts w:ascii="Arial" w:hAnsi="Arial" w:cs="Arial"/>
                  <w:color w:val="000000" w:themeColor="text1"/>
                  <w:sz w:val="20"/>
                  <w:szCs w:val="20"/>
                  <w:rPrChange w:id="2446" w:author="Savinskaya Yulia" w:date="2021-03-09T18:08:00Z">
                    <w:rPr>
                      <w:rFonts w:eastAsiaTheme="minorHAnsi"/>
                      <w:szCs w:val="24"/>
                    </w:rPr>
                  </w:rPrChange>
                </w:rPr>
                <w:t>Дата и время запроса данных из системы Автограф</w:t>
              </w:r>
            </w:ins>
          </w:p>
          <w:p w14:paraId="5B12582C" w14:textId="6B7C2D13" w:rsidR="00085C2E" w:rsidRPr="00176C01" w:rsidRDefault="00085C2E">
            <w:pPr>
              <w:spacing w:line="276" w:lineRule="auto"/>
              <w:rPr>
                <w:ins w:id="2447" w:author="Savinskaya Yulia" w:date="2021-03-09T17:58:00Z"/>
                <w:rFonts w:ascii="Arial" w:hAnsi="Arial" w:cs="Arial"/>
                <w:color w:val="000000" w:themeColor="text1"/>
                <w:sz w:val="20"/>
                <w:szCs w:val="20"/>
                <w:rPrChange w:id="2448" w:author="Savinskaya Yulia" w:date="2021-03-09T18:08:00Z">
                  <w:rPr>
                    <w:ins w:id="2449" w:author="Savinskaya Yulia" w:date="2021-03-09T17:58:00Z"/>
                    <w:rFonts w:eastAsiaTheme="minorHAnsi"/>
                    <w:szCs w:val="24"/>
                  </w:rPr>
                </w:rPrChange>
              </w:rPr>
              <w:pPrChange w:id="2450" w:author="Savinskaya Yulia" w:date="2021-03-09T18:08:00Z">
                <w:pPr/>
              </w:pPrChange>
            </w:pPr>
            <w:ins w:id="2451" w:author="Savinskaya Yulia" w:date="2021-03-09T17:59:00Z">
              <w:r>
                <w:rPr>
                  <w:rFonts w:ascii="Arial" w:hAnsi="Arial" w:cs="Arial"/>
                  <w:color w:val="000000" w:themeColor="text1"/>
                  <w:sz w:val="20"/>
                  <w:szCs w:val="20"/>
                </w:rPr>
                <w:t>Заполняется автоматически</w:t>
              </w:r>
            </w:ins>
          </w:p>
        </w:tc>
      </w:tr>
      <w:tr w:rsidR="00085C2E" w14:paraId="23952964" w14:textId="77777777" w:rsidTr="00AE12DE">
        <w:trPr>
          <w:cantSplit/>
          <w:ins w:id="2452" w:author="Savinskaya Yulia" w:date="2021-03-09T17:58: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203BE5" w14:textId="00CEEAE6" w:rsidR="00085C2E" w:rsidRPr="00176C01" w:rsidRDefault="00085C2E">
            <w:pPr>
              <w:spacing w:line="276" w:lineRule="auto"/>
              <w:jc w:val="left"/>
              <w:rPr>
                <w:ins w:id="2453" w:author="Savinskaya Yulia" w:date="2021-03-09T17:58:00Z"/>
                <w:rFonts w:ascii="Arial" w:hAnsi="Arial" w:cs="Arial"/>
                <w:color w:val="000000" w:themeColor="text1"/>
                <w:sz w:val="20"/>
                <w:szCs w:val="20"/>
                <w:rPrChange w:id="2454" w:author="Savinskaya Yulia" w:date="2021-03-09T18:08:00Z">
                  <w:rPr>
                    <w:ins w:id="2455" w:author="Savinskaya Yulia" w:date="2021-03-09T17:58:00Z"/>
                    <w:rFonts w:eastAsiaTheme="minorHAnsi"/>
                    <w:szCs w:val="24"/>
                  </w:rPr>
                </w:rPrChange>
              </w:rPr>
              <w:pPrChange w:id="2456" w:author="Savinskaya Yulia" w:date="2021-03-09T18:08:00Z">
                <w:pPr>
                  <w:autoSpaceDE w:val="0"/>
                  <w:autoSpaceDN w:val="0"/>
                  <w:adjustRightInd w:val="0"/>
                  <w:jc w:val="left"/>
                </w:pPr>
              </w:pPrChange>
            </w:pPr>
            <w:ins w:id="2457" w:author="Savinskaya Yulia" w:date="2021-03-09T17:59:00Z">
              <w:r w:rsidRPr="00176C01">
                <w:rPr>
                  <w:rFonts w:ascii="Arial" w:hAnsi="Arial" w:cs="Arial"/>
                  <w:color w:val="000000" w:themeColor="text1"/>
                  <w:sz w:val="20"/>
                  <w:szCs w:val="20"/>
                  <w:rPrChange w:id="2458" w:author="Savinskaya Yulia" w:date="2021-03-09T18:08:00Z">
                    <w:rPr>
                      <w:rFonts w:eastAsiaTheme="minorHAnsi"/>
                      <w:szCs w:val="24"/>
                    </w:rPr>
                  </w:rPrChange>
                </w:rPr>
                <w:t>Актуальность данных</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DE857A" w14:textId="2489D8D3" w:rsidR="00085C2E" w:rsidRPr="00176C01" w:rsidRDefault="00085C2E">
            <w:pPr>
              <w:spacing w:line="276" w:lineRule="auto"/>
              <w:jc w:val="left"/>
              <w:rPr>
                <w:ins w:id="2459" w:author="Savinskaya Yulia" w:date="2021-03-09T17:59:00Z"/>
                <w:rFonts w:ascii="Arial" w:hAnsi="Arial" w:cs="Arial"/>
                <w:color w:val="000000" w:themeColor="text1"/>
                <w:sz w:val="20"/>
                <w:szCs w:val="20"/>
                <w:rPrChange w:id="2460" w:author="Savinskaya Yulia" w:date="2021-03-09T18:08:00Z">
                  <w:rPr>
                    <w:ins w:id="2461" w:author="Savinskaya Yulia" w:date="2021-03-09T17:59:00Z"/>
                    <w:rFonts w:eastAsiaTheme="minorHAnsi"/>
                    <w:szCs w:val="24"/>
                  </w:rPr>
                </w:rPrChange>
              </w:rPr>
              <w:pPrChange w:id="2462" w:author="Savinskaya Yulia" w:date="2021-03-09T18:08:00Z">
                <w:pPr>
                  <w:autoSpaceDE w:val="0"/>
                  <w:autoSpaceDN w:val="0"/>
                  <w:adjustRightInd w:val="0"/>
                  <w:jc w:val="left"/>
                </w:pPr>
              </w:pPrChange>
            </w:pPr>
            <w:ins w:id="2463" w:author="Savinskaya Yulia" w:date="2021-03-09T17:59:00Z">
              <w:r w:rsidRPr="00176C01">
                <w:rPr>
                  <w:rFonts w:ascii="Arial" w:hAnsi="Arial" w:cs="Arial"/>
                  <w:color w:val="000000" w:themeColor="text1"/>
                  <w:sz w:val="20"/>
                  <w:szCs w:val="20"/>
                  <w:rPrChange w:id="2464" w:author="Savinskaya Yulia" w:date="2021-03-09T18:08:00Z">
                    <w:rPr>
                      <w:rFonts w:eastAsiaTheme="minorHAnsi"/>
                      <w:szCs w:val="24"/>
                    </w:rPr>
                  </w:rPrChange>
                </w:rPr>
                <w:t>Актуальность данных из системы Автограф</w:t>
              </w:r>
            </w:ins>
          </w:p>
          <w:p w14:paraId="50A6A1AC" w14:textId="3FC2B26E" w:rsidR="00085C2E" w:rsidRPr="00176C01" w:rsidRDefault="00085C2E">
            <w:pPr>
              <w:spacing w:line="276" w:lineRule="auto"/>
              <w:rPr>
                <w:ins w:id="2465" w:author="Savinskaya Yulia" w:date="2021-03-09T17:58:00Z"/>
                <w:rFonts w:ascii="Arial" w:hAnsi="Arial" w:cs="Arial"/>
                <w:color w:val="000000" w:themeColor="text1"/>
                <w:sz w:val="20"/>
                <w:szCs w:val="20"/>
                <w:rPrChange w:id="2466" w:author="Savinskaya Yulia" w:date="2021-03-09T18:08:00Z">
                  <w:rPr>
                    <w:ins w:id="2467" w:author="Savinskaya Yulia" w:date="2021-03-09T17:58:00Z"/>
                    <w:rFonts w:eastAsiaTheme="minorHAnsi"/>
                    <w:szCs w:val="24"/>
                  </w:rPr>
                </w:rPrChange>
              </w:rPr>
              <w:pPrChange w:id="2468" w:author="Savinskaya Yulia" w:date="2021-03-09T18:08:00Z">
                <w:pPr/>
              </w:pPrChange>
            </w:pPr>
            <w:ins w:id="2469" w:author="Savinskaya Yulia" w:date="2021-03-09T17:59:00Z">
              <w:r>
                <w:rPr>
                  <w:rFonts w:ascii="Arial" w:hAnsi="Arial" w:cs="Arial"/>
                  <w:color w:val="000000" w:themeColor="text1"/>
                  <w:sz w:val="20"/>
                  <w:szCs w:val="20"/>
                </w:rPr>
                <w:t>Заполняется автоматически</w:t>
              </w:r>
            </w:ins>
          </w:p>
        </w:tc>
      </w:tr>
      <w:tr w:rsidR="00085C2E" w14:paraId="4AB3DEBD" w14:textId="77777777" w:rsidTr="00AE12DE">
        <w:trPr>
          <w:cantSplit/>
          <w:ins w:id="2470" w:author="Savinskaya Yulia" w:date="2021-03-09T17:58: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929E5C" w14:textId="1914EDED" w:rsidR="00085C2E" w:rsidRPr="004F568B" w:rsidRDefault="00085C2E">
            <w:pPr>
              <w:spacing w:line="276" w:lineRule="auto"/>
              <w:jc w:val="left"/>
              <w:rPr>
                <w:ins w:id="2471" w:author="Savinskaya Yulia" w:date="2021-03-09T17:58:00Z"/>
                <w:rFonts w:ascii="Arial" w:hAnsi="Arial" w:cs="Arial"/>
                <w:color w:val="000000" w:themeColor="text1"/>
                <w:sz w:val="20"/>
                <w:szCs w:val="20"/>
              </w:rPr>
              <w:pPrChange w:id="2472" w:author="Savinskaya Yulia" w:date="2021-03-09T18:08:00Z">
                <w:pPr>
                  <w:autoSpaceDE w:val="0"/>
                  <w:autoSpaceDN w:val="0"/>
                  <w:adjustRightInd w:val="0"/>
                  <w:jc w:val="left"/>
                </w:pPr>
              </w:pPrChange>
            </w:pPr>
            <w:ins w:id="2473" w:author="Savinskaya Yulia" w:date="2021-03-09T18:06:00Z">
              <w:r w:rsidRPr="004F568B">
                <w:rPr>
                  <w:rFonts w:ascii="Arial" w:hAnsi="Arial" w:cs="Arial"/>
                  <w:color w:val="000000" w:themeColor="text1"/>
                  <w:sz w:val="20"/>
                  <w:szCs w:val="20"/>
                </w:rPr>
                <w:t>Статус валидности данных</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CC4754" w14:textId="77777777" w:rsidR="00085C2E" w:rsidRPr="004F568B" w:rsidRDefault="00085C2E">
            <w:pPr>
              <w:spacing w:line="276" w:lineRule="auto"/>
              <w:jc w:val="left"/>
              <w:rPr>
                <w:ins w:id="2474" w:author="Savinskaya Yulia" w:date="2021-03-09T18:06:00Z"/>
                <w:rFonts w:ascii="Arial" w:hAnsi="Arial" w:cs="Arial"/>
                <w:color w:val="000000" w:themeColor="text1"/>
                <w:sz w:val="20"/>
                <w:szCs w:val="20"/>
              </w:rPr>
              <w:pPrChange w:id="2475" w:author="Savinskaya Yulia" w:date="2021-03-09T18:08:00Z">
                <w:pPr/>
              </w:pPrChange>
            </w:pPr>
            <w:ins w:id="2476" w:author="Savinskaya Yulia" w:date="2021-03-09T18:06:00Z">
              <w:r w:rsidRPr="004F568B">
                <w:rPr>
                  <w:rFonts w:ascii="Arial" w:hAnsi="Arial" w:cs="Arial"/>
                  <w:color w:val="000000" w:themeColor="text1"/>
                  <w:sz w:val="20"/>
                  <w:szCs w:val="20"/>
                </w:rPr>
                <w:t>Статус валидности данных из системы Автограф</w:t>
              </w:r>
            </w:ins>
          </w:p>
          <w:p w14:paraId="4FD21D1E" w14:textId="79D9258C" w:rsidR="00085C2E" w:rsidRPr="00176C01" w:rsidRDefault="00085C2E">
            <w:pPr>
              <w:spacing w:line="276" w:lineRule="auto"/>
              <w:jc w:val="left"/>
              <w:rPr>
                <w:ins w:id="2477" w:author="Savinskaya Yulia" w:date="2021-03-09T17:58:00Z"/>
                <w:rFonts w:ascii="Arial" w:hAnsi="Arial" w:cs="Arial"/>
                <w:color w:val="000000" w:themeColor="text1"/>
                <w:sz w:val="20"/>
                <w:szCs w:val="20"/>
                <w:rPrChange w:id="2478" w:author="Savinskaya Yulia" w:date="2021-03-09T18:08:00Z">
                  <w:rPr>
                    <w:ins w:id="2479" w:author="Savinskaya Yulia" w:date="2021-03-09T17:58:00Z"/>
                    <w:rFonts w:eastAsiaTheme="minorHAnsi"/>
                    <w:szCs w:val="24"/>
                  </w:rPr>
                </w:rPrChange>
              </w:rPr>
              <w:pPrChange w:id="2480" w:author="Savinskaya Yulia" w:date="2021-03-09T18:08:00Z">
                <w:pPr/>
              </w:pPrChange>
            </w:pPr>
            <w:ins w:id="2481" w:author="Savinskaya Yulia" w:date="2021-03-09T18:06:00Z">
              <w:r>
                <w:rPr>
                  <w:rFonts w:ascii="Arial" w:hAnsi="Arial" w:cs="Arial"/>
                  <w:color w:val="000000" w:themeColor="text1"/>
                  <w:sz w:val="20"/>
                  <w:szCs w:val="20"/>
                </w:rPr>
                <w:t>Заполняется автоматически</w:t>
              </w:r>
            </w:ins>
          </w:p>
        </w:tc>
      </w:tr>
      <w:tr w:rsidR="00085C2E" w14:paraId="2AFABB41" w14:textId="77777777" w:rsidTr="00AE12DE">
        <w:trPr>
          <w:cantSplit/>
          <w:ins w:id="2482" w:author="Savinskaya Yulia" w:date="2021-03-09T17:58: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E64B72" w14:textId="77777777" w:rsidR="00085C2E" w:rsidRPr="00176C01" w:rsidRDefault="00085C2E">
            <w:pPr>
              <w:spacing w:line="276" w:lineRule="auto"/>
              <w:jc w:val="left"/>
              <w:rPr>
                <w:ins w:id="2483" w:author="Savinskaya Yulia" w:date="2021-03-09T18:06:00Z"/>
                <w:rFonts w:ascii="Arial" w:hAnsi="Arial" w:cs="Arial"/>
                <w:color w:val="000000" w:themeColor="text1"/>
                <w:sz w:val="20"/>
                <w:szCs w:val="20"/>
                <w:rPrChange w:id="2484" w:author="Savinskaya Yulia" w:date="2021-03-09T18:08:00Z">
                  <w:rPr>
                    <w:ins w:id="2485" w:author="Savinskaya Yulia" w:date="2021-03-09T18:06:00Z"/>
                    <w:rFonts w:eastAsiaTheme="minorHAnsi"/>
                    <w:szCs w:val="24"/>
                  </w:rPr>
                </w:rPrChange>
              </w:rPr>
              <w:pPrChange w:id="2486" w:author="Savinskaya Yulia" w:date="2021-03-09T18:08:00Z">
                <w:pPr>
                  <w:autoSpaceDE w:val="0"/>
                  <w:autoSpaceDN w:val="0"/>
                  <w:adjustRightInd w:val="0"/>
                  <w:jc w:val="left"/>
                </w:pPr>
              </w:pPrChange>
            </w:pPr>
            <w:ins w:id="2487" w:author="Savinskaya Yulia" w:date="2021-03-09T18:06:00Z">
              <w:r w:rsidRPr="00176C01">
                <w:rPr>
                  <w:rFonts w:ascii="Arial" w:hAnsi="Arial" w:cs="Arial"/>
                  <w:color w:val="000000" w:themeColor="text1"/>
                  <w:sz w:val="20"/>
                  <w:szCs w:val="20"/>
                  <w:rPrChange w:id="2488" w:author="Savinskaya Yulia" w:date="2021-03-09T18:08:00Z">
                    <w:rPr>
                      <w:rFonts w:eastAsiaTheme="minorHAnsi"/>
                      <w:szCs w:val="24"/>
                    </w:rPr>
                  </w:rPrChange>
                </w:rPr>
                <w:lastRenderedPageBreak/>
                <w:t>Комментарий тех.службы</w:t>
              </w:r>
            </w:ins>
          </w:p>
          <w:p w14:paraId="33D1C97D" w14:textId="77777777" w:rsidR="00085C2E" w:rsidRPr="00176C01" w:rsidRDefault="00085C2E">
            <w:pPr>
              <w:spacing w:line="276" w:lineRule="auto"/>
              <w:jc w:val="left"/>
              <w:rPr>
                <w:ins w:id="2489" w:author="Savinskaya Yulia" w:date="2021-03-09T17:58:00Z"/>
                <w:rFonts w:ascii="Arial" w:hAnsi="Arial" w:cs="Arial"/>
                <w:color w:val="000000" w:themeColor="text1"/>
                <w:sz w:val="20"/>
                <w:szCs w:val="20"/>
                <w:rPrChange w:id="2490" w:author="Savinskaya Yulia" w:date="2021-03-09T18:08:00Z">
                  <w:rPr>
                    <w:ins w:id="2491" w:author="Savinskaya Yulia" w:date="2021-03-09T17:58:00Z"/>
                    <w:rFonts w:eastAsiaTheme="minorHAnsi"/>
                    <w:szCs w:val="24"/>
                  </w:rPr>
                </w:rPrChange>
              </w:rPr>
              <w:pPrChange w:id="2492" w:author="Savinskaya Yulia" w:date="2021-03-09T18:08:00Z">
                <w:pPr>
                  <w:autoSpaceDE w:val="0"/>
                  <w:autoSpaceDN w:val="0"/>
                  <w:adjustRightInd w:val="0"/>
                  <w:jc w:val="left"/>
                </w:pPr>
              </w:pPrChange>
            </w:pP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FCA58A" w14:textId="77777777" w:rsidR="00085C2E" w:rsidRPr="00176C01" w:rsidRDefault="00085C2E">
            <w:pPr>
              <w:spacing w:line="276" w:lineRule="auto"/>
              <w:jc w:val="left"/>
              <w:rPr>
                <w:ins w:id="2493" w:author="Savinskaya Yulia" w:date="2021-03-09T18:06:00Z"/>
                <w:rFonts w:ascii="Arial" w:hAnsi="Arial" w:cs="Arial"/>
                <w:color w:val="000000" w:themeColor="text1"/>
                <w:sz w:val="20"/>
                <w:szCs w:val="20"/>
                <w:rPrChange w:id="2494" w:author="Savinskaya Yulia" w:date="2021-03-09T18:08:00Z">
                  <w:rPr>
                    <w:ins w:id="2495" w:author="Savinskaya Yulia" w:date="2021-03-09T18:06:00Z"/>
                    <w:rFonts w:eastAsiaTheme="minorHAnsi"/>
                    <w:szCs w:val="24"/>
                  </w:rPr>
                </w:rPrChange>
              </w:rPr>
              <w:pPrChange w:id="2496" w:author="Savinskaya Yulia" w:date="2021-03-09T18:08:00Z">
                <w:pPr>
                  <w:autoSpaceDE w:val="0"/>
                  <w:autoSpaceDN w:val="0"/>
                  <w:adjustRightInd w:val="0"/>
                  <w:jc w:val="left"/>
                </w:pPr>
              </w:pPrChange>
            </w:pPr>
            <w:ins w:id="2497" w:author="Savinskaya Yulia" w:date="2021-03-09T18:06:00Z">
              <w:r w:rsidRPr="00176C01">
                <w:rPr>
                  <w:rFonts w:ascii="Arial" w:hAnsi="Arial" w:cs="Arial"/>
                  <w:color w:val="000000" w:themeColor="text1"/>
                  <w:sz w:val="20"/>
                  <w:szCs w:val="20"/>
                  <w:rPrChange w:id="2498" w:author="Savinskaya Yulia" w:date="2021-03-09T18:08:00Z">
                    <w:rPr>
                      <w:rFonts w:eastAsiaTheme="minorHAnsi"/>
                      <w:szCs w:val="24"/>
                    </w:rPr>
                  </w:rPrChange>
                </w:rPr>
                <w:t>Комментарий тех.службы</w:t>
              </w:r>
            </w:ins>
          </w:p>
          <w:p w14:paraId="122B8785" w14:textId="20FCC22A" w:rsidR="00085C2E" w:rsidRPr="00176C01" w:rsidRDefault="00085C2E">
            <w:pPr>
              <w:spacing w:line="276" w:lineRule="auto"/>
              <w:rPr>
                <w:ins w:id="2499" w:author="Savinskaya Yulia" w:date="2021-03-09T17:58:00Z"/>
                <w:rFonts w:ascii="Arial" w:hAnsi="Arial" w:cs="Arial"/>
                <w:color w:val="000000" w:themeColor="text1"/>
                <w:sz w:val="20"/>
                <w:szCs w:val="20"/>
                <w:rPrChange w:id="2500" w:author="Savinskaya Yulia" w:date="2021-03-09T18:08:00Z">
                  <w:rPr>
                    <w:ins w:id="2501" w:author="Savinskaya Yulia" w:date="2021-03-09T17:58:00Z"/>
                    <w:rFonts w:eastAsiaTheme="minorHAnsi"/>
                    <w:szCs w:val="24"/>
                  </w:rPr>
                </w:rPrChange>
              </w:rPr>
              <w:pPrChange w:id="2502" w:author="Savinskaya Yulia" w:date="2021-03-09T18:08:00Z">
                <w:pPr/>
              </w:pPrChange>
            </w:pPr>
            <w:ins w:id="2503" w:author="Savinskaya Yulia" w:date="2021-03-09T18:06:00Z">
              <w:r w:rsidRPr="00176C01">
                <w:rPr>
                  <w:rFonts w:ascii="Arial" w:hAnsi="Arial" w:cs="Arial"/>
                  <w:color w:val="000000" w:themeColor="text1"/>
                  <w:sz w:val="20"/>
                  <w:szCs w:val="20"/>
                  <w:rPrChange w:id="2504" w:author="Savinskaya Yulia" w:date="2021-03-09T18:08:00Z">
                    <w:rPr>
                      <w:rFonts w:eastAsiaTheme="minorHAnsi"/>
                      <w:szCs w:val="24"/>
                    </w:rPr>
                  </w:rPrChange>
                </w:rPr>
                <w:t>Заполняется вручную</w:t>
              </w:r>
            </w:ins>
          </w:p>
        </w:tc>
      </w:tr>
      <w:tr w:rsidR="00085C2E" w14:paraId="3E277FA2" w14:textId="77777777" w:rsidTr="00AE12DE">
        <w:trPr>
          <w:cantSplit/>
          <w:ins w:id="2505" w:author="Savinskaya Yulia" w:date="2021-03-09T18:06: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4F3AEF" w14:textId="69F3026E" w:rsidR="00085C2E" w:rsidRPr="00176C01" w:rsidRDefault="00085C2E">
            <w:pPr>
              <w:spacing w:line="276" w:lineRule="auto"/>
              <w:jc w:val="left"/>
              <w:rPr>
                <w:ins w:id="2506" w:author="Savinskaya Yulia" w:date="2021-03-09T18:06:00Z"/>
                <w:rFonts w:ascii="Arial" w:hAnsi="Arial" w:cs="Arial"/>
                <w:color w:val="000000" w:themeColor="text1"/>
                <w:sz w:val="20"/>
                <w:szCs w:val="20"/>
                <w:rPrChange w:id="2507" w:author="Savinskaya Yulia" w:date="2021-03-09T18:08:00Z">
                  <w:rPr>
                    <w:ins w:id="2508" w:author="Savinskaya Yulia" w:date="2021-03-09T18:06:00Z"/>
                    <w:rFonts w:eastAsiaTheme="minorHAnsi"/>
                    <w:szCs w:val="24"/>
                  </w:rPr>
                </w:rPrChange>
              </w:rPr>
              <w:pPrChange w:id="2509" w:author="Savinskaya Yulia" w:date="2021-03-09T18:08:00Z">
                <w:pPr>
                  <w:autoSpaceDE w:val="0"/>
                  <w:autoSpaceDN w:val="0"/>
                  <w:adjustRightInd w:val="0"/>
                  <w:jc w:val="left"/>
                </w:pPr>
              </w:pPrChange>
            </w:pPr>
            <w:ins w:id="2510" w:author="Savinskaya Yulia" w:date="2021-03-09T18:07:00Z">
              <w:r w:rsidRPr="00176C01">
                <w:rPr>
                  <w:rFonts w:ascii="Arial" w:hAnsi="Arial" w:cs="Arial"/>
                  <w:color w:val="000000" w:themeColor="text1"/>
                  <w:sz w:val="20"/>
                  <w:szCs w:val="20"/>
                  <w:rPrChange w:id="2511" w:author="Savinskaya Yulia" w:date="2021-03-09T18:08:00Z">
                    <w:rPr>
                      <w:rFonts w:eastAsiaTheme="minorHAnsi"/>
                      <w:szCs w:val="24"/>
                    </w:rPr>
                  </w:rPrChange>
                </w:rPr>
                <w:t>Неисправность устранена</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2D1146" w14:textId="0443D0B9" w:rsidR="00085C2E" w:rsidRPr="00176C01" w:rsidRDefault="00085C2E" w:rsidP="00085C2E">
            <w:pPr>
              <w:spacing w:line="276" w:lineRule="auto"/>
              <w:rPr>
                <w:ins w:id="2512" w:author="Savinskaya Yulia" w:date="2021-03-09T18:07:00Z"/>
                <w:rFonts w:ascii="Arial" w:hAnsi="Arial" w:cs="Arial"/>
                <w:color w:val="000000" w:themeColor="text1"/>
                <w:sz w:val="20"/>
                <w:szCs w:val="20"/>
                <w:rPrChange w:id="2513" w:author="Savinskaya Yulia" w:date="2021-03-09T18:08:00Z">
                  <w:rPr>
                    <w:ins w:id="2514" w:author="Savinskaya Yulia" w:date="2021-03-09T18:07:00Z"/>
                    <w:rFonts w:eastAsiaTheme="minorHAnsi"/>
                    <w:szCs w:val="24"/>
                  </w:rPr>
                </w:rPrChange>
              </w:rPr>
            </w:pPr>
            <w:ins w:id="2515" w:author="Savinskaya Yulia" w:date="2021-03-09T18:07:00Z">
              <w:r w:rsidRPr="00176C01">
                <w:rPr>
                  <w:rFonts w:ascii="Arial" w:hAnsi="Arial" w:cs="Arial"/>
                  <w:color w:val="000000" w:themeColor="text1"/>
                  <w:sz w:val="20"/>
                  <w:szCs w:val="20"/>
                  <w:rPrChange w:id="2516" w:author="Savinskaya Yulia" w:date="2021-03-09T18:08:00Z">
                    <w:rPr>
                      <w:rFonts w:eastAsiaTheme="minorHAnsi"/>
                      <w:szCs w:val="24"/>
                    </w:rPr>
                  </w:rPrChange>
                </w:rPr>
                <w:t>Индикатор неисправность устранена</w:t>
              </w:r>
            </w:ins>
          </w:p>
          <w:p w14:paraId="4394CA73" w14:textId="22CA26A8" w:rsidR="00085C2E" w:rsidRPr="00176C01" w:rsidRDefault="00085C2E" w:rsidP="00085C2E">
            <w:pPr>
              <w:spacing w:line="276" w:lineRule="auto"/>
              <w:rPr>
                <w:ins w:id="2517" w:author="Savinskaya Yulia" w:date="2021-03-09T18:06:00Z"/>
                <w:rFonts w:ascii="Arial" w:hAnsi="Arial" w:cs="Arial"/>
                <w:color w:val="000000" w:themeColor="text1"/>
                <w:sz w:val="20"/>
                <w:szCs w:val="20"/>
                <w:rPrChange w:id="2518" w:author="Savinskaya Yulia" w:date="2021-03-09T18:08:00Z">
                  <w:rPr>
                    <w:ins w:id="2519" w:author="Savinskaya Yulia" w:date="2021-03-09T18:06:00Z"/>
                    <w:rFonts w:eastAsiaTheme="minorHAnsi"/>
                    <w:szCs w:val="24"/>
                  </w:rPr>
                </w:rPrChange>
              </w:rPr>
            </w:pPr>
            <w:ins w:id="2520" w:author="Savinskaya Yulia" w:date="2021-03-09T18:07:00Z">
              <w:r w:rsidRPr="00176C01">
                <w:rPr>
                  <w:rFonts w:ascii="Arial" w:hAnsi="Arial" w:cs="Arial"/>
                  <w:color w:val="000000" w:themeColor="text1"/>
                  <w:sz w:val="20"/>
                  <w:szCs w:val="20"/>
                  <w:rPrChange w:id="2521" w:author="Savinskaya Yulia" w:date="2021-03-09T18:08:00Z">
                    <w:rPr>
                      <w:rFonts w:eastAsiaTheme="minorHAnsi"/>
                      <w:szCs w:val="24"/>
                    </w:rPr>
                  </w:rPrChange>
                </w:rPr>
                <w:t>Заполняется вручную</w:t>
              </w:r>
            </w:ins>
          </w:p>
        </w:tc>
      </w:tr>
      <w:tr w:rsidR="00085C2E" w14:paraId="11DFB145" w14:textId="77777777" w:rsidTr="00AE12DE">
        <w:trPr>
          <w:cantSplit/>
          <w:ins w:id="2522" w:author="Savinskaya Yulia" w:date="2021-03-09T18:06: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858762" w14:textId="334973A7" w:rsidR="00085C2E" w:rsidRPr="00176C01" w:rsidRDefault="00085C2E">
            <w:pPr>
              <w:spacing w:line="276" w:lineRule="auto"/>
              <w:jc w:val="left"/>
              <w:rPr>
                <w:ins w:id="2523" w:author="Savinskaya Yulia" w:date="2021-03-09T18:06:00Z"/>
                <w:rFonts w:ascii="Arial" w:hAnsi="Arial" w:cs="Arial"/>
                <w:color w:val="000000" w:themeColor="text1"/>
                <w:sz w:val="20"/>
                <w:szCs w:val="20"/>
                <w:rPrChange w:id="2524" w:author="Savinskaya Yulia" w:date="2021-03-09T18:08:00Z">
                  <w:rPr>
                    <w:ins w:id="2525" w:author="Savinskaya Yulia" w:date="2021-03-09T18:06:00Z"/>
                    <w:rFonts w:eastAsiaTheme="minorHAnsi"/>
                    <w:szCs w:val="24"/>
                  </w:rPr>
                </w:rPrChange>
              </w:rPr>
              <w:pPrChange w:id="2526" w:author="Savinskaya Yulia" w:date="2021-03-09T18:08:00Z">
                <w:pPr>
                  <w:autoSpaceDE w:val="0"/>
                  <w:autoSpaceDN w:val="0"/>
                  <w:adjustRightInd w:val="0"/>
                  <w:jc w:val="left"/>
                </w:pPr>
              </w:pPrChange>
            </w:pPr>
            <w:ins w:id="2527" w:author="Savinskaya Yulia" w:date="2021-03-09T18:07:00Z">
              <w:r w:rsidRPr="00176C01">
                <w:rPr>
                  <w:rFonts w:ascii="Arial" w:hAnsi="Arial" w:cs="Arial"/>
                  <w:color w:val="000000" w:themeColor="text1"/>
                  <w:sz w:val="20"/>
                  <w:szCs w:val="20"/>
                  <w:rPrChange w:id="2528" w:author="Savinskaya Yulia" w:date="2021-03-09T18:08:00Z">
                    <w:rPr>
                      <w:rFonts w:eastAsiaTheme="minorHAnsi"/>
                      <w:szCs w:val="24"/>
                    </w:rPr>
                  </w:rPrChange>
                </w:rPr>
                <w:t>Пробег начальный</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A36F2C" w14:textId="74D3400D" w:rsidR="00085C2E" w:rsidRPr="00176C01" w:rsidRDefault="00085C2E">
            <w:pPr>
              <w:spacing w:line="276" w:lineRule="auto"/>
              <w:jc w:val="left"/>
              <w:rPr>
                <w:ins w:id="2529" w:author="Savinskaya Yulia" w:date="2021-03-09T18:07:00Z"/>
                <w:rFonts w:ascii="Arial" w:hAnsi="Arial" w:cs="Arial"/>
                <w:color w:val="000000" w:themeColor="text1"/>
                <w:sz w:val="20"/>
                <w:szCs w:val="20"/>
                <w:rPrChange w:id="2530" w:author="Savinskaya Yulia" w:date="2021-03-09T18:08:00Z">
                  <w:rPr>
                    <w:ins w:id="2531" w:author="Savinskaya Yulia" w:date="2021-03-09T18:07:00Z"/>
                    <w:rFonts w:eastAsiaTheme="minorHAnsi"/>
                    <w:szCs w:val="24"/>
                  </w:rPr>
                </w:rPrChange>
              </w:rPr>
              <w:pPrChange w:id="2532" w:author="Savinskaya Yulia" w:date="2021-03-09T18:08:00Z">
                <w:pPr>
                  <w:autoSpaceDE w:val="0"/>
                  <w:autoSpaceDN w:val="0"/>
                  <w:adjustRightInd w:val="0"/>
                  <w:jc w:val="left"/>
                </w:pPr>
              </w:pPrChange>
            </w:pPr>
            <w:ins w:id="2533" w:author="Savinskaya Yulia" w:date="2021-03-09T18:07:00Z">
              <w:r w:rsidRPr="00176C01">
                <w:rPr>
                  <w:rFonts w:ascii="Arial" w:hAnsi="Arial" w:cs="Arial"/>
                  <w:color w:val="000000" w:themeColor="text1"/>
                  <w:sz w:val="20"/>
                  <w:szCs w:val="20"/>
                  <w:rPrChange w:id="2534" w:author="Savinskaya Yulia" w:date="2021-03-09T18:08:00Z">
                    <w:rPr>
                      <w:rFonts w:eastAsiaTheme="minorHAnsi"/>
                      <w:szCs w:val="24"/>
                    </w:rPr>
                  </w:rPrChange>
                </w:rPr>
                <w:t>Пробег на начало транспортировки</w:t>
              </w:r>
            </w:ins>
          </w:p>
          <w:p w14:paraId="17A78D2D" w14:textId="18CCB2A8" w:rsidR="00085C2E" w:rsidRPr="00176C01" w:rsidRDefault="00085C2E">
            <w:pPr>
              <w:spacing w:line="276" w:lineRule="auto"/>
              <w:rPr>
                <w:ins w:id="2535" w:author="Savinskaya Yulia" w:date="2021-03-09T18:06:00Z"/>
                <w:rFonts w:ascii="Arial" w:hAnsi="Arial" w:cs="Arial"/>
                <w:color w:val="000000" w:themeColor="text1"/>
                <w:sz w:val="20"/>
                <w:szCs w:val="20"/>
                <w:rPrChange w:id="2536" w:author="Savinskaya Yulia" w:date="2021-03-09T18:08:00Z">
                  <w:rPr>
                    <w:ins w:id="2537" w:author="Savinskaya Yulia" w:date="2021-03-09T18:06:00Z"/>
                    <w:rFonts w:eastAsiaTheme="minorHAnsi"/>
                    <w:szCs w:val="24"/>
                  </w:rPr>
                </w:rPrChange>
              </w:rPr>
              <w:pPrChange w:id="2538" w:author="Savinskaya Yulia" w:date="2021-03-09T18:08:00Z">
                <w:pPr/>
              </w:pPrChange>
            </w:pPr>
            <w:ins w:id="2539" w:author="Savinskaya Yulia" w:date="2021-03-09T18:07:00Z">
              <w:r>
                <w:rPr>
                  <w:rFonts w:ascii="Arial" w:hAnsi="Arial" w:cs="Arial"/>
                  <w:color w:val="000000" w:themeColor="text1"/>
                  <w:sz w:val="20"/>
                  <w:szCs w:val="20"/>
                </w:rPr>
                <w:t>Заполняется автоматически</w:t>
              </w:r>
            </w:ins>
          </w:p>
        </w:tc>
      </w:tr>
      <w:tr w:rsidR="00085C2E" w14:paraId="620C0B16" w14:textId="77777777" w:rsidTr="00AE12DE">
        <w:trPr>
          <w:cantSplit/>
          <w:ins w:id="2540" w:author="Savinskaya Yulia" w:date="2021-03-09T18:07: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2B850E" w14:textId="41D73A59" w:rsidR="00085C2E" w:rsidRPr="00176C01" w:rsidRDefault="00085C2E">
            <w:pPr>
              <w:spacing w:line="276" w:lineRule="auto"/>
              <w:jc w:val="left"/>
              <w:rPr>
                <w:ins w:id="2541" w:author="Savinskaya Yulia" w:date="2021-03-09T18:07:00Z"/>
                <w:rFonts w:ascii="Arial" w:hAnsi="Arial" w:cs="Arial"/>
                <w:color w:val="000000" w:themeColor="text1"/>
                <w:sz w:val="20"/>
                <w:szCs w:val="20"/>
                <w:rPrChange w:id="2542" w:author="Savinskaya Yulia" w:date="2021-03-09T18:08:00Z">
                  <w:rPr>
                    <w:ins w:id="2543" w:author="Savinskaya Yulia" w:date="2021-03-09T18:07:00Z"/>
                    <w:rFonts w:eastAsiaTheme="minorHAnsi"/>
                    <w:szCs w:val="24"/>
                  </w:rPr>
                </w:rPrChange>
              </w:rPr>
              <w:pPrChange w:id="2544" w:author="Savinskaya Yulia" w:date="2021-03-09T18:08:00Z">
                <w:pPr>
                  <w:autoSpaceDE w:val="0"/>
                  <w:autoSpaceDN w:val="0"/>
                  <w:adjustRightInd w:val="0"/>
                  <w:jc w:val="left"/>
                </w:pPr>
              </w:pPrChange>
            </w:pPr>
            <w:ins w:id="2545" w:author="Savinskaya Yulia" w:date="2021-03-09T18:07:00Z">
              <w:r w:rsidRPr="00176C01">
                <w:rPr>
                  <w:rFonts w:ascii="Arial" w:hAnsi="Arial" w:cs="Arial"/>
                  <w:color w:val="000000" w:themeColor="text1"/>
                  <w:sz w:val="20"/>
                  <w:szCs w:val="20"/>
                  <w:rPrChange w:id="2546" w:author="Savinskaya Yulia" w:date="2021-03-09T18:08:00Z">
                    <w:rPr>
                      <w:rFonts w:eastAsiaTheme="minorHAnsi"/>
                      <w:szCs w:val="24"/>
                    </w:rPr>
                  </w:rPrChange>
                </w:rPr>
                <w:t>Уровень топлива начальный</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C2DA64" w14:textId="77777777" w:rsidR="00085C2E" w:rsidRPr="00176C01" w:rsidRDefault="00085C2E">
            <w:pPr>
              <w:spacing w:line="276" w:lineRule="auto"/>
              <w:jc w:val="left"/>
              <w:rPr>
                <w:ins w:id="2547" w:author="Savinskaya Yulia" w:date="2021-03-09T18:07:00Z"/>
                <w:rFonts w:ascii="Arial" w:hAnsi="Arial" w:cs="Arial"/>
                <w:color w:val="000000" w:themeColor="text1"/>
                <w:sz w:val="20"/>
                <w:szCs w:val="20"/>
                <w:rPrChange w:id="2548" w:author="Savinskaya Yulia" w:date="2021-03-09T18:08:00Z">
                  <w:rPr>
                    <w:ins w:id="2549" w:author="Savinskaya Yulia" w:date="2021-03-09T18:07:00Z"/>
                    <w:rFonts w:eastAsiaTheme="minorHAnsi"/>
                    <w:szCs w:val="24"/>
                  </w:rPr>
                </w:rPrChange>
              </w:rPr>
              <w:pPrChange w:id="2550" w:author="Savinskaya Yulia" w:date="2021-03-09T18:08:00Z">
                <w:pPr>
                  <w:autoSpaceDE w:val="0"/>
                  <w:autoSpaceDN w:val="0"/>
                  <w:adjustRightInd w:val="0"/>
                  <w:jc w:val="left"/>
                </w:pPr>
              </w:pPrChange>
            </w:pPr>
            <w:ins w:id="2551" w:author="Savinskaya Yulia" w:date="2021-03-09T18:07:00Z">
              <w:r w:rsidRPr="00176C01">
                <w:rPr>
                  <w:rFonts w:ascii="Arial" w:hAnsi="Arial" w:cs="Arial"/>
                  <w:color w:val="000000" w:themeColor="text1"/>
                  <w:sz w:val="20"/>
                  <w:szCs w:val="20"/>
                  <w:rPrChange w:id="2552" w:author="Savinskaya Yulia" w:date="2021-03-09T18:08:00Z">
                    <w:rPr>
                      <w:rFonts w:eastAsiaTheme="minorHAnsi"/>
                      <w:szCs w:val="24"/>
                    </w:rPr>
                  </w:rPrChange>
                </w:rPr>
                <w:t>Уровень топлива начальный</w:t>
              </w:r>
            </w:ins>
          </w:p>
          <w:p w14:paraId="0C9C44E7" w14:textId="6C598885" w:rsidR="00085C2E" w:rsidRPr="00176C01" w:rsidRDefault="00085C2E">
            <w:pPr>
              <w:spacing w:line="276" w:lineRule="auto"/>
              <w:rPr>
                <w:ins w:id="2553" w:author="Savinskaya Yulia" w:date="2021-03-09T18:07:00Z"/>
                <w:rFonts w:ascii="Arial" w:hAnsi="Arial" w:cs="Arial"/>
                <w:color w:val="000000" w:themeColor="text1"/>
                <w:sz w:val="20"/>
                <w:szCs w:val="20"/>
                <w:rPrChange w:id="2554" w:author="Savinskaya Yulia" w:date="2021-03-09T18:08:00Z">
                  <w:rPr>
                    <w:ins w:id="2555" w:author="Savinskaya Yulia" w:date="2021-03-09T18:07:00Z"/>
                    <w:rFonts w:eastAsiaTheme="minorHAnsi"/>
                    <w:szCs w:val="24"/>
                  </w:rPr>
                </w:rPrChange>
              </w:rPr>
              <w:pPrChange w:id="2556" w:author="Savinskaya Yulia" w:date="2021-03-09T18:08:00Z">
                <w:pPr/>
              </w:pPrChange>
            </w:pPr>
            <w:ins w:id="2557" w:author="Savinskaya Yulia" w:date="2021-03-09T18:07:00Z">
              <w:r>
                <w:rPr>
                  <w:rFonts w:ascii="Arial" w:hAnsi="Arial" w:cs="Arial"/>
                  <w:color w:val="000000" w:themeColor="text1"/>
                  <w:sz w:val="20"/>
                  <w:szCs w:val="20"/>
                </w:rPr>
                <w:t>Заполняется автоматически</w:t>
              </w:r>
            </w:ins>
          </w:p>
        </w:tc>
      </w:tr>
      <w:tr w:rsidR="00085C2E" w14:paraId="47EA5491" w14:textId="77777777" w:rsidTr="00AE12DE">
        <w:trPr>
          <w:cantSplit/>
          <w:ins w:id="2558" w:author="Savinskaya Yulia" w:date="2021-03-09T18:07: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870DFC" w14:textId="422C161B" w:rsidR="00085C2E" w:rsidRPr="00176C01" w:rsidRDefault="00085C2E">
            <w:pPr>
              <w:spacing w:line="276" w:lineRule="auto"/>
              <w:jc w:val="left"/>
              <w:rPr>
                <w:ins w:id="2559" w:author="Savinskaya Yulia" w:date="2021-03-09T18:07:00Z"/>
                <w:rFonts w:ascii="Arial" w:hAnsi="Arial" w:cs="Arial"/>
                <w:color w:val="000000" w:themeColor="text1"/>
                <w:sz w:val="20"/>
                <w:szCs w:val="20"/>
                <w:rPrChange w:id="2560" w:author="Savinskaya Yulia" w:date="2021-03-09T18:08:00Z">
                  <w:rPr>
                    <w:ins w:id="2561" w:author="Savinskaya Yulia" w:date="2021-03-09T18:07:00Z"/>
                    <w:rFonts w:eastAsiaTheme="minorHAnsi"/>
                    <w:szCs w:val="24"/>
                  </w:rPr>
                </w:rPrChange>
              </w:rPr>
              <w:pPrChange w:id="2562" w:author="Savinskaya Yulia" w:date="2021-03-09T18:08:00Z">
                <w:pPr>
                  <w:autoSpaceDE w:val="0"/>
                  <w:autoSpaceDN w:val="0"/>
                  <w:adjustRightInd w:val="0"/>
                  <w:jc w:val="left"/>
                </w:pPr>
              </w:pPrChange>
            </w:pPr>
            <w:ins w:id="2563" w:author="Savinskaya Yulia" w:date="2021-03-09T18:07:00Z">
              <w:r w:rsidRPr="00176C01">
                <w:rPr>
                  <w:rFonts w:ascii="Arial" w:hAnsi="Arial" w:cs="Arial"/>
                  <w:color w:val="000000" w:themeColor="text1"/>
                  <w:sz w:val="20"/>
                  <w:szCs w:val="20"/>
                  <w:rPrChange w:id="2564" w:author="Savinskaya Yulia" w:date="2021-03-09T18:08:00Z">
                    <w:rPr>
                      <w:rFonts w:eastAsiaTheme="minorHAnsi"/>
                      <w:szCs w:val="24"/>
                    </w:rPr>
                  </w:rPrChange>
                </w:rPr>
                <w:t>Наработка двигателя на начало</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6E1518" w14:textId="77777777" w:rsidR="00085C2E" w:rsidRPr="00176C01" w:rsidRDefault="00085C2E">
            <w:pPr>
              <w:spacing w:line="276" w:lineRule="auto"/>
              <w:jc w:val="left"/>
              <w:rPr>
                <w:ins w:id="2565" w:author="Savinskaya Yulia" w:date="2021-03-09T18:07:00Z"/>
                <w:rFonts w:ascii="Arial" w:hAnsi="Arial" w:cs="Arial"/>
                <w:color w:val="000000" w:themeColor="text1"/>
                <w:sz w:val="20"/>
                <w:szCs w:val="20"/>
                <w:rPrChange w:id="2566" w:author="Savinskaya Yulia" w:date="2021-03-09T18:08:00Z">
                  <w:rPr>
                    <w:ins w:id="2567" w:author="Savinskaya Yulia" w:date="2021-03-09T18:07:00Z"/>
                    <w:rFonts w:eastAsiaTheme="minorHAnsi"/>
                    <w:szCs w:val="24"/>
                  </w:rPr>
                </w:rPrChange>
              </w:rPr>
              <w:pPrChange w:id="2568" w:author="Savinskaya Yulia" w:date="2021-03-09T18:08:00Z">
                <w:pPr>
                  <w:autoSpaceDE w:val="0"/>
                  <w:autoSpaceDN w:val="0"/>
                  <w:adjustRightInd w:val="0"/>
                  <w:jc w:val="left"/>
                </w:pPr>
              </w:pPrChange>
            </w:pPr>
            <w:ins w:id="2569" w:author="Savinskaya Yulia" w:date="2021-03-09T18:07:00Z">
              <w:r w:rsidRPr="00176C01">
                <w:rPr>
                  <w:rFonts w:ascii="Arial" w:hAnsi="Arial" w:cs="Arial"/>
                  <w:color w:val="000000" w:themeColor="text1"/>
                  <w:sz w:val="20"/>
                  <w:szCs w:val="20"/>
                  <w:rPrChange w:id="2570" w:author="Savinskaya Yulia" w:date="2021-03-09T18:08:00Z">
                    <w:rPr>
                      <w:rFonts w:eastAsiaTheme="minorHAnsi"/>
                      <w:szCs w:val="24"/>
                    </w:rPr>
                  </w:rPrChange>
                </w:rPr>
                <w:t>Наработка двигателя на начало</w:t>
              </w:r>
            </w:ins>
          </w:p>
          <w:p w14:paraId="51306047" w14:textId="1C32E570" w:rsidR="00085C2E" w:rsidRPr="00176C01" w:rsidRDefault="00085C2E">
            <w:pPr>
              <w:spacing w:line="276" w:lineRule="auto"/>
              <w:rPr>
                <w:ins w:id="2571" w:author="Savinskaya Yulia" w:date="2021-03-09T18:07:00Z"/>
                <w:rFonts w:ascii="Arial" w:hAnsi="Arial" w:cs="Arial"/>
                <w:color w:val="000000" w:themeColor="text1"/>
                <w:sz w:val="20"/>
                <w:szCs w:val="20"/>
                <w:rPrChange w:id="2572" w:author="Savinskaya Yulia" w:date="2021-03-09T18:08:00Z">
                  <w:rPr>
                    <w:ins w:id="2573" w:author="Savinskaya Yulia" w:date="2021-03-09T18:07:00Z"/>
                    <w:rFonts w:eastAsiaTheme="minorHAnsi"/>
                    <w:szCs w:val="24"/>
                  </w:rPr>
                </w:rPrChange>
              </w:rPr>
              <w:pPrChange w:id="2574" w:author="Savinskaya Yulia" w:date="2021-03-09T18:08:00Z">
                <w:pPr/>
              </w:pPrChange>
            </w:pPr>
            <w:ins w:id="2575" w:author="Savinskaya Yulia" w:date="2021-03-09T18:08:00Z">
              <w:r>
                <w:rPr>
                  <w:rFonts w:ascii="Arial" w:hAnsi="Arial" w:cs="Arial"/>
                  <w:color w:val="000000" w:themeColor="text1"/>
                  <w:sz w:val="20"/>
                  <w:szCs w:val="20"/>
                </w:rPr>
                <w:t>Заполняется автоматически</w:t>
              </w:r>
            </w:ins>
          </w:p>
        </w:tc>
      </w:tr>
      <w:tr w:rsidR="00085C2E" w14:paraId="1BDDFC4E" w14:textId="77777777" w:rsidTr="00AE12DE">
        <w:trPr>
          <w:cantSplit/>
          <w:ins w:id="2576" w:author="Savinskaya Yulia" w:date="2021-03-09T18:07: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5BB73C" w14:textId="636EBE06" w:rsidR="00085C2E" w:rsidRPr="00176C01" w:rsidRDefault="00085C2E">
            <w:pPr>
              <w:spacing w:line="276" w:lineRule="auto"/>
              <w:jc w:val="left"/>
              <w:rPr>
                <w:ins w:id="2577" w:author="Savinskaya Yulia" w:date="2021-03-09T18:07:00Z"/>
                <w:rFonts w:ascii="Arial" w:hAnsi="Arial" w:cs="Arial"/>
                <w:color w:val="000000" w:themeColor="text1"/>
                <w:sz w:val="20"/>
                <w:szCs w:val="20"/>
                <w:rPrChange w:id="2578" w:author="Savinskaya Yulia" w:date="2021-03-09T18:08:00Z">
                  <w:rPr>
                    <w:ins w:id="2579" w:author="Savinskaya Yulia" w:date="2021-03-09T18:07:00Z"/>
                    <w:rFonts w:eastAsiaTheme="minorHAnsi"/>
                    <w:szCs w:val="24"/>
                  </w:rPr>
                </w:rPrChange>
              </w:rPr>
              <w:pPrChange w:id="2580" w:author="Savinskaya Yulia" w:date="2021-03-09T18:08:00Z">
                <w:pPr>
                  <w:autoSpaceDE w:val="0"/>
                  <w:autoSpaceDN w:val="0"/>
                  <w:adjustRightInd w:val="0"/>
                  <w:jc w:val="left"/>
                </w:pPr>
              </w:pPrChange>
            </w:pPr>
            <w:ins w:id="2581" w:author="Savinskaya Yulia" w:date="2021-03-09T18:08:00Z">
              <w:r w:rsidRPr="00176C01">
                <w:rPr>
                  <w:rFonts w:ascii="Arial" w:hAnsi="Arial" w:cs="Arial"/>
                  <w:color w:val="000000" w:themeColor="text1"/>
                  <w:sz w:val="20"/>
                  <w:szCs w:val="20"/>
                  <w:rPrChange w:id="2582" w:author="Savinskaya Yulia" w:date="2021-03-09T18:08:00Z">
                    <w:rPr>
                      <w:rFonts w:eastAsiaTheme="minorHAnsi"/>
                      <w:szCs w:val="24"/>
                    </w:rPr>
                  </w:rPrChange>
                </w:rPr>
                <w:t>Пробег конечный</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53204C" w14:textId="77777777" w:rsidR="00085C2E" w:rsidRPr="00176C01" w:rsidRDefault="00085C2E">
            <w:pPr>
              <w:spacing w:line="276" w:lineRule="auto"/>
              <w:rPr>
                <w:ins w:id="2583" w:author="Savinskaya Yulia" w:date="2021-03-09T18:08:00Z"/>
                <w:rFonts w:ascii="Arial" w:hAnsi="Arial" w:cs="Arial"/>
                <w:color w:val="000000" w:themeColor="text1"/>
                <w:sz w:val="20"/>
                <w:szCs w:val="20"/>
                <w:rPrChange w:id="2584" w:author="Savinskaya Yulia" w:date="2021-03-09T18:08:00Z">
                  <w:rPr>
                    <w:ins w:id="2585" w:author="Savinskaya Yulia" w:date="2021-03-09T18:08:00Z"/>
                  </w:rPr>
                </w:rPrChange>
              </w:rPr>
              <w:pPrChange w:id="2586" w:author="Savinskaya Yulia" w:date="2021-03-09T18:08:00Z">
                <w:pPr/>
              </w:pPrChange>
            </w:pPr>
            <w:ins w:id="2587" w:author="Savinskaya Yulia" w:date="2021-03-09T18:08:00Z">
              <w:r w:rsidRPr="00176C01">
                <w:rPr>
                  <w:rFonts w:ascii="Arial" w:hAnsi="Arial" w:cs="Arial"/>
                  <w:color w:val="000000" w:themeColor="text1"/>
                  <w:sz w:val="20"/>
                  <w:szCs w:val="20"/>
                  <w:rPrChange w:id="2588" w:author="Savinskaya Yulia" w:date="2021-03-09T18:08:00Z">
                    <w:rPr/>
                  </w:rPrChange>
                </w:rPr>
                <w:t>Пробег конечный</w:t>
              </w:r>
            </w:ins>
          </w:p>
          <w:p w14:paraId="3591224F" w14:textId="270AC686" w:rsidR="00085C2E" w:rsidRPr="00176C01" w:rsidRDefault="00085C2E">
            <w:pPr>
              <w:spacing w:line="276" w:lineRule="auto"/>
              <w:rPr>
                <w:ins w:id="2589" w:author="Savinskaya Yulia" w:date="2021-03-09T18:07:00Z"/>
                <w:rFonts w:ascii="Arial" w:hAnsi="Arial" w:cs="Arial"/>
                <w:color w:val="000000" w:themeColor="text1"/>
                <w:sz w:val="20"/>
                <w:szCs w:val="20"/>
                <w:rPrChange w:id="2590" w:author="Savinskaya Yulia" w:date="2021-03-09T18:08:00Z">
                  <w:rPr>
                    <w:ins w:id="2591" w:author="Savinskaya Yulia" w:date="2021-03-09T18:07:00Z"/>
                    <w:rFonts w:eastAsiaTheme="minorHAnsi"/>
                    <w:szCs w:val="24"/>
                  </w:rPr>
                </w:rPrChange>
              </w:rPr>
              <w:pPrChange w:id="2592" w:author="Savinskaya Yulia" w:date="2021-03-09T18:08:00Z">
                <w:pPr/>
              </w:pPrChange>
            </w:pPr>
            <w:ins w:id="2593" w:author="Savinskaya Yulia" w:date="2021-03-09T18:08:00Z">
              <w:r>
                <w:rPr>
                  <w:rFonts w:ascii="Arial" w:hAnsi="Arial" w:cs="Arial"/>
                  <w:color w:val="000000" w:themeColor="text1"/>
                  <w:sz w:val="20"/>
                  <w:szCs w:val="20"/>
                </w:rPr>
                <w:t>Заполняется автоматически</w:t>
              </w:r>
            </w:ins>
          </w:p>
        </w:tc>
      </w:tr>
      <w:tr w:rsidR="00085C2E" w14:paraId="318F668A" w14:textId="77777777" w:rsidTr="00AE12DE">
        <w:trPr>
          <w:cantSplit/>
          <w:ins w:id="2594" w:author="Savinskaya Yulia" w:date="2021-03-09T18:07: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D9B9C6" w14:textId="7D4C2843" w:rsidR="00085C2E" w:rsidRPr="00176C01" w:rsidRDefault="00085C2E">
            <w:pPr>
              <w:spacing w:line="276" w:lineRule="auto"/>
              <w:jc w:val="left"/>
              <w:rPr>
                <w:ins w:id="2595" w:author="Savinskaya Yulia" w:date="2021-03-09T18:07:00Z"/>
                <w:rFonts w:ascii="Arial" w:hAnsi="Arial" w:cs="Arial"/>
                <w:color w:val="000000" w:themeColor="text1"/>
                <w:sz w:val="20"/>
                <w:szCs w:val="20"/>
                <w:rPrChange w:id="2596" w:author="Savinskaya Yulia" w:date="2021-03-09T18:08:00Z">
                  <w:rPr>
                    <w:ins w:id="2597" w:author="Savinskaya Yulia" w:date="2021-03-09T18:07:00Z"/>
                    <w:rFonts w:eastAsiaTheme="minorHAnsi"/>
                    <w:szCs w:val="24"/>
                  </w:rPr>
                </w:rPrChange>
              </w:rPr>
              <w:pPrChange w:id="2598" w:author="Savinskaya Yulia" w:date="2021-03-09T18:08:00Z">
                <w:pPr>
                  <w:autoSpaceDE w:val="0"/>
                  <w:autoSpaceDN w:val="0"/>
                  <w:adjustRightInd w:val="0"/>
                  <w:jc w:val="left"/>
                </w:pPr>
              </w:pPrChange>
            </w:pPr>
            <w:ins w:id="2599" w:author="Savinskaya Yulia" w:date="2021-03-09T18:08:00Z">
              <w:r w:rsidRPr="00176C01">
                <w:rPr>
                  <w:rFonts w:ascii="Arial" w:hAnsi="Arial" w:cs="Arial"/>
                  <w:color w:val="000000" w:themeColor="text1"/>
                  <w:sz w:val="20"/>
                  <w:szCs w:val="20"/>
                  <w:rPrChange w:id="2600" w:author="Savinskaya Yulia" w:date="2021-03-09T18:08:00Z">
                    <w:rPr>
                      <w:rFonts w:eastAsiaTheme="minorHAnsi"/>
                      <w:szCs w:val="24"/>
                    </w:rPr>
                  </w:rPrChange>
                </w:rPr>
                <w:t>Уровень топлива конечный</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ED3D33" w14:textId="77777777" w:rsidR="00085C2E" w:rsidRPr="00176C01" w:rsidRDefault="00085C2E">
            <w:pPr>
              <w:spacing w:line="276" w:lineRule="auto"/>
              <w:rPr>
                <w:ins w:id="2601" w:author="Savinskaya Yulia" w:date="2021-03-09T18:08:00Z"/>
                <w:rFonts w:ascii="Arial" w:hAnsi="Arial" w:cs="Arial"/>
                <w:color w:val="000000" w:themeColor="text1"/>
                <w:sz w:val="20"/>
                <w:szCs w:val="20"/>
                <w:rPrChange w:id="2602" w:author="Savinskaya Yulia" w:date="2021-03-09T18:08:00Z">
                  <w:rPr>
                    <w:ins w:id="2603" w:author="Savinskaya Yulia" w:date="2021-03-09T18:08:00Z"/>
                  </w:rPr>
                </w:rPrChange>
              </w:rPr>
              <w:pPrChange w:id="2604" w:author="Savinskaya Yulia" w:date="2021-03-09T18:08:00Z">
                <w:pPr/>
              </w:pPrChange>
            </w:pPr>
            <w:ins w:id="2605" w:author="Savinskaya Yulia" w:date="2021-03-09T18:08:00Z">
              <w:r w:rsidRPr="00176C01">
                <w:rPr>
                  <w:rFonts w:ascii="Arial" w:hAnsi="Arial" w:cs="Arial"/>
                  <w:color w:val="000000" w:themeColor="text1"/>
                  <w:sz w:val="20"/>
                  <w:szCs w:val="20"/>
                  <w:rPrChange w:id="2606" w:author="Savinskaya Yulia" w:date="2021-03-09T18:08:00Z">
                    <w:rPr/>
                  </w:rPrChange>
                </w:rPr>
                <w:t>Уровень топлива конечный</w:t>
              </w:r>
            </w:ins>
          </w:p>
          <w:p w14:paraId="51B89740" w14:textId="2151B335" w:rsidR="00085C2E" w:rsidRPr="00176C01" w:rsidRDefault="00085C2E">
            <w:pPr>
              <w:spacing w:line="276" w:lineRule="auto"/>
              <w:rPr>
                <w:ins w:id="2607" w:author="Savinskaya Yulia" w:date="2021-03-09T18:07:00Z"/>
                <w:rFonts w:ascii="Arial" w:hAnsi="Arial" w:cs="Arial"/>
                <w:color w:val="000000" w:themeColor="text1"/>
                <w:sz w:val="20"/>
                <w:szCs w:val="20"/>
                <w:rPrChange w:id="2608" w:author="Savinskaya Yulia" w:date="2021-03-09T18:08:00Z">
                  <w:rPr>
                    <w:ins w:id="2609" w:author="Savinskaya Yulia" w:date="2021-03-09T18:07:00Z"/>
                    <w:rFonts w:eastAsiaTheme="minorHAnsi"/>
                    <w:szCs w:val="24"/>
                  </w:rPr>
                </w:rPrChange>
              </w:rPr>
              <w:pPrChange w:id="2610" w:author="Savinskaya Yulia" w:date="2021-03-09T18:08:00Z">
                <w:pPr/>
              </w:pPrChange>
            </w:pPr>
            <w:ins w:id="2611" w:author="Savinskaya Yulia" w:date="2021-03-09T18:08:00Z">
              <w:r>
                <w:rPr>
                  <w:rFonts w:ascii="Arial" w:hAnsi="Arial" w:cs="Arial"/>
                  <w:color w:val="000000" w:themeColor="text1"/>
                  <w:sz w:val="20"/>
                  <w:szCs w:val="20"/>
                </w:rPr>
                <w:t>Заполняется автоматически</w:t>
              </w:r>
            </w:ins>
          </w:p>
        </w:tc>
      </w:tr>
      <w:tr w:rsidR="00085C2E" w14:paraId="5E8A8C45" w14:textId="77777777" w:rsidTr="00AE12DE">
        <w:trPr>
          <w:cantSplit/>
          <w:ins w:id="2612" w:author="Savinskaya Yulia" w:date="2021-03-09T18:07: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9B47A1" w14:textId="340BE5E0" w:rsidR="00085C2E" w:rsidRPr="00176C01" w:rsidRDefault="00085C2E">
            <w:pPr>
              <w:spacing w:line="276" w:lineRule="auto"/>
              <w:jc w:val="left"/>
              <w:rPr>
                <w:ins w:id="2613" w:author="Savinskaya Yulia" w:date="2021-03-09T18:07:00Z"/>
                <w:rFonts w:ascii="Arial" w:hAnsi="Arial" w:cs="Arial"/>
                <w:color w:val="000000" w:themeColor="text1"/>
                <w:sz w:val="20"/>
                <w:szCs w:val="20"/>
                <w:rPrChange w:id="2614" w:author="Savinskaya Yulia" w:date="2021-03-09T18:08:00Z">
                  <w:rPr>
                    <w:ins w:id="2615" w:author="Savinskaya Yulia" w:date="2021-03-09T18:07:00Z"/>
                    <w:rFonts w:eastAsiaTheme="minorHAnsi"/>
                    <w:szCs w:val="24"/>
                  </w:rPr>
                </w:rPrChange>
              </w:rPr>
              <w:pPrChange w:id="2616" w:author="Savinskaya Yulia" w:date="2021-03-09T18:08:00Z">
                <w:pPr>
                  <w:autoSpaceDE w:val="0"/>
                  <w:autoSpaceDN w:val="0"/>
                  <w:adjustRightInd w:val="0"/>
                  <w:jc w:val="left"/>
                </w:pPr>
              </w:pPrChange>
            </w:pPr>
            <w:ins w:id="2617" w:author="Savinskaya Yulia" w:date="2021-03-09T18:08:00Z">
              <w:r w:rsidRPr="00176C01">
                <w:rPr>
                  <w:rFonts w:ascii="Arial" w:hAnsi="Arial" w:cs="Arial"/>
                  <w:color w:val="000000" w:themeColor="text1"/>
                  <w:sz w:val="20"/>
                  <w:szCs w:val="20"/>
                  <w:rPrChange w:id="2618" w:author="Savinskaya Yulia" w:date="2021-03-09T18:08:00Z">
                    <w:rPr>
                      <w:rFonts w:eastAsiaTheme="minorHAnsi"/>
                      <w:szCs w:val="24"/>
                    </w:rPr>
                  </w:rPrChange>
                </w:rPr>
                <w:t>Наработка двигателя на конец</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A0FB93" w14:textId="77777777" w:rsidR="00085C2E" w:rsidRPr="00176C01" w:rsidRDefault="00085C2E">
            <w:pPr>
              <w:spacing w:line="276" w:lineRule="auto"/>
              <w:rPr>
                <w:ins w:id="2619" w:author="Savinskaya Yulia" w:date="2021-03-09T18:08:00Z"/>
                <w:rFonts w:ascii="Arial" w:hAnsi="Arial" w:cs="Arial"/>
                <w:color w:val="000000" w:themeColor="text1"/>
                <w:sz w:val="20"/>
                <w:szCs w:val="20"/>
                <w:rPrChange w:id="2620" w:author="Savinskaya Yulia" w:date="2021-03-09T18:08:00Z">
                  <w:rPr>
                    <w:ins w:id="2621" w:author="Savinskaya Yulia" w:date="2021-03-09T18:08:00Z"/>
                  </w:rPr>
                </w:rPrChange>
              </w:rPr>
              <w:pPrChange w:id="2622" w:author="Savinskaya Yulia" w:date="2021-03-09T18:08:00Z">
                <w:pPr/>
              </w:pPrChange>
            </w:pPr>
            <w:ins w:id="2623" w:author="Savinskaya Yulia" w:date="2021-03-09T18:08:00Z">
              <w:r w:rsidRPr="00176C01">
                <w:rPr>
                  <w:rFonts w:ascii="Arial" w:hAnsi="Arial" w:cs="Arial"/>
                  <w:color w:val="000000" w:themeColor="text1"/>
                  <w:sz w:val="20"/>
                  <w:szCs w:val="20"/>
                  <w:rPrChange w:id="2624" w:author="Savinskaya Yulia" w:date="2021-03-09T18:08:00Z">
                    <w:rPr/>
                  </w:rPrChange>
                </w:rPr>
                <w:t>Наработка двигателя на конец</w:t>
              </w:r>
            </w:ins>
          </w:p>
          <w:p w14:paraId="1817A7BC" w14:textId="0FE01B69" w:rsidR="00085C2E" w:rsidRPr="00176C01" w:rsidRDefault="00085C2E">
            <w:pPr>
              <w:spacing w:line="276" w:lineRule="auto"/>
              <w:rPr>
                <w:ins w:id="2625" w:author="Savinskaya Yulia" w:date="2021-03-09T18:07:00Z"/>
                <w:rFonts w:ascii="Arial" w:hAnsi="Arial" w:cs="Arial"/>
                <w:color w:val="000000" w:themeColor="text1"/>
                <w:sz w:val="20"/>
                <w:szCs w:val="20"/>
                <w:rPrChange w:id="2626" w:author="Savinskaya Yulia" w:date="2021-03-09T18:08:00Z">
                  <w:rPr>
                    <w:ins w:id="2627" w:author="Savinskaya Yulia" w:date="2021-03-09T18:07:00Z"/>
                    <w:rFonts w:eastAsiaTheme="minorHAnsi"/>
                    <w:szCs w:val="24"/>
                  </w:rPr>
                </w:rPrChange>
              </w:rPr>
              <w:pPrChange w:id="2628" w:author="Savinskaya Yulia" w:date="2021-03-09T18:08:00Z">
                <w:pPr/>
              </w:pPrChange>
            </w:pPr>
            <w:ins w:id="2629" w:author="Savinskaya Yulia" w:date="2021-03-09T18:08:00Z">
              <w:r>
                <w:rPr>
                  <w:rFonts w:ascii="Arial" w:hAnsi="Arial" w:cs="Arial"/>
                  <w:color w:val="000000" w:themeColor="text1"/>
                  <w:sz w:val="20"/>
                  <w:szCs w:val="20"/>
                </w:rPr>
                <w:t>Заполняется автоматически</w:t>
              </w:r>
            </w:ins>
          </w:p>
        </w:tc>
      </w:tr>
      <w:tr w:rsidR="00085C2E" w14:paraId="62191070" w14:textId="77777777" w:rsidTr="00AE12DE">
        <w:trPr>
          <w:cantSplit/>
          <w:ins w:id="2630" w:author="Savinskaya Yulia" w:date="2021-03-09T18:07: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74E586" w14:textId="5DD88138" w:rsidR="00085C2E" w:rsidRPr="00176C01" w:rsidRDefault="00085C2E">
            <w:pPr>
              <w:spacing w:line="276" w:lineRule="auto"/>
              <w:jc w:val="left"/>
              <w:rPr>
                <w:ins w:id="2631" w:author="Savinskaya Yulia" w:date="2021-03-09T18:07:00Z"/>
                <w:rFonts w:ascii="Arial" w:hAnsi="Arial" w:cs="Arial"/>
                <w:color w:val="000000" w:themeColor="text1"/>
                <w:sz w:val="20"/>
                <w:szCs w:val="20"/>
                <w:rPrChange w:id="2632" w:author="Savinskaya Yulia" w:date="2021-03-09T18:10:00Z">
                  <w:rPr>
                    <w:ins w:id="2633" w:author="Savinskaya Yulia" w:date="2021-03-09T18:07:00Z"/>
                    <w:rFonts w:eastAsiaTheme="minorHAnsi"/>
                    <w:szCs w:val="24"/>
                  </w:rPr>
                </w:rPrChange>
              </w:rPr>
              <w:pPrChange w:id="2634" w:author="Savinskaya Yulia" w:date="2021-03-09T18:10:00Z">
                <w:pPr>
                  <w:autoSpaceDE w:val="0"/>
                  <w:autoSpaceDN w:val="0"/>
                  <w:adjustRightInd w:val="0"/>
                  <w:jc w:val="left"/>
                </w:pPr>
              </w:pPrChange>
            </w:pPr>
            <w:ins w:id="2635" w:author="Savinskaya Yulia" w:date="2021-03-09T18:08:00Z">
              <w:r w:rsidRPr="00176C01">
                <w:rPr>
                  <w:rFonts w:ascii="Arial" w:hAnsi="Arial" w:cs="Arial"/>
                  <w:color w:val="000000" w:themeColor="text1"/>
                  <w:sz w:val="20"/>
                  <w:szCs w:val="20"/>
                  <w:rPrChange w:id="2636" w:author="Savinskaya Yulia" w:date="2021-03-09T18:10:00Z">
                    <w:rPr>
                      <w:rFonts w:eastAsiaTheme="minorHAnsi"/>
                      <w:szCs w:val="24"/>
                    </w:rPr>
                  </w:rPrChange>
                </w:rPr>
                <w:t>Объем заправки топлива</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DA3465" w14:textId="77777777" w:rsidR="00085C2E" w:rsidRPr="00176C01" w:rsidRDefault="00085C2E">
            <w:pPr>
              <w:spacing w:line="276" w:lineRule="auto"/>
              <w:rPr>
                <w:ins w:id="2637" w:author="Savinskaya Yulia" w:date="2021-03-09T18:09:00Z"/>
                <w:rFonts w:ascii="Arial" w:hAnsi="Arial" w:cs="Arial"/>
                <w:color w:val="000000" w:themeColor="text1"/>
                <w:sz w:val="20"/>
                <w:szCs w:val="20"/>
                <w:rPrChange w:id="2638" w:author="Savinskaya Yulia" w:date="2021-03-09T18:10:00Z">
                  <w:rPr>
                    <w:ins w:id="2639" w:author="Savinskaya Yulia" w:date="2021-03-09T18:09:00Z"/>
                  </w:rPr>
                </w:rPrChange>
              </w:rPr>
              <w:pPrChange w:id="2640" w:author="Savinskaya Yulia" w:date="2021-03-09T18:10:00Z">
                <w:pPr/>
              </w:pPrChange>
            </w:pPr>
            <w:ins w:id="2641" w:author="Savinskaya Yulia" w:date="2021-03-09T18:09:00Z">
              <w:r w:rsidRPr="00176C01">
                <w:rPr>
                  <w:rFonts w:ascii="Arial" w:hAnsi="Arial" w:cs="Arial"/>
                  <w:color w:val="000000" w:themeColor="text1"/>
                  <w:sz w:val="20"/>
                  <w:szCs w:val="20"/>
                  <w:rPrChange w:id="2642" w:author="Savinskaya Yulia" w:date="2021-03-09T18:10:00Z">
                    <w:rPr/>
                  </w:rPrChange>
                </w:rPr>
                <w:t>Объем заправки топлива</w:t>
              </w:r>
            </w:ins>
          </w:p>
          <w:p w14:paraId="5D9617BA" w14:textId="0118E062" w:rsidR="00085C2E" w:rsidRPr="00176C01" w:rsidRDefault="00085C2E">
            <w:pPr>
              <w:spacing w:line="276" w:lineRule="auto"/>
              <w:rPr>
                <w:ins w:id="2643" w:author="Savinskaya Yulia" w:date="2021-03-09T18:07:00Z"/>
                <w:rFonts w:ascii="Arial" w:hAnsi="Arial" w:cs="Arial"/>
                <w:color w:val="000000" w:themeColor="text1"/>
                <w:sz w:val="20"/>
                <w:szCs w:val="20"/>
                <w:rPrChange w:id="2644" w:author="Savinskaya Yulia" w:date="2021-03-09T18:10:00Z">
                  <w:rPr>
                    <w:ins w:id="2645" w:author="Savinskaya Yulia" w:date="2021-03-09T18:07:00Z"/>
                    <w:rFonts w:eastAsiaTheme="minorHAnsi"/>
                    <w:szCs w:val="24"/>
                  </w:rPr>
                </w:rPrChange>
              </w:rPr>
              <w:pPrChange w:id="2646" w:author="Savinskaya Yulia" w:date="2021-03-09T18:10:00Z">
                <w:pPr/>
              </w:pPrChange>
            </w:pPr>
            <w:ins w:id="2647" w:author="Savinskaya Yulia" w:date="2021-03-09T18:08:00Z">
              <w:r>
                <w:rPr>
                  <w:rFonts w:ascii="Arial" w:hAnsi="Arial" w:cs="Arial"/>
                  <w:color w:val="000000" w:themeColor="text1"/>
                  <w:sz w:val="20"/>
                  <w:szCs w:val="20"/>
                </w:rPr>
                <w:t>Заполняется автоматически</w:t>
              </w:r>
            </w:ins>
          </w:p>
        </w:tc>
      </w:tr>
      <w:tr w:rsidR="00085C2E" w14:paraId="24C31C2C" w14:textId="77777777" w:rsidTr="00AE12DE">
        <w:trPr>
          <w:cantSplit/>
          <w:ins w:id="2648" w:author="Savinskaya Yulia" w:date="2021-03-09T18:07: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5B0EE7" w14:textId="5E387BE0" w:rsidR="00085C2E" w:rsidRPr="00176C01" w:rsidRDefault="00085C2E">
            <w:pPr>
              <w:spacing w:line="276" w:lineRule="auto"/>
              <w:jc w:val="left"/>
              <w:rPr>
                <w:ins w:id="2649" w:author="Savinskaya Yulia" w:date="2021-03-09T18:07:00Z"/>
                <w:rFonts w:ascii="Arial" w:hAnsi="Arial" w:cs="Arial"/>
                <w:color w:val="000000" w:themeColor="text1"/>
                <w:sz w:val="20"/>
                <w:szCs w:val="20"/>
                <w:rPrChange w:id="2650" w:author="Savinskaya Yulia" w:date="2021-03-09T18:10:00Z">
                  <w:rPr>
                    <w:ins w:id="2651" w:author="Savinskaya Yulia" w:date="2021-03-09T18:07:00Z"/>
                    <w:rFonts w:eastAsiaTheme="minorHAnsi"/>
                    <w:szCs w:val="24"/>
                  </w:rPr>
                </w:rPrChange>
              </w:rPr>
              <w:pPrChange w:id="2652" w:author="Savinskaya Yulia" w:date="2021-03-09T18:10:00Z">
                <w:pPr>
                  <w:autoSpaceDE w:val="0"/>
                  <w:autoSpaceDN w:val="0"/>
                  <w:adjustRightInd w:val="0"/>
                  <w:jc w:val="left"/>
                </w:pPr>
              </w:pPrChange>
            </w:pPr>
            <w:ins w:id="2653" w:author="Savinskaya Yulia" w:date="2021-03-09T18:09:00Z">
              <w:r w:rsidRPr="00176C01">
                <w:rPr>
                  <w:rFonts w:ascii="Arial" w:hAnsi="Arial" w:cs="Arial"/>
                  <w:color w:val="000000" w:themeColor="text1"/>
                  <w:sz w:val="20"/>
                  <w:szCs w:val="20"/>
                  <w:rPrChange w:id="2654" w:author="Savinskaya Yulia" w:date="2021-03-09T18:10:00Z">
                    <w:rPr>
                      <w:rFonts w:eastAsiaTheme="minorHAnsi"/>
                      <w:szCs w:val="24"/>
                    </w:rPr>
                  </w:rPrChange>
                </w:rPr>
                <w:t>Объем слива топлива</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59E338" w14:textId="77777777" w:rsidR="00085C2E" w:rsidRPr="00176C01" w:rsidRDefault="00085C2E">
            <w:pPr>
              <w:spacing w:line="276" w:lineRule="auto"/>
              <w:rPr>
                <w:ins w:id="2655" w:author="Savinskaya Yulia" w:date="2021-03-09T18:09:00Z"/>
                <w:rFonts w:ascii="Arial" w:hAnsi="Arial" w:cs="Arial"/>
                <w:color w:val="000000" w:themeColor="text1"/>
                <w:sz w:val="20"/>
                <w:szCs w:val="20"/>
                <w:rPrChange w:id="2656" w:author="Savinskaya Yulia" w:date="2021-03-09T18:10:00Z">
                  <w:rPr>
                    <w:ins w:id="2657" w:author="Savinskaya Yulia" w:date="2021-03-09T18:09:00Z"/>
                  </w:rPr>
                </w:rPrChange>
              </w:rPr>
              <w:pPrChange w:id="2658" w:author="Savinskaya Yulia" w:date="2021-03-09T18:10:00Z">
                <w:pPr/>
              </w:pPrChange>
            </w:pPr>
            <w:ins w:id="2659" w:author="Savinskaya Yulia" w:date="2021-03-09T18:09:00Z">
              <w:r w:rsidRPr="00176C01">
                <w:rPr>
                  <w:rFonts w:ascii="Arial" w:hAnsi="Arial" w:cs="Arial"/>
                  <w:color w:val="000000" w:themeColor="text1"/>
                  <w:sz w:val="20"/>
                  <w:szCs w:val="20"/>
                  <w:rPrChange w:id="2660" w:author="Savinskaya Yulia" w:date="2021-03-09T18:10:00Z">
                    <w:rPr/>
                  </w:rPrChange>
                </w:rPr>
                <w:t>Объем слива топлива</w:t>
              </w:r>
            </w:ins>
          </w:p>
          <w:p w14:paraId="0857A0DE" w14:textId="366ED720" w:rsidR="00085C2E" w:rsidRPr="00176C01" w:rsidRDefault="00085C2E">
            <w:pPr>
              <w:spacing w:line="276" w:lineRule="auto"/>
              <w:rPr>
                <w:ins w:id="2661" w:author="Savinskaya Yulia" w:date="2021-03-09T18:07:00Z"/>
                <w:rFonts w:ascii="Arial" w:hAnsi="Arial" w:cs="Arial"/>
                <w:color w:val="000000" w:themeColor="text1"/>
                <w:sz w:val="20"/>
                <w:szCs w:val="20"/>
                <w:rPrChange w:id="2662" w:author="Savinskaya Yulia" w:date="2021-03-09T18:10:00Z">
                  <w:rPr>
                    <w:ins w:id="2663" w:author="Savinskaya Yulia" w:date="2021-03-09T18:07:00Z"/>
                    <w:rFonts w:eastAsiaTheme="minorHAnsi"/>
                    <w:szCs w:val="24"/>
                  </w:rPr>
                </w:rPrChange>
              </w:rPr>
              <w:pPrChange w:id="2664" w:author="Savinskaya Yulia" w:date="2021-03-09T18:10:00Z">
                <w:pPr/>
              </w:pPrChange>
            </w:pPr>
            <w:ins w:id="2665" w:author="Savinskaya Yulia" w:date="2021-03-09T18:08:00Z">
              <w:r>
                <w:rPr>
                  <w:rFonts w:ascii="Arial" w:hAnsi="Arial" w:cs="Arial"/>
                  <w:color w:val="000000" w:themeColor="text1"/>
                  <w:sz w:val="20"/>
                  <w:szCs w:val="20"/>
                </w:rPr>
                <w:t>Заполняется автоматически</w:t>
              </w:r>
            </w:ins>
          </w:p>
        </w:tc>
      </w:tr>
      <w:tr w:rsidR="00085C2E" w14:paraId="41DE0CA8" w14:textId="77777777" w:rsidTr="00AE12DE">
        <w:trPr>
          <w:cantSplit/>
          <w:ins w:id="2666" w:author="Savinskaya Yulia" w:date="2021-03-09T18:09: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D198E0" w14:textId="390D6FA0" w:rsidR="00085C2E" w:rsidRPr="00176C01" w:rsidRDefault="00085C2E">
            <w:pPr>
              <w:spacing w:line="276" w:lineRule="auto"/>
              <w:jc w:val="left"/>
              <w:rPr>
                <w:ins w:id="2667" w:author="Savinskaya Yulia" w:date="2021-03-09T18:09:00Z"/>
                <w:rFonts w:ascii="Arial" w:hAnsi="Arial" w:cs="Arial"/>
                <w:color w:val="000000" w:themeColor="text1"/>
                <w:sz w:val="20"/>
                <w:szCs w:val="20"/>
                <w:rPrChange w:id="2668" w:author="Savinskaya Yulia" w:date="2021-03-09T18:10:00Z">
                  <w:rPr>
                    <w:ins w:id="2669" w:author="Savinskaya Yulia" w:date="2021-03-09T18:09:00Z"/>
                    <w:rFonts w:eastAsiaTheme="minorHAnsi"/>
                    <w:szCs w:val="24"/>
                  </w:rPr>
                </w:rPrChange>
              </w:rPr>
              <w:pPrChange w:id="2670" w:author="Savinskaya Yulia" w:date="2021-03-09T18:10:00Z">
                <w:pPr>
                  <w:autoSpaceDE w:val="0"/>
                  <w:autoSpaceDN w:val="0"/>
                  <w:adjustRightInd w:val="0"/>
                  <w:jc w:val="left"/>
                </w:pPr>
              </w:pPrChange>
            </w:pPr>
            <w:ins w:id="2671" w:author="Savinskaya Yulia" w:date="2021-03-09T18:09:00Z">
              <w:r w:rsidRPr="00176C01">
                <w:rPr>
                  <w:rFonts w:ascii="Arial" w:hAnsi="Arial" w:cs="Arial"/>
                  <w:color w:val="000000" w:themeColor="text1"/>
                  <w:sz w:val="20"/>
                  <w:szCs w:val="20"/>
                  <w:rPrChange w:id="2672" w:author="Savinskaya Yulia" w:date="2021-03-09T18:10:00Z">
                    <w:rPr>
                      <w:rFonts w:eastAsiaTheme="minorHAnsi"/>
                      <w:szCs w:val="24"/>
                    </w:rPr>
                  </w:rPrChange>
                </w:rPr>
                <w:t>Время работы двигателя</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0F2A60" w14:textId="77777777" w:rsidR="00085C2E" w:rsidRPr="00176C01" w:rsidRDefault="00085C2E">
            <w:pPr>
              <w:spacing w:line="276" w:lineRule="auto"/>
              <w:rPr>
                <w:ins w:id="2673" w:author="Savinskaya Yulia" w:date="2021-03-09T18:09:00Z"/>
                <w:rFonts w:ascii="Arial" w:hAnsi="Arial" w:cs="Arial"/>
                <w:color w:val="000000" w:themeColor="text1"/>
                <w:sz w:val="20"/>
                <w:szCs w:val="20"/>
                <w:rPrChange w:id="2674" w:author="Savinskaya Yulia" w:date="2021-03-09T18:10:00Z">
                  <w:rPr>
                    <w:ins w:id="2675" w:author="Savinskaya Yulia" w:date="2021-03-09T18:09:00Z"/>
                  </w:rPr>
                </w:rPrChange>
              </w:rPr>
              <w:pPrChange w:id="2676" w:author="Savinskaya Yulia" w:date="2021-03-09T18:10:00Z">
                <w:pPr/>
              </w:pPrChange>
            </w:pPr>
            <w:ins w:id="2677" w:author="Savinskaya Yulia" w:date="2021-03-09T18:09:00Z">
              <w:r w:rsidRPr="00176C01">
                <w:rPr>
                  <w:rFonts w:ascii="Arial" w:hAnsi="Arial" w:cs="Arial"/>
                  <w:color w:val="000000" w:themeColor="text1"/>
                  <w:sz w:val="20"/>
                  <w:szCs w:val="20"/>
                  <w:rPrChange w:id="2678" w:author="Savinskaya Yulia" w:date="2021-03-09T18:10:00Z">
                    <w:rPr/>
                  </w:rPrChange>
                </w:rPr>
                <w:t>Время работы двигателя</w:t>
              </w:r>
            </w:ins>
          </w:p>
          <w:p w14:paraId="06E2B247" w14:textId="1BD99173" w:rsidR="00085C2E" w:rsidRPr="00176C01" w:rsidRDefault="00085C2E">
            <w:pPr>
              <w:spacing w:line="276" w:lineRule="auto"/>
              <w:rPr>
                <w:ins w:id="2679" w:author="Savinskaya Yulia" w:date="2021-03-09T18:09:00Z"/>
                <w:rFonts w:ascii="Arial" w:hAnsi="Arial" w:cs="Arial"/>
                <w:color w:val="000000" w:themeColor="text1"/>
                <w:sz w:val="20"/>
                <w:szCs w:val="20"/>
                <w:rPrChange w:id="2680" w:author="Savinskaya Yulia" w:date="2021-03-09T18:10:00Z">
                  <w:rPr>
                    <w:ins w:id="2681" w:author="Savinskaya Yulia" w:date="2021-03-09T18:09:00Z"/>
                  </w:rPr>
                </w:rPrChange>
              </w:rPr>
              <w:pPrChange w:id="2682" w:author="Savinskaya Yulia" w:date="2021-03-09T18:10:00Z">
                <w:pPr/>
              </w:pPrChange>
            </w:pPr>
            <w:ins w:id="2683" w:author="Savinskaya Yulia" w:date="2021-03-09T18:09:00Z">
              <w:r>
                <w:rPr>
                  <w:rFonts w:ascii="Arial" w:hAnsi="Arial" w:cs="Arial"/>
                  <w:color w:val="000000" w:themeColor="text1"/>
                  <w:sz w:val="20"/>
                  <w:szCs w:val="20"/>
                </w:rPr>
                <w:t>Заполняется автоматически</w:t>
              </w:r>
            </w:ins>
          </w:p>
        </w:tc>
      </w:tr>
      <w:tr w:rsidR="00085C2E" w14:paraId="2DB5F18E" w14:textId="77777777" w:rsidTr="00AE12DE">
        <w:trPr>
          <w:cantSplit/>
          <w:ins w:id="2684" w:author="Savinskaya Yulia" w:date="2021-03-09T18:09: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AFC8D8" w14:textId="1B7A3A75" w:rsidR="00085C2E" w:rsidRPr="00176C01" w:rsidRDefault="00085C2E">
            <w:pPr>
              <w:spacing w:line="276" w:lineRule="auto"/>
              <w:jc w:val="left"/>
              <w:rPr>
                <w:ins w:id="2685" w:author="Savinskaya Yulia" w:date="2021-03-09T18:09:00Z"/>
                <w:rFonts w:ascii="Arial" w:hAnsi="Arial" w:cs="Arial"/>
                <w:color w:val="000000" w:themeColor="text1"/>
                <w:sz w:val="20"/>
                <w:szCs w:val="20"/>
                <w:rPrChange w:id="2686" w:author="Savinskaya Yulia" w:date="2021-03-09T18:10:00Z">
                  <w:rPr>
                    <w:ins w:id="2687" w:author="Savinskaya Yulia" w:date="2021-03-09T18:09:00Z"/>
                    <w:rFonts w:eastAsiaTheme="minorHAnsi"/>
                    <w:szCs w:val="24"/>
                  </w:rPr>
                </w:rPrChange>
              </w:rPr>
              <w:pPrChange w:id="2688" w:author="Savinskaya Yulia" w:date="2021-03-09T18:10:00Z">
                <w:pPr>
                  <w:autoSpaceDE w:val="0"/>
                  <w:autoSpaceDN w:val="0"/>
                  <w:adjustRightInd w:val="0"/>
                  <w:jc w:val="left"/>
                </w:pPr>
              </w:pPrChange>
            </w:pPr>
            <w:ins w:id="2689" w:author="Savinskaya Yulia" w:date="2021-03-09T18:09:00Z">
              <w:r w:rsidRPr="00176C01">
                <w:rPr>
                  <w:rFonts w:ascii="Arial" w:hAnsi="Arial" w:cs="Arial"/>
                  <w:color w:val="000000" w:themeColor="text1"/>
                  <w:sz w:val="20"/>
                  <w:szCs w:val="20"/>
                  <w:rPrChange w:id="2690" w:author="Savinskaya Yulia" w:date="2021-03-09T18:10:00Z">
                    <w:rPr>
                      <w:rFonts w:eastAsiaTheme="minorHAnsi"/>
                      <w:szCs w:val="24"/>
                    </w:rPr>
                  </w:rPrChange>
                </w:rPr>
                <w:t>Время работы двигателя на остановках</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259107" w14:textId="77777777" w:rsidR="00085C2E" w:rsidRPr="00176C01" w:rsidRDefault="00085C2E">
            <w:pPr>
              <w:spacing w:line="276" w:lineRule="auto"/>
              <w:rPr>
                <w:ins w:id="2691" w:author="Savinskaya Yulia" w:date="2021-03-09T18:09:00Z"/>
                <w:rFonts w:ascii="Arial" w:hAnsi="Arial" w:cs="Arial"/>
                <w:color w:val="000000" w:themeColor="text1"/>
                <w:sz w:val="20"/>
                <w:szCs w:val="20"/>
                <w:rPrChange w:id="2692" w:author="Savinskaya Yulia" w:date="2021-03-09T18:10:00Z">
                  <w:rPr>
                    <w:ins w:id="2693" w:author="Savinskaya Yulia" w:date="2021-03-09T18:09:00Z"/>
                  </w:rPr>
                </w:rPrChange>
              </w:rPr>
              <w:pPrChange w:id="2694" w:author="Savinskaya Yulia" w:date="2021-03-09T18:10:00Z">
                <w:pPr/>
              </w:pPrChange>
            </w:pPr>
            <w:ins w:id="2695" w:author="Savinskaya Yulia" w:date="2021-03-09T18:09:00Z">
              <w:r w:rsidRPr="00176C01">
                <w:rPr>
                  <w:rFonts w:ascii="Arial" w:hAnsi="Arial" w:cs="Arial"/>
                  <w:color w:val="000000" w:themeColor="text1"/>
                  <w:sz w:val="20"/>
                  <w:szCs w:val="20"/>
                  <w:rPrChange w:id="2696" w:author="Savinskaya Yulia" w:date="2021-03-09T18:10:00Z">
                    <w:rPr/>
                  </w:rPrChange>
                </w:rPr>
                <w:t>Время работы двигателя на остановках</w:t>
              </w:r>
            </w:ins>
          </w:p>
          <w:p w14:paraId="6BB8DAFC" w14:textId="67398658" w:rsidR="00085C2E" w:rsidRPr="00176C01" w:rsidRDefault="00085C2E">
            <w:pPr>
              <w:spacing w:line="276" w:lineRule="auto"/>
              <w:rPr>
                <w:ins w:id="2697" w:author="Savinskaya Yulia" w:date="2021-03-09T18:09:00Z"/>
                <w:rFonts w:ascii="Arial" w:hAnsi="Arial" w:cs="Arial"/>
                <w:color w:val="000000" w:themeColor="text1"/>
                <w:sz w:val="20"/>
                <w:szCs w:val="20"/>
                <w:rPrChange w:id="2698" w:author="Savinskaya Yulia" w:date="2021-03-09T18:10:00Z">
                  <w:rPr>
                    <w:ins w:id="2699" w:author="Savinskaya Yulia" w:date="2021-03-09T18:09:00Z"/>
                  </w:rPr>
                </w:rPrChange>
              </w:rPr>
              <w:pPrChange w:id="2700" w:author="Savinskaya Yulia" w:date="2021-03-09T18:10:00Z">
                <w:pPr/>
              </w:pPrChange>
            </w:pPr>
            <w:ins w:id="2701" w:author="Savinskaya Yulia" w:date="2021-03-09T18:09:00Z">
              <w:r>
                <w:rPr>
                  <w:rFonts w:ascii="Arial" w:hAnsi="Arial" w:cs="Arial"/>
                  <w:color w:val="000000" w:themeColor="text1"/>
                  <w:sz w:val="20"/>
                  <w:szCs w:val="20"/>
                </w:rPr>
                <w:t>Заполняется автоматически</w:t>
              </w:r>
            </w:ins>
          </w:p>
        </w:tc>
      </w:tr>
      <w:tr w:rsidR="00085C2E" w14:paraId="480BAC5D" w14:textId="77777777" w:rsidTr="00AE12DE">
        <w:trPr>
          <w:cantSplit/>
          <w:ins w:id="2702" w:author="Savinskaya Yulia" w:date="2021-03-09T18:09: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8DE6E3" w14:textId="407C59A5" w:rsidR="00085C2E" w:rsidRPr="00176C01" w:rsidRDefault="00085C2E">
            <w:pPr>
              <w:spacing w:line="276" w:lineRule="auto"/>
              <w:jc w:val="left"/>
              <w:rPr>
                <w:ins w:id="2703" w:author="Savinskaya Yulia" w:date="2021-03-09T18:09:00Z"/>
                <w:rFonts w:ascii="Arial" w:hAnsi="Arial" w:cs="Arial"/>
                <w:color w:val="000000" w:themeColor="text1"/>
                <w:sz w:val="20"/>
                <w:szCs w:val="20"/>
                <w:rPrChange w:id="2704" w:author="Savinskaya Yulia" w:date="2021-03-09T18:10:00Z">
                  <w:rPr>
                    <w:ins w:id="2705" w:author="Savinskaya Yulia" w:date="2021-03-09T18:09:00Z"/>
                    <w:rFonts w:eastAsiaTheme="minorHAnsi"/>
                    <w:szCs w:val="24"/>
                  </w:rPr>
                </w:rPrChange>
              </w:rPr>
              <w:pPrChange w:id="2706" w:author="Savinskaya Yulia" w:date="2021-03-09T18:10:00Z">
                <w:pPr>
                  <w:autoSpaceDE w:val="0"/>
                  <w:autoSpaceDN w:val="0"/>
                  <w:adjustRightInd w:val="0"/>
                  <w:jc w:val="left"/>
                </w:pPr>
              </w:pPrChange>
            </w:pPr>
            <w:ins w:id="2707" w:author="Savinskaya Yulia" w:date="2021-03-09T18:09:00Z">
              <w:r w:rsidRPr="00176C01">
                <w:rPr>
                  <w:rFonts w:ascii="Arial" w:hAnsi="Arial" w:cs="Arial"/>
                  <w:color w:val="000000" w:themeColor="text1"/>
                  <w:sz w:val="20"/>
                  <w:szCs w:val="20"/>
                  <w:rPrChange w:id="2708" w:author="Savinskaya Yulia" w:date="2021-03-09T18:10:00Z">
                    <w:rPr>
                      <w:rFonts w:eastAsiaTheme="minorHAnsi"/>
                      <w:szCs w:val="24"/>
                    </w:rPr>
                  </w:rPrChange>
                </w:rPr>
                <w:t>Время работы исп. механизма</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5648E1" w14:textId="194F6842" w:rsidR="00085C2E" w:rsidRPr="00176C01" w:rsidRDefault="00085C2E">
            <w:pPr>
              <w:spacing w:line="276" w:lineRule="auto"/>
              <w:rPr>
                <w:ins w:id="2709" w:author="Savinskaya Yulia" w:date="2021-03-09T18:10:00Z"/>
                <w:rFonts w:ascii="Arial" w:hAnsi="Arial" w:cs="Arial"/>
                <w:color w:val="000000" w:themeColor="text1"/>
                <w:sz w:val="20"/>
                <w:szCs w:val="20"/>
                <w:rPrChange w:id="2710" w:author="Savinskaya Yulia" w:date="2021-03-09T18:10:00Z">
                  <w:rPr>
                    <w:ins w:id="2711" w:author="Savinskaya Yulia" w:date="2021-03-09T18:10:00Z"/>
                  </w:rPr>
                </w:rPrChange>
              </w:rPr>
              <w:pPrChange w:id="2712" w:author="Savinskaya Yulia" w:date="2021-03-09T18:10:00Z">
                <w:pPr/>
              </w:pPrChange>
            </w:pPr>
            <w:ins w:id="2713" w:author="Savinskaya Yulia" w:date="2021-03-09T18:09:00Z">
              <w:r w:rsidRPr="00176C01">
                <w:rPr>
                  <w:rFonts w:ascii="Arial" w:hAnsi="Arial" w:cs="Arial"/>
                  <w:color w:val="000000" w:themeColor="text1"/>
                  <w:sz w:val="20"/>
                  <w:szCs w:val="20"/>
                  <w:rPrChange w:id="2714" w:author="Savinskaya Yulia" w:date="2021-03-09T18:10:00Z">
                    <w:rPr/>
                  </w:rPrChange>
                </w:rPr>
                <w:t>Время работы исп. Механизма</w:t>
              </w:r>
            </w:ins>
          </w:p>
          <w:p w14:paraId="4FDF63FC" w14:textId="7336D632" w:rsidR="00085C2E" w:rsidRPr="00176C01" w:rsidRDefault="00085C2E">
            <w:pPr>
              <w:spacing w:line="276" w:lineRule="auto"/>
              <w:rPr>
                <w:ins w:id="2715" w:author="Savinskaya Yulia" w:date="2021-03-09T18:09:00Z"/>
                <w:rFonts w:ascii="Arial" w:hAnsi="Arial" w:cs="Arial"/>
                <w:color w:val="000000" w:themeColor="text1"/>
                <w:sz w:val="20"/>
                <w:szCs w:val="20"/>
                <w:rPrChange w:id="2716" w:author="Savinskaya Yulia" w:date="2021-03-09T18:10:00Z">
                  <w:rPr>
                    <w:ins w:id="2717" w:author="Savinskaya Yulia" w:date="2021-03-09T18:09:00Z"/>
                  </w:rPr>
                </w:rPrChange>
              </w:rPr>
              <w:pPrChange w:id="2718" w:author="Savinskaya Yulia" w:date="2021-03-09T18:10:00Z">
                <w:pPr/>
              </w:pPrChange>
            </w:pPr>
            <w:ins w:id="2719" w:author="Savinskaya Yulia" w:date="2021-03-09T18:09:00Z">
              <w:r>
                <w:rPr>
                  <w:rFonts w:ascii="Arial" w:hAnsi="Arial" w:cs="Arial"/>
                  <w:color w:val="000000" w:themeColor="text1"/>
                  <w:sz w:val="20"/>
                  <w:szCs w:val="20"/>
                </w:rPr>
                <w:t>Заполняется автоматически</w:t>
              </w:r>
            </w:ins>
          </w:p>
        </w:tc>
      </w:tr>
      <w:tr w:rsidR="00085C2E" w14:paraId="12A002E4" w14:textId="77777777" w:rsidTr="00AE12DE">
        <w:trPr>
          <w:cantSplit/>
          <w:ins w:id="2720" w:author="Savinskaya Yulia" w:date="2021-03-09T18:09: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51BA6C" w14:textId="21E80DD2" w:rsidR="00085C2E" w:rsidRPr="00176C01" w:rsidRDefault="00085C2E">
            <w:pPr>
              <w:spacing w:line="276" w:lineRule="auto"/>
              <w:jc w:val="left"/>
              <w:rPr>
                <w:ins w:id="2721" w:author="Savinskaya Yulia" w:date="2021-03-09T18:09:00Z"/>
                <w:rFonts w:ascii="Arial" w:hAnsi="Arial" w:cs="Arial"/>
                <w:color w:val="000000" w:themeColor="text1"/>
                <w:sz w:val="20"/>
                <w:szCs w:val="20"/>
                <w:rPrChange w:id="2722" w:author="Savinskaya Yulia" w:date="2021-03-09T18:10:00Z">
                  <w:rPr>
                    <w:ins w:id="2723" w:author="Savinskaya Yulia" w:date="2021-03-09T18:09:00Z"/>
                    <w:rFonts w:eastAsiaTheme="minorHAnsi"/>
                    <w:szCs w:val="24"/>
                  </w:rPr>
                </w:rPrChange>
              </w:rPr>
              <w:pPrChange w:id="2724" w:author="Savinskaya Yulia" w:date="2021-03-09T18:10:00Z">
                <w:pPr>
                  <w:autoSpaceDE w:val="0"/>
                  <w:autoSpaceDN w:val="0"/>
                  <w:adjustRightInd w:val="0"/>
                  <w:jc w:val="left"/>
                </w:pPr>
              </w:pPrChange>
            </w:pPr>
            <w:ins w:id="2725" w:author="Savinskaya Yulia" w:date="2021-03-09T18:10:00Z">
              <w:r w:rsidRPr="00176C01">
                <w:rPr>
                  <w:rFonts w:ascii="Arial" w:hAnsi="Arial" w:cs="Arial"/>
                  <w:color w:val="000000" w:themeColor="text1"/>
                  <w:sz w:val="20"/>
                  <w:szCs w:val="20"/>
                  <w:rPrChange w:id="2726" w:author="Savinskaya Yulia" w:date="2021-03-09T18:10:00Z">
                    <w:rPr>
                      <w:rFonts w:eastAsiaTheme="minorHAnsi"/>
                      <w:szCs w:val="24"/>
                    </w:rPr>
                  </w:rPrChange>
                </w:rPr>
                <w:t>Время работы отопителя</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14A886" w14:textId="77777777" w:rsidR="00085C2E" w:rsidRPr="00176C01" w:rsidRDefault="00085C2E">
            <w:pPr>
              <w:spacing w:line="276" w:lineRule="auto"/>
              <w:rPr>
                <w:ins w:id="2727" w:author="Savinskaya Yulia" w:date="2021-03-09T18:10:00Z"/>
                <w:rFonts w:ascii="Arial" w:hAnsi="Arial" w:cs="Arial"/>
                <w:color w:val="000000" w:themeColor="text1"/>
                <w:sz w:val="20"/>
                <w:szCs w:val="20"/>
                <w:rPrChange w:id="2728" w:author="Savinskaya Yulia" w:date="2021-03-09T18:10:00Z">
                  <w:rPr>
                    <w:ins w:id="2729" w:author="Savinskaya Yulia" w:date="2021-03-09T18:10:00Z"/>
                  </w:rPr>
                </w:rPrChange>
              </w:rPr>
              <w:pPrChange w:id="2730" w:author="Savinskaya Yulia" w:date="2021-03-09T18:10:00Z">
                <w:pPr/>
              </w:pPrChange>
            </w:pPr>
            <w:ins w:id="2731" w:author="Savinskaya Yulia" w:date="2021-03-09T18:10:00Z">
              <w:r w:rsidRPr="00176C01">
                <w:rPr>
                  <w:rFonts w:ascii="Arial" w:hAnsi="Arial" w:cs="Arial"/>
                  <w:color w:val="000000" w:themeColor="text1"/>
                  <w:sz w:val="20"/>
                  <w:szCs w:val="20"/>
                  <w:rPrChange w:id="2732" w:author="Savinskaya Yulia" w:date="2021-03-09T18:10:00Z">
                    <w:rPr/>
                  </w:rPrChange>
                </w:rPr>
                <w:t>Время работы отопителя</w:t>
              </w:r>
            </w:ins>
          </w:p>
          <w:p w14:paraId="696995AD" w14:textId="5A91F11F" w:rsidR="00085C2E" w:rsidRPr="00176C01" w:rsidRDefault="00085C2E">
            <w:pPr>
              <w:spacing w:line="276" w:lineRule="auto"/>
              <w:rPr>
                <w:ins w:id="2733" w:author="Savinskaya Yulia" w:date="2021-03-09T18:09:00Z"/>
                <w:rFonts w:ascii="Arial" w:hAnsi="Arial" w:cs="Arial"/>
                <w:color w:val="000000" w:themeColor="text1"/>
                <w:sz w:val="20"/>
                <w:szCs w:val="20"/>
                <w:rPrChange w:id="2734" w:author="Savinskaya Yulia" w:date="2021-03-09T18:10:00Z">
                  <w:rPr>
                    <w:ins w:id="2735" w:author="Savinskaya Yulia" w:date="2021-03-09T18:09:00Z"/>
                  </w:rPr>
                </w:rPrChange>
              </w:rPr>
              <w:pPrChange w:id="2736" w:author="Savinskaya Yulia" w:date="2021-03-09T18:10:00Z">
                <w:pPr/>
              </w:pPrChange>
            </w:pPr>
            <w:ins w:id="2737" w:author="Savinskaya Yulia" w:date="2021-03-09T18:09:00Z">
              <w:r>
                <w:rPr>
                  <w:rFonts w:ascii="Arial" w:hAnsi="Arial" w:cs="Arial"/>
                  <w:color w:val="000000" w:themeColor="text1"/>
                  <w:sz w:val="20"/>
                  <w:szCs w:val="20"/>
                </w:rPr>
                <w:t>Заполняется автоматически</w:t>
              </w:r>
            </w:ins>
          </w:p>
        </w:tc>
      </w:tr>
      <w:tr w:rsidR="00085C2E" w14:paraId="5C2B91FB" w14:textId="77777777" w:rsidTr="00AE12DE">
        <w:trPr>
          <w:cantSplit/>
          <w:ins w:id="2738" w:author="Savinskaya Yulia" w:date="2021-03-09T18:09: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93FBA5" w14:textId="5B43F470" w:rsidR="00085C2E" w:rsidRPr="00176C01" w:rsidRDefault="00085C2E">
            <w:pPr>
              <w:spacing w:line="276" w:lineRule="auto"/>
              <w:jc w:val="left"/>
              <w:rPr>
                <w:ins w:id="2739" w:author="Savinskaya Yulia" w:date="2021-03-09T18:09:00Z"/>
                <w:rFonts w:ascii="Arial" w:hAnsi="Arial" w:cs="Arial"/>
                <w:color w:val="000000" w:themeColor="text1"/>
                <w:sz w:val="20"/>
                <w:szCs w:val="20"/>
                <w:rPrChange w:id="2740" w:author="Savinskaya Yulia" w:date="2021-03-09T18:10:00Z">
                  <w:rPr>
                    <w:ins w:id="2741" w:author="Savinskaya Yulia" w:date="2021-03-09T18:09:00Z"/>
                    <w:rFonts w:eastAsiaTheme="minorHAnsi"/>
                    <w:szCs w:val="24"/>
                  </w:rPr>
                </w:rPrChange>
              </w:rPr>
              <w:pPrChange w:id="2742" w:author="Savinskaya Yulia" w:date="2021-03-09T18:10:00Z">
                <w:pPr>
                  <w:autoSpaceDE w:val="0"/>
                  <w:autoSpaceDN w:val="0"/>
                  <w:adjustRightInd w:val="0"/>
                  <w:jc w:val="left"/>
                </w:pPr>
              </w:pPrChange>
            </w:pPr>
            <w:ins w:id="2743" w:author="Savinskaya Yulia" w:date="2021-03-09T18:10:00Z">
              <w:r w:rsidRPr="00176C01">
                <w:rPr>
                  <w:rFonts w:ascii="Arial" w:hAnsi="Arial" w:cs="Arial"/>
                  <w:color w:val="000000" w:themeColor="text1"/>
                  <w:sz w:val="20"/>
                  <w:szCs w:val="20"/>
                  <w:rPrChange w:id="2744" w:author="Savinskaya Yulia" w:date="2021-03-09T18:10:00Z">
                    <w:rPr>
                      <w:rFonts w:eastAsiaTheme="minorHAnsi"/>
                      <w:szCs w:val="24"/>
                    </w:rPr>
                  </w:rPrChange>
                </w:rPr>
                <w:t>Общая продолжительность транспортировки</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41F082" w14:textId="77777777" w:rsidR="00085C2E" w:rsidRPr="00176C01" w:rsidRDefault="00085C2E">
            <w:pPr>
              <w:spacing w:line="276" w:lineRule="auto"/>
              <w:rPr>
                <w:ins w:id="2745" w:author="Savinskaya Yulia" w:date="2021-03-09T18:10:00Z"/>
                <w:rFonts w:ascii="Arial" w:hAnsi="Arial" w:cs="Arial"/>
                <w:color w:val="000000" w:themeColor="text1"/>
                <w:sz w:val="20"/>
                <w:szCs w:val="20"/>
                <w:rPrChange w:id="2746" w:author="Savinskaya Yulia" w:date="2021-03-09T18:10:00Z">
                  <w:rPr>
                    <w:ins w:id="2747" w:author="Savinskaya Yulia" w:date="2021-03-09T18:10:00Z"/>
                  </w:rPr>
                </w:rPrChange>
              </w:rPr>
              <w:pPrChange w:id="2748" w:author="Savinskaya Yulia" w:date="2021-03-09T18:10:00Z">
                <w:pPr/>
              </w:pPrChange>
            </w:pPr>
            <w:ins w:id="2749" w:author="Savinskaya Yulia" w:date="2021-03-09T18:10:00Z">
              <w:r w:rsidRPr="00176C01">
                <w:rPr>
                  <w:rFonts w:ascii="Arial" w:hAnsi="Arial" w:cs="Arial"/>
                  <w:color w:val="000000" w:themeColor="text1"/>
                  <w:sz w:val="20"/>
                  <w:szCs w:val="20"/>
                  <w:rPrChange w:id="2750" w:author="Savinskaya Yulia" w:date="2021-03-09T18:10:00Z">
                    <w:rPr/>
                  </w:rPrChange>
                </w:rPr>
                <w:t>Общая продолжительность транспортировки</w:t>
              </w:r>
            </w:ins>
          </w:p>
          <w:p w14:paraId="5F29A854" w14:textId="46B485E4" w:rsidR="00085C2E" w:rsidRPr="00176C01" w:rsidRDefault="00085C2E">
            <w:pPr>
              <w:spacing w:line="276" w:lineRule="auto"/>
              <w:rPr>
                <w:ins w:id="2751" w:author="Savinskaya Yulia" w:date="2021-03-09T18:09:00Z"/>
                <w:rFonts w:ascii="Arial" w:hAnsi="Arial" w:cs="Arial"/>
                <w:color w:val="000000" w:themeColor="text1"/>
                <w:sz w:val="20"/>
                <w:szCs w:val="20"/>
                <w:rPrChange w:id="2752" w:author="Savinskaya Yulia" w:date="2021-03-09T18:10:00Z">
                  <w:rPr>
                    <w:ins w:id="2753" w:author="Savinskaya Yulia" w:date="2021-03-09T18:09:00Z"/>
                  </w:rPr>
                </w:rPrChange>
              </w:rPr>
              <w:pPrChange w:id="2754" w:author="Savinskaya Yulia" w:date="2021-03-09T18:10:00Z">
                <w:pPr/>
              </w:pPrChange>
            </w:pPr>
            <w:ins w:id="2755" w:author="Savinskaya Yulia" w:date="2021-03-09T18:09:00Z">
              <w:r>
                <w:rPr>
                  <w:rFonts w:ascii="Arial" w:hAnsi="Arial" w:cs="Arial"/>
                  <w:color w:val="000000" w:themeColor="text1"/>
                  <w:sz w:val="20"/>
                  <w:szCs w:val="20"/>
                </w:rPr>
                <w:t>Заполняется автоматически</w:t>
              </w:r>
            </w:ins>
          </w:p>
        </w:tc>
      </w:tr>
      <w:tr w:rsidR="00085C2E" w14:paraId="7FFC2F7A" w14:textId="77777777" w:rsidTr="00AE12DE">
        <w:trPr>
          <w:cantSplit/>
          <w:ins w:id="2756" w:author="Savinskaya Yulia" w:date="2021-03-09T18:10: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D2605B" w14:textId="015751DB" w:rsidR="00085C2E" w:rsidRPr="004F568B" w:rsidRDefault="00085C2E" w:rsidP="00085C2E">
            <w:pPr>
              <w:spacing w:line="276" w:lineRule="auto"/>
              <w:jc w:val="left"/>
              <w:rPr>
                <w:ins w:id="2757" w:author="Savinskaya Yulia" w:date="2021-03-09T18:10:00Z"/>
                <w:rFonts w:ascii="Arial" w:hAnsi="Arial" w:cs="Arial"/>
                <w:color w:val="000000" w:themeColor="text1"/>
                <w:sz w:val="20"/>
                <w:szCs w:val="20"/>
              </w:rPr>
            </w:pPr>
            <w:ins w:id="2758" w:author="Savinskaya Yulia" w:date="2021-03-09T18:10:00Z">
              <w:r w:rsidRPr="004F568B">
                <w:rPr>
                  <w:rFonts w:ascii="Arial" w:hAnsi="Arial" w:cs="Arial"/>
                  <w:color w:val="000000" w:themeColor="text1"/>
                  <w:sz w:val="20"/>
                  <w:szCs w:val="20"/>
                  <w:rPrChange w:id="2759" w:author="Savinskaya Yulia" w:date="2021-03-09T18:12:00Z">
                    <w:rPr>
                      <w:rFonts w:eastAsiaTheme="minorHAnsi"/>
                      <w:szCs w:val="24"/>
                    </w:rPr>
                  </w:rPrChange>
                </w:rPr>
                <w:t>Пробег за рейс</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E2FAA6" w14:textId="20C12CA2" w:rsidR="00085C2E" w:rsidRPr="004F568B" w:rsidRDefault="00085C2E" w:rsidP="00085C2E">
            <w:pPr>
              <w:spacing w:line="276" w:lineRule="auto"/>
              <w:rPr>
                <w:ins w:id="2760" w:author="Savinskaya Yulia" w:date="2021-03-09T18:11:00Z"/>
                <w:rFonts w:ascii="Arial" w:hAnsi="Arial" w:cs="Arial"/>
                <w:color w:val="000000" w:themeColor="text1"/>
                <w:sz w:val="20"/>
                <w:szCs w:val="20"/>
                <w:rPrChange w:id="2761" w:author="Savinskaya Yulia" w:date="2021-03-09T18:12:00Z">
                  <w:rPr>
                    <w:ins w:id="2762" w:author="Savinskaya Yulia" w:date="2021-03-09T18:11:00Z"/>
                  </w:rPr>
                </w:rPrChange>
              </w:rPr>
            </w:pPr>
            <w:ins w:id="2763" w:author="Savinskaya Yulia" w:date="2021-03-09T18:10:00Z">
              <w:r>
                <w:rPr>
                  <w:rFonts w:ascii="Arial" w:hAnsi="Arial" w:cs="Arial"/>
                  <w:color w:val="000000" w:themeColor="text1"/>
                  <w:sz w:val="20"/>
                  <w:szCs w:val="20"/>
                </w:rPr>
                <w:t xml:space="preserve">Общий </w:t>
              </w:r>
            </w:ins>
            <w:ins w:id="2764" w:author="Savinskaya Yulia" w:date="2021-03-09T18:11:00Z">
              <w:r w:rsidRPr="004F568B">
                <w:rPr>
                  <w:rFonts w:ascii="Arial" w:hAnsi="Arial" w:cs="Arial"/>
                  <w:color w:val="000000" w:themeColor="text1"/>
                  <w:sz w:val="20"/>
                  <w:szCs w:val="20"/>
                  <w:rPrChange w:id="2765" w:author="Savinskaya Yulia" w:date="2021-03-09T18:12:00Z">
                    <w:rPr/>
                  </w:rPrChange>
                </w:rPr>
                <w:t>п</w:t>
              </w:r>
            </w:ins>
            <w:ins w:id="2766" w:author="Savinskaya Yulia" w:date="2021-03-09T18:10:00Z">
              <w:r w:rsidRPr="004F568B">
                <w:rPr>
                  <w:rFonts w:ascii="Arial" w:hAnsi="Arial" w:cs="Arial"/>
                  <w:color w:val="000000" w:themeColor="text1"/>
                  <w:sz w:val="20"/>
                  <w:szCs w:val="20"/>
                  <w:rPrChange w:id="2767" w:author="Savinskaya Yulia" w:date="2021-03-09T18:12:00Z">
                    <w:rPr/>
                  </w:rPrChange>
                </w:rPr>
                <w:t>робег за рейс</w:t>
              </w:r>
            </w:ins>
          </w:p>
          <w:p w14:paraId="33C74DB0" w14:textId="4FB6AE9C" w:rsidR="00085C2E" w:rsidRPr="004F568B" w:rsidRDefault="00085C2E" w:rsidP="00085C2E">
            <w:pPr>
              <w:spacing w:line="276" w:lineRule="auto"/>
              <w:rPr>
                <w:ins w:id="2768" w:author="Savinskaya Yulia" w:date="2021-03-09T18:10:00Z"/>
                <w:rFonts w:ascii="Arial" w:hAnsi="Arial" w:cs="Arial"/>
                <w:color w:val="000000" w:themeColor="text1"/>
                <w:sz w:val="20"/>
                <w:szCs w:val="20"/>
              </w:rPr>
            </w:pPr>
            <w:ins w:id="2769" w:author="Savinskaya Yulia" w:date="2021-03-09T18:10:00Z">
              <w:r>
                <w:rPr>
                  <w:rFonts w:ascii="Arial" w:hAnsi="Arial" w:cs="Arial"/>
                  <w:color w:val="000000" w:themeColor="text1"/>
                  <w:sz w:val="20"/>
                  <w:szCs w:val="20"/>
                </w:rPr>
                <w:t>Заполняется автоматически</w:t>
              </w:r>
            </w:ins>
          </w:p>
        </w:tc>
      </w:tr>
      <w:tr w:rsidR="00085C2E" w14:paraId="2E683BD5" w14:textId="77777777" w:rsidTr="00AE12DE">
        <w:trPr>
          <w:cantSplit/>
          <w:ins w:id="2770" w:author="Savinskaya Yulia" w:date="2021-03-09T18:10: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B2A84E" w14:textId="762D1838" w:rsidR="00085C2E" w:rsidRPr="004F568B" w:rsidRDefault="00085C2E" w:rsidP="00085C2E">
            <w:pPr>
              <w:spacing w:line="276" w:lineRule="auto"/>
              <w:jc w:val="left"/>
              <w:rPr>
                <w:ins w:id="2771" w:author="Savinskaya Yulia" w:date="2021-03-09T18:10:00Z"/>
                <w:rFonts w:ascii="Arial" w:hAnsi="Arial" w:cs="Arial"/>
                <w:color w:val="000000" w:themeColor="text1"/>
                <w:sz w:val="20"/>
                <w:szCs w:val="20"/>
              </w:rPr>
            </w:pPr>
            <w:ins w:id="2772" w:author="Savinskaya Yulia" w:date="2021-03-09T18:11:00Z">
              <w:r w:rsidRPr="004F568B">
                <w:rPr>
                  <w:rFonts w:ascii="Arial" w:hAnsi="Arial" w:cs="Arial"/>
                  <w:color w:val="000000" w:themeColor="text1"/>
                  <w:sz w:val="20"/>
                  <w:szCs w:val="20"/>
                  <w:rPrChange w:id="2773" w:author="Savinskaya Yulia" w:date="2021-03-09T18:12:00Z">
                    <w:rPr>
                      <w:rFonts w:eastAsiaTheme="minorHAnsi"/>
                      <w:szCs w:val="24"/>
                    </w:rPr>
                  </w:rPrChange>
                </w:rPr>
                <w:t>Количество остановок</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68926F" w14:textId="77777777" w:rsidR="00085C2E" w:rsidRPr="004F568B" w:rsidRDefault="00085C2E" w:rsidP="00085C2E">
            <w:pPr>
              <w:spacing w:line="276" w:lineRule="auto"/>
              <w:rPr>
                <w:ins w:id="2774" w:author="Savinskaya Yulia" w:date="2021-03-09T18:11:00Z"/>
                <w:rFonts w:ascii="Arial" w:hAnsi="Arial" w:cs="Arial"/>
                <w:color w:val="000000" w:themeColor="text1"/>
                <w:sz w:val="20"/>
                <w:szCs w:val="20"/>
                <w:rPrChange w:id="2775" w:author="Savinskaya Yulia" w:date="2021-03-09T18:12:00Z">
                  <w:rPr>
                    <w:ins w:id="2776" w:author="Savinskaya Yulia" w:date="2021-03-09T18:11:00Z"/>
                  </w:rPr>
                </w:rPrChange>
              </w:rPr>
            </w:pPr>
            <w:ins w:id="2777" w:author="Savinskaya Yulia" w:date="2021-03-09T18:11:00Z">
              <w:r w:rsidRPr="004F568B">
                <w:rPr>
                  <w:rFonts w:ascii="Arial" w:hAnsi="Arial" w:cs="Arial"/>
                  <w:color w:val="000000" w:themeColor="text1"/>
                  <w:sz w:val="20"/>
                  <w:szCs w:val="20"/>
                  <w:rPrChange w:id="2778" w:author="Savinskaya Yulia" w:date="2021-03-09T18:12:00Z">
                    <w:rPr/>
                  </w:rPrChange>
                </w:rPr>
                <w:t>Количество остановок за рейс</w:t>
              </w:r>
            </w:ins>
          </w:p>
          <w:p w14:paraId="32EFA3B6" w14:textId="7212240A" w:rsidR="00085C2E" w:rsidRPr="004F568B" w:rsidRDefault="00085C2E" w:rsidP="00085C2E">
            <w:pPr>
              <w:spacing w:line="276" w:lineRule="auto"/>
              <w:rPr>
                <w:ins w:id="2779" w:author="Savinskaya Yulia" w:date="2021-03-09T18:10:00Z"/>
                <w:rFonts w:ascii="Arial" w:hAnsi="Arial" w:cs="Arial"/>
                <w:color w:val="000000" w:themeColor="text1"/>
                <w:sz w:val="20"/>
                <w:szCs w:val="20"/>
              </w:rPr>
            </w:pPr>
            <w:ins w:id="2780" w:author="Savinskaya Yulia" w:date="2021-03-09T18:10:00Z">
              <w:r>
                <w:rPr>
                  <w:rFonts w:ascii="Arial" w:hAnsi="Arial" w:cs="Arial"/>
                  <w:color w:val="000000" w:themeColor="text1"/>
                  <w:sz w:val="20"/>
                  <w:szCs w:val="20"/>
                </w:rPr>
                <w:t>Заполняется автоматически</w:t>
              </w:r>
            </w:ins>
          </w:p>
        </w:tc>
      </w:tr>
      <w:tr w:rsidR="00085C2E" w14:paraId="51022F94" w14:textId="77777777" w:rsidTr="00AE12DE">
        <w:trPr>
          <w:cantSplit/>
          <w:ins w:id="2781" w:author="Savinskaya Yulia" w:date="2021-03-09T18:10: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2BED0F" w14:textId="14B5E70B" w:rsidR="00085C2E" w:rsidRPr="004F568B" w:rsidRDefault="00085C2E" w:rsidP="00085C2E">
            <w:pPr>
              <w:spacing w:line="276" w:lineRule="auto"/>
              <w:jc w:val="left"/>
              <w:rPr>
                <w:ins w:id="2782" w:author="Savinskaya Yulia" w:date="2021-03-09T18:10:00Z"/>
                <w:rFonts w:ascii="Arial" w:hAnsi="Arial" w:cs="Arial"/>
                <w:color w:val="000000" w:themeColor="text1"/>
                <w:sz w:val="20"/>
                <w:szCs w:val="20"/>
              </w:rPr>
            </w:pPr>
            <w:ins w:id="2783" w:author="Savinskaya Yulia" w:date="2021-03-09T18:11:00Z">
              <w:r w:rsidRPr="004F568B">
                <w:rPr>
                  <w:rFonts w:ascii="Arial" w:hAnsi="Arial" w:cs="Arial"/>
                  <w:color w:val="000000" w:themeColor="text1"/>
                  <w:sz w:val="20"/>
                  <w:szCs w:val="20"/>
                  <w:rPrChange w:id="2784" w:author="Savinskaya Yulia" w:date="2021-03-09T18:12:00Z">
                    <w:rPr>
                      <w:rFonts w:eastAsiaTheme="minorHAnsi"/>
                      <w:szCs w:val="24"/>
                    </w:rPr>
                  </w:rPrChange>
                </w:rPr>
                <w:t>Кол-во нарушений скоростного режима</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CF6EDB" w14:textId="76327FB6" w:rsidR="00085C2E" w:rsidRPr="004F568B" w:rsidRDefault="00085C2E" w:rsidP="00085C2E">
            <w:pPr>
              <w:spacing w:line="276" w:lineRule="auto"/>
              <w:rPr>
                <w:ins w:id="2785" w:author="Savinskaya Yulia" w:date="2021-03-09T18:11:00Z"/>
                <w:rFonts w:ascii="Arial" w:hAnsi="Arial" w:cs="Arial"/>
                <w:color w:val="000000" w:themeColor="text1"/>
                <w:sz w:val="20"/>
                <w:szCs w:val="20"/>
                <w:rPrChange w:id="2786" w:author="Savinskaya Yulia" w:date="2021-03-09T18:12:00Z">
                  <w:rPr>
                    <w:ins w:id="2787" w:author="Savinskaya Yulia" w:date="2021-03-09T18:11:00Z"/>
                  </w:rPr>
                </w:rPrChange>
              </w:rPr>
            </w:pPr>
            <w:ins w:id="2788" w:author="Savinskaya Yulia" w:date="2021-03-09T18:11:00Z">
              <w:r w:rsidRPr="004F568B">
                <w:rPr>
                  <w:rFonts w:ascii="Arial" w:hAnsi="Arial" w:cs="Arial"/>
                  <w:color w:val="000000" w:themeColor="text1"/>
                  <w:sz w:val="20"/>
                  <w:szCs w:val="20"/>
                  <w:rPrChange w:id="2789" w:author="Savinskaya Yulia" w:date="2021-03-09T18:12:00Z">
                    <w:rPr/>
                  </w:rPrChange>
                </w:rPr>
                <w:t>Кол-во нарушений скоростного режима за рейс</w:t>
              </w:r>
            </w:ins>
          </w:p>
          <w:p w14:paraId="70323402" w14:textId="66DC8D04" w:rsidR="00085C2E" w:rsidRPr="004F568B" w:rsidRDefault="00085C2E" w:rsidP="00085C2E">
            <w:pPr>
              <w:spacing w:line="276" w:lineRule="auto"/>
              <w:rPr>
                <w:ins w:id="2790" w:author="Savinskaya Yulia" w:date="2021-03-09T18:10:00Z"/>
                <w:rFonts w:ascii="Arial" w:hAnsi="Arial" w:cs="Arial"/>
                <w:color w:val="000000" w:themeColor="text1"/>
                <w:sz w:val="20"/>
                <w:szCs w:val="20"/>
              </w:rPr>
            </w:pPr>
            <w:ins w:id="2791" w:author="Savinskaya Yulia" w:date="2021-03-09T18:10:00Z">
              <w:r>
                <w:rPr>
                  <w:rFonts w:ascii="Arial" w:hAnsi="Arial" w:cs="Arial"/>
                  <w:color w:val="000000" w:themeColor="text1"/>
                  <w:sz w:val="20"/>
                  <w:szCs w:val="20"/>
                </w:rPr>
                <w:t>Заполняется автоматически</w:t>
              </w:r>
            </w:ins>
          </w:p>
        </w:tc>
      </w:tr>
      <w:tr w:rsidR="00085C2E" w14:paraId="17890C44" w14:textId="77777777" w:rsidTr="00AE12DE">
        <w:trPr>
          <w:cantSplit/>
          <w:ins w:id="2792" w:author="Savinskaya Yulia" w:date="2021-03-09T18:10: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84E67D" w14:textId="3E25057A" w:rsidR="00085C2E" w:rsidRPr="004F568B" w:rsidRDefault="00085C2E" w:rsidP="00085C2E">
            <w:pPr>
              <w:spacing w:line="276" w:lineRule="auto"/>
              <w:jc w:val="left"/>
              <w:rPr>
                <w:ins w:id="2793" w:author="Savinskaya Yulia" w:date="2021-03-09T18:10:00Z"/>
                <w:rFonts w:ascii="Arial" w:hAnsi="Arial" w:cs="Arial"/>
                <w:color w:val="000000" w:themeColor="text1"/>
                <w:sz w:val="20"/>
                <w:szCs w:val="20"/>
              </w:rPr>
            </w:pPr>
            <w:ins w:id="2794" w:author="Savinskaya Yulia" w:date="2021-03-09T18:11:00Z">
              <w:r w:rsidRPr="004F568B">
                <w:rPr>
                  <w:rFonts w:ascii="Arial" w:hAnsi="Arial" w:cs="Arial"/>
                  <w:color w:val="000000" w:themeColor="text1"/>
                  <w:sz w:val="20"/>
                  <w:szCs w:val="20"/>
                  <w:rPrChange w:id="2795" w:author="Savinskaya Yulia" w:date="2021-03-09T18:12:00Z">
                    <w:rPr>
                      <w:rFonts w:eastAsiaTheme="minorHAnsi"/>
                      <w:szCs w:val="24"/>
                    </w:rPr>
                  </w:rPrChange>
                </w:rPr>
                <w:t>Средняя скорость</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4768DF" w14:textId="77777777" w:rsidR="00085C2E" w:rsidRPr="004F568B" w:rsidRDefault="00085C2E" w:rsidP="00085C2E">
            <w:pPr>
              <w:spacing w:line="276" w:lineRule="auto"/>
              <w:rPr>
                <w:ins w:id="2796" w:author="Savinskaya Yulia" w:date="2021-03-09T18:11:00Z"/>
                <w:rFonts w:ascii="Arial" w:hAnsi="Arial" w:cs="Arial"/>
                <w:color w:val="000000" w:themeColor="text1"/>
                <w:sz w:val="20"/>
                <w:szCs w:val="20"/>
                <w:rPrChange w:id="2797" w:author="Savinskaya Yulia" w:date="2021-03-09T18:12:00Z">
                  <w:rPr>
                    <w:ins w:id="2798" w:author="Savinskaya Yulia" w:date="2021-03-09T18:11:00Z"/>
                  </w:rPr>
                </w:rPrChange>
              </w:rPr>
            </w:pPr>
            <w:ins w:id="2799" w:author="Savinskaya Yulia" w:date="2021-03-09T18:11:00Z">
              <w:r w:rsidRPr="004F568B">
                <w:rPr>
                  <w:rFonts w:ascii="Arial" w:hAnsi="Arial" w:cs="Arial"/>
                  <w:color w:val="000000" w:themeColor="text1"/>
                  <w:sz w:val="20"/>
                  <w:szCs w:val="20"/>
                  <w:rPrChange w:id="2800" w:author="Savinskaya Yulia" w:date="2021-03-09T18:12:00Z">
                    <w:rPr/>
                  </w:rPrChange>
                </w:rPr>
                <w:t>Средняя скорость за рейс</w:t>
              </w:r>
            </w:ins>
          </w:p>
          <w:p w14:paraId="158B2EA4" w14:textId="3D61EE26" w:rsidR="00085C2E" w:rsidRPr="004F568B" w:rsidRDefault="00085C2E" w:rsidP="00085C2E">
            <w:pPr>
              <w:spacing w:line="276" w:lineRule="auto"/>
              <w:rPr>
                <w:ins w:id="2801" w:author="Savinskaya Yulia" w:date="2021-03-09T18:10:00Z"/>
                <w:rFonts w:ascii="Arial" w:hAnsi="Arial" w:cs="Arial"/>
                <w:color w:val="000000" w:themeColor="text1"/>
                <w:sz w:val="20"/>
                <w:szCs w:val="20"/>
              </w:rPr>
            </w:pPr>
            <w:ins w:id="2802" w:author="Savinskaya Yulia" w:date="2021-03-09T18:10:00Z">
              <w:r>
                <w:rPr>
                  <w:rFonts w:ascii="Arial" w:hAnsi="Arial" w:cs="Arial"/>
                  <w:color w:val="000000" w:themeColor="text1"/>
                  <w:sz w:val="20"/>
                  <w:szCs w:val="20"/>
                </w:rPr>
                <w:t>Заполняется автоматически</w:t>
              </w:r>
            </w:ins>
          </w:p>
        </w:tc>
      </w:tr>
      <w:tr w:rsidR="00085C2E" w14:paraId="388E73C6" w14:textId="77777777" w:rsidTr="00AE12DE">
        <w:trPr>
          <w:cantSplit/>
          <w:ins w:id="2803" w:author="Savinskaya Yulia" w:date="2021-03-09T18:11:00Z"/>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408EAA" w14:textId="51F3E38B" w:rsidR="00085C2E" w:rsidRPr="004F568B" w:rsidRDefault="00085C2E">
            <w:pPr>
              <w:spacing w:line="276" w:lineRule="auto"/>
              <w:jc w:val="left"/>
              <w:rPr>
                <w:ins w:id="2804" w:author="Savinskaya Yulia" w:date="2021-03-09T18:11:00Z"/>
                <w:rFonts w:ascii="Arial" w:hAnsi="Arial" w:cs="Arial"/>
                <w:color w:val="000000" w:themeColor="text1"/>
                <w:sz w:val="20"/>
                <w:szCs w:val="20"/>
                <w:rPrChange w:id="2805" w:author="Savinskaya Yulia" w:date="2021-03-09T18:12:00Z">
                  <w:rPr>
                    <w:ins w:id="2806" w:author="Savinskaya Yulia" w:date="2021-03-09T18:11:00Z"/>
                    <w:rFonts w:eastAsiaTheme="minorHAnsi"/>
                    <w:szCs w:val="24"/>
                  </w:rPr>
                </w:rPrChange>
              </w:rPr>
              <w:pPrChange w:id="2807" w:author="Savinskaya Yulia" w:date="2021-03-09T18:12:00Z">
                <w:pPr>
                  <w:autoSpaceDE w:val="0"/>
                  <w:autoSpaceDN w:val="0"/>
                  <w:adjustRightInd w:val="0"/>
                  <w:jc w:val="left"/>
                </w:pPr>
              </w:pPrChange>
            </w:pPr>
            <w:ins w:id="2808" w:author="Savinskaya Yulia" w:date="2021-03-09T18:11:00Z">
              <w:r w:rsidRPr="004F568B">
                <w:rPr>
                  <w:rFonts w:ascii="Arial" w:hAnsi="Arial" w:cs="Arial"/>
                  <w:color w:val="000000" w:themeColor="text1"/>
                  <w:sz w:val="20"/>
                  <w:szCs w:val="20"/>
                  <w:rPrChange w:id="2809" w:author="Savinskaya Yulia" w:date="2021-03-09T18:12:00Z">
                    <w:rPr>
                      <w:rFonts w:eastAsiaTheme="minorHAnsi"/>
                      <w:szCs w:val="24"/>
                    </w:rPr>
                  </w:rPrChange>
                </w:rPr>
                <w:t>Максимальная скорость</w:t>
              </w:r>
            </w:ins>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F3CDED" w14:textId="77777777" w:rsidR="00085C2E" w:rsidRPr="004F568B" w:rsidRDefault="00085C2E">
            <w:pPr>
              <w:spacing w:line="276" w:lineRule="auto"/>
              <w:jc w:val="left"/>
              <w:rPr>
                <w:ins w:id="2810" w:author="Savinskaya Yulia" w:date="2021-03-09T18:12:00Z"/>
                <w:rFonts w:ascii="Arial" w:hAnsi="Arial" w:cs="Arial"/>
                <w:color w:val="000000" w:themeColor="text1"/>
                <w:sz w:val="20"/>
                <w:szCs w:val="20"/>
                <w:rPrChange w:id="2811" w:author="Savinskaya Yulia" w:date="2021-03-09T18:12:00Z">
                  <w:rPr>
                    <w:ins w:id="2812" w:author="Savinskaya Yulia" w:date="2021-03-09T18:12:00Z"/>
                    <w:rFonts w:eastAsiaTheme="minorHAnsi"/>
                    <w:szCs w:val="24"/>
                  </w:rPr>
                </w:rPrChange>
              </w:rPr>
              <w:pPrChange w:id="2813" w:author="Savinskaya Yulia" w:date="2021-03-09T18:12:00Z">
                <w:pPr/>
              </w:pPrChange>
            </w:pPr>
            <w:ins w:id="2814" w:author="Savinskaya Yulia" w:date="2021-03-09T18:11:00Z">
              <w:r w:rsidRPr="004F568B">
                <w:rPr>
                  <w:rFonts w:ascii="Arial" w:hAnsi="Arial" w:cs="Arial"/>
                  <w:color w:val="000000" w:themeColor="text1"/>
                  <w:sz w:val="20"/>
                  <w:szCs w:val="20"/>
                  <w:rPrChange w:id="2815" w:author="Savinskaya Yulia" w:date="2021-03-09T18:12:00Z">
                    <w:rPr>
                      <w:rFonts w:eastAsiaTheme="minorHAnsi"/>
                      <w:szCs w:val="24"/>
                    </w:rPr>
                  </w:rPrChange>
                </w:rPr>
                <w:t>Максимальная скорость за рейс</w:t>
              </w:r>
            </w:ins>
          </w:p>
          <w:p w14:paraId="5BADE09B" w14:textId="3CB39B7F" w:rsidR="00085C2E" w:rsidRPr="004F568B" w:rsidRDefault="00085C2E">
            <w:pPr>
              <w:spacing w:line="276" w:lineRule="auto"/>
              <w:jc w:val="left"/>
              <w:rPr>
                <w:ins w:id="2816" w:author="Savinskaya Yulia" w:date="2021-03-09T18:11:00Z"/>
                <w:rFonts w:ascii="Arial" w:hAnsi="Arial" w:cs="Arial"/>
                <w:color w:val="000000" w:themeColor="text1"/>
                <w:sz w:val="20"/>
                <w:szCs w:val="20"/>
                <w:rPrChange w:id="2817" w:author="Savinskaya Yulia" w:date="2021-03-09T18:12:00Z">
                  <w:rPr>
                    <w:ins w:id="2818" w:author="Savinskaya Yulia" w:date="2021-03-09T18:11:00Z"/>
                  </w:rPr>
                </w:rPrChange>
              </w:rPr>
              <w:pPrChange w:id="2819" w:author="Savinskaya Yulia" w:date="2021-03-09T18:12:00Z">
                <w:pPr/>
              </w:pPrChange>
            </w:pPr>
            <w:ins w:id="2820" w:author="Savinskaya Yulia" w:date="2021-03-09T18:12:00Z">
              <w:r>
                <w:rPr>
                  <w:rFonts w:ascii="Arial" w:hAnsi="Arial" w:cs="Arial"/>
                  <w:color w:val="000000" w:themeColor="text1"/>
                  <w:sz w:val="20"/>
                  <w:szCs w:val="20"/>
                </w:rPr>
                <w:t>Заполняется автоматически</w:t>
              </w:r>
            </w:ins>
          </w:p>
        </w:tc>
      </w:tr>
      <w:tr w:rsidR="00085C2E" w:rsidRPr="00D30A2C" w14:paraId="5844269B" w14:textId="77777777" w:rsidTr="004561E2">
        <w:trPr>
          <w:cantSplit/>
        </w:trPr>
        <w:tc>
          <w:tcPr>
            <w:tcW w:w="5000" w:type="pct"/>
            <w:gridSpan w:val="2"/>
            <w:tcBorders>
              <w:top w:val="nil"/>
              <w:left w:val="single" w:sz="12" w:space="0" w:color="auto"/>
              <w:bottom w:val="single" w:sz="4" w:space="0" w:color="auto"/>
              <w:right w:val="single" w:sz="12" w:space="0" w:color="auto"/>
            </w:tcBorders>
            <w:tcMar>
              <w:top w:w="0" w:type="dxa"/>
              <w:left w:w="108" w:type="dxa"/>
              <w:bottom w:w="0" w:type="dxa"/>
              <w:right w:w="108" w:type="dxa"/>
            </w:tcMar>
          </w:tcPr>
          <w:p w14:paraId="65786EEB" w14:textId="1A8F15D8" w:rsidR="00085C2E" w:rsidRPr="00D30A2C" w:rsidRDefault="00085C2E" w:rsidP="00085C2E">
            <w:pPr>
              <w:spacing w:line="276" w:lineRule="auto"/>
              <w:jc w:val="center"/>
              <w:rPr>
                <w:rFonts w:ascii="Arial" w:hAnsi="Arial" w:cs="Arial"/>
                <w:b/>
                <w:color w:val="000000" w:themeColor="text1"/>
                <w:sz w:val="20"/>
                <w:szCs w:val="20"/>
              </w:rPr>
            </w:pPr>
            <w:commentRangeStart w:id="2821"/>
            <w:commentRangeStart w:id="2822"/>
            <w:r>
              <w:rPr>
                <w:rFonts w:ascii="Arial" w:hAnsi="Arial" w:cs="Arial"/>
                <w:b/>
                <w:color w:val="000000" w:themeColor="text1"/>
                <w:sz w:val="20"/>
                <w:szCs w:val="20"/>
              </w:rPr>
              <w:t>Коэффициент приработка</w:t>
            </w:r>
            <w:commentRangeEnd w:id="2821"/>
            <w:r>
              <w:rPr>
                <w:rStyle w:val="aff4"/>
              </w:rPr>
              <w:commentReference w:id="2821"/>
            </w:r>
            <w:commentRangeEnd w:id="2822"/>
            <w:r>
              <w:rPr>
                <w:rStyle w:val="aff4"/>
              </w:rPr>
              <w:commentReference w:id="2822"/>
            </w:r>
          </w:p>
        </w:tc>
      </w:tr>
      <w:tr w:rsidR="00085C2E" w14:paraId="79C56B64" w14:textId="77777777" w:rsidTr="004561E2">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89DE1A" w14:textId="77777777" w:rsidR="00085C2E" w:rsidRDefault="00085C2E" w:rsidP="00085C2E">
            <w:pPr>
              <w:spacing w:line="276" w:lineRule="auto"/>
              <w:jc w:val="left"/>
              <w:rPr>
                <w:rFonts w:ascii="Arial" w:hAnsi="Arial" w:cs="Arial"/>
                <w:color w:val="000000" w:themeColor="text1"/>
                <w:sz w:val="20"/>
                <w:szCs w:val="20"/>
              </w:rPr>
            </w:pPr>
            <w:r w:rsidRPr="00AE12DE">
              <w:rPr>
                <w:rFonts w:ascii="Arial" w:hAnsi="Arial" w:cs="Arial"/>
                <w:color w:val="000000" w:themeColor="text1"/>
                <w:sz w:val="20"/>
                <w:szCs w:val="20"/>
              </w:rPr>
              <w:t>Последовательность</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1A6476"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Номер этапа во фрахтовом заказе</w:t>
            </w:r>
          </w:p>
          <w:p w14:paraId="148CD49E"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этапов транспортировки</w:t>
            </w:r>
          </w:p>
        </w:tc>
      </w:tr>
      <w:tr w:rsidR="00085C2E" w14:paraId="31016491" w14:textId="77777777" w:rsidTr="004561E2">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B5CBCC" w14:textId="77777777" w:rsidR="00085C2E" w:rsidRDefault="00085C2E" w:rsidP="00085C2E">
            <w:pPr>
              <w:spacing w:line="276" w:lineRule="auto"/>
              <w:jc w:val="left"/>
              <w:rPr>
                <w:rFonts w:ascii="Arial" w:hAnsi="Arial" w:cs="Arial"/>
                <w:color w:val="000000" w:themeColor="text1"/>
                <w:sz w:val="20"/>
                <w:szCs w:val="20"/>
              </w:rPr>
            </w:pPr>
            <w:r w:rsidRPr="00AE12DE">
              <w:rPr>
                <w:rFonts w:ascii="Arial" w:hAnsi="Arial" w:cs="Arial"/>
                <w:color w:val="000000" w:themeColor="text1"/>
                <w:sz w:val="20"/>
                <w:szCs w:val="20"/>
              </w:rPr>
              <w:t>Исходное МПЛ</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581D50"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Исходное местоположение этапа</w:t>
            </w:r>
          </w:p>
          <w:p w14:paraId="3169557D"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этапов транспортировки</w:t>
            </w:r>
          </w:p>
        </w:tc>
      </w:tr>
      <w:tr w:rsidR="00085C2E" w14:paraId="04D30DDE" w14:textId="77777777" w:rsidTr="004561E2">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7BE572" w14:textId="77777777" w:rsidR="00085C2E" w:rsidRDefault="00085C2E" w:rsidP="00085C2E">
            <w:pPr>
              <w:spacing w:line="276" w:lineRule="auto"/>
              <w:jc w:val="left"/>
              <w:rPr>
                <w:rFonts w:ascii="Arial" w:hAnsi="Arial" w:cs="Arial"/>
                <w:color w:val="000000" w:themeColor="text1"/>
                <w:sz w:val="20"/>
                <w:szCs w:val="20"/>
              </w:rPr>
            </w:pPr>
            <w:r w:rsidRPr="00AE12DE">
              <w:rPr>
                <w:rFonts w:ascii="Arial" w:hAnsi="Arial" w:cs="Arial"/>
                <w:color w:val="000000" w:themeColor="text1"/>
                <w:sz w:val="20"/>
                <w:szCs w:val="20"/>
              </w:rPr>
              <w:lastRenderedPageBreak/>
              <w:t>Дата и время отправления</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1E06EE" w14:textId="77777777" w:rsidR="00085C2E" w:rsidRDefault="00085C2E" w:rsidP="00085C2E">
            <w:pPr>
              <w:spacing w:line="276" w:lineRule="auto"/>
              <w:jc w:val="left"/>
              <w:rPr>
                <w:rFonts w:ascii="Arial" w:hAnsi="Arial" w:cs="Arial"/>
                <w:color w:val="000000" w:themeColor="text1"/>
                <w:sz w:val="20"/>
                <w:szCs w:val="20"/>
              </w:rPr>
            </w:pPr>
            <w:r w:rsidRPr="00D30A2C">
              <w:rPr>
                <w:rFonts w:ascii="Arial" w:hAnsi="Arial" w:cs="Arial"/>
                <w:color w:val="000000" w:themeColor="text1"/>
                <w:sz w:val="20"/>
                <w:szCs w:val="20"/>
              </w:rPr>
              <w:t>Дата и время отправления</w:t>
            </w:r>
          </w:p>
          <w:p w14:paraId="5BFC9AFF"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этапов транспортировки</w:t>
            </w:r>
          </w:p>
        </w:tc>
      </w:tr>
      <w:tr w:rsidR="00085C2E" w14:paraId="62584A63" w14:textId="77777777" w:rsidTr="004561E2">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C7C056" w14:textId="77777777" w:rsidR="00085C2E" w:rsidRDefault="00085C2E" w:rsidP="00085C2E">
            <w:pPr>
              <w:spacing w:line="276" w:lineRule="auto"/>
              <w:jc w:val="left"/>
              <w:rPr>
                <w:rFonts w:ascii="Arial" w:hAnsi="Arial" w:cs="Arial"/>
                <w:color w:val="000000" w:themeColor="text1"/>
                <w:sz w:val="20"/>
                <w:szCs w:val="20"/>
              </w:rPr>
            </w:pPr>
            <w:r w:rsidRPr="00AE12DE">
              <w:rPr>
                <w:rFonts w:ascii="Arial" w:hAnsi="Arial" w:cs="Arial"/>
                <w:color w:val="000000" w:themeColor="text1"/>
                <w:sz w:val="20"/>
                <w:szCs w:val="20"/>
              </w:rPr>
              <w:t>Целевое МПЛ</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2A700C"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Целевое местоположение этапа</w:t>
            </w:r>
          </w:p>
          <w:p w14:paraId="001936CF"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этапов транспортировки</w:t>
            </w:r>
          </w:p>
        </w:tc>
      </w:tr>
      <w:tr w:rsidR="00085C2E" w14:paraId="007ADC65" w14:textId="77777777" w:rsidTr="004561E2">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2A91BA" w14:textId="77777777" w:rsidR="00085C2E" w:rsidRDefault="00085C2E" w:rsidP="00085C2E">
            <w:pPr>
              <w:spacing w:line="276" w:lineRule="auto"/>
              <w:jc w:val="left"/>
              <w:rPr>
                <w:rFonts w:ascii="Arial" w:hAnsi="Arial" w:cs="Arial"/>
                <w:color w:val="000000" w:themeColor="text1"/>
                <w:sz w:val="20"/>
                <w:szCs w:val="20"/>
              </w:rPr>
            </w:pPr>
            <w:r w:rsidRPr="00AE12DE">
              <w:rPr>
                <w:rFonts w:ascii="Arial" w:hAnsi="Arial" w:cs="Arial"/>
                <w:color w:val="000000" w:themeColor="text1"/>
                <w:sz w:val="20"/>
                <w:szCs w:val="20"/>
              </w:rPr>
              <w:t>Дата и время прибытия</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258B47" w14:textId="77777777" w:rsidR="00085C2E" w:rsidRDefault="00085C2E" w:rsidP="00085C2E">
            <w:pPr>
              <w:spacing w:line="276" w:lineRule="auto"/>
              <w:jc w:val="left"/>
              <w:rPr>
                <w:rFonts w:ascii="Arial" w:hAnsi="Arial" w:cs="Arial"/>
                <w:color w:val="000000" w:themeColor="text1"/>
                <w:sz w:val="20"/>
                <w:szCs w:val="20"/>
              </w:rPr>
            </w:pPr>
            <w:r w:rsidRPr="00D30A2C">
              <w:rPr>
                <w:rFonts w:ascii="Arial" w:hAnsi="Arial" w:cs="Arial"/>
                <w:color w:val="000000" w:themeColor="text1"/>
                <w:sz w:val="20"/>
                <w:szCs w:val="20"/>
              </w:rPr>
              <w:t>Дата и время прибытия</w:t>
            </w:r>
          </w:p>
          <w:p w14:paraId="375CDC44"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этапов транспортировки</w:t>
            </w:r>
          </w:p>
        </w:tc>
      </w:tr>
      <w:tr w:rsidR="00085C2E" w14:paraId="153CF595" w14:textId="77777777" w:rsidTr="004561E2">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65D14E" w14:textId="77777777" w:rsidR="00085C2E" w:rsidRDefault="00085C2E" w:rsidP="00085C2E">
            <w:pPr>
              <w:spacing w:line="276" w:lineRule="auto"/>
              <w:jc w:val="left"/>
              <w:rPr>
                <w:rFonts w:ascii="Arial" w:hAnsi="Arial" w:cs="Arial"/>
                <w:color w:val="000000" w:themeColor="text1"/>
                <w:sz w:val="20"/>
                <w:szCs w:val="20"/>
              </w:rPr>
            </w:pPr>
            <w:r w:rsidRPr="00AE12DE">
              <w:rPr>
                <w:rFonts w:ascii="Arial" w:hAnsi="Arial" w:cs="Arial"/>
                <w:color w:val="000000" w:themeColor="text1"/>
                <w:sz w:val="20"/>
                <w:szCs w:val="20"/>
              </w:rPr>
              <w:t>Расстояние, км.</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1B632B"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Расстояние этапа, в км</w:t>
            </w:r>
          </w:p>
          <w:p w14:paraId="22B8590C"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этапов транспортировки</w:t>
            </w:r>
          </w:p>
        </w:tc>
      </w:tr>
      <w:tr w:rsidR="00085C2E" w14:paraId="56EFCFA9" w14:textId="77777777" w:rsidTr="004561E2">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A60EE6" w14:textId="77777777" w:rsidR="00085C2E" w:rsidRDefault="00085C2E" w:rsidP="00085C2E">
            <w:pPr>
              <w:spacing w:line="276" w:lineRule="auto"/>
              <w:jc w:val="left"/>
              <w:rPr>
                <w:rFonts w:ascii="Arial" w:hAnsi="Arial" w:cs="Arial"/>
                <w:color w:val="000000" w:themeColor="text1"/>
                <w:sz w:val="20"/>
                <w:szCs w:val="20"/>
              </w:rPr>
            </w:pPr>
            <w:r w:rsidRPr="00AE12DE">
              <w:rPr>
                <w:rFonts w:ascii="Arial" w:hAnsi="Arial" w:cs="Arial"/>
                <w:color w:val="000000" w:themeColor="text1"/>
                <w:sz w:val="20"/>
                <w:szCs w:val="20"/>
              </w:rPr>
              <w:t>Попутный этап</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96691E"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Признак попутного этапа</w:t>
            </w:r>
          </w:p>
          <w:p w14:paraId="5C4B7C63"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этапов транспортировки</w:t>
            </w:r>
          </w:p>
        </w:tc>
      </w:tr>
      <w:tr w:rsidR="00085C2E" w14:paraId="1BDB74AA" w14:textId="77777777" w:rsidTr="00AE12DE">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FE5D3C" w14:textId="77777777" w:rsidR="00085C2E" w:rsidRDefault="00085C2E" w:rsidP="00085C2E">
            <w:pPr>
              <w:spacing w:line="276" w:lineRule="auto"/>
              <w:jc w:val="left"/>
              <w:rPr>
                <w:rFonts w:ascii="Arial" w:hAnsi="Arial" w:cs="Arial"/>
                <w:color w:val="000000" w:themeColor="text1"/>
                <w:sz w:val="20"/>
                <w:szCs w:val="20"/>
              </w:rPr>
            </w:pPr>
            <w:r w:rsidRPr="00AE12DE">
              <w:rPr>
                <w:rFonts w:ascii="Arial" w:hAnsi="Arial" w:cs="Arial"/>
                <w:color w:val="000000" w:themeColor="text1"/>
                <w:sz w:val="20"/>
                <w:szCs w:val="20"/>
              </w:rPr>
              <w:t>Тип груза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4BB4A4" w14:textId="77777777" w:rsidR="00085C2E" w:rsidRDefault="00085C2E" w:rsidP="00085C2E">
            <w:pPr>
              <w:spacing w:line="276" w:lineRule="auto"/>
              <w:jc w:val="left"/>
              <w:rPr>
                <w:rFonts w:ascii="Arial" w:hAnsi="Arial" w:cs="Arial"/>
                <w:color w:val="000000" w:themeColor="text1"/>
                <w:sz w:val="20"/>
                <w:szCs w:val="20"/>
              </w:rPr>
            </w:pPr>
            <w:r w:rsidRPr="00D30A2C">
              <w:rPr>
                <w:rFonts w:ascii="Arial" w:hAnsi="Arial" w:cs="Arial"/>
                <w:color w:val="000000" w:themeColor="text1"/>
                <w:sz w:val="20"/>
                <w:szCs w:val="20"/>
              </w:rPr>
              <w:t>Тип груза</w:t>
            </w:r>
          </w:p>
          <w:p w14:paraId="305DDC5C"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этапов транспортировки</w:t>
            </w:r>
          </w:p>
        </w:tc>
      </w:tr>
      <w:tr w:rsidR="00085C2E" w14:paraId="560D9167" w14:textId="77777777" w:rsidTr="00AE12DE">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175CEC" w14:textId="77777777" w:rsidR="00085C2E" w:rsidRDefault="00085C2E" w:rsidP="00085C2E">
            <w:pPr>
              <w:spacing w:line="276" w:lineRule="auto"/>
              <w:jc w:val="left"/>
              <w:rPr>
                <w:rFonts w:ascii="Arial" w:hAnsi="Arial" w:cs="Arial"/>
                <w:color w:val="000000" w:themeColor="text1"/>
                <w:sz w:val="20"/>
                <w:szCs w:val="20"/>
              </w:rPr>
            </w:pPr>
            <w:r w:rsidRPr="00AE12DE">
              <w:rPr>
                <w:rFonts w:ascii="Arial" w:hAnsi="Arial" w:cs="Arial"/>
                <w:color w:val="000000" w:themeColor="text1"/>
                <w:sz w:val="20"/>
                <w:szCs w:val="20"/>
              </w:rPr>
              <w:t>Группа груза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54A84C" w14:textId="77777777" w:rsidR="00085C2E" w:rsidRDefault="00085C2E" w:rsidP="00085C2E">
            <w:pPr>
              <w:spacing w:line="276" w:lineRule="auto"/>
              <w:jc w:val="left"/>
              <w:rPr>
                <w:rFonts w:ascii="Arial" w:hAnsi="Arial" w:cs="Arial"/>
                <w:color w:val="000000" w:themeColor="text1"/>
                <w:sz w:val="20"/>
                <w:szCs w:val="20"/>
              </w:rPr>
            </w:pPr>
            <w:r w:rsidRPr="00D30A2C">
              <w:rPr>
                <w:rFonts w:ascii="Arial" w:hAnsi="Arial" w:cs="Arial"/>
                <w:color w:val="000000" w:themeColor="text1"/>
                <w:sz w:val="20"/>
                <w:szCs w:val="20"/>
              </w:rPr>
              <w:t>Группа груза</w:t>
            </w:r>
          </w:p>
          <w:p w14:paraId="0EC927EE"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этапов транспортировки</w:t>
            </w:r>
          </w:p>
        </w:tc>
      </w:tr>
      <w:tr w:rsidR="00085C2E" w14:paraId="5678BB68" w14:textId="77777777" w:rsidTr="00AE12DE">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90023E" w14:textId="77777777" w:rsidR="00085C2E" w:rsidRDefault="00085C2E" w:rsidP="00085C2E">
            <w:pPr>
              <w:spacing w:line="276" w:lineRule="auto"/>
              <w:jc w:val="left"/>
              <w:rPr>
                <w:rFonts w:ascii="Arial" w:hAnsi="Arial" w:cs="Arial"/>
                <w:color w:val="000000" w:themeColor="text1"/>
                <w:sz w:val="20"/>
                <w:szCs w:val="20"/>
              </w:rPr>
            </w:pPr>
            <w:r w:rsidRPr="00AE12DE">
              <w:rPr>
                <w:rFonts w:ascii="Arial" w:hAnsi="Arial" w:cs="Arial"/>
                <w:color w:val="000000" w:themeColor="text1"/>
                <w:sz w:val="20"/>
                <w:szCs w:val="20"/>
              </w:rPr>
              <w:t>Вес перевозимого груза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B2FEF4" w14:textId="77777777" w:rsidR="00085C2E" w:rsidRDefault="00085C2E" w:rsidP="00085C2E">
            <w:pPr>
              <w:spacing w:line="276" w:lineRule="auto"/>
              <w:jc w:val="left"/>
              <w:rPr>
                <w:rFonts w:ascii="Arial" w:hAnsi="Arial" w:cs="Arial"/>
                <w:color w:val="000000" w:themeColor="text1"/>
                <w:sz w:val="20"/>
                <w:szCs w:val="20"/>
              </w:rPr>
            </w:pPr>
            <w:r w:rsidRPr="00D30A2C">
              <w:rPr>
                <w:rFonts w:ascii="Arial" w:hAnsi="Arial" w:cs="Arial"/>
                <w:color w:val="000000" w:themeColor="text1"/>
                <w:sz w:val="20"/>
                <w:szCs w:val="20"/>
              </w:rPr>
              <w:t>Вес перевозимого груза</w:t>
            </w:r>
          </w:p>
          <w:p w14:paraId="29EBCF34"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этапов транспортировки</w:t>
            </w:r>
          </w:p>
        </w:tc>
      </w:tr>
      <w:tr w:rsidR="00085C2E" w14:paraId="6B2D89C1" w14:textId="77777777" w:rsidTr="00AE12DE">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BA637D" w14:textId="77777777" w:rsidR="00085C2E" w:rsidRDefault="00085C2E" w:rsidP="00085C2E">
            <w:pPr>
              <w:spacing w:line="276" w:lineRule="auto"/>
              <w:jc w:val="left"/>
              <w:rPr>
                <w:rFonts w:ascii="Arial" w:hAnsi="Arial" w:cs="Arial"/>
                <w:color w:val="000000" w:themeColor="text1"/>
                <w:sz w:val="20"/>
                <w:szCs w:val="20"/>
              </w:rPr>
            </w:pPr>
            <w:r w:rsidRPr="00AE12DE">
              <w:rPr>
                <w:rFonts w:ascii="Arial" w:hAnsi="Arial" w:cs="Arial"/>
                <w:color w:val="000000" w:themeColor="text1"/>
                <w:sz w:val="20"/>
                <w:szCs w:val="20"/>
              </w:rPr>
              <w:t>ЕИ веса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87A307" w14:textId="77777777" w:rsidR="00085C2E" w:rsidRDefault="00085C2E" w:rsidP="00085C2E">
            <w:pPr>
              <w:spacing w:line="276" w:lineRule="auto"/>
              <w:jc w:val="left"/>
              <w:rPr>
                <w:rFonts w:ascii="Arial" w:hAnsi="Arial" w:cs="Arial"/>
                <w:color w:val="000000" w:themeColor="text1"/>
                <w:sz w:val="20"/>
                <w:szCs w:val="20"/>
              </w:rPr>
            </w:pPr>
            <w:r w:rsidRPr="00D30A2C">
              <w:rPr>
                <w:rFonts w:ascii="Arial" w:hAnsi="Arial" w:cs="Arial"/>
                <w:color w:val="000000" w:themeColor="text1"/>
                <w:sz w:val="20"/>
                <w:szCs w:val="20"/>
              </w:rPr>
              <w:t>ЕИ веса</w:t>
            </w:r>
          </w:p>
          <w:p w14:paraId="23861DAF"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автоматически на основании этапов транспортировки</w:t>
            </w:r>
          </w:p>
        </w:tc>
      </w:tr>
      <w:tr w:rsidR="00085C2E" w14:paraId="28949640" w14:textId="77777777" w:rsidTr="00AE12DE">
        <w:trPr>
          <w:cantSplit/>
        </w:trPr>
        <w:tc>
          <w:tcPr>
            <w:tcW w:w="9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0AA062" w14:textId="77777777" w:rsidR="00085C2E" w:rsidRDefault="00085C2E" w:rsidP="00085C2E">
            <w:pPr>
              <w:spacing w:line="276" w:lineRule="auto"/>
              <w:jc w:val="left"/>
              <w:rPr>
                <w:rFonts w:ascii="Arial" w:hAnsi="Arial" w:cs="Arial"/>
                <w:color w:val="000000" w:themeColor="text1"/>
                <w:sz w:val="20"/>
                <w:szCs w:val="20"/>
              </w:rPr>
            </w:pPr>
            <w:r w:rsidRPr="00AE12DE">
              <w:rPr>
                <w:rFonts w:ascii="Arial" w:hAnsi="Arial" w:cs="Arial"/>
                <w:color w:val="000000" w:themeColor="text1"/>
                <w:sz w:val="20"/>
                <w:szCs w:val="20"/>
              </w:rPr>
              <w:t>Итоговое значение коэффициента</w:t>
            </w:r>
          </w:p>
        </w:tc>
        <w:tc>
          <w:tcPr>
            <w:tcW w:w="40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B79F67" w14:textId="77777777" w:rsidR="00085C2E" w:rsidRDefault="00085C2E" w:rsidP="00085C2E">
            <w:pPr>
              <w:spacing w:line="276" w:lineRule="auto"/>
              <w:jc w:val="left"/>
              <w:rPr>
                <w:rFonts w:ascii="Arial" w:hAnsi="Arial" w:cs="Arial"/>
                <w:color w:val="000000" w:themeColor="text1"/>
                <w:sz w:val="20"/>
                <w:szCs w:val="20"/>
              </w:rPr>
            </w:pPr>
            <w:r w:rsidRPr="00D30A2C">
              <w:rPr>
                <w:rFonts w:ascii="Arial" w:hAnsi="Arial" w:cs="Arial"/>
                <w:color w:val="000000" w:themeColor="text1"/>
                <w:sz w:val="20"/>
                <w:szCs w:val="20"/>
              </w:rPr>
              <w:t>Итоговое значение коэффициента</w:t>
            </w:r>
          </w:p>
          <w:p w14:paraId="3E6AF70D" w14:textId="77777777" w:rsidR="00085C2E" w:rsidRDefault="00085C2E" w:rsidP="00085C2E">
            <w:pPr>
              <w:spacing w:line="276" w:lineRule="auto"/>
              <w:jc w:val="left"/>
              <w:rPr>
                <w:rFonts w:ascii="Arial" w:hAnsi="Arial" w:cs="Arial"/>
                <w:color w:val="000000" w:themeColor="text1"/>
                <w:sz w:val="20"/>
                <w:szCs w:val="20"/>
              </w:rPr>
            </w:pPr>
            <w:r>
              <w:rPr>
                <w:rFonts w:ascii="Arial" w:hAnsi="Arial" w:cs="Arial"/>
                <w:color w:val="000000" w:themeColor="text1"/>
                <w:sz w:val="20"/>
                <w:szCs w:val="20"/>
              </w:rPr>
              <w:t>Заполняется и рассчитывается автоматически</w:t>
            </w:r>
          </w:p>
        </w:tc>
      </w:tr>
    </w:tbl>
    <w:p w14:paraId="6754D7A2" w14:textId="77777777" w:rsidR="00FB1E0C" w:rsidRPr="00B9421B" w:rsidRDefault="00FB1E0C" w:rsidP="00AD74A0">
      <w:pPr>
        <w:pStyle w:val="1KD-Normal"/>
        <w:rPr>
          <w:rFonts w:eastAsiaTheme="majorEastAsia"/>
        </w:rPr>
      </w:pPr>
    </w:p>
    <w:p w14:paraId="4379FE5C" w14:textId="77777777" w:rsidR="00B61C4B" w:rsidRPr="00BE014D" w:rsidRDefault="00B61C4B" w:rsidP="00BE014D">
      <w:pPr>
        <w:pStyle w:val="23"/>
        <w:keepNext/>
        <w:keepLines/>
        <w:numPr>
          <w:ilvl w:val="1"/>
          <w:numId w:val="8"/>
        </w:numPr>
        <w:spacing w:before="160" w:after="120" w:line="276" w:lineRule="auto"/>
        <w:rPr>
          <w:rFonts w:eastAsiaTheme="majorEastAsia" w:cstheme="majorBidi"/>
          <w:bCs w:val="0"/>
          <w:iCs w:val="0"/>
          <w:szCs w:val="26"/>
        </w:rPr>
      </w:pPr>
      <w:bookmarkStart w:id="2823" w:name="_Toc38284871"/>
      <w:bookmarkStart w:id="2824" w:name="_Toc38284872"/>
      <w:bookmarkStart w:id="2825" w:name="_Toc38284873"/>
      <w:bookmarkStart w:id="2826" w:name="_Toc38284874"/>
      <w:bookmarkStart w:id="2827" w:name="_Toc38285070"/>
      <w:bookmarkStart w:id="2828" w:name="_Toc38285158"/>
      <w:bookmarkStart w:id="2829" w:name="_Toc38285159"/>
      <w:bookmarkStart w:id="2830" w:name="_Toc38285160"/>
      <w:bookmarkStart w:id="2831" w:name="_Toc520705047"/>
      <w:bookmarkStart w:id="2832" w:name="_Toc523837297"/>
      <w:bookmarkStart w:id="2833" w:name="_Toc65146861"/>
      <w:bookmarkEnd w:id="2259"/>
      <w:bookmarkEnd w:id="2823"/>
      <w:bookmarkEnd w:id="2824"/>
      <w:bookmarkEnd w:id="2825"/>
      <w:bookmarkEnd w:id="2826"/>
      <w:bookmarkEnd w:id="2827"/>
      <w:bookmarkEnd w:id="2828"/>
      <w:bookmarkEnd w:id="2829"/>
      <w:bookmarkEnd w:id="2830"/>
      <w:r w:rsidRPr="00BE014D">
        <w:rPr>
          <w:rFonts w:eastAsiaTheme="majorEastAsia" w:cstheme="majorBidi"/>
          <w:bCs w:val="0"/>
          <w:iCs w:val="0"/>
          <w:szCs w:val="26"/>
        </w:rPr>
        <w:t>Отчетность и выходные формы</w:t>
      </w:r>
      <w:bookmarkEnd w:id="2831"/>
      <w:bookmarkEnd w:id="2832"/>
      <w:bookmarkEnd w:id="2833"/>
    </w:p>
    <w:p w14:paraId="3A1FEFA1" w14:textId="77777777" w:rsidR="006E13C2" w:rsidRDefault="006E13C2" w:rsidP="006E13C2">
      <w:pPr>
        <w:pStyle w:val="31"/>
        <w:numPr>
          <w:ilvl w:val="2"/>
          <w:numId w:val="8"/>
        </w:numPr>
        <w:rPr>
          <w:caps/>
        </w:rPr>
      </w:pPr>
      <w:bookmarkStart w:id="2834" w:name="_Toc520705048"/>
      <w:bookmarkStart w:id="2835" w:name="_Toc523837298"/>
      <w:bookmarkStart w:id="2836" w:name="_Toc65146862"/>
      <w:r>
        <w:rPr>
          <w:caps/>
        </w:rPr>
        <w:t>Отчетность и выходные формы</w:t>
      </w:r>
      <w:r w:rsidRPr="000835FE">
        <w:rPr>
          <w:caps/>
        </w:rPr>
        <w:t xml:space="preserve"> бизнес-процесса </w:t>
      </w:r>
      <w:r>
        <w:rPr>
          <w:caps/>
        </w:rPr>
        <w:t>ПП-10.06.02-</w:t>
      </w:r>
      <w:r>
        <w:rPr>
          <w:caps/>
          <w:lang w:val="en-US"/>
        </w:rPr>
        <w:t>ERP</w:t>
      </w:r>
      <w:r w:rsidRPr="00E856BD">
        <w:rPr>
          <w:caps/>
        </w:rPr>
        <w:t xml:space="preserve"> </w:t>
      </w:r>
      <w:r>
        <w:rPr>
          <w:caps/>
        </w:rPr>
        <w:t xml:space="preserve">Оперативное </w:t>
      </w:r>
      <w:r w:rsidR="00424ACE">
        <w:rPr>
          <w:caps/>
        </w:rPr>
        <w:t>управление транспортировкой</w:t>
      </w:r>
      <w:bookmarkEnd w:id="2834"/>
      <w:bookmarkEnd w:id="2835"/>
      <w:bookmarkEnd w:id="2836"/>
    </w:p>
    <w:p w14:paraId="7638D604" w14:textId="77777777" w:rsidR="006E13C2" w:rsidRDefault="006E13C2" w:rsidP="006E13C2">
      <w:pPr>
        <w:rPr>
          <w:rFonts w:eastAsiaTheme="majorEastAsia"/>
        </w:rPr>
      </w:pPr>
    </w:p>
    <w:p w14:paraId="7D77522F" w14:textId="649AA6CB" w:rsidR="006E13C2" w:rsidRDefault="006E13C2" w:rsidP="006E13C2">
      <w:pPr>
        <w:pStyle w:val="a7"/>
        <w:keepNext/>
        <w:spacing w:after="240" w:afterAutospacing="0" w:line="276" w:lineRule="auto"/>
        <w:jc w:val="right"/>
        <w:rPr>
          <w:rFonts w:ascii="Arial" w:hAnsi="Arial" w:cs="Arial"/>
          <w:b/>
          <w:sz w:val="22"/>
        </w:rPr>
      </w:pPr>
      <w:r w:rsidRPr="00916FAB">
        <w:rPr>
          <w:rFonts w:ascii="Arial" w:hAnsi="Arial" w:cs="Arial"/>
          <w:b/>
          <w:sz w:val="22"/>
        </w:rPr>
        <w:t>Таблица</w:t>
      </w:r>
      <w:r w:rsidR="007B5023">
        <w:rPr>
          <w:rFonts w:ascii="Arial" w:hAnsi="Arial" w:cs="Arial"/>
          <w:b/>
          <w:sz w:val="22"/>
        </w:rPr>
        <w:t xml:space="preserve"> </w:t>
      </w:r>
      <w:del w:id="2837" w:author="Savinskaya Yulia" w:date="2021-02-25T11:57:00Z">
        <w:r w:rsidR="002E0540" w:rsidDel="009842FD">
          <w:rPr>
            <w:rFonts w:ascii="Arial" w:hAnsi="Arial" w:cs="Arial"/>
            <w:b/>
            <w:sz w:val="22"/>
          </w:rPr>
          <w:delText>50</w:delText>
        </w:r>
      </w:del>
      <w:ins w:id="2838" w:author="Savinskaya Yulia" w:date="2021-02-25T15:30:00Z">
        <w:r w:rsidR="00F31DDE">
          <w:rPr>
            <w:rFonts w:ascii="Arial" w:hAnsi="Arial" w:cs="Arial"/>
            <w:b/>
            <w:sz w:val="22"/>
          </w:rPr>
          <w:t>57</w:t>
        </w:r>
      </w:ins>
      <w:r w:rsidRPr="00916FAB">
        <w:rPr>
          <w:rFonts w:ascii="Arial" w:hAnsi="Arial" w:cs="Arial"/>
          <w:b/>
          <w:sz w:val="22"/>
        </w:rPr>
        <w:t>.</w:t>
      </w:r>
      <w:r w:rsidR="002E0540">
        <w:rPr>
          <w:rFonts w:ascii="Arial" w:hAnsi="Arial" w:cs="Arial"/>
          <w:b/>
          <w:sz w:val="22"/>
        </w:rPr>
        <w:t xml:space="preserve"> </w:t>
      </w:r>
      <w:r w:rsidRPr="00916FAB">
        <w:rPr>
          <w:rFonts w:ascii="Arial" w:hAnsi="Arial" w:cs="Arial"/>
          <w:b/>
          <w:sz w:val="22"/>
        </w:rPr>
        <w:t>Отче</w:t>
      </w:r>
      <w:r>
        <w:rPr>
          <w:rFonts w:ascii="Arial" w:hAnsi="Arial" w:cs="Arial"/>
          <w:b/>
          <w:sz w:val="22"/>
        </w:rPr>
        <w:t>т</w:t>
      </w:r>
      <w:r w:rsidRPr="00916FAB">
        <w:rPr>
          <w:rFonts w:ascii="Arial" w:hAnsi="Arial" w:cs="Arial"/>
          <w:b/>
          <w:sz w:val="22"/>
        </w:rPr>
        <w:t>ные и выходные формы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15"/>
        <w:gridCol w:w="1677"/>
        <w:gridCol w:w="1754"/>
        <w:gridCol w:w="1207"/>
        <w:gridCol w:w="5023"/>
        <w:tblGridChange w:id="2839">
          <w:tblGrid>
            <w:gridCol w:w="514"/>
            <w:gridCol w:w="1"/>
            <w:gridCol w:w="1677"/>
            <w:gridCol w:w="1"/>
            <w:gridCol w:w="1753"/>
            <w:gridCol w:w="1"/>
            <w:gridCol w:w="1206"/>
            <w:gridCol w:w="5023"/>
          </w:tblGrid>
        </w:tblGridChange>
      </w:tblGrid>
      <w:tr w:rsidR="00275F5C" w:rsidRPr="00F94454" w14:paraId="4C7DA98F" w14:textId="77777777" w:rsidTr="00905DFE">
        <w:trPr>
          <w:cantSplit/>
          <w:trHeight w:val="397"/>
          <w:tblHeader/>
        </w:trPr>
        <w:tc>
          <w:tcPr>
            <w:tcW w:w="253" w:type="pct"/>
            <w:shd w:val="clear" w:color="auto" w:fill="FFC000"/>
            <w:vAlign w:val="center"/>
          </w:tcPr>
          <w:p w14:paraId="6598C34B" w14:textId="77777777" w:rsidR="00275F5C" w:rsidRPr="00275F5C" w:rsidRDefault="00275F5C" w:rsidP="00275F5C">
            <w:pPr>
              <w:jc w:val="center"/>
              <w:rPr>
                <w:rFonts w:ascii="Arial" w:hAnsi="Arial" w:cs="Arial"/>
                <w:b/>
                <w:sz w:val="20"/>
              </w:rPr>
            </w:pPr>
            <w:r w:rsidRPr="00275F5C">
              <w:rPr>
                <w:rFonts w:ascii="Arial" w:hAnsi="Arial" w:cs="Arial"/>
                <w:b/>
                <w:sz w:val="20"/>
                <w:szCs w:val="20"/>
                <w:lang w:eastAsia="ru-RU"/>
              </w:rPr>
              <w:t>№ п.п</w:t>
            </w:r>
          </w:p>
        </w:tc>
        <w:tc>
          <w:tcPr>
            <w:tcW w:w="824" w:type="pct"/>
            <w:shd w:val="clear" w:color="auto" w:fill="FFC000"/>
            <w:vAlign w:val="center"/>
          </w:tcPr>
          <w:p w14:paraId="3088F594" w14:textId="77777777" w:rsidR="00275F5C" w:rsidRPr="00275F5C" w:rsidRDefault="00275F5C" w:rsidP="00275F5C">
            <w:pPr>
              <w:jc w:val="center"/>
              <w:rPr>
                <w:rFonts w:ascii="Arial" w:hAnsi="Arial" w:cs="Arial"/>
                <w:b/>
                <w:sz w:val="20"/>
                <w:szCs w:val="20"/>
                <w:lang w:eastAsia="ru-RU"/>
              </w:rPr>
            </w:pPr>
            <w:r w:rsidRPr="00275F5C">
              <w:rPr>
                <w:rFonts w:ascii="Arial" w:hAnsi="Arial" w:cs="Arial"/>
                <w:b/>
                <w:sz w:val="20"/>
                <w:szCs w:val="20"/>
                <w:lang w:eastAsia="ru-RU"/>
              </w:rPr>
              <w:t>Название</w:t>
            </w:r>
          </w:p>
        </w:tc>
        <w:tc>
          <w:tcPr>
            <w:tcW w:w="862" w:type="pct"/>
            <w:shd w:val="clear" w:color="auto" w:fill="FFC000"/>
            <w:vAlign w:val="center"/>
          </w:tcPr>
          <w:p w14:paraId="114206BC" w14:textId="77777777" w:rsidR="00275F5C" w:rsidRPr="00275F5C" w:rsidRDefault="00275F5C" w:rsidP="00275F5C">
            <w:pPr>
              <w:jc w:val="center"/>
              <w:rPr>
                <w:rFonts w:ascii="Arial" w:hAnsi="Arial" w:cs="Arial"/>
                <w:b/>
                <w:sz w:val="20"/>
              </w:rPr>
            </w:pPr>
            <w:r w:rsidRPr="00275F5C">
              <w:rPr>
                <w:rFonts w:ascii="Arial" w:hAnsi="Arial" w:cs="Arial"/>
                <w:b/>
                <w:sz w:val="20"/>
                <w:szCs w:val="20"/>
                <w:lang w:eastAsia="ru-RU"/>
              </w:rPr>
              <w:t>Тип реализации</w:t>
            </w:r>
          </w:p>
        </w:tc>
        <w:tc>
          <w:tcPr>
            <w:tcW w:w="593" w:type="pct"/>
            <w:shd w:val="clear" w:color="auto" w:fill="FFC000"/>
            <w:vAlign w:val="center"/>
          </w:tcPr>
          <w:p w14:paraId="2D091737" w14:textId="77777777" w:rsidR="00275F5C" w:rsidRPr="00275F5C" w:rsidRDefault="00275F5C" w:rsidP="00275F5C">
            <w:pPr>
              <w:jc w:val="center"/>
              <w:rPr>
                <w:rFonts w:ascii="Arial" w:hAnsi="Arial" w:cs="Arial"/>
                <w:b/>
                <w:sz w:val="20"/>
              </w:rPr>
            </w:pPr>
            <w:r w:rsidRPr="00275F5C">
              <w:rPr>
                <w:rFonts w:ascii="Arial" w:hAnsi="Arial" w:cs="Arial"/>
                <w:b/>
                <w:sz w:val="20"/>
                <w:szCs w:val="20"/>
                <w:lang w:eastAsia="ru-RU"/>
              </w:rPr>
              <w:t>Ссылка на реестр разработок</w:t>
            </w:r>
          </w:p>
        </w:tc>
        <w:tc>
          <w:tcPr>
            <w:tcW w:w="2468" w:type="pct"/>
            <w:shd w:val="clear" w:color="auto" w:fill="FFC000"/>
            <w:vAlign w:val="center"/>
          </w:tcPr>
          <w:p w14:paraId="50CC664E" w14:textId="77777777" w:rsidR="00275F5C" w:rsidRPr="00275F5C" w:rsidRDefault="00275F5C" w:rsidP="00275F5C">
            <w:pPr>
              <w:jc w:val="center"/>
              <w:rPr>
                <w:rFonts w:ascii="Arial" w:hAnsi="Arial" w:cs="Arial"/>
                <w:b/>
                <w:sz w:val="20"/>
              </w:rPr>
            </w:pPr>
            <w:r w:rsidRPr="00275F5C">
              <w:rPr>
                <w:rFonts w:ascii="Arial" w:hAnsi="Arial" w:cs="Arial"/>
                <w:b/>
                <w:sz w:val="20"/>
                <w:szCs w:val="20"/>
                <w:lang w:eastAsia="ru-RU"/>
              </w:rPr>
              <w:t xml:space="preserve">Ссылка на КД </w:t>
            </w:r>
            <w:r w:rsidRPr="00275F5C">
              <w:rPr>
                <w:rFonts w:ascii="Arial" w:hAnsi="Arial" w:cs="Arial"/>
                <w:b/>
                <w:sz w:val="20"/>
                <w:szCs w:val="20"/>
                <w:lang w:val="en-US" w:eastAsia="ru-RU"/>
              </w:rPr>
              <w:t>BI</w:t>
            </w:r>
            <w:r w:rsidRPr="00275F5C">
              <w:rPr>
                <w:rFonts w:ascii="Arial" w:hAnsi="Arial" w:cs="Arial"/>
                <w:b/>
                <w:sz w:val="20"/>
                <w:szCs w:val="20"/>
                <w:lang w:eastAsia="ru-RU"/>
              </w:rPr>
              <w:t>-отчетности по направлению</w:t>
            </w:r>
            <w:r w:rsidRPr="00275F5C">
              <w:rPr>
                <w:rFonts w:ascii="Arial" w:hAnsi="Arial" w:cs="Arial"/>
                <w:b/>
                <w:bCs/>
                <w:sz w:val="20"/>
                <w:szCs w:val="20"/>
                <w:lang w:eastAsia="ru-RU"/>
              </w:rPr>
              <w:t>/Шаблон формуляра</w:t>
            </w:r>
          </w:p>
        </w:tc>
      </w:tr>
      <w:tr w:rsidR="006E13C2" w:rsidRPr="00F94454" w14:paraId="25ED786C" w14:textId="77777777" w:rsidTr="00905DFE">
        <w:trPr>
          <w:cantSplit/>
        </w:trPr>
        <w:tc>
          <w:tcPr>
            <w:tcW w:w="253" w:type="pct"/>
          </w:tcPr>
          <w:p w14:paraId="0BDEAA05" w14:textId="77777777" w:rsidR="006E13C2" w:rsidRPr="00F94454" w:rsidRDefault="001A1EF8" w:rsidP="006E13C2">
            <w:pPr>
              <w:rPr>
                <w:rFonts w:ascii="Arial" w:hAnsi="Arial" w:cs="Arial"/>
                <w:sz w:val="20"/>
              </w:rPr>
            </w:pPr>
            <w:r>
              <w:rPr>
                <w:rFonts w:ascii="Arial" w:hAnsi="Arial" w:cs="Arial"/>
                <w:color w:val="000000"/>
                <w:sz w:val="20"/>
                <w:szCs w:val="20"/>
                <w:lang w:eastAsia="ru-RU"/>
              </w:rPr>
              <w:t>1</w:t>
            </w:r>
          </w:p>
        </w:tc>
        <w:tc>
          <w:tcPr>
            <w:tcW w:w="824" w:type="pct"/>
          </w:tcPr>
          <w:p w14:paraId="782D37D6" w14:textId="77777777" w:rsidR="006E13C2" w:rsidRPr="00C80DE3" w:rsidRDefault="001A1EF8" w:rsidP="007D75E3">
            <w:pPr>
              <w:rPr>
                <w:rFonts w:ascii="Arial" w:hAnsi="Arial" w:cs="Arial"/>
                <w:sz w:val="20"/>
                <w:szCs w:val="20"/>
              </w:rPr>
            </w:pPr>
            <w:r w:rsidRPr="006A196A">
              <w:rPr>
                <w:rFonts w:ascii="Arial" w:hAnsi="Arial" w:cs="Arial"/>
                <w:sz w:val="20"/>
                <w:szCs w:val="20"/>
              </w:rPr>
              <w:t>Транспортная накладная</w:t>
            </w:r>
          </w:p>
        </w:tc>
        <w:tc>
          <w:tcPr>
            <w:tcW w:w="862" w:type="pct"/>
            <w:shd w:val="clear" w:color="auto" w:fill="auto"/>
          </w:tcPr>
          <w:p w14:paraId="79C40B85" w14:textId="77777777" w:rsidR="006E13C2" w:rsidRPr="00726CFB" w:rsidRDefault="001A1EF8" w:rsidP="007D75E3">
            <w:pPr>
              <w:rPr>
                <w:rFonts w:ascii="Arial" w:hAnsi="Arial" w:cs="Arial"/>
                <w:sz w:val="20"/>
                <w:szCs w:val="20"/>
              </w:rPr>
            </w:pPr>
            <w:r w:rsidRPr="00C80DE3">
              <w:rPr>
                <w:rFonts w:ascii="Arial" w:hAnsi="Arial" w:cs="Arial"/>
                <w:sz w:val="20"/>
                <w:szCs w:val="20"/>
              </w:rPr>
              <w:t>Формуляр</w:t>
            </w:r>
          </w:p>
        </w:tc>
        <w:tc>
          <w:tcPr>
            <w:tcW w:w="593" w:type="pct"/>
            <w:shd w:val="clear" w:color="auto" w:fill="auto"/>
          </w:tcPr>
          <w:p w14:paraId="70FAD40A" w14:textId="77777777" w:rsidR="006E13C2" w:rsidRPr="006D7353" w:rsidRDefault="00E776B8" w:rsidP="006E13C2">
            <w:pPr>
              <w:jc w:val="center"/>
              <w:rPr>
                <w:rFonts w:ascii="Arial" w:hAnsi="Arial" w:cs="Arial"/>
                <w:sz w:val="20"/>
                <w:szCs w:val="20"/>
                <w:lang w:val="en-US"/>
              </w:rPr>
            </w:pPr>
            <w:r w:rsidRPr="00BD3515">
              <w:rPr>
                <w:rFonts w:ascii="Arial" w:hAnsi="Arial" w:cs="Arial"/>
                <w:sz w:val="20"/>
                <w:szCs w:val="20"/>
                <w:lang w:val="en-US"/>
              </w:rPr>
              <w:t>MM08</w:t>
            </w:r>
          </w:p>
        </w:tc>
        <w:tc>
          <w:tcPr>
            <w:tcW w:w="2468" w:type="pct"/>
            <w:shd w:val="clear" w:color="auto" w:fill="auto"/>
          </w:tcPr>
          <w:p w14:paraId="61A58508" w14:textId="77777777" w:rsidR="006E13C2" w:rsidRPr="006A196A" w:rsidRDefault="00142072" w:rsidP="00E776B8">
            <w:pPr>
              <w:rPr>
                <w:rFonts w:ascii="Arial" w:hAnsi="Arial" w:cs="Arial"/>
                <w:sz w:val="20"/>
                <w:szCs w:val="20"/>
              </w:rPr>
            </w:pPr>
            <w:r>
              <w:rPr>
                <w:rStyle w:val="a8"/>
                <w:rFonts w:ascii="Arial" w:hAnsi="Arial" w:cs="Arial"/>
                <w:sz w:val="20"/>
                <w:szCs w:val="20"/>
                <w:lang w:val="en-US"/>
              </w:rPr>
              <w:fldChar w:fldCharType="begin"/>
            </w:r>
            <w:r w:rsidRPr="00C25DAD">
              <w:rPr>
                <w:rStyle w:val="a8"/>
                <w:rFonts w:ascii="Arial" w:hAnsi="Arial" w:cs="Arial"/>
                <w:sz w:val="20"/>
                <w:szCs w:val="20"/>
                <w:rPrChange w:id="2840" w:author="Savinskaya Yulia" w:date="2021-02-24T13:40:00Z">
                  <w:rPr>
                    <w:rStyle w:val="a8"/>
                    <w:rFonts w:ascii="Arial" w:hAnsi="Arial" w:cs="Arial"/>
                    <w:sz w:val="20"/>
                    <w:szCs w:val="20"/>
                    <w:lang w:val="en-US"/>
                  </w:rPr>
                </w:rPrChange>
              </w:rPr>
              <w:instrText xml:space="preserve"> </w:instrText>
            </w:r>
            <w:r>
              <w:rPr>
                <w:rStyle w:val="a8"/>
                <w:rFonts w:ascii="Arial" w:hAnsi="Arial" w:cs="Arial"/>
                <w:sz w:val="20"/>
                <w:szCs w:val="20"/>
                <w:lang w:val="en-US"/>
              </w:rPr>
              <w:instrText>HYPERLINK</w:instrText>
            </w:r>
            <w:r w:rsidRPr="00C25DAD">
              <w:rPr>
                <w:rStyle w:val="a8"/>
                <w:rFonts w:ascii="Arial" w:hAnsi="Arial" w:cs="Arial"/>
                <w:sz w:val="20"/>
                <w:szCs w:val="20"/>
                <w:rPrChange w:id="2841" w:author="Savinskaya Yulia" w:date="2021-02-24T13:40:00Z">
                  <w:rPr>
                    <w:rStyle w:val="a8"/>
                    <w:rFonts w:ascii="Arial" w:hAnsi="Arial" w:cs="Arial"/>
                    <w:sz w:val="20"/>
                    <w:szCs w:val="20"/>
                    <w:lang w:val="en-US"/>
                  </w:rPr>
                </w:rPrChange>
              </w:rPr>
              <w:instrText xml:space="preserve"> "</w:instrText>
            </w:r>
            <w:r>
              <w:rPr>
                <w:rStyle w:val="a8"/>
                <w:rFonts w:ascii="Arial" w:hAnsi="Arial" w:cs="Arial"/>
                <w:sz w:val="20"/>
                <w:szCs w:val="20"/>
                <w:lang w:val="en-US"/>
              </w:rPr>
              <w:instrText>https</w:instrText>
            </w:r>
            <w:r w:rsidRPr="00C25DAD">
              <w:rPr>
                <w:rStyle w:val="a8"/>
                <w:rFonts w:ascii="Arial" w:hAnsi="Arial" w:cs="Arial"/>
                <w:sz w:val="20"/>
                <w:szCs w:val="20"/>
                <w:rPrChange w:id="2842" w:author="Savinskaya Yulia" w:date="2021-02-24T13:40:00Z">
                  <w:rPr>
                    <w:rStyle w:val="a8"/>
                    <w:rFonts w:ascii="Arial" w:hAnsi="Arial" w:cs="Arial"/>
                    <w:sz w:val="20"/>
                    <w:szCs w:val="20"/>
                    <w:lang w:val="en-US"/>
                  </w:rPr>
                </w:rPrChange>
              </w:rPr>
              <w:instrText>://</w:instrText>
            </w:r>
            <w:r>
              <w:rPr>
                <w:rStyle w:val="a8"/>
                <w:rFonts w:ascii="Arial" w:hAnsi="Arial" w:cs="Arial"/>
                <w:sz w:val="20"/>
                <w:szCs w:val="20"/>
                <w:lang w:val="en-US"/>
              </w:rPr>
              <w:instrText>corp</w:instrText>
            </w:r>
            <w:r w:rsidRPr="00C25DAD">
              <w:rPr>
                <w:rStyle w:val="a8"/>
                <w:rFonts w:ascii="Arial" w:hAnsi="Arial" w:cs="Arial"/>
                <w:sz w:val="20"/>
                <w:szCs w:val="20"/>
                <w:rPrChange w:id="2843" w:author="Savinskaya Yulia" w:date="2021-02-24T13:40:00Z">
                  <w:rPr>
                    <w:rStyle w:val="a8"/>
                    <w:rFonts w:ascii="Arial" w:hAnsi="Arial" w:cs="Arial"/>
                    <w:sz w:val="20"/>
                    <w:szCs w:val="20"/>
                    <w:lang w:val="en-US"/>
                  </w:rPr>
                </w:rPrChange>
              </w:rPr>
              <w:instrText>.</w:instrText>
            </w:r>
            <w:r>
              <w:rPr>
                <w:rStyle w:val="a8"/>
                <w:rFonts w:ascii="Arial" w:hAnsi="Arial" w:cs="Arial"/>
                <w:sz w:val="20"/>
                <w:szCs w:val="20"/>
                <w:lang w:val="en-US"/>
              </w:rPr>
              <w:instrText>polyus</w:instrText>
            </w:r>
            <w:r w:rsidRPr="00C25DAD">
              <w:rPr>
                <w:rStyle w:val="a8"/>
                <w:rFonts w:ascii="Arial" w:hAnsi="Arial" w:cs="Arial"/>
                <w:sz w:val="20"/>
                <w:szCs w:val="20"/>
                <w:rPrChange w:id="2844" w:author="Savinskaya Yulia" w:date="2021-02-24T13:40:00Z">
                  <w:rPr>
                    <w:rStyle w:val="a8"/>
                    <w:rFonts w:ascii="Arial" w:hAnsi="Arial" w:cs="Arial"/>
                    <w:sz w:val="20"/>
                    <w:szCs w:val="20"/>
                    <w:lang w:val="en-US"/>
                  </w:rPr>
                </w:rPrChange>
              </w:rPr>
              <w:instrText>.</w:instrText>
            </w:r>
            <w:r>
              <w:rPr>
                <w:rStyle w:val="a8"/>
                <w:rFonts w:ascii="Arial" w:hAnsi="Arial" w:cs="Arial"/>
                <w:sz w:val="20"/>
                <w:szCs w:val="20"/>
                <w:lang w:val="en-US"/>
              </w:rPr>
              <w:instrText>com</w:instrText>
            </w:r>
            <w:r w:rsidRPr="00C25DAD">
              <w:rPr>
                <w:rStyle w:val="a8"/>
                <w:rFonts w:ascii="Arial" w:hAnsi="Arial" w:cs="Arial"/>
                <w:sz w:val="20"/>
                <w:szCs w:val="20"/>
                <w:rPrChange w:id="2845" w:author="Savinskaya Yulia" w:date="2021-02-24T13:40:00Z">
                  <w:rPr>
                    <w:rStyle w:val="a8"/>
                    <w:rFonts w:ascii="Arial" w:hAnsi="Arial" w:cs="Arial"/>
                    <w:sz w:val="20"/>
                    <w:szCs w:val="20"/>
                    <w:lang w:val="en-US"/>
                  </w:rPr>
                </w:rPrChange>
              </w:rPr>
              <w:instrText>/</w:instrText>
            </w:r>
            <w:r>
              <w:rPr>
                <w:rStyle w:val="a8"/>
                <w:rFonts w:ascii="Arial" w:hAnsi="Arial" w:cs="Arial"/>
                <w:sz w:val="20"/>
                <w:szCs w:val="20"/>
                <w:lang w:val="en-US"/>
              </w:rPr>
              <w:instrText>ERP</w:instrText>
            </w:r>
            <w:r w:rsidRPr="00C25DAD">
              <w:rPr>
                <w:rStyle w:val="a8"/>
                <w:rFonts w:ascii="Arial" w:hAnsi="Arial" w:cs="Arial"/>
                <w:sz w:val="20"/>
                <w:szCs w:val="20"/>
                <w:rPrChange w:id="2846" w:author="Savinskaya Yulia" w:date="2021-02-24T13:40:00Z">
                  <w:rPr>
                    <w:rStyle w:val="a8"/>
                    <w:rFonts w:ascii="Arial" w:hAnsi="Arial" w:cs="Arial"/>
                    <w:sz w:val="20"/>
                    <w:szCs w:val="20"/>
                    <w:lang w:val="en-US"/>
                  </w:rPr>
                </w:rPrChange>
              </w:rPr>
              <w:instrText>/</w:instrText>
            </w:r>
            <w:r>
              <w:rPr>
                <w:rStyle w:val="a8"/>
                <w:rFonts w:ascii="Arial" w:hAnsi="Arial" w:cs="Arial"/>
                <w:sz w:val="20"/>
                <w:szCs w:val="20"/>
                <w:lang w:val="en-US"/>
              </w:rPr>
              <w:instrText>ERPDocuments</w:instrText>
            </w:r>
            <w:r w:rsidRPr="00C25DAD">
              <w:rPr>
                <w:rStyle w:val="a8"/>
                <w:rFonts w:ascii="Arial" w:hAnsi="Arial" w:cs="Arial"/>
                <w:sz w:val="20"/>
                <w:szCs w:val="20"/>
                <w:rPrChange w:id="2847" w:author="Savinskaya Yulia" w:date="2021-02-24T13:40:00Z">
                  <w:rPr>
                    <w:rStyle w:val="a8"/>
                    <w:rFonts w:ascii="Arial" w:hAnsi="Arial" w:cs="Arial"/>
                    <w:sz w:val="20"/>
                    <w:szCs w:val="20"/>
                    <w:lang w:val="en-US"/>
                  </w:rPr>
                </w:rPrChange>
              </w:rPr>
              <w:instrText>/07_Концептуальный%20дизайн/06_Реестр%20формуляров/МТО/ТН%20по%209%20договору_ПЛ.</w:instrText>
            </w:r>
            <w:r>
              <w:rPr>
                <w:rStyle w:val="a8"/>
                <w:rFonts w:ascii="Arial" w:hAnsi="Arial" w:cs="Arial"/>
                <w:sz w:val="20"/>
                <w:szCs w:val="20"/>
                <w:lang w:val="en-US"/>
              </w:rPr>
              <w:instrText>xlsx</w:instrText>
            </w:r>
            <w:r w:rsidRPr="00C25DAD">
              <w:rPr>
                <w:rStyle w:val="a8"/>
                <w:rFonts w:ascii="Arial" w:hAnsi="Arial" w:cs="Arial"/>
                <w:sz w:val="20"/>
                <w:szCs w:val="20"/>
                <w:rPrChange w:id="2848" w:author="Savinskaya Yulia" w:date="2021-02-24T13:40:00Z">
                  <w:rPr>
                    <w:rStyle w:val="a8"/>
                    <w:rFonts w:ascii="Arial" w:hAnsi="Arial" w:cs="Arial"/>
                    <w:sz w:val="20"/>
                    <w:szCs w:val="20"/>
                    <w:lang w:val="en-US"/>
                  </w:rPr>
                </w:rPrChange>
              </w:rPr>
              <w:instrText xml:space="preserve">" </w:instrText>
            </w:r>
            <w:r>
              <w:rPr>
                <w:rStyle w:val="a8"/>
                <w:rFonts w:ascii="Arial" w:hAnsi="Arial" w:cs="Arial"/>
                <w:sz w:val="20"/>
                <w:szCs w:val="20"/>
                <w:lang w:val="en-US"/>
              </w:rPr>
              <w:fldChar w:fldCharType="separate"/>
            </w:r>
            <w:r w:rsidR="003E3DAB" w:rsidRPr="002E0540">
              <w:rPr>
                <w:rStyle w:val="a8"/>
                <w:rFonts w:ascii="Arial" w:hAnsi="Arial" w:cs="Arial"/>
                <w:sz w:val="20"/>
                <w:szCs w:val="20"/>
                <w:lang w:val="en-US"/>
              </w:rPr>
              <w:t>http</w:t>
            </w:r>
            <w:r w:rsidR="003E3DAB" w:rsidRPr="002E0540">
              <w:rPr>
                <w:rStyle w:val="a8"/>
                <w:rFonts w:ascii="Arial" w:hAnsi="Arial" w:cs="Arial"/>
                <w:sz w:val="20"/>
                <w:szCs w:val="20"/>
              </w:rPr>
              <w:t>://</w:t>
            </w:r>
            <w:r w:rsidR="003E3DAB" w:rsidRPr="002E0540">
              <w:rPr>
                <w:rStyle w:val="a8"/>
                <w:rFonts w:ascii="Arial" w:hAnsi="Arial" w:cs="Arial"/>
                <w:sz w:val="20"/>
                <w:szCs w:val="20"/>
                <w:lang w:val="en-US"/>
              </w:rPr>
              <w:t>portal</w:t>
            </w:r>
            <w:r w:rsidR="003E3DAB" w:rsidRPr="002E0540">
              <w:rPr>
                <w:rStyle w:val="a8"/>
                <w:rFonts w:ascii="Arial" w:hAnsi="Arial" w:cs="Arial"/>
                <w:sz w:val="20"/>
                <w:szCs w:val="20"/>
              </w:rPr>
              <w:t>.</w:t>
            </w:r>
            <w:r w:rsidR="003E3DAB" w:rsidRPr="002E0540">
              <w:rPr>
                <w:rStyle w:val="a8"/>
                <w:rFonts w:ascii="Arial" w:hAnsi="Arial" w:cs="Arial"/>
                <w:sz w:val="20"/>
                <w:szCs w:val="20"/>
                <w:lang w:val="en-US"/>
              </w:rPr>
              <w:t>polyus</w:t>
            </w:r>
            <w:r w:rsidR="003E3DAB" w:rsidRPr="002E0540">
              <w:rPr>
                <w:rStyle w:val="a8"/>
                <w:rFonts w:ascii="Arial" w:hAnsi="Arial" w:cs="Arial"/>
                <w:sz w:val="20"/>
                <w:szCs w:val="20"/>
              </w:rPr>
              <w:t>.</w:t>
            </w:r>
            <w:r w:rsidR="003E3DAB" w:rsidRPr="002E0540">
              <w:rPr>
                <w:rStyle w:val="a8"/>
                <w:rFonts w:ascii="Arial" w:hAnsi="Arial" w:cs="Arial"/>
                <w:sz w:val="20"/>
                <w:szCs w:val="20"/>
                <w:lang w:val="en-US"/>
              </w:rPr>
              <w:t>com</w:t>
            </w:r>
            <w:r w:rsidR="003E3DAB" w:rsidRPr="002E0540">
              <w:rPr>
                <w:rStyle w:val="a8"/>
                <w:rFonts w:ascii="Arial" w:hAnsi="Arial" w:cs="Arial"/>
                <w:sz w:val="20"/>
                <w:szCs w:val="20"/>
              </w:rPr>
              <w:t>/</w:t>
            </w:r>
            <w:r w:rsidR="003E3DAB" w:rsidRPr="002E0540">
              <w:rPr>
                <w:rStyle w:val="a8"/>
                <w:rFonts w:ascii="Arial" w:hAnsi="Arial" w:cs="Arial"/>
                <w:sz w:val="20"/>
                <w:szCs w:val="20"/>
                <w:lang w:val="en-US"/>
              </w:rPr>
              <w:t>ERP</w:t>
            </w:r>
            <w:r w:rsidR="003E3DAB" w:rsidRPr="002E0540">
              <w:rPr>
                <w:rStyle w:val="a8"/>
                <w:rFonts w:ascii="Arial" w:hAnsi="Arial" w:cs="Arial"/>
                <w:sz w:val="20"/>
                <w:szCs w:val="20"/>
              </w:rPr>
              <w:t>/</w:t>
            </w:r>
            <w:r w:rsidR="003E3DAB" w:rsidRPr="002E0540">
              <w:rPr>
                <w:rStyle w:val="a8"/>
                <w:rFonts w:ascii="Arial" w:hAnsi="Arial" w:cs="Arial"/>
                <w:sz w:val="20"/>
                <w:szCs w:val="20"/>
                <w:lang w:val="en-US"/>
              </w:rPr>
              <w:t>ERPDocuments</w:t>
            </w:r>
            <w:r w:rsidR="003E3DAB" w:rsidRPr="002E0540">
              <w:rPr>
                <w:rStyle w:val="a8"/>
                <w:rFonts w:ascii="Arial" w:hAnsi="Arial" w:cs="Arial"/>
                <w:sz w:val="20"/>
                <w:szCs w:val="20"/>
              </w:rPr>
              <w:t>/07_Концептуальный дизайн/06_Реестр формуляров/МТО/ТН по 9 договору_ПЛ.</w:t>
            </w:r>
            <w:r w:rsidR="003E3DAB" w:rsidRPr="002E0540">
              <w:rPr>
                <w:rStyle w:val="a8"/>
                <w:rFonts w:ascii="Arial" w:hAnsi="Arial" w:cs="Arial"/>
                <w:sz w:val="20"/>
                <w:szCs w:val="20"/>
                <w:lang w:val="en-US"/>
              </w:rPr>
              <w:t>xlsx</w:t>
            </w:r>
            <w:r>
              <w:rPr>
                <w:rStyle w:val="a8"/>
                <w:rFonts w:ascii="Arial" w:hAnsi="Arial" w:cs="Arial"/>
                <w:sz w:val="20"/>
                <w:szCs w:val="20"/>
                <w:lang w:val="en-US"/>
              </w:rPr>
              <w:fldChar w:fldCharType="end"/>
            </w:r>
          </w:p>
        </w:tc>
      </w:tr>
      <w:tr w:rsidR="001A1EF8" w:rsidRPr="00F94454" w14:paraId="0EA347B4" w14:textId="77777777" w:rsidTr="00905DFE">
        <w:trPr>
          <w:cantSplit/>
        </w:trPr>
        <w:tc>
          <w:tcPr>
            <w:tcW w:w="253" w:type="pct"/>
          </w:tcPr>
          <w:p w14:paraId="22318C05" w14:textId="77777777" w:rsidR="001A1EF8" w:rsidRPr="000F4678" w:rsidRDefault="001A1EF8" w:rsidP="006E13C2">
            <w:pPr>
              <w:rPr>
                <w:rFonts w:ascii="Arial" w:hAnsi="Arial" w:cs="Arial"/>
                <w:color w:val="000000"/>
                <w:sz w:val="20"/>
                <w:szCs w:val="20"/>
                <w:lang w:eastAsia="ru-RU"/>
              </w:rPr>
            </w:pPr>
            <w:r>
              <w:rPr>
                <w:rFonts w:ascii="Arial" w:hAnsi="Arial" w:cs="Arial"/>
                <w:color w:val="000000"/>
                <w:sz w:val="20"/>
                <w:szCs w:val="20"/>
                <w:lang w:eastAsia="ru-RU"/>
              </w:rPr>
              <w:t>2</w:t>
            </w:r>
          </w:p>
        </w:tc>
        <w:tc>
          <w:tcPr>
            <w:tcW w:w="824" w:type="pct"/>
          </w:tcPr>
          <w:p w14:paraId="61D56BEA" w14:textId="77777777" w:rsidR="001A1EF8" w:rsidRPr="00C80DE3" w:rsidRDefault="001A1EF8" w:rsidP="007D75E3">
            <w:pPr>
              <w:rPr>
                <w:rFonts w:ascii="Arial" w:hAnsi="Arial" w:cs="Arial"/>
                <w:sz w:val="20"/>
                <w:szCs w:val="20"/>
              </w:rPr>
            </w:pPr>
            <w:r w:rsidRPr="006A196A">
              <w:rPr>
                <w:rFonts w:ascii="Arial" w:hAnsi="Arial" w:cs="Arial"/>
                <w:sz w:val="20"/>
                <w:szCs w:val="20"/>
              </w:rPr>
              <w:t>Поручение экспедитору</w:t>
            </w:r>
          </w:p>
        </w:tc>
        <w:tc>
          <w:tcPr>
            <w:tcW w:w="862" w:type="pct"/>
            <w:shd w:val="clear" w:color="auto" w:fill="auto"/>
          </w:tcPr>
          <w:p w14:paraId="5399D084" w14:textId="77777777" w:rsidR="001A1EF8" w:rsidRPr="00726CFB" w:rsidRDefault="001A1EF8" w:rsidP="007D75E3">
            <w:pPr>
              <w:rPr>
                <w:rFonts w:ascii="Arial" w:hAnsi="Arial" w:cs="Arial"/>
                <w:sz w:val="20"/>
                <w:szCs w:val="20"/>
              </w:rPr>
            </w:pPr>
            <w:r w:rsidRPr="00C80DE3">
              <w:rPr>
                <w:rFonts w:ascii="Arial" w:hAnsi="Arial" w:cs="Arial"/>
                <w:sz w:val="20"/>
                <w:szCs w:val="20"/>
              </w:rPr>
              <w:t>Формуляр</w:t>
            </w:r>
          </w:p>
        </w:tc>
        <w:tc>
          <w:tcPr>
            <w:tcW w:w="593" w:type="pct"/>
            <w:shd w:val="clear" w:color="auto" w:fill="auto"/>
          </w:tcPr>
          <w:p w14:paraId="4EE12FFE" w14:textId="77777777" w:rsidR="001A1EF8" w:rsidRPr="006D7353" w:rsidRDefault="00E776B8" w:rsidP="006E13C2">
            <w:pPr>
              <w:jc w:val="center"/>
              <w:rPr>
                <w:rFonts w:ascii="Arial" w:hAnsi="Arial" w:cs="Arial"/>
                <w:sz w:val="20"/>
                <w:szCs w:val="20"/>
                <w:lang w:val="en-US"/>
              </w:rPr>
            </w:pPr>
            <w:r w:rsidRPr="00BD3515">
              <w:rPr>
                <w:rFonts w:ascii="Arial" w:hAnsi="Arial" w:cs="Arial"/>
                <w:sz w:val="20"/>
                <w:szCs w:val="20"/>
                <w:lang w:val="en-US"/>
              </w:rPr>
              <w:t>MM08</w:t>
            </w:r>
          </w:p>
        </w:tc>
        <w:tc>
          <w:tcPr>
            <w:tcW w:w="2468" w:type="pct"/>
            <w:shd w:val="clear" w:color="auto" w:fill="auto"/>
          </w:tcPr>
          <w:p w14:paraId="2FFB0D86" w14:textId="77777777" w:rsidR="00E776B8" w:rsidRPr="002E0540" w:rsidRDefault="00142072" w:rsidP="00E776B8">
            <w:pPr>
              <w:rPr>
                <w:rFonts w:ascii="Arial" w:hAnsi="Arial" w:cs="Arial"/>
                <w:sz w:val="20"/>
                <w:szCs w:val="20"/>
              </w:rPr>
            </w:pPr>
            <w:r>
              <w:rPr>
                <w:rStyle w:val="a8"/>
                <w:rFonts w:ascii="Arial" w:hAnsi="Arial" w:cs="Arial"/>
                <w:sz w:val="20"/>
                <w:szCs w:val="20"/>
                <w:lang w:val="en-US"/>
              </w:rPr>
              <w:fldChar w:fldCharType="begin"/>
            </w:r>
            <w:r w:rsidRPr="00C25DAD">
              <w:rPr>
                <w:rStyle w:val="a8"/>
                <w:rFonts w:ascii="Arial" w:hAnsi="Arial" w:cs="Arial"/>
                <w:sz w:val="20"/>
                <w:szCs w:val="20"/>
                <w:rPrChange w:id="2849" w:author="Savinskaya Yulia" w:date="2021-02-24T13:40:00Z">
                  <w:rPr>
                    <w:rStyle w:val="a8"/>
                    <w:rFonts w:ascii="Arial" w:hAnsi="Arial" w:cs="Arial"/>
                    <w:sz w:val="20"/>
                    <w:szCs w:val="20"/>
                    <w:lang w:val="en-US"/>
                  </w:rPr>
                </w:rPrChange>
              </w:rPr>
              <w:instrText xml:space="preserve"> </w:instrText>
            </w:r>
            <w:r>
              <w:rPr>
                <w:rStyle w:val="a8"/>
                <w:rFonts w:ascii="Arial" w:hAnsi="Arial" w:cs="Arial"/>
                <w:sz w:val="20"/>
                <w:szCs w:val="20"/>
                <w:lang w:val="en-US"/>
              </w:rPr>
              <w:instrText>HYPERLINK</w:instrText>
            </w:r>
            <w:r w:rsidRPr="00C25DAD">
              <w:rPr>
                <w:rStyle w:val="a8"/>
                <w:rFonts w:ascii="Arial" w:hAnsi="Arial" w:cs="Arial"/>
                <w:sz w:val="20"/>
                <w:szCs w:val="20"/>
                <w:rPrChange w:id="2850" w:author="Savinskaya Yulia" w:date="2021-02-24T13:40:00Z">
                  <w:rPr>
                    <w:rStyle w:val="a8"/>
                    <w:rFonts w:ascii="Arial" w:hAnsi="Arial" w:cs="Arial"/>
                    <w:sz w:val="20"/>
                    <w:szCs w:val="20"/>
                    <w:lang w:val="en-US"/>
                  </w:rPr>
                </w:rPrChange>
              </w:rPr>
              <w:instrText xml:space="preserve"> "</w:instrText>
            </w:r>
            <w:r>
              <w:rPr>
                <w:rStyle w:val="a8"/>
                <w:rFonts w:ascii="Arial" w:hAnsi="Arial" w:cs="Arial"/>
                <w:sz w:val="20"/>
                <w:szCs w:val="20"/>
                <w:lang w:val="en-US"/>
              </w:rPr>
              <w:instrText>https</w:instrText>
            </w:r>
            <w:r w:rsidRPr="00C25DAD">
              <w:rPr>
                <w:rStyle w:val="a8"/>
                <w:rFonts w:ascii="Arial" w:hAnsi="Arial" w:cs="Arial"/>
                <w:sz w:val="20"/>
                <w:szCs w:val="20"/>
                <w:rPrChange w:id="2851" w:author="Savinskaya Yulia" w:date="2021-02-24T13:40:00Z">
                  <w:rPr>
                    <w:rStyle w:val="a8"/>
                    <w:rFonts w:ascii="Arial" w:hAnsi="Arial" w:cs="Arial"/>
                    <w:sz w:val="20"/>
                    <w:szCs w:val="20"/>
                    <w:lang w:val="en-US"/>
                  </w:rPr>
                </w:rPrChange>
              </w:rPr>
              <w:instrText>://</w:instrText>
            </w:r>
            <w:r>
              <w:rPr>
                <w:rStyle w:val="a8"/>
                <w:rFonts w:ascii="Arial" w:hAnsi="Arial" w:cs="Arial"/>
                <w:sz w:val="20"/>
                <w:szCs w:val="20"/>
                <w:lang w:val="en-US"/>
              </w:rPr>
              <w:instrText>corp</w:instrText>
            </w:r>
            <w:r w:rsidRPr="00C25DAD">
              <w:rPr>
                <w:rStyle w:val="a8"/>
                <w:rFonts w:ascii="Arial" w:hAnsi="Arial" w:cs="Arial"/>
                <w:sz w:val="20"/>
                <w:szCs w:val="20"/>
                <w:rPrChange w:id="2852" w:author="Savinskaya Yulia" w:date="2021-02-24T13:40:00Z">
                  <w:rPr>
                    <w:rStyle w:val="a8"/>
                    <w:rFonts w:ascii="Arial" w:hAnsi="Arial" w:cs="Arial"/>
                    <w:sz w:val="20"/>
                    <w:szCs w:val="20"/>
                    <w:lang w:val="en-US"/>
                  </w:rPr>
                </w:rPrChange>
              </w:rPr>
              <w:instrText>.</w:instrText>
            </w:r>
            <w:r>
              <w:rPr>
                <w:rStyle w:val="a8"/>
                <w:rFonts w:ascii="Arial" w:hAnsi="Arial" w:cs="Arial"/>
                <w:sz w:val="20"/>
                <w:szCs w:val="20"/>
                <w:lang w:val="en-US"/>
              </w:rPr>
              <w:instrText>polyus</w:instrText>
            </w:r>
            <w:r w:rsidRPr="00C25DAD">
              <w:rPr>
                <w:rStyle w:val="a8"/>
                <w:rFonts w:ascii="Arial" w:hAnsi="Arial" w:cs="Arial"/>
                <w:sz w:val="20"/>
                <w:szCs w:val="20"/>
                <w:rPrChange w:id="2853" w:author="Savinskaya Yulia" w:date="2021-02-24T13:40:00Z">
                  <w:rPr>
                    <w:rStyle w:val="a8"/>
                    <w:rFonts w:ascii="Arial" w:hAnsi="Arial" w:cs="Arial"/>
                    <w:sz w:val="20"/>
                    <w:szCs w:val="20"/>
                    <w:lang w:val="en-US"/>
                  </w:rPr>
                </w:rPrChange>
              </w:rPr>
              <w:instrText>.</w:instrText>
            </w:r>
            <w:r>
              <w:rPr>
                <w:rStyle w:val="a8"/>
                <w:rFonts w:ascii="Arial" w:hAnsi="Arial" w:cs="Arial"/>
                <w:sz w:val="20"/>
                <w:szCs w:val="20"/>
                <w:lang w:val="en-US"/>
              </w:rPr>
              <w:instrText>com</w:instrText>
            </w:r>
            <w:r w:rsidRPr="00C25DAD">
              <w:rPr>
                <w:rStyle w:val="a8"/>
                <w:rFonts w:ascii="Arial" w:hAnsi="Arial" w:cs="Arial"/>
                <w:sz w:val="20"/>
                <w:szCs w:val="20"/>
                <w:rPrChange w:id="2854" w:author="Savinskaya Yulia" w:date="2021-02-24T13:40:00Z">
                  <w:rPr>
                    <w:rStyle w:val="a8"/>
                    <w:rFonts w:ascii="Arial" w:hAnsi="Arial" w:cs="Arial"/>
                    <w:sz w:val="20"/>
                    <w:szCs w:val="20"/>
                    <w:lang w:val="en-US"/>
                  </w:rPr>
                </w:rPrChange>
              </w:rPr>
              <w:instrText>/</w:instrText>
            </w:r>
            <w:r>
              <w:rPr>
                <w:rStyle w:val="a8"/>
                <w:rFonts w:ascii="Arial" w:hAnsi="Arial" w:cs="Arial"/>
                <w:sz w:val="20"/>
                <w:szCs w:val="20"/>
                <w:lang w:val="en-US"/>
              </w:rPr>
              <w:instrText>ERP</w:instrText>
            </w:r>
            <w:r w:rsidRPr="00C25DAD">
              <w:rPr>
                <w:rStyle w:val="a8"/>
                <w:rFonts w:ascii="Arial" w:hAnsi="Arial" w:cs="Arial"/>
                <w:sz w:val="20"/>
                <w:szCs w:val="20"/>
                <w:rPrChange w:id="2855" w:author="Savinskaya Yulia" w:date="2021-02-24T13:40:00Z">
                  <w:rPr>
                    <w:rStyle w:val="a8"/>
                    <w:rFonts w:ascii="Arial" w:hAnsi="Arial" w:cs="Arial"/>
                    <w:sz w:val="20"/>
                    <w:szCs w:val="20"/>
                    <w:lang w:val="en-US"/>
                  </w:rPr>
                </w:rPrChange>
              </w:rPr>
              <w:instrText>/</w:instrText>
            </w:r>
            <w:r>
              <w:rPr>
                <w:rStyle w:val="a8"/>
                <w:rFonts w:ascii="Arial" w:hAnsi="Arial" w:cs="Arial"/>
                <w:sz w:val="20"/>
                <w:szCs w:val="20"/>
                <w:lang w:val="en-US"/>
              </w:rPr>
              <w:instrText>ERPDocuments</w:instrText>
            </w:r>
            <w:r w:rsidRPr="00C25DAD">
              <w:rPr>
                <w:rStyle w:val="a8"/>
                <w:rFonts w:ascii="Arial" w:hAnsi="Arial" w:cs="Arial"/>
                <w:sz w:val="20"/>
                <w:szCs w:val="20"/>
                <w:rPrChange w:id="2856" w:author="Savinskaya Yulia" w:date="2021-02-24T13:40:00Z">
                  <w:rPr>
                    <w:rStyle w:val="a8"/>
                    <w:rFonts w:ascii="Arial" w:hAnsi="Arial" w:cs="Arial"/>
                    <w:sz w:val="20"/>
                    <w:szCs w:val="20"/>
                    <w:lang w:val="en-US"/>
                  </w:rPr>
                </w:rPrChange>
              </w:rPr>
              <w:instrText>/07_Концептуальный%20дизайн/06_Реестр%20формуляров/МТО/Поручение%20экспедитору_ПЛ.</w:instrText>
            </w:r>
            <w:r>
              <w:rPr>
                <w:rStyle w:val="a8"/>
                <w:rFonts w:ascii="Arial" w:hAnsi="Arial" w:cs="Arial"/>
                <w:sz w:val="20"/>
                <w:szCs w:val="20"/>
                <w:lang w:val="en-US"/>
              </w:rPr>
              <w:instrText>xlsx</w:instrText>
            </w:r>
            <w:r w:rsidRPr="00C25DAD">
              <w:rPr>
                <w:rStyle w:val="a8"/>
                <w:rFonts w:ascii="Arial" w:hAnsi="Arial" w:cs="Arial"/>
                <w:sz w:val="20"/>
                <w:szCs w:val="20"/>
                <w:rPrChange w:id="2857" w:author="Savinskaya Yulia" w:date="2021-02-24T13:40:00Z">
                  <w:rPr>
                    <w:rStyle w:val="a8"/>
                    <w:rFonts w:ascii="Arial" w:hAnsi="Arial" w:cs="Arial"/>
                    <w:sz w:val="20"/>
                    <w:szCs w:val="20"/>
                    <w:lang w:val="en-US"/>
                  </w:rPr>
                </w:rPrChange>
              </w:rPr>
              <w:instrText xml:space="preserve">" </w:instrText>
            </w:r>
            <w:r>
              <w:rPr>
                <w:rStyle w:val="a8"/>
                <w:rFonts w:ascii="Arial" w:hAnsi="Arial" w:cs="Arial"/>
                <w:sz w:val="20"/>
                <w:szCs w:val="20"/>
                <w:lang w:val="en-US"/>
              </w:rPr>
              <w:fldChar w:fldCharType="separate"/>
            </w:r>
            <w:r w:rsidR="00E776B8" w:rsidRPr="002E0540">
              <w:rPr>
                <w:rStyle w:val="a8"/>
                <w:rFonts w:ascii="Arial" w:hAnsi="Arial" w:cs="Arial"/>
                <w:sz w:val="20"/>
                <w:szCs w:val="20"/>
                <w:lang w:val="en-US"/>
              </w:rPr>
              <w:t>http</w:t>
            </w:r>
            <w:r w:rsidR="00E776B8" w:rsidRPr="002E0540">
              <w:rPr>
                <w:rStyle w:val="a8"/>
                <w:rFonts w:ascii="Arial" w:hAnsi="Arial" w:cs="Arial"/>
                <w:sz w:val="20"/>
                <w:szCs w:val="20"/>
              </w:rPr>
              <w:t>://</w:t>
            </w:r>
            <w:r w:rsidR="00E776B8" w:rsidRPr="002E0540">
              <w:rPr>
                <w:rStyle w:val="a8"/>
                <w:rFonts w:ascii="Arial" w:hAnsi="Arial" w:cs="Arial"/>
                <w:sz w:val="20"/>
                <w:szCs w:val="20"/>
                <w:lang w:val="en-US"/>
              </w:rPr>
              <w:t>portal</w:t>
            </w:r>
            <w:r w:rsidR="00E776B8" w:rsidRPr="002E0540">
              <w:rPr>
                <w:rStyle w:val="a8"/>
                <w:rFonts w:ascii="Arial" w:hAnsi="Arial" w:cs="Arial"/>
                <w:sz w:val="20"/>
                <w:szCs w:val="20"/>
              </w:rPr>
              <w:t>.</w:t>
            </w:r>
            <w:r w:rsidR="00E776B8" w:rsidRPr="002E0540">
              <w:rPr>
                <w:rStyle w:val="a8"/>
                <w:rFonts w:ascii="Arial" w:hAnsi="Arial" w:cs="Arial"/>
                <w:sz w:val="20"/>
                <w:szCs w:val="20"/>
                <w:lang w:val="en-US"/>
              </w:rPr>
              <w:t>polyus</w:t>
            </w:r>
            <w:r w:rsidR="00E776B8" w:rsidRPr="002E0540">
              <w:rPr>
                <w:rStyle w:val="a8"/>
                <w:rFonts w:ascii="Arial" w:hAnsi="Arial" w:cs="Arial"/>
                <w:sz w:val="20"/>
                <w:szCs w:val="20"/>
              </w:rPr>
              <w:t>.</w:t>
            </w:r>
            <w:r w:rsidR="00E776B8" w:rsidRPr="002E0540">
              <w:rPr>
                <w:rStyle w:val="a8"/>
                <w:rFonts w:ascii="Arial" w:hAnsi="Arial" w:cs="Arial"/>
                <w:sz w:val="20"/>
                <w:szCs w:val="20"/>
                <w:lang w:val="en-US"/>
              </w:rPr>
              <w:t>com</w:t>
            </w:r>
            <w:r w:rsidR="00E776B8" w:rsidRPr="002E0540">
              <w:rPr>
                <w:rStyle w:val="a8"/>
                <w:rFonts w:ascii="Arial" w:hAnsi="Arial" w:cs="Arial"/>
                <w:sz w:val="20"/>
                <w:szCs w:val="20"/>
              </w:rPr>
              <w:t>/</w:t>
            </w:r>
            <w:r w:rsidR="00E776B8" w:rsidRPr="002E0540">
              <w:rPr>
                <w:rStyle w:val="a8"/>
                <w:rFonts w:ascii="Arial" w:hAnsi="Arial" w:cs="Arial"/>
                <w:sz w:val="20"/>
                <w:szCs w:val="20"/>
                <w:lang w:val="en-US"/>
              </w:rPr>
              <w:t>ERP</w:t>
            </w:r>
            <w:r w:rsidR="00E776B8" w:rsidRPr="002E0540">
              <w:rPr>
                <w:rStyle w:val="a8"/>
                <w:rFonts w:ascii="Arial" w:hAnsi="Arial" w:cs="Arial"/>
                <w:sz w:val="20"/>
                <w:szCs w:val="20"/>
              </w:rPr>
              <w:t>/</w:t>
            </w:r>
            <w:r w:rsidR="00E776B8" w:rsidRPr="002E0540">
              <w:rPr>
                <w:rStyle w:val="a8"/>
                <w:rFonts w:ascii="Arial" w:hAnsi="Arial" w:cs="Arial"/>
                <w:sz w:val="20"/>
                <w:szCs w:val="20"/>
                <w:lang w:val="en-US"/>
              </w:rPr>
              <w:t>ERPDocuments</w:t>
            </w:r>
            <w:r w:rsidR="00E776B8" w:rsidRPr="002E0540">
              <w:rPr>
                <w:rStyle w:val="a8"/>
                <w:rFonts w:ascii="Arial" w:hAnsi="Arial" w:cs="Arial"/>
                <w:sz w:val="20"/>
                <w:szCs w:val="20"/>
              </w:rPr>
              <w:t>/07_Концептуальный дизайн/06_Реестр формуляров/МТО/Поручение экспедитору_ПЛ.</w:t>
            </w:r>
            <w:r w:rsidR="00E776B8" w:rsidRPr="002E0540">
              <w:rPr>
                <w:rStyle w:val="a8"/>
                <w:rFonts w:ascii="Arial" w:hAnsi="Arial" w:cs="Arial"/>
                <w:sz w:val="20"/>
                <w:szCs w:val="20"/>
                <w:lang w:val="en-US"/>
              </w:rPr>
              <w:t>xlsx</w:t>
            </w:r>
            <w:r>
              <w:rPr>
                <w:rStyle w:val="a8"/>
                <w:rFonts w:ascii="Arial" w:hAnsi="Arial" w:cs="Arial"/>
                <w:sz w:val="20"/>
                <w:szCs w:val="20"/>
                <w:lang w:val="en-US"/>
              </w:rPr>
              <w:fldChar w:fldCharType="end"/>
            </w:r>
          </w:p>
          <w:p w14:paraId="4D4296E2" w14:textId="77777777" w:rsidR="001A1EF8" w:rsidRPr="006A196A" w:rsidRDefault="001A1EF8" w:rsidP="00E776B8">
            <w:pPr>
              <w:rPr>
                <w:rFonts w:ascii="Arial" w:hAnsi="Arial" w:cs="Arial"/>
                <w:sz w:val="20"/>
                <w:szCs w:val="20"/>
              </w:rPr>
            </w:pPr>
          </w:p>
        </w:tc>
      </w:tr>
      <w:tr w:rsidR="0067636F" w:rsidRPr="00F94454" w14:paraId="3A020163" w14:textId="77777777" w:rsidTr="00905DFE">
        <w:trPr>
          <w:cantSplit/>
        </w:trPr>
        <w:tc>
          <w:tcPr>
            <w:tcW w:w="253" w:type="pct"/>
          </w:tcPr>
          <w:p w14:paraId="29027193" w14:textId="77777777" w:rsidR="0067636F" w:rsidRPr="0067636F" w:rsidRDefault="0067636F" w:rsidP="006E13C2">
            <w:pPr>
              <w:rPr>
                <w:rFonts w:ascii="Arial" w:hAnsi="Arial" w:cs="Arial"/>
                <w:color w:val="000000"/>
                <w:sz w:val="20"/>
                <w:szCs w:val="20"/>
                <w:lang w:val="en-US" w:eastAsia="ru-RU"/>
              </w:rPr>
            </w:pPr>
            <w:r>
              <w:rPr>
                <w:rFonts w:ascii="Arial" w:hAnsi="Arial" w:cs="Arial"/>
                <w:color w:val="000000"/>
                <w:sz w:val="20"/>
                <w:szCs w:val="20"/>
                <w:lang w:val="en-US" w:eastAsia="ru-RU"/>
              </w:rPr>
              <w:t>3</w:t>
            </w:r>
          </w:p>
        </w:tc>
        <w:tc>
          <w:tcPr>
            <w:tcW w:w="824" w:type="pct"/>
          </w:tcPr>
          <w:p w14:paraId="5DCBDC2F" w14:textId="77777777" w:rsidR="0067636F" w:rsidRPr="00C80DE3" w:rsidRDefault="0067636F" w:rsidP="007D75E3">
            <w:pPr>
              <w:rPr>
                <w:rFonts w:ascii="Arial" w:hAnsi="Arial" w:cs="Arial"/>
                <w:sz w:val="20"/>
                <w:szCs w:val="20"/>
              </w:rPr>
            </w:pPr>
            <w:r w:rsidRPr="006A196A">
              <w:rPr>
                <w:rFonts w:ascii="Arial" w:hAnsi="Arial" w:cs="Arial"/>
                <w:sz w:val="20"/>
                <w:szCs w:val="20"/>
              </w:rPr>
              <w:t>Экспедиторская расписка</w:t>
            </w:r>
          </w:p>
        </w:tc>
        <w:tc>
          <w:tcPr>
            <w:tcW w:w="862" w:type="pct"/>
            <w:shd w:val="clear" w:color="auto" w:fill="auto"/>
          </w:tcPr>
          <w:p w14:paraId="70CAD15C" w14:textId="77777777" w:rsidR="0067636F" w:rsidRPr="00726CFB" w:rsidRDefault="0067636F" w:rsidP="007D75E3">
            <w:pPr>
              <w:rPr>
                <w:rFonts w:ascii="Arial" w:hAnsi="Arial" w:cs="Arial"/>
                <w:sz w:val="20"/>
                <w:szCs w:val="20"/>
              </w:rPr>
            </w:pPr>
            <w:r w:rsidRPr="00C80DE3">
              <w:rPr>
                <w:rFonts w:ascii="Arial" w:hAnsi="Arial" w:cs="Arial"/>
                <w:sz w:val="20"/>
                <w:szCs w:val="20"/>
              </w:rPr>
              <w:t>Формуляр</w:t>
            </w:r>
          </w:p>
        </w:tc>
        <w:tc>
          <w:tcPr>
            <w:tcW w:w="593" w:type="pct"/>
            <w:shd w:val="clear" w:color="auto" w:fill="auto"/>
          </w:tcPr>
          <w:p w14:paraId="2FCEB1E8" w14:textId="77777777" w:rsidR="0067636F" w:rsidRPr="006D7353" w:rsidRDefault="0067636F" w:rsidP="006E13C2">
            <w:pPr>
              <w:jc w:val="center"/>
              <w:rPr>
                <w:rFonts w:ascii="Arial" w:hAnsi="Arial" w:cs="Arial"/>
                <w:sz w:val="20"/>
                <w:szCs w:val="20"/>
                <w:lang w:val="en-US"/>
              </w:rPr>
            </w:pPr>
            <w:r w:rsidRPr="00BD3515">
              <w:rPr>
                <w:rFonts w:ascii="Arial" w:hAnsi="Arial" w:cs="Arial"/>
                <w:sz w:val="20"/>
                <w:szCs w:val="20"/>
                <w:lang w:val="en-US"/>
              </w:rPr>
              <w:t>MM08</w:t>
            </w:r>
          </w:p>
        </w:tc>
        <w:tc>
          <w:tcPr>
            <w:tcW w:w="2468" w:type="pct"/>
            <w:shd w:val="clear" w:color="auto" w:fill="auto"/>
          </w:tcPr>
          <w:p w14:paraId="278BD1F2" w14:textId="77777777" w:rsidR="0067636F" w:rsidRPr="00AE12DE" w:rsidRDefault="000917EE" w:rsidP="00B41441">
            <w:pPr>
              <w:jc w:val="left"/>
              <w:rPr>
                <w:rFonts w:ascii="Arial" w:hAnsi="Arial" w:cs="Arial"/>
                <w:sz w:val="20"/>
                <w:szCs w:val="20"/>
              </w:rPr>
            </w:pPr>
            <w:hyperlink r:id="rId26" w:history="1">
              <w:r w:rsidR="0067636F" w:rsidRPr="00AE12DE">
                <w:rPr>
                  <w:rStyle w:val="a8"/>
                  <w:rFonts w:ascii="Arial" w:hAnsi="Arial" w:cs="Arial"/>
                  <w:sz w:val="20"/>
                  <w:szCs w:val="20"/>
                </w:rPr>
                <w:t>http://portal.polyus.com/ERP/ERPDocuments/07_Концептуальный дизайн/06_Реестр формуляров/МТО/Экспедиторская расписка_ПЛ.docx</w:t>
              </w:r>
            </w:hyperlink>
          </w:p>
        </w:tc>
      </w:tr>
      <w:tr w:rsidR="00275F5C" w:rsidRPr="00F94454" w14:paraId="47E611C9" w14:textId="77777777" w:rsidTr="00905DFE">
        <w:trPr>
          <w:cantSplit/>
        </w:trPr>
        <w:tc>
          <w:tcPr>
            <w:tcW w:w="253" w:type="pct"/>
          </w:tcPr>
          <w:p w14:paraId="79FC0FF3" w14:textId="77777777" w:rsidR="00275F5C" w:rsidRPr="00275F5C" w:rsidRDefault="0067636F" w:rsidP="00275F5C">
            <w:pPr>
              <w:rPr>
                <w:rFonts w:ascii="Arial" w:hAnsi="Arial" w:cs="Arial"/>
                <w:color w:val="000000"/>
                <w:sz w:val="20"/>
                <w:szCs w:val="20"/>
                <w:lang w:eastAsia="ru-RU"/>
              </w:rPr>
            </w:pPr>
            <w:r>
              <w:rPr>
                <w:rFonts w:ascii="Arial" w:hAnsi="Arial" w:cs="Arial"/>
                <w:color w:val="000000"/>
                <w:sz w:val="20"/>
                <w:szCs w:val="20"/>
                <w:lang w:val="en-US" w:eastAsia="ru-RU"/>
              </w:rPr>
              <w:t>4</w:t>
            </w:r>
          </w:p>
        </w:tc>
        <w:tc>
          <w:tcPr>
            <w:tcW w:w="824" w:type="pct"/>
            <w:vAlign w:val="center"/>
          </w:tcPr>
          <w:p w14:paraId="55FCC713" w14:textId="77777777" w:rsidR="00275F5C" w:rsidRPr="006A196A" w:rsidRDefault="00275F5C" w:rsidP="00275F5C">
            <w:pPr>
              <w:rPr>
                <w:rFonts w:ascii="Arial" w:hAnsi="Arial" w:cs="Arial"/>
                <w:sz w:val="20"/>
                <w:szCs w:val="20"/>
              </w:rPr>
            </w:pPr>
            <w:r w:rsidRPr="002E0540">
              <w:rPr>
                <w:rFonts w:ascii="Arial" w:hAnsi="Arial" w:cs="Arial"/>
                <w:sz w:val="20"/>
                <w:szCs w:val="20"/>
              </w:rPr>
              <w:t>Складская и транспортная логистика</w:t>
            </w:r>
          </w:p>
        </w:tc>
        <w:tc>
          <w:tcPr>
            <w:tcW w:w="862" w:type="pct"/>
            <w:shd w:val="clear" w:color="auto" w:fill="auto"/>
          </w:tcPr>
          <w:p w14:paraId="5D6E1006" w14:textId="77777777" w:rsidR="00275F5C" w:rsidRPr="006A196A" w:rsidRDefault="00275F5C" w:rsidP="00275F5C">
            <w:pPr>
              <w:rPr>
                <w:rFonts w:ascii="Arial" w:hAnsi="Arial" w:cs="Arial"/>
                <w:sz w:val="20"/>
                <w:szCs w:val="20"/>
                <w:lang w:val="en-US"/>
              </w:rPr>
            </w:pPr>
            <w:r w:rsidRPr="002E0540">
              <w:rPr>
                <w:rFonts w:ascii="Arial" w:hAnsi="Arial" w:cs="Arial"/>
                <w:sz w:val="20"/>
                <w:szCs w:val="20"/>
                <w:lang w:val="en-US" w:eastAsia="ru-RU"/>
              </w:rPr>
              <w:t>Гибкая матрица</w:t>
            </w:r>
          </w:p>
        </w:tc>
        <w:tc>
          <w:tcPr>
            <w:tcW w:w="593" w:type="pct"/>
            <w:shd w:val="clear" w:color="auto" w:fill="auto"/>
          </w:tcPr>
          <w:p w14:paraId="62699423" w14:textId="77777777" w:rsidR="00275F5C" w:rsidRPr="00726CFB" w:rsidRDefault="00275F5C" w:rsidP="00275F5C">
            <w:pPr>
              <w:jc w:val="center"/>
              <w:rPr>
                <w:rFonts w:ascii="Arial" w:hAnsi="Arial" w:cs="Arial"/>
                <w:sz w:val="20"/>
                <w:szCs w:val="20"/>
              </w:rPr>
            </w:pPr>
            <w:r w:rsidRPr="00C80DE3">
              <w:rPr>
                <w:rFonts w:ascii="Arial" w:hAnsi="Arial" w:cs="Arial"/>
                <w:sz w:val="20"/>
                <w:szCs w:val="20"/>
              </w:rPr>
              <w:t>-</w:t>
            </w:r>
          </w:p>
        </w:tc>
        <w:tc>
          <w:tcPr>
            <w:tcW w:w="2468" w:type="pct"/>
            <w:shd w:val="clear" w:color="auto" w:fill="auto"/>
          </w:tcPr>
          <w:p w14:paraId="0764FA61" w14:textId="77777777" w:rsidR="00275F5C" w:rsidRPr="006D7353" w:rsidRDefault="00172110" w:rsidP="00275F5C">
            <w:pPr>
              <w:jc w:val="center"/>
              <w:rPr>
                <w:rFonts w:ascii="Arial" w:hAnsi="Arial" w:cs="Arial"/>
                <w:sz w:val="20"/>
                <w:szCs w:val="20"/>
                <w:lang w:val="en-US"/>
              </w:rPr>
            </w:pPr>
            <w:r w:rsidRPr="00BD3515">
              <w:rPr>
                <w:rFonts w:ascii="Arial" w:hAnsi="Arial" w:cs="Arial"/>
                <w:sz w:val="20"/>
                <w:szCs w:val="20"/>
                <w:lang w:val="en-US"/>
              </w:rPr>
              <w:t>TM-M02</w:t>
            </w:r>
          </w:p>
        </w:tc>
      </w:tr>
      <w:tr w:rsidR="003D0EFE" w:rsidRPr="00F94454" w14:paraId="4CA4EE73" w14:textId="77777777" w:rsidTr="00905DFE">
        <w:trPr>
          <w:cantSplit/>
        </w:trPr>
        <w:tc>
          <w:tcPr>
            <w:tcW w:w="253" w:type="pct"/>
          </w:tcPr>
          <w:p w14:paraId="60452ED9" w14:textId="77777777" w:rsidR="003D0EFE" w:rsidRPr="003D0EFE" w:rsidRDefault="003D0EFE" w:rsidP="00275F5C">
            <w:pPr>
              <w:rPr>
                <w:rFonts w:ascii="Arial" w:hAnsi="Arial" w:cs="Arial"/>
                <w:color w:val="000000"/>
                <w:sz w:val="20"/>
                <w:szCs w:val="20"/>
                <w:lang w:eastAsia="ru-RU"/>
              </w:rPr>
            </w:pPr>
            <w:r>
              <w:rPr>
                <w:rFonts w:ascii="Arial" w:hAnsi="Arial" w:cs="Arial"/>
                <w:color w:val="000000"/>
                <w:sz w:val="20"/>
                <w:szCs w:val="20"/>
                <w:lang w:eastAsia="ru-RU"/>
              </w:rPr>
              <w:lastRenderedPageBreak/>
              <w:t>5</w:t>
            </w:r>
          </w:p>
        </w:tc>
        <w:tc>
          <w:tcPr>
            <w:tcW w:w="824" w:type="pct"/>
            <w:vAlign w:val="center"/>
          </w:tcPr>
          <w:p w14:paraId="59232B13" w14:textId="77777777" w:rsidR="003D0EFE" w:rsidRPr="00875D22" w:rsidRDefault="003D0EFE" w:rsidP="00275F5C">
            <w:pPr>
              <w:rPr>
                <w:rFonts w:ascii="Arial" w:hAnsi="Arial" w:cs="Arial"/>
                <w:sz w:val="20"/>
                <w:szCs w:val="20"/>
              </w:rPr>
            </w:pPr>
            <w:r w:rsidRPr="002E0540">
              <w:rPr>
                <w:rFonts w:ascii="Arial" w:hAnsi="Arial" w:cs="Arial"/>
                <w:sz w:val="20"/>
                <w:szCs w:val="20"/>
              </w:rPr>
              <w:t>План по</w:t>
            </w:r>
            <w:r w:rsidRPr="00875D22">
              <w:rPr>
                <w:rFonts w:ascii="Arial" w:hAnsi="Arial" w:cs="Arial"/>
                <w:sz w:val="20"/>
                <w:szCs w:val="20"/>
              </w:rPr>
              <w:t xml:space="preserve"> центральному развозу внутри производственной площадки</w:t>
            </w:r>
          </w:p>
        </w:tc>
        <w:tc>
          <w:tcPr>
            <w:tcW w:w="862" w:type="pct"/>
            <w:shd w:val="clear" w:color="auto" w:fill="auto"/>
          </w:tcPr>
          <w:p w14:paraId="3538557D" w14:textId="77777777" w:rsidR="003D0EFE" w:rsidRPr="002E0540" w:rsidRDefault="00A26E62" w:rsidP="00A26E62">
            <w:pPr>
              <w:rPr>
                <w:rFonts w:ascii="Arial" w:hAnsi="Arial" w:cs="Arial"/>
                <w:sz w:val="20"/>
                <w:szCs w:val="20"/>
                <w:lang w:eastAsia="ru-RU"/>
              </w:rPr>
            </w:pPr>
            <w:r w:rsidRPr="002E0540">
              <w:rPr>
                <w:rFonts w:ascii="Arial" w:hAnsi="Arial" w:cs="Arial"/>
                <w:sz w:val="20"/>
                <w:szCs w:val="20"/>
                <w:lang w:eastAsia="ru-RU"/>
              </w:rPr>
              <w:t>О</w:t>
            </w:r>
            <w:r w:rsidR="003D0EFE" w:rsidRPr="002E0540">
              <w:rPr>
                <w:rFonts w:ascii="Arial" w:hAnsi="Arial" w:cs="Arial"/>
                <w:sz w:val="20"/>
                <w:szCs w:val="20"/>
                <w:lang w:eastAsia="ru-RU"/>
              </w:rPr>
              <w:t>тчет</w:t>
            </w:r>
          </w:p>
        </w:tc>
        <w:tc>
          <w:tcPr>
            <w:tcW w:w="593" w:type="pct"/>
            <w:shd w:val="clear" w:color="auto" w:fill="auto"/>
          </w:tcPr>
          <w:p w14:paraId="4D34713A" w14:textId="77777777" w:rsidR="003D0EFE" w:rsidRPr="00C80DE3" w:rsidRDefault="003D0EFE" w:rsidP="00275F5C">
            <w:pPr>
              <w:jc w:val="center"/>
              <w:rPr>
                <w:rFonts w:ascii="Arial" w:hAnsi="Arial" w:cs="Arial"/>
                <w:sz w:val="20"/>
                <w:szCs w:val="20"/>
              </w:rPr>
            </w:pPr>
            <w:r w:rsidRPr="006A196A">
              <w:rPr>
                <w:rFonts w:ascii="Arial" w:hAnsi="Arial" w:cs="Arial"/>
                <w:sz w:val="20"/>
                <w:szCs w:val="20"/>
                <w:lang w:val="en-US"/>
              </w:rPr>
              <w:t>MM</w:t>
            </w:r>
            <w:r w:rsidR="00AA058C" w:rsidRPr="00C80DE3">
              <w:rPr>
                <w:rFonts w:ascii="Arial" w:hAnsi="Arial" w:cs="Arial"/>
                <w:sz w:val="20"/>
                <w:szCs w:val="20"/>
              </w:rPr>
              <w:t>90</w:t>
            </w:r>
          </w:p>
        </w:tc>
        <w:tc>
          <w:tcPr>
            <w:tcW w:w="2468" w:type="pct"/>
            <w:shd w:val="clear" w:color="auto" w:fill="auto"/>
          </w:tcPr>
          <w:p w14:paraId="6FE8AF96" w14:textId="77777777" w:rsidR="003D0EFE" w:rsidRPr="00BD3515" w:rsidRDefault="003D0EFE" w:rsidP="00275F5C">
            <w:pPr>
              <w:jc w:val="center"/>
              <w:rPr>
                <w:rFonts w:ascii="Arial" w:hAnsi="Arial" w:cs="Arial"/>
                <w:sz w:val="20"/>
                <w:szCs w:val="20"/>
                <w:lang w:val="en-US"/>
              </w:rPr>
            </w:pPr>
            <w:r w:rsidRPr="00726CFB">
              <w:rPr>
                <w:rFonts w:ascii="Arial" w:hAnsi="Arial" w:cs="Arial"/>
                <w:sz w:val="20"/>
                <w:szCs w:val="20"/>
              </w:rPr>
              <w:t>-</w:t>
            </w:r>
          </w:p>
        </w:tc>
      </w:tr>
      <w:tr w:rsidR="00875D22" w:rsidRPr="00F94454" w14:paraId="416A8E54" w14:textId="77777777" w:rsidTr="00905DFE">
        <w:trPr>
          <w:cantSplit/>
        </w:trPr>
        <w:tc>
          <w:tcPr>
            <w:tcW w:w="253" w:type="pct"/>
          </w:tcPr>
          <w:p w14:paraId="6E5C8D6A" w14:textId="77777777" w:rsidR="00875D22" w:rsidRPr="00AE12DE" w:rsidRDefault="00875D22" w:rsidP="00275F5C">
            <w:pPr>
              <w:rPr>
                <w:rFonts w:ascii="Arial" w:hAnsi="Arial" w:cs="Arial"/>
                <w:sz w:val="20"/>
                <w:szCs w:val="20"/>
              </w:rPr>
            </w:pPr>
            <w:r w:rsidRPr="00AE12DE">
              <w:rPr>
                <w:rFonts w:ascii="Arial" w:hAnsi="Arial" w:cs="Arial"/>
                <w:sz w:val="20"/>
                <w:szCs w:val="20"/>
              </w:rPr>
              <w:t>6</w:t>
            </w:r>
          </w:p>
        </w:tc>
        <w:tc>
          <w:tcPr>
            <w:tcW w:w="824" w:type="pct"/>
            <w:vAlign w:val="center"/>
          </w:tcPr>
          <w:p w14:paraId="6FA9FAF7" w14:textId="560DF1E1" w:rsidR="00875D22" w:rsidRPr="002E0540" w:rsidRDefault="00E150B3" w:rsidP="00275F5C">
            <w:pPr>
              <w:rPr>
                <w:rFonts w:ascii="Arial" w:hAnsi="Arial" w:cs="Arial"/>
                <w:sz w:val="20"/>
                <w:szCs w:val="20"/>
              </w:rPr>
            </w:pPr>
            <w:r w:rsidRPr="00AE12DE">
              <w:rPr>
                <w:rFonts w:ascii="Arial" w:hAnsi="Arial" w:cs="Arial"/>
                <w:sz w:val="20"/>
                <w:szCs w:val="20"/>
              </w:rPr>
              <w:t>Базовый оперативный отчет по транспортировкам</w:t>
            </w:r>
          </w:p>
        </w:tc>
        <w:tc>
          <w:tcPr>
            <w:tcW w:w="862" w:type="pct"/>
            <w:shd w:val="clear" w:color="auto" w:fill="auto"/>
          </w:tcPr>
          <w:p w14:paraId="670DBF74" w14:textId="77777777" w:rsidR="00875D22" w:rsidRPr="002E0540" w:rsidRDefault="00875D22" w:rsidP="00A26E62">
            <w:pPr>
              <w:rPr>
                <w:rFonts w:ascii="Arial" w:hAnsi="Arial" w:cs="Arial"/>
                <w:sz w:val="20"/>
                <w:szCs w:val="20"/>
              </w:rPr>
            </w:pPr>
            <w:r w:rsidRPr="00D30A2C">
              <w:rPr>
                <w:rFonts w:ascii="Arial" w:hAnsi="Arial" w:cs="Arial"/>
                <w:sz w:val="20"/>
                <w:szCs w:val="20"/>
              </w:rPr>
              <w:t>Отчет</w:t>
            </w:r>
          </w:p>
        </w:tc>
        <w:tc>
          <w:tcPr>
            <w:tcW w:w="593" w:type="pct"/>
            <w:shd w:val="clear" w:color="auto" w:fill="auto"/>
          </w:tcPr>
          <w:p w14:paraId="1576AA5F" w14:textId="3A13C4B7" w:rsidR="00875D22" w:rsidRPr="00AE12DE" w:rsidRDefault="00FC5D5A">
            <w:pPr>
              <w:jc w:val="center"/>
              <w:rPr>
                <w:rFonts w:ascii="Arial" w:hAnsi="Arial" w:cs="Arial"/>
                <w:sz w:val="20"/>
                <w:szCs w:val="20"/>
              </w:rPr>
            </w:pPr>
            <w:r>
              <w:rPr>
                <w:rFonts w:ascii="Arial" w:hAnsi="Arial" w:cs="Arial"/>
                <w:sz w:val="20"/>
                <w:szCs w:val="20"/>
              </w:rPr>
              <w:t>MM131</w:t>
            </w:r>
          </w:p>
        </w:tc>
        <w:tc>
          <w:tcPr>
            <w:tcW w:w="2468" w:type="pct"/>
            <w:shd w:val="clear" w:color="auto" w:fill="auto"/>
          </w:tcPr>
          <w:p w14:paraId="0472C134" w14:textId="77777777" w:rsidR="00875D22" w:rsidRPr="002E0540" w:rsidRDefault="00875D22" w:rsidP="00275F5C">
            <w:pPr>
              <w:jc w:val="center"/>
              <w:rPr>
                <w:rFonts w:ascii="Arial" w:hAnsi="Arial" w:cs="Arial"/>
                <w:sz w:val="20"/>
                <w:szCs w:val="20"/>
              </w:rPr>
            </w:pPr>
            <w:r>
              <w:rPr>
                <w:rFonts w:ascii="Arial" w:hAnsi="Arial" w:cs="Arial"/>
                <w:sz w:val="20"/>
                <w:szCs w:val="20"/>
              </w:rPr>
              <w:t>-</w:t>
            </w:r>
          </w:p>
        </w:tc>
      </w:tr>
      <w:tr w:rsidR="00061912" w:rsidRPr="00F94454" w14:paraId="2533F98D" w14:textId="77777777" w:rsidTr="00905DFE">
        <w:trPr>
          <w:cantSplit/>
        </w:trPr>
        <w:tc>
          <w:tcPr>
            <w:tcW w:w="253" w:type="pct"/>
          </w:tcPr>
          <w:p w14:paraId="2FE30D53" w14:textId="77777777" w:rsidR="00061912" w:rsidRPr="00061912" w:rsidRDefault="00061912" w:rsidP="00275F5C">
            <w:pPr>
              <w:rPr>
                <w:rFonts w:ascii="Arial" w:hAnsi="Arial" w:cs="Arial"/>
                <w:sz w:val="20"/>
                <w:szCs w:val="20"/>
              </w:rPr>
            </w:pPr>
            <w:r>
              <w:rPr>
                <w:rFonts w:ascii="Arial" w:hAnsi="Arial" w:cs="Arial"/>
                <w:sz w:val="20"/>
                <w:szCs w:val="20"/>
              </w:rPr>
              <w:t>7</w:t>
            </w:r>
          </w:p>
        </w:tc>
        <w:tc>
          <w:tcPr>
            <w:tcW w:w="824" w:type="pct"/>
            <w:vAlign w:val="center"/>
          </w:tcPr>
          <w:p w14:paraId="3482F6B4" w14:textId="77777777" w:rsidR="00061912" w:rsidRPr="00061912" w:rsidRDefault="00061912" w:rsidP="00863090">
            <w:pPr>
              <w:rPr>
                <w:rFonts w:ascii="Arial" w:hAnsi="Arial" w:cs="Arial"/>
                <w:sz w:val="20"/>
                <w:szCs w:val="20"/>
              </w:rPr>
            </w:pPr>
            <w:r>
              <w:rPr>
                <w:rFonts w:ascii="Arial" w:hAnsi="Arial" w:cs="Arial"/>
                <w:sz w:val="20"/>
                <w:szCs w:val="20"/>
              </w:rPr>
              <w:t xml:space="preserve">Отчет </w:t>
            </w:r>
            <w:r w:rsidR="00863090">
              <w:rPr>
                <w:rFonts w:ascii="Arial" w:hAnsi="Arial" w:cs="Arial"/>
                <w:sz w:val="20"/>
                <w:szCs w:val="20"/>
              </w:rPr>
              <w:t>для расшифровки данных по</w:t>
            </w:r>
            <w:r>
              <w:rPr>
                <w:rFonts w:ascii="Arial" w:hAnsi="Arial" w:cs="Arial"/>
                <w:sz w:val="20"/>
                <w:szCs w:val="20"/>
              </w:rPr>
              <w:t xml:space="preserve"> оплате т</w:t>
            </w:r>
            <w:r w:rsidR="00863090">
              <w:rPr>
                <w:rFonts w:ascii="Arial" w:hAnsi="Arial" w:cs="Arial"/>
                <w:sz w:val="20"/>
                <w:szCs w:val="20"/>
              </w:rPr>
              <w:t>руда водителей</w:t>
            </w:r>
          </w:p>
        </w:tc>
        <w:tc>
          <w:tcPr>
            <w:tcW w:w="862" w:type="pct"/>
            <w:shd w:val="clear" w:color="auto" w:fill="auto"/>
          </w:tcPr>
          <w:p w14:paraId="1F3F3128" w14:textId="77777777" w:rsidR="00061912" w:rsidRPr="00D30A2C" w:rsidRDefault="00061912" w:rsidP="00A26E62">
            <w:pPr>
              <w:rPr>
                <w:rFonts w:ascii="Arial" w:hAnsi="Arial" w:cs="Arial"/>
                <w:sz w:val="20"/>
                <w:szCs w:val="20"/>
              </w:rPr>
            </w:pPr>
            <w:r w:rsidRPr="00D30A2C">
              <w:rPr>
                <w:rFonts w:ascii="Arial" w:hAnsi="Arial" w:cs="Arial"/>
                <w:sz w:val="20"/>
                <w:szCs w:val="20"/>
              </w:rPr>
              <w:t>Отчет</w:t>
            </w:r>
          </w:p>
        </w:tc>
        <w:tc>
          <w:tcPr>
            <w:tcW w:w="593" w:type="pct"/>
            <w:shd w:val="clear" w:color="auto" w:fill="auto"/>
          </w:tcPr>
          <w:p w14:paraId="564D963C" w14:textId="77777777" w:rsidR="00061912" w:rsidRDefault="00061912" w:rsidP="00275F5C">
            <w:pPr>
              <w:jc w:val="center"/>
              <w:rPr>
                <w:rFonts w:ascii="Arial" w:hAnsi="Arial" w:cs="Arial"/>
                <w:sz w:val="20"/>
                <w:szCs w:val="20"/>
              </w:rPr>
            </w:pPr>
            <w:r w:rsidRPr="00C80DE3">
              <w:rPr>
                <w:rFonts w:ascii="Arial" w:hAnsi="Arial" w:cs="Arial"/>
                <w:sz w:val="20"/>
                <w:szCs w:val="20"/>
              </w:rPr>
              <w:t>MM67</w:t>
            </w:r>
          </w:p>
        </w:tc>
        <w:tc>
          <w:tcPr>
            <w:tcW w:w="2468" w:type="pct"/>
            <w:shd w:val="clear" w:color="auto" w:fill="auto"/>
          </w:tcPr>
          <w:p w14:paraId="7989594E" w14:textId="5E5E48E9" w:rsidR="00061912" w:rsidRPr="00905DFE" w:rsidRDefault="00905DFE" w:rsidP="00275F5C">
            <w:pPr>
              <w:jc w:val="center"/>
              <w:rPr>
                <w:rFonts w:ascii="Arial" w:hAnsi="Arial" w:cs="Arial"/>
                <w:sz w:val="20"/>
                <w:szCs w:val="20"/>
                <w:lang w:val="en-US"/>
                <w:rPrChange w:id="2858" w:author="Savinskaya Yulia" w:date="2021-02-24T15:56:00Z">
                  <w:rPr>
                    <w:rFonts w:ascii="Arial" w:hAnsi="Arial" w:cs="Arial"/>
                    <w:sz w:val="20"/>
                    <w:szCs w:val="20"/>
                  </w:rPr>
                </w:rPrChange>
              </w:rPr>
            </w:pPr>
            <w:ins w:id="2859" w:author="Savinskaya Yulia" w:date="2021-02-24T15:56:00Z">
              <w:r>
                <w:rPr>
                  <w:rFonts w:ascii="Arial" w:hAnsi="Arial" w:cs="Arial"/>
                  <w:sz w:val="20"/>
                  <w:szCs w:val="20"/>
                  <w:lang w:val="en-US"/>
                </w:rPr>
                <w:t>-</w:t>
              </w:r>
            </w:ins>
          </w:p>
        </w:tc>
      </w:tr>
      <w:tr w:rsidR="00905DFE" w:rsidRPr="00F94454" w14:paraId="654F4655" w14:textId="77777777" w:rsidTr="00905DFE">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2860" w:author="Savinskaya Yulia" w:date="2021-02-24T15:53:00Z">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ins w:id="2861" w:author="Savinskaya Yulia" w:date="2021-02-24T15:52:00Z"/>
          <w:trPrChange w:id="2862" w:author="Savinskaya Yulia" w:date="2021-02-24T15:53:00Z">
            <w:trPr>
              <w:cantSplit/>
            </w:trPr>
          </w:trPrChange>
        </w:trPr>
        <w:tc>
          <w:tcPr>
            <w:tcW w:w="253" w:type="pct"/>
            <w:tcPrChange w:id="2863" w:author="Savinskaya Yulia" w:date="2021-02-24T15:53:00Z">
              <w:tcPr>
                <w:tcW w:w="341" w:type="pct"/>
              </w:tcPr>
            </w:tcPrChange>
          </w:tcPr>
          <w:p w14:paraId="1E6829E1" w14:textId="2D4A15E1" w:rsidR="00905DFE" w:rsidRDefault="00905DFE" w:rsidP="00905DFE">
            <w:pPr>
              <w:rPr>
                <w:ins w:id="2864" w:author="Savinskaya Yulia" w:date="2021-02-24T15:52:00Z"/>
                <w:rFonts w:ascii="Arial" w:hAnsi="Arial" w:cs="Arial"/>
                <w:sz w:val="20"/>
                <w:szCs w:val="20"/>
              </w:rPr>
            </w:pPr>
            <w:ins w:id="2865" w:author="Savinskaya Yulia" w:date="2021-02-24T15:52:00Z">
              <w:r>
                <w:rPr>
                  <w:rFonts w:ascii="Arial" w:hAnsi="Arial" w:cs="Arial"/>
                  <w:sz w:val="20"/>
                  <w:szCs w:val="20"/>
                </w:rPr>
                <w:t>8</w:t>
              </w:r>
            </w:ins>
          </w:p>
        </w:tc>
        <w:tc>
          <w:tcPr>
            <w:tcW w:w="824" w:type="pct"/>
            <w:tcPrChange w:id="2866" w:author="Savinskaya Yulia" w:date="2021-02-24T15:53:00Z">
              <w:tcPr>
                <w:tcW w:w="988" w:type="pct"/>
                <w:gridSpan w:val="3"/>
                <w:vAlign w:val="center"/>
              </w:tcPr>
            </w:tcPrChange>
          </w:tcPr>
          <w:p w14:paraId="1D1B56A9" w14:textId="2D5CFC92" w:rsidR="00905DFE" w:rsidRDefault="00905DFE" w:rsidP="00905DFE">
            <w:pPr>
              <w:rPr>
                <w:ins w:id="2867" w:author="Savinskaya Yulia" w:date="2021-02-24T15:52:00Z"/>
                <w:rFonts w:ascii="Arial" w:hAnsi="Arial" w:cs="Arial"/>
                <w:sz w:val="20"/>
                <w:szCs w:val="20"/>
              </w:rPr>
            </w:pPr>
            <w:ins w:id="2868" w:author="Savinskaya Yulia" w:date="2021-02-24T15:53:00Z">
              <w:r w:rsidRPr="006A196A">
                <w:rPr>
                  <w:rFonts w:ascii="Arial" w:hAnsi="Arial" w:cs="Arial"/>
                  <w:sz w:val="20"/>
                  <w:szCs w:val="20"/>
                </w:rPr>
                <w:t>Пор</w:t>
              </w:r>
              <w:r>
                <w:rPr>
                  <w:rFonts w:ascii="Arial" w:hAnsi="Arial" w:cs="Arial"/>
                  <w:sz w:val="20"/>
                  <w:szCs w:val="20"/>
                </w:rPr>
                <w:t>учение экспедитору (расширенная)</w:t>
              </w:r>
            </w:ins>
          </w:p>
        </w:tc>
        <w:tc>
          <w:tcPr>
            <w:tcW w:w="862" w:type="pct"/>
            <w:shd w:val="clear" w:color="auto" w:fill="auto"/>
            <w:tcPrChange w:id="2869" w:author="Savinskaya Yulia" w:date="2021-02-24T15:53:00Z">
              <w:tcPr>
                <w:tcW w:w="987" w:type="pct"/>
                <w:gridSpan w:val="2"/>
                <w:shd w:val="clear" w:color="auto" w:fill="auto"/>
              </w:tcPr>
            </w:tcPrChange>
          </w:tcPr>
          <w:p w14:paraId="3CD85488" w14:textId="365F2089" w:rsidR="00905DFE" w:rsidRPr="00D30A2C" w:rsidRDefault="00905DFE">
            <w:pPr>
              <w:jc w:val="left"/>
              <w:rPr>
                <w:ins w:id="2870" w:author="Savinskaya Yulia" w:date="2021-02-24T15:52:00Z"/>
                <w:rFonts w:ascii="Arial" w:hAnsi="Arial" w:cs="Arial"/>
                <w:sz w:val="20"/>
                <w:szCs w:val="20"/>
              </w:rPr>
              <w:pPrChange w:id="2871" w:author="Savinskaya Yulia" w:date="2021-02-24T15:56:00Z">
                <w:pPr/>
              </w:pPrChange>
            </w:pPr>
            <w:ins w:id="2872" w:author="Savinskaya Yulia" w:date="2021-02-24T15:53:00Z">
              <w:r w:rsidRPr="00C80DE3">
                <w:rPr>
                  <w:rFonts w:ascii="Arial" w:hAnsi="Arial" w:cs="Arial"/>
                  <w:sz w:val="20"/>
                  <w:szCs w:val="20"/>
                </w:rPr>
                <w:t>Формуляр</w:t>
              </w:r>
            </w:ins>
          </w:p>
        </w:tc>
        <w:tc>
          <w:tcPr>
            <w:tcW w:w="593" w:type="pct"/>
            <w:shd w:val="clear" w:color="auto" w:fill="auto"/>
            <w:tcPrChange w:id="2873" w:author="Savinskaya Yulia" w:date="2021-02-24T15:53:00Z">
              <w:tcPr>
                <w:tcW w:w="718" w:type="pct"/>
                <w:shd w:val="clear" w:color="auto" w:fill="auto"/>
              </w:tcPr>
            </w:tcPrChange>
          </w:tcPr>
          <w:p w14:paraId="522FB5A7" w14:textId="4CB2D24E" w:rsidR="00905DFE" w:rsidRPr="00C80DE3" w:rsidRDefault="00905DFE" w:rsidP="00905DFE">
            <w:pPr>
              <w:jc w:val="center"/>
              <w:rPr>
                <w:ins w:id="2874" w:author="Savinskaya Yulia" w:date="2021-02-24T15:52:00Z"/>
                <w:rFonts w:ascii="Arial" w:hAnsi="Arial" w:cs="Arial"/>
                <w:sz w:val="20"/>
                <w:szCs w:val="20"/>
              </w:rPr>
            </w:pPr>
            <w:ins w:id="2875" w:author="Savinskaya Yulia" w:date="2021-02-24T15:53:00Z">
              <w:r w:rsidRPr="00905DFE">
                <w:rPr>
                  <w:rFonts w:ascii="Arial" w:hAnsi="Arial" w:cs="Arial"/>
                  <w:sz w:val="20"/>
                  <w:szCs w:val="20"/>
                </w:rPr>
                <w:t>MM302</w:t>
              </w:r>
            </w:ins>
          </w:p>
        </w:tc>
        <w:tc>
          <w:tcPr>
            <w:tcW w:w="2468" w:type="pct"/>
            <w:shd w:val="clear" w:color="auto" w:fill="auto"/>
            <w:tcPrChange w:id="2876" w:author="Savinskaya Yulia" w:date="2021-02-24T15:53:00Z">
              <w:tcPr>
                <w:tcW w:w="1966" w:type="pct"/>
                <w:shd w:val="clear" w:color="auto" w:fill="auto"/>
              </w:tcPr>
            </w:tcPrChange>
          </w:tcPr>
          <w:p w14:paraId="0B58B61E" w14:textId="621FEA62" w:rsidR="00905DFE" w:rsidRPr="00905DFE" w:rsidRDefault="00905DFE" w:rsidP="00905DFE">
            <w:pPr>
              <w:jc w:val="center"/>
              <w:rPr>
                <w:ins w:id="2877" w:author="Savinskaya Yulia" w:date="2021-02-24T15:52:00Z"/>
                <w:rFonts w:ascii="Arial" w:hAnsi="Arial" w:cs="Arial"/>
                <w:sz w:val="20"/>
                <w:szCs w:val="20"/>
                <w:lang w:val="en-US"/>
                <w:rPrChange w:id="2878" w:author="Savinskaya Yulia" w:date="2021-02-24T15:56:00Z">
                  <w:rPr>
                    <w:ins w:id="2879" w:author="Savinskaya Yulia" w:date="2021-02-24T15:52:00Z"/>
                    <w:rFonts w:ascii="Arial" w:hAnsi="Arial" w:cs="Arial"/>
                    <w:sz w:val="20"/>
                    <w:szCs w:val="20"/>
                  </w:rPr>
                </w:rPrChange>
              </w:rPr>
            </w:pPr>
            <w:ins w:id="2880" w:author="Savinskaya Yulia" w:date="2021-02-24T15:56:00Z">
              <w:r>
                <w:rPr>
                  <w:rFonts w:ascii="Arial" w:hAnsi="Arial" w:cs="Arial"/>
                  <w:sz w:val="20"/>
                  <w:szCs w:val="20"/>
                  <w:lang w:val="en-US"/>
                </w:rPr>
                <w:t>-</w:t>
              </w:r>
            </w:ins>
          </w:p>
        </w:tc>
      </w:tr>
      <w:tr w:rsidR="00905DFE" w:rsidRPr="00F94454" w14:paraId="715E9B13" w14:textId="77777777" w:rsidTr="00905DFE">
        <w:trPr>
          <w:cantSplit/>
          <w:ins w:id="2881" w:author="Savinskaya Yulia" w:date="2021-02-24T15:54:00Z"/>
        </w:trPr>
        <w:tc>
          <w:tcPr>
            <w:tcW w:w="253" w:type="pct"/>
          </w:tcPr>
          <w:p w14:paraId="67B9C0D4" w14:textId="5570117A" w:rsidR="00905DFE" w:rsidRDefault="00905DFE" w:rsidP="00905DFE">
            <w:pPr>
              <w:rPr>
                <w:ins w:id="2882" w:author="Savinskaya Yulia" w:date="2021-02-24T15:54:00Z"/>
                <w:rFonts w:ascii="Arial" w:hAnsi="Arial" w:cs="Arial"/>
                <w:sz w:val="20"/>
                <w:szCs w:val="20"/>
              </w:rPr>
            </w:pPr>
            <w:ins w:id="2883" w:author="Savinskaya Yulia" w:date="2021-02-24T15:54:00Z">
              <w:r>
                <w:rPr>
                  <w:rFonts w:ascii="Arial" w:hAnsi="Arial" w:cs="Arial"/>
                  <w:sz w:val="20"/>
                  <w:szCs w:val="20"/>
                </w:rPr>
                <w:t>9</w:t>
              </w:r>
            </w:ins>
          </w:p>
        </w:tc>
        <w:tc>
          <w:tcPr>
            <w:tcW w:w="824" w:type="pct"/>
          </w:tcPr>
          <w:p w14:paraId="5C27800C" w14:textId="475B4C9D" w:rsidR="00905DFE" w:rsidRPr="006A196A" w:rsidRDefault="00905DFE" w:rsidP="00905DFE">
            <w:pPr>
              <w:rPr>
                <w:ins w:id="2884" w:author="Savinskaya Yulia" w:date="2021-02-24T15:54:00Z"/>
                <w:rFonts w:ascii="Arial" w:hAnsi="Arial" w:cs="Arial"/>
                <w:sz w:val="20"/>
                <w:szCs w:val="20"/>
              </w:rPr>
            </w:pPr>
            <w:ins w:id="2885" w:author="Savinskaya Yulia" w:date="2021-02-24T15:54:00Z">
              <w:r>
                <w:rPr>
                  <w:rFonts w:ascii="Arial" w:hAnsi="Arial" w:cs="Arial"/>
                  <w:sz w:val="20"/>
                  <w:szCs w:val="20"/>
                </w:rPr>
                <w:t>Заявки на транспорт к утверждению</w:t>
              </w:r>
            </w:ins>
          </w:p>
        </w:tc>
        <w:tc>
          <w:tcPr>
            <w:tcW w:w="862" w:type="pct"/>
            <w:shd w:val="clear" w:color="auto" w:fill="auto"/>
          </w:tcPr>
          <w:p w14:paraId="726846F0" w14:textId="7D33E8C7" w:rsidR="00905DFE" w:rsidRPr="00C80DE3" w:rsidRDefault="00905DFE">
            <w:pPr>
              <w:jc w:val="left"/>
              <w:rPr>
                <w:ins w:id="2886" w:author="Savinskaya Yulia" w:date="2021-02-24T15:54:00Z"/>
                <w:rFonts w:ascii="Arial" w:hAnsi="Arial" w:cs="Arial"/>
                <w:sz w:val="20"/>
                <w:szCs w:val="20"/>
              </w:rPr>
              <w:pPrChange w:id="2887" w:author="Savinskaya Yulia" w:date="2021-02-24T15:56:00Z">
                <w:pPr/>
              </w:pPrChange>
            </w:pPr>
            <w:ins w:id="2888" w:author="Savinskaya Yulia" w:date="2021-02-24T15:54:00Z">
              <w:r w:rsidRPr="00D30A2C">
                <w:rPr>
                  <w:rFonts w:ascii="Arial" w:hAnsi="Arial" w:cs="Arial"/>
                  <w:sz w:val="20"/>
                  <w:szCs w:val="20"/>
                </w:rPr>
                <w:t>Отчет</w:t>
              </w:r>
            </w:ins>
          </w:p>
        </w:tc>
        <w:tc>
          <w:tcPr>
            <w:tcW w:w="593" w:type="pct"/>
            <w:shd w:val="clear" w:color="auto" w:fill="auto"/>
          </w:tcPr>
          <w:p w14:paraId="25766BB0" w14:textId="145536E3" w:rsidR="00905DFE" w:rsidRPr="00905DFE" w:rsidRDefault="00905DFE" w:rsidP="00905DFE">
            <w:pPr>
              <w:jc w:val="center"/>
              <w:rPr>
                <w:ins w:id="2889" w:author="Savinskaya Yulia" w:date="2021-02-24T15:54:00Z"/>
                <w:rFonts w:ascii="Arial" w:hAnsi="Arial" w:cs="Arial"/>
                <w:sz w:val="20"/>
                <w:szCs w:val="20"/>
              </w:rPr>
            </w:pPr>
            <w:ins w:id="2890" w:author="Savinskaya Yulia" w:date="2021-02-24T15:54:00Z">
              <w:r w:rsidRPr="00905DFE">
                <w:rPr>
                  <w:rFonts w:ascii="Arial" w:hAnsi="Arial" w:cs="Arial"/>
                  <w:sz w:val="20"/>
                  <w:szCs w:val="20"/>
                  <w:rPrChange w:id="2891" w:author="Savinskaya Yulia" w:date="2021-02-24T15:54:00Z">
                    <w:rPr>
                      <w:rFonts w:ascii="Arial" w:eastAsiaTheme="majorEastAsia" w:hAnsi="Arial" w:cs="Arial"/>
                      <w:szCs w:val="24"/>
                    </w:rPr>
                  </w:rPrChange>
                </w:rPr>
                <w:t>ТМ300.01</w:t>
              </w:r>
            </w:ins>
          </w:p>
        </w:tc>
        <w:tc>
          <w:tcPr>
            <w:tcW w:w="2468" w:type="pct"/>
            <w:shd w:val="clear" w:color="auto" w:fill="auto"/>
          </w:tcPr>
          <w:p w14:paraId="4B0DF436" w14:textId="7D6FA656" w:rsidR="00905DFE" w:rsidRPr="00905DFE" w:rsidRDefault="00905DFE" w:rsidP="00905DFE">
            <w:pPr>
              <w:jc w:val="center"/>
              <w:rPr>
                <w:ins w:id="2892" w:author="Savinskaya Yulia" w:date="2021-02-24T15:54:00Z"/>
                <w:rFonts w:ascii="Arial" w:hAnsi="Arial" w:cs="Arial"/>
                <w:sz w:val="20"/>
                <w:szCs w:val="20"/>
                <w:lang w:val="en-US"/>
                <w:rPrChange w:id="2893" w:author="Savinskaya Yulia" w:date="2021-02-24T15:56:00Z">
                  <w:rPr>
                    <w:ins w:id="2894" w:author="Savinskaya Yulia" w:date="2021-02-24T15:54:00Z"/>
                    <w:rFonts w:ascii="Arial" w:hAnsi="Arial" w:cs="Arial"/>
                    <w:sz w:val="20"/>
                    <w:szCs w:val="20"/>
                  </w:rPr>
                </w:rPrChange>
              </w:rPr>
            </w:pPr>
            <w:ins w:id="2895" w:author="Savinskaya Yulia" w:date="2021-02-24T15:56:00Z">
              <w:r>
                <w:rPr>
                  <w:rFonts w:ascii="Arial" w:hAnsi="Arial" w:cs="Arial"/>
                  <w:sz w:val="20"/>
                  <w:szCs w:val="20"/>
                  <w:lang w:val="en-US"/>
                </w:rPr>
                <w:t>-</w:t>
              </w:r>
            </w:ins>
          </w:p>
        </w:tc>
      </w:tr>
      <w:tr w:rsidR="00905DFE" w:rsidRPr="00F94454" w14:paraId="7C863677" w14:textId="77777777" w:rsidTr="00905DFE">
        <w:trPr>
          <w:cantSplit/>
          <w:ins w:id="2896" w:author="Savinskaya Yulia" w:date="2021-02-24T15:54:00Z"/>
        </w:trPr>
        <w:tc>
          <w:tcPr>
            <w:tcW w:w="253" w:type="pct"/>
          </w:tcPr>
          <w:p w14:paraId="4822BCEB" w14:textId="43E47934" w:rsidR="00905DFE" w:rsidRDefault="00905DFE" w:rsidP="00905DFE">
            <w:pPr>
              <w:rPr>
                <w:ins w:id="2897" w:author="Savinskaya Yulia" w:date="2021-02-24T15:54:00Z"/>
                <w:rFonts w:ascii="Arial" w:hAnsi="Arial" w:cs="Arial"/>
                <w:sz w:val="20"/>
                <w:szCs w:val="20"/>
              </w:rPr>
            </w:pPr>
            <w:ins w:id="2898" w:author="Savinskaya Yulia" w:date="2021-02-24T15:54:00Z">
              <w:r>
                <w:rPr>
                  <w:rFonts w:ascii="Arial" w:hAnsi="Arial" w:cs="Arial"/>
                  <w:sz w:val="20"/>
                  <w:szCs w:val="20"/>
                </w:rPr>
                <w:t>10</w:t>
              </w:r>
            </w:ins>
          </w:p>
        </w:tc>
        <w:tc>
          <w:tcPr>
            <w:tcW w:w="824" w:type="pct"/>
          </w:tcPr>
          <w:p w14:paraId="77B66440" w14:textId="2F0A910A" w:rsidR="00905DFE" w:rsidRDefault="00905DFE" w:rsidP="00905DFE">
            <w:pPr>
              <w:rPr>
                <w:ins w:id="2899" w:author="Savinskaya Yulia" w:date="2021-02-24T15:54:00Z"/>
                <w:rFonts w:ascii="Arial" w:hAnsi="Arial" w:cs="Arial"/>
                <w:sz w:val="20"/>
                <w:szCs w:val="20"/>
              </w:rPr>
            </w:pPr>
            <w:ins w:id="2900" w:author="Savinskaya Yulia" w:date="2021-02-24T15:54:00Z">
              <w:r>
                <w:rPr>
                  <w:rFonts w:ascii="Arial" w:hAnsi="Arial" w:cs="Arial"/>
                  <w:sz w:val="20"/>
                  <w:szCs w:val="20"/>
                </w:rPr>
                <w:t>Сверка объемов выполненных работ</w:t>
              </w:r>
            </w:ins>
          </w:p>
        </w:tc>
        <w:tc>
          <w:tcPr>
            <w:tcW w:w="862" w:type="pct"/>
            <w:shd w:val="clear" w:color="auto" w:fill="auto"/>
          </w:tcPr>
          <w:p w14:paraId="2B30E622" w14:textId="0408FCBC" w:rsidR="00905DFE" w:rsidRPr="00D30A2C" w:rsidRDefault="00905DFE">
            <w:pPr>
              <w:jc w:val="left"/>
              <w:rPr>
                <w:ins w:id="2901" w:author="Savinskaya Yulia" w:date="2021-02-24T15:54:00Z"/>
                <w:rFonts w:ascii="Arial" w:hAnsi="Arial" w:cs="Arial"/>
                <w:sz w:val="20"/>
                <w:szCs w:val="20"/>
              </w:rPr>
              <w:pPrChange w:id="2902" w:author="Savinskaya Yulia" w:date="2021-02-24T15:56:00Z">
                <w:pPr/>
              </w:pPrChange>
            </w:pPr>
            <w:ins w:id="2903" w:author="Savinskaya Yulia" w:date="2021-02-24T15:54:00Z">
              <w:r w:rsidRPr="00D30A2C">
                <w:rPr>
                  <w:rFonts w:ascii="Arial" w:hAnsi="Arial" w:cs="Arial"/>
                  <w:sz w:val="20"/>
                  <w:szCs w:val="20"/>
                </w:rPr>
                <w:t>Отчет</w:t>
              </w:r>
            </w:ins>
          </w:p>
        </w:tc>
        <w:tc>
          <w:tcPr>
            <w:tcW w:w="593" w:type="pct"/>
            <w:shd w:val="clear" w:color="auto" w:fill="auto"/>
          </w:tcPr>
          <w:p w14:paraId="0DF97BFF" w14:textId="01A1BCF1" w:rsidR="00905DFE" w:rsidRPr="00905DFE" w:rsidRDefault="00905DFE" w:rsidP="00905DFE">
            <w:pPr>
              <w:jc w:val="center"/>
              <w:rPr>
                <w:ins w:id="2904" w:author="Savinskaya Yulia" w:date="2021-02-24T15:54:00Z"/>
                <w:rFonts w:ascii="Arial" w:hAnsi="Arial" w:cs="Arial"/>
                <w:sz w:val="20"/>
                <w:szCs w:val="20"/>
              </w:rPr>
            </w:pPr>
            <w:ins w:id="2905" w:author="Savinskaya Yulia" w:date="2021-02-24T15:55:00Z">
              <w:r w:rsidRPr="00905DFE">
                <w:rPr>
                  <w:rFonts w:ascii="Arial" w:hAnsi="Arial" w:cs="Arial"/>
                  <w:sz w:val="20"/>
                  <w:szCs w:val="20"/>
                  <w:rPrChange w:id="2906" w:author="Savinskaya Yulia" w:date="2021-02-24T15:56:00Z">
                    <w:rPr>
                      <w:rFonts w:ascii="Arial" w:eastAsiaTheme="majorEastAsia" w:hAnsi="Arial" w:cs="Arial"/>
                      <w:szCs w:val="24"/>
                    </w:rPr>
                  </w:rPrChange>
                </w:rPr>
                <w:t>ТМ301</w:t>
              </w:r>
            </w:ins>
          </w:p>
        </w:tc>
        <w:tc>
          <w:tcPr>
            <w:tcW w:w="2468" w:type="pct"/>
            <w:shd w:val="clear" w:color="auto" w:fill="auto"/>
          </w:tcPr>
          <w:p w14:paraId="3716B0B7" w14:textId="3F4D314C" w:rsidR="00905DFE" w:rsidRPr="00905DFE" w:rsidRDefault="00905DFE" w:rsidP="00905DFE">
            <w:pPr>
              <w:jc w:val="center"/>
              <w:rPr>
                <w:ins w:id="2907" w:author="Savinskaya Yulia" w:date="2021-02-24T15:54:00Z"/>
                <w:rFonts w:ascii="Arial" w:hAnsi="Arial" w:cs="Arial"/>
                <w:sz w:val="20"/>
                <w:szCs w:val="20"/>
                <w:lang w:val="en-US"/>
                <w:rPrChange w:id="2908" w:author="Savinskaya Yulia" w:date="2021-02-24T15:56:00Z">
                  <w:rPr>
                    <w:ins w:id="2909" w:author="Savinskaya Yulia" w:date="2021-02-24T15:54:00Z"/>
                    <w:rFonts w:ascii="Arial" w:hAnsi="Arial" w:cs="Arial"/>
                    <w:sz w:val="20"/>
                    <w:szCs w:val="20"/>
                  </w:rPr>
                </w:rPrChange>
              </w:rPr>
            </w:pPr>
            <w:ins w:id="2910" w:author="Savinskaya Yulia" w:date="2021-02-24T15:56:00Z">
              <w:r>
                <w:rPr>
                  <w:rFonts w:ascii="Arial" w:hAnsi="Arial" w:cs="Arial"/>
                  <w:sz w:val="20"/>
                  <w:szCs w:val="20"/>
                  <w:lang w:val="en-US"/>
                </w:rPr>
                <w:t>-</w:t>
              </w:r>
            </w:ins>
          </w:p>
        </w:tc>
      </w:tr>
      <w:tr w:rsidR="00905DFE" w:rsidRPr="00F94454" w14:paraId="4E0ED274" w14:textId="77777777" w:rsidTr="00905DFE">
        <w:trPr>
          <w:cantSplit/>
          <w:ins w:id="2911" w:author="Savinskaya Yulia" w:date="2021-02-24T15:55:00Z"/>
        </w:trPr>
        <w:tc>
          <w:tcPr>
            <w:tcW w:w="253" w:type="pct"/>
          </w:tcPr>
          <w:p w14:paraId="4782D8C2" w14:textId="29AC9DCF" w:rsidR="00905DFE" w:rsidRDefault="00905DFE" w:rsidP="00905DFE">
            <w:pPr>
              <w:rPr>
                <w:ins w:id="2912" w:author="Savinskaya Yulia" w:date="2021-02-24T15:55:00Z"/>
                <w:rFonts w:ascii="Arial" w:hAnsi="Arial" w:cs="Arial"/>
                <w:sz w:val="20"/>
                <w:szCs w:val="20"/>
              </w:rPr>
            </w:pPr>
            <w:ins w:id="2913" w:author="Savinskaya Yulia" w:date="2021-02-24T15:55:00Z">
              <w:r>
                <w:rPr>
                  <w:rFonts w:ascii="Arial" w:hAnsi="Arial" w:cs="Arial"/>
                  <w:sz w:val="20"/>
                  <w:szCs w:val="20"/>
                </w:rPr>
                <w:t>11</w:t>
              </w:r>
            </w:ins>
          </w:p>
        </w:tc>
        <w:tc>
          <w:tcPr>
            <w:tcW w:w="824" w:type="pct"/>
          </w:tcPr>
          <w:p w14:paraId="01C2666B" w14:textId="3FF3C377" w:rsidR="00905DFE" w:rsidRDefault="00905DFE" w:rsidP="00905DFE">
            <w:pPr>
              <w:rPr>
                <w:ins w:id="2914" w:author="Savinskaya Yulia" w:date="2021-02-24T15:55:00Z"/>
                <w:rFonts w:ascii="Arial" w:hAnsi="Arial" w:cs="Arial"/>
                <w:sz w:val="20"/>
                <w:szCs w:val="20"/>
              </w:rPr>
            </w:pPr>
            <w:ins w:id="2915" w:author="Savinskaya Yulia" w:date="2021-02-24T15:55:00Z">
              <w:r>
                <w:rPr>
                  <w:rFonts w:ascii="Arial" w:hAnsi="Arial" w:cs="Arial"/>
                  <w:sz w:val="20"/>
                  <w:szCs w:val="20"/>
                </w:rPr>
                <w:t>Сверка объемов выполненных работ</w:t>
              </w:r>
            </w:ins>
          </w:p>
        </w:tc>
        <w:tc>
          <w:tcPr>
            <w:tcW w:w="862" w:type="pct"/>
            <w:shd w:val="clear" w:color="auto" w:fill="auto"/>
          </w:tcPr>
          <w:p w14:paraId="19DFC57B" w14:textId="059E8EB1" w:rsidR="00905DFE" w:rsidRPr="00D30A2C" w:rsidRDefault="00905DFE">
            <w:pPr>
              <w:jc w:val="left"/>
              <w:rPr>
                <w:ins w:id="2916" w:author="Savinskaya Yulia" w:date="2021-02-24T15:55:00Z"/>
                <w:rFonts w:ascii="Arial" w:hAnsi="Arial" w:cs="Arial"/>
                <w:sz w:val="20"/>
                <w:szCs w:val="20"/>
              </w:rPr>
              <w:pPrChange w:id="2917" w:author="Savinskaya Yulia" w:date="2021-02-24T15:56:00Z">
                <w:pPr/>
              </w:pPrChange>
            </w:pPr>
            <w:ins w:id="2918" w:author="Savinskaya Yulia" w:date="2021-02-24T15:55:00Z">
              <w:r w:rsidRPr="00D30A2C">
                <w:rPr>
                  <w:rFonts w:ascii="Arial" w:hAnsi="Arial" w:cs="Arial"/>
                  <w:sz w:val="20"/>
                  <w:szCs w:val="20"/>
                </w:rPr>
                <w:t>Отчет</w:t>
              </w:r>
            </w:ins>
          </w:p>
        </w:tc>
        <w:tc>
          <w:tcPr>
            <w:tcW w:w="593" w:type="pct"/>
            <w:shd w:val="clear" w:color="auto" w:fill="auto"/>
          </w:tcPr>
          <w:p w14:paraId="38A7B26A" w14:textId="7431C0D3" w:rsidR="00905DFE" w:rsidRPr="00905DFE" w:rsidRDefault="00905DFE" w:rsidP="00905DFE">
            <w:pPr>
              <w:jc w:val="center"/>
              <w:rPr>
                <w:ins w:id="2919" w:author="Savinskaya Yulia" w:date="2021-02-24T15:55:00Z"/>
                <w:rFonts w:ascii="Arial" w:hAnsi="Arial" w:cs="Arial"/>
                <w:sz w:val="20"/>
                <w:szCs w:val="20"/>
                <w:rPrChange w:id="2920" w:author="Savinskaya Yulia" w:date="2021-02-24T15:56:00Z">
                  <w:rPr>
                    <w:ins w:id="2921" w:author="Savinskaya Yulia" w:date="2021-02-24T15:55:00Z"/>
                    <w:rFonts w:ascii="Arial" w:eastAsiaTheme="majorEastAsia" w:hAnsi="Arial" w:cs="Arial"/>
                    <w:szCs w:val="24"/>
                  </w:rPr>
                </w:rPrChange>
              </w:rPr>
            </w:pPr>
            <w:ins w:id="2922" w:author="Savinskaya Yulia" w:date="2021-02-24T15:55:00Z">
              <w:r w:rsidRPr="00905DFE">
                <w:rPr>
                  <w:rFonts w:ascii="Arial" w:hAnsi="Arial" w:cs="Arial"/>
                  <w:sz w:val="20"/>
                  <w:szCs w:val="20"/>
                  <w:rPrChange w:id="2923" w:author="Savinskaya Yulia" w:date="2021-02-24T15:56:00Z">
                    <w:rPr>
                      <w:rFonts w:ascii="Arial" w:eastAsiaTheme="majorEastAsia" w:hAnsi="Arial" w:cs="Arial"/>
                      <w:szCs w:val="24"/>
                      <w:lang w:val="en-US"/>
                    </w:rPr>
                  </w:rPrChange>
                </w:rPr>
                <w:t>MM69</w:t>
              </w:r>
            </w:ins>
          </w:p>
        </w:tc>
        <w:tc>
          <w:tcPr>
            <w:tcW w:w="2468" w:type="pct"/>
            <w:shd w:val="clear" w:color="auto" w:fill="auto"/>
          </w:tcPr>
          <w:p w14:paraId="147455DE" w14:textId="0F68F46C" w:rsidR="00905DFE" w:rsidRPr="00905DFE" w:rsidRDefault="00905DFE" w:rsidP="00905DFE">
            <w:pPr>
              <w:jc w:val="center"/>
              <w:rPr>
                <w:ins w:id="2924" w:author="Savinskaya Yulia" w:date="2021-02-24T15:55:00Z"/>
                <w:rFonts w:ascii="Arial" w:hAnsi="Arial" w:cs="Arial"/>
                <w:sz w:val="20"/>
                <w:szCs w:val="20"/>
                <w:lang w:val="en-US"/>
                <w:rPrChange w:id="2925" w:author="Savinskaya Yulia" w:date="2021-02-24T15:56:00Z">
                  <w:rPr>
                    <w:ins w:id="2926" w:author="Savinskaya Yulia" w:date="2021-02-24T15:55:00Z"/>
                    <w:rFonts w:ascii="Arial" w:hAnsi="Arial" w:cs="Arial"/>
                    <w:sz w:val="20"/>
                    <w:szCs w:val="20"/>
                  </w:rPr>
                </w:rPrChange>
              </w:rPr>
            </w:pPr>
            <w:ins w:id="2927" w:author="Savinskaya Yulia" w:date="2021-02-24T15:56:00Z">
              <w:r>
                <w:rPr>
                  <w:rFonts w:ascii="Arial" w:hAnsi="Arial" w:cs="Arial"/>
                  <w:sz w:val="20"/>
                  <w:szCs w:val="20"/>
                  <w:lang w:val="en-US"/>
                </w:rPr>
                <w:t>-</w:t>
              </w:r>
            </w:ins>
          </w:p>
        </w:tc>
      </w:tr>
    </w:tbl>
    <w:p w14:paraId="55F96592" w14:textId="77777777" w:rsidR="006E13C2" w:rsidRDefault="006E13C2" w:rsidP="00AE12DE">
      <w:pPr>
        <w:spacing w:after="240" w:line="276" w:lineRule="auto"/>
        <w:rPr>
          <w:rFonts w:ascii="Arial" w:eastAsia="Calibri" w:hAnsi="Arial" w:cs="Arial"/>
          <w:i/>
          <w:color w:val="808080" w:themeColor="background1" w:themeShade="80"/>
        </w:rPr>
      </w:pPr>
    </w:p>
    <w:p w14:paraId="5BBA7997" w14:textId="77777777" w:rsidR="002E0540" w:rsidRDefault="002E0540" w:rsidP="00AE12DE">
      <w:pPr>
        <w:pStyle w:val="31"/>
        <w:rPr>
          <w:caps/>
        </w:rPr>
      </w:pPr>
      <w:bookmarkStart w:id="2928" w:name="_Toc65146863"/>
      <w:r>
        <w:rPr>
          <w:caps/>
        </w:rPr>
        <w:t>5.8.3 Отчетность и выходные формы</w:t>
      </w:r>
      <w:r w:rsidRPr="000835FE">
        <w:rPr>
          <w:caps/>
        </w:rPr>
        <w:t xml:space="preserve"> бизнес-процесса </w:t>
      </w:r>
      <w:r>
        <w:rPr>
          <w:caps/>
        </w:rPr>
        <w:t>ПП-10.06.03-</w:t>
      </w:r>
      <w:r>
        <w:rPr>
          <w:caps/>
          <w:lang w:val="en-US"/>
        </w:rPr>
        <w:t>ERP</w:t>
      </w:r>
      <w:r w:rsidRPr="00E856BD">
        <w:rPr>
          <w:caps/>
        </w:rPr>
        <w:t xml:space="preserve"> </w:t>
      </w:r>
      <w:r>
        <w:rPr>
          <w:caps/>
        </w:rPr>
        <w:t>Выполнение транспортных работ и работ технологического транспорта</w:t>
      </w:r>
      <w:bookmarkEnd w:id="2928"/>
    </w:p>
    <w:p w14:paraId="1719741B" w14:textId="77777777" w:rsidR="006E13C2" w:rsidRPr="00AE12DE" w:rsidRDefault="006E13C2" w:rsidP="00AE12DE">
      <w:pPr>
        <w:rPr>
          <w:color w:val="7F7F7F" w:themeColor="text1" w:themeTint="80"/>
        </w:rPr>
      </w:pPr>
    </w:p>
    <w:p w14:paraId="4687DCEA" w14:textId="6E1BA4BC" w:rsidR="00B9591F" w:rsidRDefault="00B9591F" w:rsidP="00916FAB">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del w:id="2929" w:author="Savinskaya Yulia" w:date="2021-02-25T11:57:00Z">
        <w:r w:rsidR="002E0540" w:rsidRPr="00916FAB" w:rsidDel="009842FD">
          <w:rPr>
            <w:rFonts w:ascii="Arial" w:hAnsi="Arial" w:cs="Arial"/>
            <w:b/>
            <w:sz w:val="22"/>
          </w:rPr>
          <w:fldChar w:fldCharType="begin"/>
        </w:r>
        <w:r w:rsidR="002E0540" w:rsidRPr="00916FAB" w:rsidDel="009842FD">
          <w:rPr>
            <w:rFonts w:ascii="Arial" w:hAnsi="Arial" w:cs="Arial"/>
            <w:b/>
            <w:sz w:val="22"/>
          </w:rPr>
          <w:delInstrText xml:space="preserve"> SEQ Таблица \* ARABIC </w:delInstrText>
        </w:r>
        <w:r w:rsidR="002E0540" w:rsidRPr="00916FAB" w:rsidDel="009842FD">
          <w:rPr>
            <w:rFonts w:ascii="Arial" w:hAnsi="Arial" w:cs="Arial"/>
            <w:b/>
            <w:sz w:val="22"/>
          </w:rPr>
          <w:fldChar w:fldCharType="separate"/>
        </w:r>
        <w:r w:rsidR="002E0540" w:rsidDel="009842FD">
          <w:rPr>
            <w:rFonts w:ascii="Arial" w:hAnsi="Arial" w:cs="Arial"/>
            <w:b/>
            <w:noProof/>
            <w:sz w:val="22"/>
          </w:rPr>
          <w:delText>5</w:delText>
        </w:r>
        <w:r w:rsidR="002E0540" w:rsidRPr="00916FAB" w:rsidDel="009842FD">
          <w:rPr>
            <w:rFonts w:ascii="Arial" w:hAnsi="Arial" w:cs="Arial"/>
            <w:b/>
            <w:sz w:val="22"/>
          </w:rPr>
          <w:fldChar w:fldCharType="end"/>
        </w:r>
        <w:r w:rsidR="002E0540" w:rsidDel="009842FD">
          <w:rPr>
            <w:rFonts w:ascii="Arial" w:hAnsi="Arial" w:cs="Arial"/>
            <w:b/>
            <w:sz w:val="22"/>
          </w:rPr>
          <w:delText>1</w:delText>
        </w:r>
      </w:del>
      <w:ins w:id="2930" w:author="Savinskaya Yulia" w:date="2021-02-25T11:57:00Z">
        <w:r w:rsidR="009842FD" w:rsidRPr="00916FAB">
          <w:rPr>
            <w:rFonts w:ascii="Arial" w:hAnsi="Arial" w:cs="Arial"/>
            <w:b/>
            <w:sz w:val="22"/>
          </w:rPr>
          <w:fldChar w:fldCharType="begin"/>
        </w:r>
        <w:r w:rsidR="009842FD" w:rsidRPr="00916FAB">
          <w:rPr>
            <w:rFonts w:ascii="Arial" w:hAnsi="Arial" w:cs="Arial"/>
            <w:b/>
            <w:sz w:val="22"/>
          </w:rPr>
          <w:instrText xml:space="preserve"> SEQ Таблица \* ARABIC </w:instrText>
        </w:r>
        <w:r w:rsidR="009842FD" w:rsidRPr="00916FAB">
          <w:rPr>
            <w:rFonts w:ascii="Arial" w:hAnsi="Arial" w:cs="Arial"/>
            <w:b/>
            <w:sz w:val="22"/>
          </w:rPr>
          <w:fldChar w:fldCharType="separate"/>
        </w:r>
        <w:r w:rsidR="009842FD">
          <w:rPr>
            <w:rFonts w:ascii="Arial" w:hAnsi="Arial" w:cs="Arial"/>
            <w:b/>
            <w:noProof/>
            <w:sz w:val="22"/>
          </w:rPr>
          <w:t>5</w:t>
        </w:r>
        <w:r w:rsidR="009842FD" w:rsidRPr="00916FAB">
          <w:rPr>
            <w:rFonts w:ascii="Arial" w:hAnsi="Arial" w:cs="Arial"/>
            <w:b/>
            <w:sz w:val="22"/>
          </w:rPr>
          <w:fldChar w:fldCharType="end"/>
        </w:r>
      </w:ins>
      <w:ins w:id="2931" w:author="Savinskaya Yulia" w:date="2021-02-25T15:30:00Z">
        <w:r w:rsidR="00F31DDE">
          <w:rPr>
            <w:rFonts w:ascii="Arial" w:hAnsi="Arial" w:cs="Arial"/>
            <w:b/>
            <w:sz w:val="22"/>
          </w:rPr>
          <w:t>8</w:t>
        </w:r>
      </w:ins>
      <w:r w:rsidRPr="00916FAB">
        <w:rPr>
          <w:rFonts w:ascii="Arial" w:hAnsi="Arial" w:cs="Arial"/>
          <w:b/>
          <w:sz w:val="22"/>
        </w:rPr>
        <w:t>.</w:t>
      </w:r>
      <w:r w:rsidR="002E0540">
        <w:rPr>
          <w:rFonts w:ascii="Arial" w:hAnsi="Arial" w:cs="Arial"/>
          <w:b/>
          <w:sz w:val="22"/>
        </w:rPr>
        <w:t xml:space="preserve"> </w:t>
      </w:r>
      <w:r w:rsidRPr="00916FAB">
        <w:rPr>
          <w:rFonts w:ascii="Arial" w:hAnsi="Arial" w:cs="Arial"/>
          <w:b/>
          <w:sz w:val="22"/>
        </w:rPr>
        <w:t>Отче</w:t>
      </w:r>
      <w:r w:rsidR="00916FAB">
        <w:rPr>
          <w:rFonts w:ascii="Arial" w:hAnsi="Arial" w:cs="Arial"/>
          <w:b/>
          <w:sz w:val="22"/>
        </w:rPr>
        <w:t>т</w:t>
      </w:r>
      <w:r w:rsidRPr="00916FAB">
        <w:rPr>
          <w:rFonts w:ascii="Arial" w:hAnsi="Arial" w:cs="Arial"/>
          <w:b/>
          <w:sz w:val="22"/>
        </w:rPr>
        <w:t>ные и выходные формы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61"/>
        <w:gridCol w:w="1658"/>
        <w:gridCol w:w="1493"/>
        <w:gridCol w:w="981"/>
        <w:gridCol w:w="5383"/>
      </w:tblGrid>
      <w:tr w:rsidR="0009549A" w:rsidRPr="002E0540" w14:paraId="49132723" w14:textId="77777777" w:rsidTr="004F568B">
        <w:trPr>
          <w:cantSplit/>
          <w:trHeight w:val="397"/>
          <w:tblHeader/>
        </w:trPr>
        <w:tc>
          <w:tcPr>
            <w:tcW w:w="325" w:type="pct"/>
            <w:tcBorders>
              <w:top w:val="single" w:sz="12" w:space="0" w:color="auto"/>
            </w:tcBorders>
            <w:shd w:val="clear" w:color="auto" w:fill="FFC000"/>
            <w:vAlign w:val="center"/>
          </w:tcPr>
          <w:p w14:paraId="6532E42F" w14:textId="77777777" w:rsidR="0009549A" w:rsidRPr="006A196A" w:rsidRDefault="0009549A" w:rsidP="00C278A1">
            <w:pPr>
              <w:jc w:val="center"/>
              <w:rPr>
                <w:rFonts w:ascii="Arial" w:hAnsi="Arial" w:cs="Arial"/>
                <w:b/>
                <w:sz w:val="20"/>
                <w:szCs w:val="20"/>
              </w:rPr>
            </w:pPr>
            <w:bookmarkStart w:id="2932" w:name="_Toc520705050"/>
            <w:r w:rsidRPr="002E0540">
              <w:rPr>
                <w:rFonts w:ascii="Arial" w:hAnsi="Arial" w:cs="Arial"/>
                <w:b/>
                <w:sz w:val="20"/>
                <w:szCs w:val="20"/>
                <w:lang w:eastAsia="ru-RU"/>
              </w:rPr>
              <w:t>№ п.п</w:t>
            </w:r>
          </w:p>
        </w:tc>
        <w:tc>
          <w:tcPr>
            <w:tcW w:w="679" w:type="pct"/>
            <w:tcBorders>
              <w:top w:val="single" w:sz="12" w:space="0" w:color="auto"/>
            </w:tcBorders>
            <w:shd w:val="clear" w:color="auto" w:fill="FFC000"/>
            <w:vAlign w:val="center"/>
          </w:tcPr>
          <w:p w14:paraId="6C68BD7B" w14:textId="77777777" w:rsidR="0009549A" w:rsidRPr="002E0540" w:rsidRDefault="0009549A" w:rsidP="00C278A1">
            <w:pPr>
              <w:jc w:val="center"/>
              <w:rPr>
                <w:rFonts w:ascii="Arial" w:hAnsi="Arial" w:cs="Arial"/>
                <w:b/>
                <w:sz w:val="20"/>
                <w:szCs w:val="20"/>
                <w:lang w:eastAsia="ru-RU"/>
              </w:rPr>
            </w:pPr>
            <w:r w:rsidRPr="002E0540">
              <w:rPr>
                <w:rFonts w:ascii="Arial" w:hAnsi="Arial" w:cs="Arial"/>
                <w:b/>
                <w:sz w:val="20"/>
                <w:szCs w:val="20"/>
                <w:lang w:eastAsia="ru-RU"/>
              </w:rPr>
              <w:t>Название</w:t>
            </w:r>
          </w:p>
        </w:tc>
        <w:tc>
          <w:tcPr>
            <w:tcW w:w="779" w:type="pct"/>
            <w:tcBorders>
              <w:top w:val="single" w:sz="12" w:space="0" w:color="auto"/>
            </w:tcBorders>
            <w:shd w:val="clear" w:color="auto" w:fill="FFC000"/>
            <w:vAlign w:val="center"/>
          </w:tcPr>
          <w:p w14:paraId="093A12CB" w14:textId="77777777" w:rsidR="0009549A" w:rsidRPr="006A196A" w:rsidRDefault="0009549A" w:rsidP="00C278A1">
            <w:pPr>
              <w:jc w:val="center"/>
              <w:rPr>
                <w:rFonts w:ascii="Arial" w:hAnsi="Arial" w:cs="Arial"/>
                <w:b/>
                <w:sz w:val="20"/>
                <w:szCs w:val="20"/>
              </w:rPr>
            </w:pPr>
            <w:r w:rsidRPr="002E0540">
              <w:rPr>
                <w:rFonts w:ascii="Arial" w:hAnsi="Arial" w:cs="Arial"/>
                <w:b/>
                <w:sz w:val="20"/>
                <w:szCs w:val="20"/>
                <w:lang w:eastAsia="ru-RU"/>
              </w:rPr>
              <w:t>Тип реализации</w:t>
            </w:r>
          </w:p>
        </w:tc>
        <w:tc>
          <w:tcPr>
            <w:tcW w:w="511" w:type="pct"/>
            <w:tcBorders>
              <w:top w:val="single" w:sz="12" w:space="0" w:color="auto"/>
            </w:tcBorders>
            <w:shd w:val="clear" w:color="auto" w:fill="FFC000"/>
            <w:vAlign w:val="center"/>
          </w:tcPr>
          <w:p w14:paraId="13EFBA02" w14:textId="77777777" w:rsidR="0009549A" w:rsidRPr="006A196A" w:rsidRDefault="0009549A" w:rsidP="00C278A1">
            <w:pPr>
              <w:jc w:val="center"/>
              <w:rPr>
                <w:rFonts w:ascii="Arial" w:hAnsi="Arial" w:cs="Arial"/>
                <w:b/>
                <w:sz w:val="20"/>
                <w:szCs w:val="20"/>
              </w:rPr>
            </w:pPr>
            <w:r w:rsidRPr="002E0540">
              <w:rPr>
                <w:rFonts w:ascii="Arial" w:hAnsi="Arial" w:cs="Arial"/>
                <w:b/>
                <w:sz w:val="20"/>
                <w:szCs w:val="20"/>
                <w:lang w:eastAsia="ru-RU"/>
              </w:rPr>
              <w:t>Ссылка на реестр разработок</w:t>
            </w:r>
          </w:p>
        </w:tc>
        <w:tc>
          <w:tcPr>
            <w:tcW w:w="2706" w:type="pct"/>
            <w:tcBorders>
              <w:top w:val="single" w:sz="12" w:space="0" w:color="auto"/>
            </w:tcBorders>
            <w:shd w:val="clear" w:color="auto" w:fill="FFC000"/>
            <w:vAlign w:val="center"/>
          </w:tcPr>
          <w:p w14:paraId="6EBFA468" w14:textId="77777777" w:rsidR="0009549A" w:rsidRPr="006A196A" w:rsidRDefault="0009549A" w:rsidP="00C278A1">
            <w:pPr>
              <w:jc w:val="center"/>
              <w:rPr>
                <w:rFonts w:ascii="Arial" w:hAnsi="Arial" w:cs="Arial"/>
                <w:b/>
                <w:sz w:val="20"/>
                <w:szCs w:val="20"/>
              </w:rPr>
            </w:pPr>
            <w:r w:rsidRPr="002E0540">
              <w:rPr>
                <w:rFonts w:ascii="Arial" w:hAnsi="Arial" w:cs="Arial"/>
                <w:b/>
                <w:sz w:val="20"/>
                <w:szCs w:val="20"/>
                <w:lang w:eastAsia="ru-RU"/>
              </w:rPr>
              <w:t xml:space="preserve">Ссылка на КД </w:t>
            </w:r>
            <w:r w:rsidRPr="002E0540">
              <w:rPr>
                <w:rFonts w:ascii="Arial" w:hAnsi="Arial" w:cs="Arial"/>
                <w:b/>
                <w:sz w:val="20"/>
                <w:szCs w:val="20"/>
                <w:lang w:val="en-US" w:eastAsia="ru-RU"/>
              </w:rPr>
              <w:t>BI</w:t>
            </w:r>
            <w:r w:rsidRPr="002E0540">
              <w:rPr>
                <w:rFonts w:ascii="Arial" w:hAnsi="Arial" w:cs="Arial"/>
                <w:b/>
                <w:sz w:val="20"/>
                <w:szCs w:val="20"/>
                <w:lang w:eastAsia="ru-RU"/>
              </w:rPr>
              <w:t>-отчетности по направлению/Шаблон формуляра</w:t>
            </w:r>
          </w:p>
        </w:tc>
      </w:tr>
      <w:tr w:rsidR="0009549A" w:rsidRPr="002E0540" w14:paraId="607435E2" w14:textId="77777777" w:rsidTr="004F568B">
        <w:trPr>
          <w:cantSplit/>
        </w:trPr>
        <w:tc>
          <w:tcPr>
            <w:tcW w:w="325" w:type="pct"/>
          </w:tcPr>
          <w:p w14:paraId="6A3C0D2D" w14:textId="17C41342" w:rsidR="0009549A" w:rsidRPr="002E0540" w:rsidRDefault="002E0540" w:rsidP="00C278A1">
            <w:pPr>
              <w:rPr>
                <w:rFonts w:ascii="Arial" w:hAnsi="Arial" w:cs="Arial"/>
                <w:color w:val="000000"/>
                <w:sz w:val="20"/>
                <w:szCs w:val="20"/>
                <w:lang w:eastAsia="ru-RU"/>
              </w:rPr>
            </w:pPr>
            <w:r>
              <w:rPr>
                <w:rFonts w:ascii="Arial" w:hAnsi="Arial" w:cs="Arial"/>
                <w:color w:val="000000"/>
                <w:sz w:val="20"/>
                <w:szCs w:val="20"/>
                <w:lang w:eastAsia="ru-RU"/>
              </w:rPr>
              <w:t>1</w:t>
            </w:r>
          </w:p>
        </w:tc>
        <w:tc>
          <w:tcPr>
            <w:tcW w:w="679" w:type="pct"/>
          </w:tcPr>
          <w:p w14:paraId="1CD27382" w14:textId="77777777" w:rsidR="0009549A" w:rsidRPr="002E0540" w:rsidRDefault="0009549A" w:rsidP="00C278A1">
            <w:pPr>
              <w:jc w:val="left"/>
              <w:rPr>
                <w:rFonts w:ascii="Arial" w:hAnsi="Arial" w:cs="Arial"/>
                <w:sz w:val="20"/>
                <w:szCs w:val="20"/>
                <w:lang w:eastAsia="ru-RU"/>
              </w:rPr>
            </w:pPr>
            <w:r w:rsidRPr="002E0540">
              <w:rPr>
                <w:rFonts w:ascii="Arial" w:hAnsi="Arial" w:cs="Arial"/>
                <w:sz w:val="20"/>
                <w:szCs w:val="20"/>
                <w:lang w:eastAsia="ru-RU"/>
              </w:rPr>
              <w:t>Форма путевого листа грузового автомобиля</w:t>
            </w:r>
          </w:p>
        </w:tc>
        <w:tc>
          <w:tcPr>
            <w:tcW w:w="779" w:type="pct"/>
          </w:tcPr>
          <w:p w14:paraId="50A5F4E1" w14:textId="77777777" w:rsidR="0009549A" w:rsidRPr="00C80DE3" w:rsidRDefault="0009549A" w:rsidP="00C278A1">
            <w:pPr>
              <w:jc w:val="center"/>
              <w:rPr>
                <w:rFonts w:ascii="Arial" w:hAnsi="Arial" w:cs="Arial"/>
                <w:sz w:val="20"/>
                <w:szCs w:val="20"/>
              </w:rPr>
            </w:pPr>
            <w:r w:rsidRPr="006A196A">
              <w:rPr>
                <w:rFonts w:ascii="Arial" w:hAnsi="Arial" w:cs="Arial"/>
                <w:sz w:val="20"/>
                <w:szCs w:val="20"/>
              </w:rPr>
              <w:t>Формуляр</w:t>
            </w:r>
          </w:p>
        </w:tc>
        <w:tc>
          <w:tcPr>
            <w:tcW w:w="511" w:type="pct"/>
          </w:tcPr>
          <w:p w14:paraId="09B02D7D" w14:textId="77777777" w:rsidR="0009549A" w:rsidRPr="00726CFB" w:rsidRDefault="0009549A" w:rsidP="00C278A1">
            <w:pPr>
              <w:jc w:val="center"/>
              <w:rPr>
                <w:rFonts w:ascii="Arial" w:hAnsi="Arial" w:cs="Arial"/>
                <w:sz w:val="20"/>
                <w:szCs w:val="20"/>
              </w:rPr>
            </w:pPr>
            <w:r w:rsidRPr="00C80DE3">
              <w:rPr>
                <w:rFonts w:ascii="Arial" w:hAnsi="Arial" w:cs="Arial"/>
                <w:sz w:val="20"/>
                <w:szCs w:val="20"/>
              </w:rPr>
              <w:t>MM67</w:t>
            </w:r>
          </w:p>
        </w:tc>
        <w:tc>
          <w:tcPr>
            <w:tcW w:w="2706" w:type="pct"/>
          </w:tcPr>
          <w:p w14:paraId="46CDCE68" w14:textId="08AED1AB" w:rsidR="0009549A" w:rsidRPr="006A196A" w:rsidRDefault="00CF31BD" w:rsidP="00C278A1">
            <w:pPr>
              <w:jc w:val="center"/>
              <w:rPr>
                <w:rFonts w:ascii="Arial" w:hAnsi="Arial" w:cs="Arial"/>
                <w:sz w:val="20"/>
                <w:szCs w:val="20"/>
              </w:rPr>
            </w:pPr>
            <w:ins w:id="2933" w:author="Savinskaya Yulia" w:date="2021-03-09T18:30:00Z">
              <w:r>
                <w:rPr>
                  <w:rFonts w:ascii="Arial" w:hAnsi="Arial" w:cs="Arial"/>
                  <w:sz w:val="20"/>
                  <w:szCs w:val="20"/>
                </w:rPr>
                <w:object w:dxaOrig="1508" w:dyaOrig="983" w14:anchorId="6B32AF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9.5pt" o:ole="">
                    <v:imagedata r:id="rId27" o:title=""/>
                  </v:shape>
                  <o:OLEObject Type="Embed" ProgID="Excel.Sheet.8" ShapeID="_x0000_i1025" DrawAspect="Icon" ObjectID="_1678792318" r:id="rId28"/>
                </w:object>
              </w:r>
            </w:ins>
            <w:ins w:id="2934" w:author="Savinskaya Yulia" w:date="2021-03-09T18:31:00Z">
              <w:r>
                <w:rPr>
                  <w:rFonts w:ascii="Arial" w:hAnsi="Arial" w:cs="Arial"/>
                  <w:sz w:val="20"/>
                  <w:szCs w:val="20"/>
                </w:rPr>
                <w:object w:dxaOrig="1508" w:dyaOrig="983" w14:anchorId="12733B22">
                  <v:shape id="_x0000_i1026" type="#_x0000_t75" style="width:75pt;height:49.5pt" o:ole="">
                    <v:imagedata r:id="rId29" o:title=""/>
                  </v:shape>
                  <o:OLEObject Type="Embed" ProgID="Excel.Sheet.12" ShapeID="_x0000_i1026" DrawAspect="Icon" ObjectID="_1678792319" r:id="rId30"/>
                </w:object>
              </w:r>
            </w:ins>
          </w:p>
        </w:tc>
      </w:tr>
      <w:tr w:rsidR="0009549A" w:rsidRPr="002E0540" w14:paraId="54E1381E" w14:textId="77777777" w:rsidTr="004F568B">
        <w:trPr>
          <w:cantSplit/>
        </w:trPr>
        <w:tc>
          <w:tcPr>
            <w:tcW w:w="325" w:type="pct"/>
          </w:tcPr>
          <w:p w14:paraId="65441197" w14:textId="58239575" w:rsidR="0009549A" w:rsidRPr="002E0540" w:rsidRDefault="002E0540" w:rsidP="00C278A1">
            <w:pPr>
              <w:rPr>
                <w:rFonts w:ascii="Arial" w:hAnsi="Arial" w:cs="Arial"/>
                <w:color w:val="000000"/>
                <w:sz w:val="20"/>
                <w:szCs w:val="20"/>
                <w:lang w:eastAsia="ru-RU"/>
              </w:rPr>
            </w:pPr>
            <w:r>
              <w:rPr>
                <w:rFonts w:ascii="Arial" w:hAnsi="Arial" w:cs="Arial"/>
                <w:color w:val="000000"/>
                <w:sz w:val="20"/>
                <w:szCs w:val="20"/>
                <w:lang w:eastAsia="ru-RU"/>
              </w:rPr>
              <w:t>2</w:t>
            </w:r>
          </w:p>
        </w:tc>
        <w:tc>
          <w:tcPr>
            <w:tcW w:w="679" w:type="pct"/>
          </w:tcPr>
          <w:p w14:paraId="7F63BCAC" w14:textId="77777777" w:rsidR="0009549A" w:rsidRPr="002E0540" w:rsidRDefault="0009549A" w:rsidP="00C278A1">
            <w:pPr>
              <w:jc w:val="left"/>
              <w:rPr>
                <w:rFonts w:ascii="Arial" w:hAnsi="Arial" w:cs="Arial"/>
                <w:sz w:val="20"/>
                <w:szCs w:val="20"/>
                <w:lang w:eastAsia="ru-RU"/>
              </w:rPr>
            </w:pPr>
            <w:r w:rsidRPr="002E0540">
              <w:rPr>
                <w:rFonts w:ascii="Arial" w:hAnsi="Arial" w:cs="Arial"/>
                <w:sz w:val="20"/>
                <w:szCs w:val="20"/>
                <w:lang w:eastAsia="ru-RU"/>
              </w:rPr>
              <w:t>Форма путевого листа специального автомобиля</w:t>
            </w:r>
          </w:p>
        </w:tc>
        <w:tc>
          <w:tcPr>
            <w:tcW w:w="779" w:type="pct"/>
          </w:tcPr>
          <w:p w14:paraId="304A0520" w14:textId="77777777" w:rsidR="0009549A" w:rsidRPr="00C80DE3" w:rsidRDefault="0009549A" w:rsidP="00C278A1">
            <w:pPr>
              <w:jc w:val="center"/>
              <w:rPr>
                <w:rFonts w:ascii="Arial" w:hAnsi="Arial" w:cs="Arial"/>
                <w:sz w:val="20"/>
                <w:szCs w:val="20"/>
              </w:rPr>
            </w:pPr>
            <w:r w:rsidRPr="006A196A">
              <w:rPr>
                <w:rFonts w:ascii="Arial" w:hAnsi="Arial" w:cs="Arial"/>
                <w:sz w:val="20"/>
                <w:szCs w:val="20"/>
              </w:rPr>
              <w:t>Формуляр</w:t>
            </w:r>
          </w:p>
        </w:tc>
        <w:tc>
          <w:tcPr>
            <w:tcW w:w="511" w:type="pct"/>
          </w:tcPr>
          <w:p w14:paraId="22B3732B" w14:textId="77777777" w:rsidR="0009549A" w:rsidRPr="00726CFB" w:rsidRDefault="0009549A" w:rsidP="00C278A1">
            <w:pPr>
              <w:jc w:val="center"/>
              <w:rPr>
                <w:rFonts w:ascii="Arial" w:hAnsi="Arial" w:cs="Arial"/>
                <w:sz w:val="20"/>
                <w:szCs w:val="20"/>
              </w:rPr>
            </w:pPr>
            <w:r w:rsidRPr="00C80DE3">
              <w:rPr>
                <w:rFonts w:ascii="Arial" w:hAnsi="Arial" w:cs="Arial"/>
                <w:sz w:val="20"/>
                <w:szCs w:val="20"/>
              </w:rPr>
              <w:t>MM67</w:t>
            </w:r>
          </w:p>
        </w:tc>
        <w:tc>
          <w:tcPr>
            <w:tcW w:w="2706" w:type="pct"/>
          </w:tcPr>
          <w:p w14:paraId="59560A97" w14:textId="48CE0EFE" w:rsidR="0009549A" w:rsidRPr="006A196A" w:rsidRDefault="00CF31BD" w:rsidP="00C278A1">
            <w:pPr>
              <w:jc w:val="center"/>
              <w:rPr>
                <w:rFonts w:ascii="Arial" w:hAnsi="Arial" w:cs="Arial"/>
                <w:sz w:val="20"/>
                <w:szCs w:val="20"/>
              </w:rPr>
            </w:pPr>
            <w:ins w:id="2935" w:author="Savinskaya Yulia" w:date="2021-03-09T18:31:00Z">
              <w:r>
                <w:rPr>
                  <w:rFonts w:ascii="Arial" w:hAnsi="Arial" w:cs="Arial"/>
                  <w:sz w:val="20"/>
                  <w:szCs w:val="20"/>
                </w:rPr>
                <w:object w:dxaOrig="1508" w:dyaOrig="983" w14:anchorId="54900133">
                  <v:shape id="_x0000_i1027" type="#_x0000_t75" style="width:75pt;height:49.5pt" o:ole="">
                    <v:imagedata r:id="rId31" o:title=""/>
                  </v:shape>
                  <o:OLEObject Type="Embed" ProgID="Excel.Sheet.8" ShapeID="_x0000_i1027" DrawAspect="Icon" ObjectID="_1678792320" r:id="rId32"/>
                </w:object>
              </w:r>
            </w:ins>
          </w:p>
        </w:tc>
      </w:tr>
      <w:tr w:rsidR="0009549A" w:rsidRPr="002E0540" w14:paraId="15442E2A" w14:textId="77777777" w:rsidTr="004F568B">
        <w:trPr>
          <w:cantSplit/>
        </w:trPr>
        <w:tc>
          <w:tcPr>
            <w:tcW w:w="325" w:type="pct"/>
          </w:tcPr>
          <w:p w14:paraId="5F32BB00" w14:textId="6829807A" w:rsidR="0009549A" w:rsidRPr="002E0540" w:rsidRDefault="002E0540" w:rsidP="00C278A1">
            <w:pPr>
              <w:rPr>
                <w:rFonts w:ascii="Arial" w:hAnsi="Arial" w:cs="Arial"/>
                <w:color w:val="000000"/>
                <w:sz w:val="20"/>
                <w:szCs w:val="20"/>
                <w:lang w:eastAsia="ru-RU"/>
              </w:rPr>
            </w:pPr>
            <w:r>
              <w:rPr>
                <w:rFonts w:ascii="Arial" w:hAnsi="Arial" w:cs="Arial"/>
                <w:color w:val="000000"/>
                <w:sz w:val="20"/>
                <w:szCs w:val="20"/>
                <w:lang w:eastAsia="ru-RU"/>
              </w:rPr>
              <w:lastRenderedPageBreak/>
              <w:t>3</w:t>
            </w:r>
          </w:p>
        </w:tc>
        <w:tc>
          <w:tcPr>
            <w:tcW w:w="679" w:type="pct"/>
          </w:tcPr>
          <w:p w14:paraId="383CE29D" w14:textId="77777777" w:rsidR="0009549A" w:rsidRPr="002E0540" w:rsidRDefault="0009549A" w:rsidP="00C278A1">
            <w:pPr>
              <w:jc w:val="left"/>
              <w:rPr>
                <w:rFonts w:ascii="Arial" w:hAnsi="Arial" w:cs="Arial"/>
                <w:sz w:val="20"/>
                <w:szCs w:val="20"/>
                <w:lang w:eastAsia="ru-RU"/>
              </w:rPr>
            </w:pPr>
            <w:r w:rsidRPr="002E0540">
              <w:rPr>
                <w:rFonts w:ascii="Arial" w:hAnsi="Arial" w:cs="Arial"/>
                <w:sz w:val="20"/>
                <w:szCs w:val="20"/>
                <w:lang w:eastAsia="ru-RU"/>
              </w:rPr>
              <w:t>Форма путевого листа легкового автомобиля</w:t>
            </w:r>
          </w:p>
        </w:tc>
        <w:tc>
          <w:tcPr>
            <w:tcW w:w="779" w:type="pct"/>
          </w:tcPr>
          <w:p w14:paraId="12CE854B" w14:textId="77777777" w:rsidR="0009549A" w:rsidRPr="00C80DE3" w:rsidRDefault="0009549A" w:rsidP="00C278A1">
            <w:pPr>
              <w:jc w:val="center"/>
              <w:rPr>
                <w:rFonts w:ascii="Arial" w:hAnsi="Arial" w:cs="Arial"/>
                <w:sz w:val="20"/>
                <w:szCs w:val="20"/>
              </w:rPr>
            </w:pPr>
            <w:r w:rsidRPr="006A196A">
              <w:rPr>
                <w:rFonts w:ascii="Arial" w:hAnsi="Arial" w:cs="Arial"/>
                <w:sz w:val="20"/>
                <w:szCs w:val="20"/>
              </w:rPr>
              <w:t>Формуляр</w:t>
            </w:r>
          </w:p>
        </w:tc>
        <w:tc>
          <w:tcPr>
            <w:tcW w:w="511" w:type="pct"/>
          </w:tcPr>
          <w:p w14:paraId="17DC4313" w14:textId="77777777" w:rsidR="0009549A" w:rsidRPr="00726CFB" w:rsidRDefault="0009549A" w:rsidP="00C278A1">
            <w:pPr>
              <w:jc w:val="center"/>
              <w:rPr>
                <w:rFonts w:ascii="Arial" w:hAnsi="Arial" w:cs="Arial"/>
                <w:sz w:val="20"/>
                <w:szCs w:val="20"/>
              </w:rPr>
            </w:pPr>
            <w:r w:rsidRPr="00C80DE3">
              <w:rPr>
                <w:rFonts w:ascii="Arial" w:hAnsi="Arial" w:cs="Arial"/>
                <w:sz w:val="20"/>
                <w:szCs w:val="20"/>
              </w:rPr>
              <w:t>MM67</w:t>
            </w:r>
          </w:p>
        </w:tc>
        <w:tc>
          <w:tcPr>
            <w:tcW w:w="2706" w:type="pct"/>
          </w:tcPr>
          <w:p w14:paraId="7805E58C" w14:textId="3C5C1415" w:rsidR="0009549A" w:rsidRPr="006A196A" w:rsidRDefault="00CF31BD" w:rsidP="00C278A1">
            <w:pPr>
              <w:jc w:val="center"/>
              <w:rPr>
                <w:rFonts w:ascii="Arial" w:hAnsi="Arial" w:cs="Arial"/>
                <w:sz w:val="20"/>
                <w:szCs w:val="20"/>
              </w:rPr>
            </w:pPr>
            <w:ins w:id="2936" w:author="Savinskaya Yulia" w:date="2021-03-09T18:32:00Z">
              <w:r>
                <w:rPr>
                  <w:rFonts w:ascii="Arial" w:hAnsi="Arial" w:cs="Arial"/>
                  <w:sz w:val="20"/>
                  <w:szCs w:val="20"/>
                </w:rPr>
                <w:object w:dxaOrig="1508" w:dyaOrig="983" w14:anchorId="1E3C1D94">
                  <v:shape id="_x0000_i1028" type="#_x0000_t75" style="width:75pt;height:49.5pt" o:ole="">
                    <v:imagedata r:id="rId33" o:title=""/>
                  </v:shape>
                  <o:OLEObject Type="Embed" ProgID="Excel.Sheet.8" ShapeID="_x0000_i1028" DrawAspect="Icon" ObjectID="_1678792321" r:id="rId34"/>
                </w:object>
              </w:r>
            </w:ins>
          </w:p>
        </w:tc>
      </w:tr>
      <w:tr w:rsidR="0009549A" w:rsidRPr="002E0540" w14:paraId="0CDC3D73" w14:textId="77777777" w:rsidTr="004F568B">
        <w:trPr>
          <w:cantSplit/>
        </w:trPr>
        <w:tc>
          <w:tcPr>
            <w:tcW w:w="325" w:type="pct"/>
          </w:tcPr>
          <w:p w14:paraId="73ABAFEF" w14:textId="1B32A59C" w:rsidR="0009549A" w:rsidRPr="002E0540" w:rsidRDefault="002E0540" w:rsidP="00C278A1">
            <w:pPr>
              <w:rPr>
                <w:rFonts w:ascii="Arial" w:hAnsi="Arial" w:cs="Arial"/>
                <w:color w:val="000000"/>
                <w:sz w:val="20"/>
                <w:szCs w:val="20"/>
                <w:lang w:eastAsia="ru-RU"/>
              </w:rPr>
            </w:pPr>
            <w:r>
              <w:rPr>
                <w:rFonts w:ascii="Arial" w:hAnsi="Arial" w:cs="Arial"/>
                <w:color w:val="000000"/>
                <w:sz w:val="20"/>
                <w:szCs w:val="20"/>
                <w:lang w:eastAsia="ru-RU"/>
              </w:rPr>
              <w:t>4</w:t>
            </w:r>
          </w:p>
        </w:tc>
        <w:tc>
          <w:tcPr>
            <w:tcW w:w="679" w:type="pct"/>
          </w:tcPr>
          <w:p w14:paraId="1C896A40" w14:textId="77777777" w:rsidR="0009549A" w:rsidRPr="002E0540" w:rsidRDefault="0009549A" w:rsidP="00C278A1">
            <w:pPr>
              <w:jc w:val="left"/>
              <w:rPr>
                <w:rFonts w:ascii="Arial" w:hAnsi="Arial" w:cs="Arial"/>
                <w:sz w:val="20"/>
                <w:szCs w:val="20"/>
                <w:lang w:eastAsia="ru-RU"/>
              </w:rPr>
            </w:pPr>
            <w:r w:rsidRPr="002E0540">
              <w:rPr>
                <w:rFonts w:ascii="Arial" w:hAnsi="Arial" w:cs="Arial"/>
                <w:sz w:val="20"/>
                <w:szCs w:val="20"/>
                <w:lang w:eastAsia="ru-RU"/>
              </w:rPr>
              <w:t>Форма путевого листа строительной машины</w:t>
            </w:r>
          </w:p>
        </w:tc>
        <w:tc>
          <w:tcPr>
            <w:tcW w:w="779" w:type="pct"/>
          </w:tcPr>
          <w:p w14:paraId="5EBDC7A1" w14:textId="77777777" w:rsidR="0009549A" w:rsidRPr="00C80DE3" w:rsidRDefault="0009549A" w:rsidP="00C278A1">
            <w:pPr>
              <w:jc w:val="center"/>
              <w:rPr>
                <w:rFonts w:ascii="Arial" w:hAnsi="Arial" w:cs="Arial"/>
                <w:sz w:val="20"/>
                <w:szCs w:val="20"/>
              </w:rPr>
            </w:pPr>
            <w:r w:rsidRPr="006A196A">
              <w:rPr>
                <w:rFonts w:ascii="Arial" w:hAnsi="Arial" w:cs="Arial"/>
                <w:sz w:val="20"/>
                <w:szCs w:val="20"/>
              </w:rPr>
              <w:t>Формуляр</w:t>
            </w:r>
          </w:p>
        </w:tc>
        <w:tc>
          <w:tcPr>
            <w:tcW w:w="511" w:type="pct"/>
          </w:tcPr>
          <w:p w14:paraId="31A0560A" w14:textId="77777777" w:rsidR="0009549A" w:rsidRPr="00726CFB" w:rsidRDefault="0009549A" w:rsidP="00C278A1">
            <w:pPr>
              <w:jc w:val="center"/>
              <w:rPr>
                <w:rFonts w:ascii="Arial" w:hAnsi="Arial" w:cs="Arial"/>
                <w:sz w:val="20"/>
                <w:szCs w:val="20"/>
              </w:rPr>
            </w:pPr>
            <w:r w:rsidRPr="00C80DE3">
              <w:rPr>
                <w:rFonts w:ascii="Arial" w:hAnsi="Arial" w:cs="Arial"/>
                <w:sz w:val="20"/>
                <w:szCs w:val="20"/>
              </w:rPr>
              <w:t>MM67</w:t>
            </w:r>
          </w:p>
        </w:tc>
        <w:tc>
          <w:tcPr>
            <w:tcW w:w="2706" w:type="pct"/>
          </w:tcPr>
          <w:p w14:paraId="6F117C58" w14:textId="337B2CB1" w:rsidR="0009549A" w:rsidRPr="006A196A" w:rsidRDefault="00CF31BD" w:rsidP="00C278A1">
            <w:pPr>
              <w:jc w:val="center"/>
              <w:rPr>
                <w:rFonts w:ascii="Arial" w:hAnsi="Arial" w:cs="Arial"/>
                <w:sz w:val="20"/>
                <w:szCs w:val="20"/>
              </w:rPr>
            </w:pPr>
            <w:ins w:id="2937" w:author="Savinskaya Yulia" w:date="2021-03-09T18:32:00Z">
              <w:r>
                <w:rPr>
                  <w:rFonts w:ascii="Arial" w:hAnsi="Arial" w:cs="Arial"/>
                  <w:sz w:val="20"/>
                  <w:szCs w:val="20"/>
                </w:rPr>
                <w:object w:dxaOrig="1508" w:dyaOrig="983" w14:anchorId="35272F14">
                  <v:shape id="_x0000_i1029" type="#_x0000_t75" style="width:75pt;height:49.5pt" o:ole="">
                    <v:imagedata r:id="rId35" o:title=""/>
                  </v:shape>
                  <o:OLEObject Type="Embed" ProgID="Excel.Sheet.8" ShapeID="_x0000_i1029" DrawAspect="Icon" ObjectID="_1678792322" r:id="rId36"/>
                </w:object>
              </w:r>
            </w:ins>
          </w:p>
        </w:tc>
      </w:tr>
      <w:tr w:rsidR="0009549A" w:rsidRPr="002E0540" w14:paraId="640E0B92" w14:textId="77777777" w:rsidTr="004F568B">
        <w:trPr>
          <w:cantSplit/>
        </w:trPr>
        <w:tc>
          <w:tcPr>
            <w:tcW w:w="325" w:type="pct"/>
          </w:tcPr>
          <w:p w14:paraId="782E1374" w14:textId="01080A9F" w:rsidR="0009549A" w:rsidRPr="002E0540" w:rsidRDefault="002E0540" w:rsidP="00C278A1">
            <w:pPr>
              <w:rPr>
                <w:rFonts w:ascii="Arial" w:hAnsi="Arial" w:cs="Arial"/>
                <w:color w:val="000000"/>
                <w:sz w:val="20"/>
                <w:szCs w:val="20"/>
                <w:lang w:eastAsia="ru-RU"/>
              </w:rPr>
            </w:pPr>
            <w:r>
              <w:rPr>
                <w:rFonts w:ascii="Arial" w:hAnsi="Arial" w:cs="Arial"/>
                <w:color w:val="000000"/>
                <w:sz w:val="20"/>
                <w:szCs w:val="20"/>
                <w:lang w:eastAsia="ru-RU"/>
              </w:rPr>
              <w:t>5</w:t>
            </w:r>
          </w:p>
        </w:tc>
        <w:tc>
          <w:tcPr>
            <w:tcW w:w="679" w:type="pct"/>
          </w:tcPr>
          <w:p w14:paraId="1AAD4F91" w14:textId="77777777" w:rsidR="0009549A" w:rsidRPr="002E0540" w:rsidRDefault="0009549A" w:rsidP="00C278A1">
            <w:pPr>
              <w:jc w:val="left"/>
              <w:rPr>
                <w:rFonts w:ascii="Arial" w:hAnsi="Arial" w:cs="Arial"/>
                <w:sz w:val="20"/>
                <w:szCs w:val="20"/>
                <w:lang w:eastAsia="ru-RU"/>
              </w:rPr>
            </w:pPr>
            <w:r w:rsidRPr="002E0540">
              <w:rPr>
                <w:rFonts w:ascii="Arial" w:hAnsi="Arial" w:cs="Arial"/>
                <w:sz w:val="20"/>
                <w:szCs w:val="20"/>
                <w:lang w:eastAsia="ru-RU"/>
              </w:rPr>
              <w:t>Форма путевого листа крана автомобильного</w:t>
            </w:r>
          </w:p>
        </w:tc>
        <w:tc>
          <w:tcPr>
            <w:tcW w:w="779" w:type="pct"/>
          </w:tcPr>
          <w:p w14:paraId="05D21C0F" w14:textId="77777777" w:rsidR="0009549A" w:rsidRPr="00C80DE3" w:rsidRDefault="0009549A" w:rsidP="00C278A1">
            <w:pPr>
              <w:jc w:val="center"/>
              <w:rPr>
                <w:rFonts w:ascii="Arial" w:hAnsi="Arial" w:cs="Arial"/>
                <w:sz w:val="20"/>
                <w:szCs w:val="20"/>
              </w:rPr>
            </w:pPr>
            <w:r w:rsidRPr="006A196A">
              <w:rPr>
                <w:rFonts w:ascii="Arial" w:hAnsi="Arial" w:cs="Arial"/>
                <w:sz w:val="20"/>
                <w:szCs w:val="20"/>
              </w:rPr>
              <w:t>Формуляр</w:t>
            </w:r>
          </w:p>
        </w:tc>
        <w:tc>
          <w:tcPr>
            <w:tcW w:w="511" w:type="pct"/>
          </w:tcPr>
          <w:p w14:paraId="688B2FA2" w14:textId="77777777" w:rsidR="0009549A" w:rsidRPr="00726CFB" w:rsidRDefault="0009549A" w:rsidP="00C278A1">
            <w:pPr>
              <w:jc w:val="center"/>
              <w:rPr>
                <w:rFonts w:ascii="Arial" w:hAnsi="Arial" w:cs="Arial"/>
                <w:sz w:val="20"/>
                <w:szCs w:val="20"/>
              </w:rPr>
            </w:pPr>
            <w:r w:rsidRPr="00C80DE3">
              <w:rPr>
                <w:rFonts w:ascii="Arial" w:hAnsi="Arial" w:cs="Arial"/>
                <w:sz w:val="20"/>
                <w:szCs w:val="20"/>
              </w:rPr>
              <w:t>MM67</w:t>
            </w:r>
          </w:p>
        </w:tc>
        <w:tc>
          <w:tcPr>
            <w:tcW w:w="2706" w:type="pct"/>
          </w:tcPr>
          <w:p w14:paraId="3EAF3EEE" w14:textId="176E4B95" w:rsidR="0009549A" w:rsidRPr="006A196A" w:rsidRDefault="00CF31BD" w:rsidP="00C278A1">
            <w:pPr>
              <w:jc w:val="center"/>
              <w:rPr>
                <w:rFonts w:ascii="Arial" w:hAnsi="Arial" w:cs="Arial"/>
                <w:sz w:val="20"/>
                <w:szCs w:val="20"/>
              </w:rPr>
            </w:pPr>
            <w:ins w:id="2938" w:author="Savinskaya Yulia" w:date="2021-03-09T18:32:00Z">
              <w:r>
                <w:rPr>
                  <w:rFonts w:ascii="Arial" w:hAnsi="Arial" w:cs="Arial"/>
                  <w:sz w:val="20"/>
                  <w:szCs w:val="20"/>
                </w:rPr>
                <w:object w:dxaOrig="1508" w:dyaOrig="983" w14:anchorId="22C56288">
                  <v:shape id="_x0000_i1030" type="#_x0000_t75" style="width:75pt;height:49.5pt" o:ole="">
                    <v:imagedata r:id="rId37" o:title=""/>
                  </v:shape>
                  <o:OLEObject Type="Embed" ProgID="Excel.Sheet.8" ShapeID="_x0000_i1030" DrawAspect="Icon" ObjectID="_1678792323" r:id="rId38"/>
                </w:object>
              </w:r>
            </w:ins>
          </w:p>
        </w:tc>
      </w:tr>
      <w:tr w:rsidR="0009549A" w:rsidRPr="002E0540" w14:paraId="3BF25C64" w14:textId="77777777" w:rsidTr="004F568B">
        <w:trPr>
          <w:cantSplit/>
        </w:trPr>
        <w:tc>
          <w:tcPr>
            <w:tcW w:w="325" w:type="pct"/>
          </w:tcPr>
          <w:p w14:paraId="09DEDB73" w14:textId="2C8C2B0A" w:rsidR="0009549A" w:rsidRPr="002E0540" w:rsidRDefault="002E0540" w:rsidP="00C278A1">
            <w:pPr>
              <w:rPr>
                <w:rFonts w:ascii="Arial" w:hAnsi="Arial" w:cs="Arial"/>
                <w:color w:val="000000"/>
                <w:sz w:val="20"/>
                <w:szCs w:val="20"/>
                <w:lang w:eastAsia="ru-RU"/>
              </w:rPr>
            </w:pPr>
            <w:r>
              <w:rPr>
                <w:rFonts w:ascii="Arial" w:hAnsi="Arial" w:cs="Arial"/>
                <w:color w:val="000000"/>
                <w:sz w:val="20"/>
                <w:szCs w:val="20"/>
                <w:lang w:eastAsia="ru-RU"/>
              </w:rPr>
              <w:t>6</w:t>
            </w:r>
          </w:p>
        </w:tc>
        <w:tc>
          <w:tcPr>
            <w:tcW w:w="679" w:type="pct"/>
          </w:tcPr>
          <w:p w14:paraId="45958479" w14:textId="77777777" w:rsidR="0009549A" w:rsidRPr="002E0540" w:rsidRDefault="0009549A" w:rsidP="00C278A1">
            <w:pPr>
              <w:jc w:val="left"/>
              <w:rPr>
                <w:rFonts w:ascii="Arial" w:hAnsi="Arial" w:cs="Arial"/>
                <w:sz w:val="20"/>
                <w:szCs w:val="20"/>
                <w:lang w:eastAsia="ru-RU"/>
              </w:rPr>
            </w:pPr>
            <w:commentRangeStart w:id="2939"/>
            <w:commentRangeStart w:id="2940"/>
            <w:r w:rsidRPr="002E0540">
              <w:rPr>
                <w:rFonts w:ascii="Arial" w:hAnsi="Arial" w:cs="Arial"/>
                <w:sz w:val="20"/>
                <w:szCs w:val="20"/>
                <w:lang w:eastAsia="ru-RU"/>
              </w:rPr>
              <w:t>Форма путевого листа автобуса не общего пользования</w:t>
            </w:r>
            <w:commentRangeEnd w:id="2939"/>
            <w:r w:rsidR="00EA26D2">
              <w:rPr>
                <w:rStyle w:val="aff4"/>
              </w:rPr>
              <w:commentReference w:id="2939"/>
            </w:r>
            <w:commentRangeEnd w:id="2940"/>
            <w:r w:rsidR="004F568B">
              <w:rPr>
                <w:rStyle w:val="aff4"/>
              </w:rPr>
              <w:commentReference w:id="2940"/>
            </w:r>
          </w:p>
        </w:tc>
        <w:tc>
          <w:tcPr>
            <w:tcW w:w="779" w:type="pct"/>
          </w:tcPr>
          <w:p w14:paraId="1407EA8E" w14:textId="77777777" w:rsidR="0009549A" w:rsidRPr="00C80DE3" w:rsidRDefault="0009549A" w:rsidP="00C278A1">
            <w:pPr>
              <w:jc w:val="center"/>
              <w:rPr>
                <w:rFonts w:ascii="Arial" w:hAnsi="Arial" w:cs="Arial"/>
                <w:sz w:val="20"/>
                <w:szCs w:val="20"/>
              </w:rPr>
            </w:pPr>
            <w:r w:rsidRPr="006A196A">
              <w:rPr>
                <w:rFonts w:ascii="Arial" w:hAnsi="Arial" w:cs="Arial"/>
                <w:sz w:val="20"/>
                <w:szCs w:val="20"/>
              </w:rPr>
              <w:t>Формуляр</w:t>
            </w:r>
          </w:p>
        </w:tc>
        <w:tc>
          <w:tcPr>
            <w:tcW w:w="511" w:type="pct"/>
          </w:tcPr>
          <w:p w14:paraId="0EBDFFD6" w14:textId="77777777" w:rsidR="0009549A" w:rsidRPr="00726CFB" w:rsidRDefault="0009549A" w:rsidP="00C278A1">
            <w:pPr>
              <w:jc w:val="center"/>
              <w:rPr>
                <w:rFonts w:ascii="Arial" w:hAnsi="Arial" w:cs="Arial"/>
                <w:sz w:val="20"/>
                <w:szCs w:val="20"/>
              </w:rPr>
            </w:pPr>
            <w:r w:rsidRPr="00C80DE3">
              <w:rPr>
                <w:rFonts w:ascii="Arial" w:hAnsi="Arial" w:cs="Arial"/>
                <w:sz w:val="20"/>
                <w:szCs w:val="20"/>
              </w:rPr>
              <w:t>MM67</w:t>
            </w:r>
          </w:p>
        </w:tc>
        <w:tc>
          <w:tcPr>
            <w:tcW w:w="2706" w:type="pct"/>
          </w:tcPr>
          <w:p w14:paraId="2A0C7BB3" w14:textId="7D565F54" w:rsidR="0009549A" w:rsidRPr="006A196A" w:rsidRDefault="00CF31BD" w:rsidP="00C278A1">
            <w:pPr>
              <w:jc w:val="center"/>
              <w:rPr>
                <w:rFonts w:ascii="Arial" w:hAnsi="Arial" w:cs="Arial"/>
                <w:sz w:val="20"/>
                <w:szCs w:val="20"/>
              </w:rPr>
            </w:pPr>
            <w:ins w:id="2941" w:author="Savinskaya Yulia" w:date="2021-03-09T18:32:00Z">
              <w:r>
                <w:rPr>
                  <w:rFonts w:ascii="Arial" w:hAnsi="Arial" w:cs="Arial"/>
                  <w:sz w:val="20"/>
                  <w:szCs w:val="20"/>
                </w:rPr>
                <w:object w:dxaOrig="1508" w:dyaOrig="983" w14:anchorId="451363A1">
                  <v:shape id="_x0000_i1031" type="#_x0000_t75" style="width:75pt;height:49.5pt" o:ole="">
                    <v:imagedata r:id="rId39" o:title=""/>
                  </v:shape>
                  <o:OLEObject Type="Embed" ProgID="Excel.Sheet.8" ShapeID="_x0000_i1031" DrawAspect="Icon" ObjectID="_1678792324" r:id="rId40"/>
                </w:object>
              </w:r>
            </w:ins>
          </w:p>
        </w:tc>
      </w:tr>
      <w:tr w:rsidR="0009549A" w:rsidRPr="002E0540" w14:paraId="7109A214" w14:textId="77777777" w:rsidTr="004F568B">
        <w:trPr>
          <w:cantSplit/>
        </w:trPr>
        <w:tc>
          <w:tcPr>
            <w:tcW w:w="325" w:type="pct"/>
          </w:tcPr>
          <w:p w14:paraId="5BCF446A" w14:textId="185BD7BB" w:rsidR="0009549A" w:rsidRPr="002E0540" w:rsidRDefault="002E0540" w:rsidP="00C278A1">
            <w:pPr>
              <w:rPr>
                <w:rFonts w:ascii="Arial" w:hAnsi="Arial" w:cs="Arial"/>
                <w:color w:val="000000"/>
                <w:sz w:val="20"/>
                <w:szCs w:val="20"/>
                <w:lang w:eastAsia="ru-RU"/>
              </w:rPr>
            </w:pPr>
            <w:r>
              <w:rPr>
                <w:rFonts w:ascii="Arial" w:hAnsi="Arial" w:cs="Arial"/>
                <w:color w:val="000000"/>
                <w:sz w:val="20"/>
                <w:szCs w:val="20"/>
                <w:lang w:eastAsia="ru-RU"/>
              </w:rPr>
              <w:t>7</w:t>
            </w:r>
          </w:p>
        </w:tc>
        <w:tc>
          <w:tcPr>
            <w:tcW w:w="679" w:type="pct"/>
          </w:tcPr>
          <w:p w14:paraId="3980796A" w14:textId="77777777" w:rsidR="0009549A" w:rsidRPr="002E0540" w:rsidRDefault="0009549A" w:rsidP="00C278A1">
            <w:pPr>
              <w:jc w:val="left"/>
              <w:rPr>
                <w:rFonts w:ascii="Arial" w:hAnsi="Arial" w:cs="Arial"/>
                <w:sz w:val="20"/>
                <w:szCs w:val="20"/>
                <w:lang w:eastAsia="ru-RU"/>
              </w:rPr>
            </w:pPr>
            <w:r w:rsidRPr="002E0540">
              <w:rPr>
                <w:rFonts w:ascii="Arial" w:hAnsi="Arial" w:cs="Arial"/>
                <w:sz w:val="20"/>
                <w:szCs w:val="20"/>
                <w:lang w:eastAsia="ru-RU"/>
              </w:rPr>
              <w:t>Форма оценки разрешения на поездку</w:t>
            </w:r>
          </w:p>
        </w:tc>
        <w:tc>
          <w:tcPr>
            <w:tcW w:w="779" w:type="pct"/>
          </w:tcPr>
          <w:p w14:paraId="10BEA85C" w14:textId="77777777" w:rsidR="0009549A" w:rsidRPr="00C80DE3" w:rsidRDefault="0009549A" w:rsidP="00C278A1">
            <w:pPr>
              <w:jc w:val="center"/>
              <w:rPr>
                <w:rFonts w:ascii="Arial" w:hAnsi="Arial" w:cs="Arial"/>
                <w:sz w:val="20"/>
                <w:szCs w:val="20"/>
              </w:rPr>
            </w:pPr>
            <w:r w:rsidRPr="006A196A">
              <w:rPr>
                <w:rFonts w:ascii="Arial" w:hAnsi="Arial" w:cs="Arial"/>
                <w:sz w:val="20"/>
                <w:szCs w:val="20"/>
              </w:rPr>
              <w:t>Формуляр</w:t>
            </w:r>
          </w:p>
        </w:tc>
        <w:tc>
          <w:tcPr>
            <w:tcW w:w="511" w:type="pct"/>
          </w:tcPr>
          <w:p w14:paraId="7D4D8485" w14:textId="77777777" w:rsidR="0009549A" w:rsidRPr="00726CFB" w:rsidRDefault="0009549A" w:rsidP="00C278A1">
            <w:pPr>
              <w:jc w:val="center"/>
              <w:rPr>
                <w:rFonts w:ascii="Arial" w:hAnsi="Arial" w:cs="Arial"/>
                <w:sz w:val="20"/>
                <w:szCs w:val="20"/>
              </w:rPr>
            </w:pPr>
            <w:r w:rsidRPr="00C80DE3">
              <w:rPr>
                <w:rFonts w:ascii="Arial" w:hAnsi="Arial" w:cs="Arial"/>
                <w:sz w:val="20"/>
                <w:szCs w:val="20"/>
              </w:rPr>
              <w:t>MM67</w:t>
            </w:r>
          </w:p>
        </w:tc>
        <w:tc>
          <w:tcPr>
            <w:tcW w:w="2706" w:type="pct"/>
          </w:tcPr>
          <w:p w14:paraId="21E1DDE0" w14:textId="1DFA255F" w:rsidR="0009549A" w:rsidRPr="006A196A" w:rsidRDefault="000917EE" w:rsidP="00C278A1">
            <w:pPr>
              <w:jc w:val="center"/>
              <w:rPr>
                <w:rFonts w:ascii="Arial" w:hAnsi="Arial" w:cs="Arial"/>
                <w:sz w:val="20"/>
                <w:szCs w:val="20"/>
              </w:rPr>
            </w:pPr>
            <w:hyperlink r:id="rId41" w:history="1">
              <w:r w:rsidR="00CF31BD" w:rsidRPr="00AE12DE">
                <w:rPr>
                  <w:rStyle w:val="a8"/>
                  <w:rFonts w:ascii="Arial" w:hAnsi="Arial" w:cs="Arial"/>
                  <w:sz w:val="20"/>
                  <w:szCs w:val="20"/>
                </w:rPr>
                <w:t>http://portal.polyus.com/ERP/ERPDocuments/07_Концептуальный дизайн/06_Реестр формуляров/МТО/16 Форма оценки и получения разрешения на поездку.xlsx</w:t>
              </w:r>
            </w:hyperlink>
          </w:p>
        </w:tc>
      </w:tr>
      <w:tr w:rsidR="0009549A" w:rsidRPr="002E0540" w14:paraId="3327AC3D" w14:textId="77777777" w:rsidTr="004F568B">
        <w:trPr>
          <w:cantSplit/>
        </w:trPr>
        <w:tc>
          <w:tcPr>
            <w:tcW w:w="325" w:type="pct"/>
          </w:tcPr>
          <w:p w14:paraId="199BD2F4" w14:textId="166FEFA6" w:rsidR="0009549A" w:rsidRPr="002E0540" w:rsidRDefault="002E0540" w:rsidP="00C278A1">
            <w:pPr>
              <w:rPr>
                <w:rFonts w:ascii="Arial" w:hAnsi="Arial" w:cs="Arial"/>
                <w:color w:val="000000"/>
                <w:sz w:val="20"/>
                <w:szCs w:val="20"/>
                <w:lang w:eastAsia="ru-RU"/>
              </w:rPr>
            </w:pPr>
            <w:r>
              <w:rPr>
                <w:rFonts w:ascii="Arial" w:hAnsi="Arial" w:cs="Arial"/>
                <w:color w:val="000000"/>
                <w:sz w:val="20"/>
                <w:szCs w:val="20"/>
                <w:lang w:eastAsia="ru-RU"/>
              </w:rPr>
              <w:t>8</w:t>
            </w:r>
          </w:p>
        </w:tc>
        <w:tc>
          <w:tcPr>
            <w:tcW w:w="679" w:type="pct"/>
          </w:tcPr>
          <w:p w14:paraId="09F88D85" w14:textId="77777777" w:rsidR="0009549A" w:rsidRPr="002E0540" w:rsidRDefault="00280093" w:rsidP="00280093">
            <w:pPr>
              <w:jc w:val="left"/>
              <w:rPr>
                <w:rFonts w:ascii="Arial" w:hAnsi="Arial" w:cs="Arial"/>
                <w:sz w:val="20"/>
                <w:szCs w:val="20"/>
                <w:lang w:eastAsia="ru-RU"/>
              </w:rPr>
            </w:pPr>
            <w:r w:rsidRPr="002E0540">
              <w:rPr>
                <w:rFonts w:ascii="Arial" w:hAnsi="Arial" w:cs="Arial"/>
                <w:sz w:val="20"/>
                <w:szCs w:val="20"/>
                <w:lang w:eastAsia="ru-RU"/>
              </w:rPr>
              <w:t>Аналитический отчет ТМ-М03 Выполнение транспортных работ</w:t>
            </w:r>
          </w:p>
        </w:tc>
        <w:tc>
          <w:tcPr>
            <w:tcW w:w="779" w:type="pct"/>
          </w:tcPr>
          <w:p w14:paraId="1F59E79B" w14:textId="77777777" w:rsidR="0009549A" w:rsidRPr="00C80DE3" w:rsidRDefault="0009549A" w:rsidP="00C278A1">
            <w:pPr>
              <w:jc w:val="center"/>
              <w:rPr>
                <w:rFonts w:ascii="Arial" w:hAnsi="Arial" w:cs="Arial"/>
                <w:sz w:val="20"/>
                <w:szCs w:val="20"/>
              </w:rPr>
            </w:pPr>
            <w:r w:rsidRPr="006A196A">
              <w:rPr>
                <w:rFonts w:ascii="Arial" w:hAnsi="Arial" w:cs="Arial"/>
                <w:sz w:val="20"/>
                <w:szCs w:val="20"/>
              </w:rPr>
              <w:t>BI - отчет</w:t>
            </w:r>
          </w:p>
        </w:tc>
        <w:tc>
          <w:tcPr>
            <w:tcW w:w="511" w:type="pct"/>
          </w:tcPr>
          <w:p w14:paraId="5716F94D" w14:textId="77777777" w:rsidR="0009549A" w:rsidRPr="00C80DE3" w:rsidRDefault="0009549A" w:rsidP="00C278A1">
            <w:pPr>
              <w:jc w:val="center"/>
              <w:rPr>
                <w:rFonts w:ascii="Arial" w:hAnsi="Arial" w:cs="Arial"/>
                <w:sz w:val="20"/>
                <w:szCs w:val="20"/>
              </w:rPr>
            </w:pPr>
          </w:p>
        </w:tc>
        <w:tc>
          <w:tcPr>
            <w:tcW w:w="2706" w:type="pct"/>
          </w:tcPr>
          <w:p w14:paraId="2766F091" w14:textId="55EC8F47" w:rsidR="0009549A" w:rsidRPr="00CF31BD" w:rsidRDefault="00CF31BD" w:rsidP="00C278A1">
            <w:pPr>
              <w:jc w:val="center"/>
              <w:rPr>
                <w:rFonts w:ascii="Arial" w:hAnsi="Arial" w:cs="Arial"/>
                <w:sz w:val="20"/>
                <w:szCs w:val="20"/>
                <w:rPrChange w:id="2942" w:author="Savinskaya Yulia" w:date="2021-03-09T18:34:00Z">
                  <w:rPr>
                    <w:rFonts w:ascii="Arial" w:hAnsi="Arial" w:cs="Arial"/>
                    <w:sz w:val="20"/>
                    <w:szCs w:val="20"/>
                    <w:highlight w:val="yellow"/>
                  </w:rPr>
                </w:rPrChange>
              </w:rPr>
            </w:pPr>
            <w:r w:rsidRPr="00CF31BD">
              <w:rPr>
                <w:rFonts w:ascii="Arial" w:hAnsi="Arial" w:cs="Arial"/>
                <w:sz w:val="20"/>
                <w:szCs w:val="20"/>
                <w:rPrChange w:id="2943" w:author="Savinskaya Yulia" w:date="2021-03-09T18:34:00Z">
                  <w:rPr>
                    <w:rFonts w:ascii="Arial" w:hAnsi="Arial" w:cs="Arial"/>
                    <w:sz w:val="20"/>
                    <w:szCs w:val="20"/>
                    <w:highlight w:val="yellow"/>
                  </w:rPr>
                </w:rPrChange>
              </w:rPr>
              <w:t>-</w:t>
            </w:r>
          </w:p>
        </w:tc>
      </w:tr>
      <w:tr w:rsidR="0009549A" w:rsidRPr="002E0540" w14:paraId="7CB14717" w14:textId="77777777" w:rsidTr="004F568B">
        <w:trPr>
          <w:cantSplit/>
        </w:trPr>
        <w:tc>
          <w:tcPr>
            <w:tcW w:w="325" w:type="pct"/>
          </w:tcPr>
          <w:p w14:paraId="14077788" w14:textId="5F4972CE" w:rsidR="0009549A" w:rsidRPr="002E0540" w:rsidRDefault="002E0540" w:rsidP="00C278A1">
            <w:pPr>
              <w:rPr>
                <w:rFonts w:ascii="Arial" w:hAnsi="Arial" w:cs="Arial"/>
                <w:color w:val="000000"/>
                <w:sz w:val="20"/>
                <w:szCs w:val="20"/>
                <w:lang w:eastAsia="ru-RU"/>
              </w:rPr>
            </w:pPr>
            <w:r>
              <w:rPr>
                <w:rFonts w:ascii="Arial" w:hAnsi="Arial" w:cs="Arial"/>
                <w:color w:val="000000"/>
                <w:sz w:val="20"/>
                <w:szCs w:val="20"/>
                <w:lang w:eastAsia="ru-RU"/>
              </w:rPr>
              <w:t>9</w:t>
            </w:r>
          </w:p>
        </w:tc>
        <w:tc>
          <w:tcPr>
            <w:tcW w:w="679" w:type="pct"/>
          </w:tcPr>
          <w:p w14:paraId="7D8147F0" w14:textId="77777777" w:rsidR="0009549A" w:rsidRPr="002E0540" w:rsidRDefault="0009549A" w:rsidP="00C278A1">
            <w:pPr>
              <w:jc w:val="left"/>
              <w:rPr>
                <w:rFonts w:ascii="Arial" w:hAnsi="Arial" w:cs="Arial"/>
                <w:sz w:val="20"/>
                <w:szCs w:val="20"/>
                <w:lang w:eastAsia="ru-RU"/>
              </w:rPr>
            </w:pPr>
            <w:r w:rsidRPr="002E0540">
              <w:rPr>
                <w:rFonts w:ascii="Arial" w:hAnsi="Arial" w:cs="Arial"/>
                <w:sz w:val="20"/>
                <w:szCs w:val="20"/>
                <w:lang w:eastAsia="ru-RU"/>
              </w:rPr>
              <w:t>Форма ЭСМ-7</w:t>
            </w:r>
          </w:p>
        </w:tc>
        <w:tc>
          <w:tcPr>
            <w:tcW w:w="779" w:type="pct"/>
          </w:tcPr>
          <w:p w14:paraId="63B1B07B" w14:textId="77777777" w:rsidR="0009549A" w:rsidRPr="00C80DE3" w:rsidRDefault="0009549A" w:rsidP="00C278A1">
            <w:pPr>
              <w:jc w:val="center"/>
              <w:rPr>
                <w:rFonts w:ascii="Arial" w:hAnsi="Arial" w:cs="Arial"/>
                <w:sz w:val="20"/>
                <w:szCs w:val="20"/>
              </w:rPr>
            </w:pPr>
            <w:r w:rsidRPr="006A196A">
              <w:rPr>
                <w:rFonts w:ascii="Arial" w:hAnsi="Arial" w:cs="Arial"/>
                <w:sz w:val="20"/>
                <w:szCs w:val="20"/>
              </w:rPr>
              <w:t>Формуляр</w:t>
            </w:r>
          </w:p>
        </w:tc>
        <w:tc>
          <w:tcPr>
            <w:tcW w:w="511" w:type="pct"/>
          </w:tcPr>
          <w:p w14:paraId="32CC46E9" w14:textId="77777777" w:rsidR="0009549A" w:rsidRPr="00726CFB" w:rsidRDefault="0009549A" w:rsidP="00C278A1">
            <w:pPr>
              <w:jc w:val="center"/>
              <w:rPr>
                <w:rFonts w:ascii="Arial" w:hAnsi="Arial" w:cs="Arial"/>
                <w:sz w:val="20"/>
                <w:szCs w:val="20"/>
              </w:rPr>
            </w:pPr>
            <w:r w:rsidRPr="00C80DE3">
              <w:rPr>
                <w:rFonts w:ascii="Arial" w:hAnsi="Arial" w:cs="Arial"/>
                <w:sz w:val="20"/>
                <w:szCs w:val="20"/>
              </w:rPr>
              <w:t>MM67</w:t>
            </w:r>
          </w:p>
        </w:tc>
        <w:tc>
          <w:tcPr>
            <w:tcW w:w="2706" w:type="pct"/>
          </w:tcPr>
          <w:p w14:paraId="61C92585" w14:textId="6626179D" w:rsidR="0009549A" w:rsidRPr="00CF31BD" w:rsidRDefault="00CF31BD" w:rsidP="00C278A1">
            <w:pPr>
              <w:jc w:val="center"/>
              <w:rPr>
                <w:rFonts w:ascii="Arial" w:hAnsi="Arial" w:cs="Arial"/>
                <w:sz w:val="20"/>
                <w:szCs w:val="20"/>
                <w:rPrChange w:id="2944" w:author="Savinskaya Yulia" w:date="2021-03-09T18:34:00Z">
                  <w:rPr>
                    <w:rFonts w:ascii="Arial" w:hAnsi="Arial" w:cs="Arial"/>
                    <w:sz w:val="20"/>
                    <w:szCs w:val="20"/>
                    <w:highlight w:val="yellow"/>
                  </w:rPr>
                </w:rPrChange>
              </w:rPr>
            </w:pPr>
            <w:ins w:id="2945" w:author="Savinskaya Yulia" w:date="2021-03-09T18:34:00Z">
              <w:r w:rsidRPr="00085C2E">
                <w:rPr>
                  <w:rFonts w:ascii="Arial" w:hAnsi="Arial" w:cs="Arial"/>
                  <w:sz w:val="20"/>
                  <w:szCs w:val="20"/>
                </w:rPr>
                <w:object w:dxaOrig="1508" w:dyaOrig="983" w14:anchorId="7099881F">
                  <v:shape id="_x0000_i1032" type="#_x0000_t75" style="width:75pt;height:49.5pt" o:ole="">
                    <v:imagedata r:id="rId42" o:title=""/>
                  </v:shape>
                  <o:OLEObject Type="Embed" ProgID="Excel.Sheet.12" ShapeID="_x0000_i1032" DrawAspect="Icon" ObjectID="_1678792325" r:id="rId43"/>
                </w:object>
              </w:r>
            </w:ins>
          </w:p>
        </w:tc>
      </w:tr>
      <w:tr w:rsidR="00765380" w:rsidRPr="002E0540" w14:paraId="566DB9E1" w14:textId="77777777" w:rsidTr="004F568B">
        <w:trPr>
          <w:cantSplit/>
        </w:trPr>
        <w:tc>
          <w:tcPr>
            <w:tcW w:w="325" w:type="pct"/>
          </w:tcPr>
          <w:p w14:paraId="38012D26" w14:textId="1FC63393" w:rsidR="00765380" w:rsidRPr="002E0540" w:rsidRDefault="00765380" w:rsidP="00C278A1">
            <w:pPr>
              <w:rPr>
                <w:rFonts w:ascii="Arial" w:hAnsi="Arial" w:cs="Arial"/>
                <w:color w:val="000000"/>
                <w:sz w:val="20"/>
                <w:szCs w:val="20"/>
                <w:lang w:eastAsia="ru-RU"/>
              </w:rPr>
            </w:pPr>
            <w:r w:rsidRPr="002E0540">
              <w:rPr>
                <w:rFonts w:ascii="Arial" w:hAnsi="Arial" w:cs="Arial"/>
                <w:color w:val="000000"/>
                <w:sz w:val="20"/>
                <w:szCs w:val="20"/>
                <w:lang w:eastAsia="ru-RU"/>
              </w:rPr>
              <w:t>1</w:t>
            </w:r>
            <w:r w:rsidR="002E0540">
              <w:rPr>
                <w:rFonts w:ascii="Arial" w:hAnsi="Arial" w:cs="Arial"/>
                <w:color w:val="000000"/>
                <w:sz w:val="20"/>
                <w:szCs w:val="20"/>
                <w:lang w:eastAsia="ru-RU"/>
              </w:rPr>
              <w:t>0</w:t>
            </w:r>
          </w:p>
        </w:tc>
        <w:tc>
          <w:tcPr>
            <w:tcW w:w="679" w:type="pct"/>
          </w:tcPr>
          <w:p w14:paraId="202DE4F2" w14:textId="77777777" w:rsidR="00765380" w:rsidRPr="002E0540" w:rsidRDefault="00765380" w:rsidP="00C278A1">
            <w:pPr>
              <w:jc w:val="left"/>
              <w:rPr>
                <w:rFonts w:ascii="Arial" w:hAnsi="Arial" w:cs="Arial"/>
                <w:sz w:val="20"/>
                <w:szCs w:val="20"/>
                <w:lang w:eastAsia="ru-RU"/>
              </w:rPr>
            </w:pPr>
            <w:r w:rsidRPr="002E0540">
              <w:rPr>
                <w:rFonts w:ascii="Arial" w:hAnsi="Arial" w:cs="Arial"/>
                <w:sz w:val="20"/>
                <w:szCs w:val="20"/>
                <w:lang w:eastAsia="ru-RU"/>
              </w:rPr>
              <w:t>Форма путевого листа крана-трубоукладчика</w:t>
            </w:r>
          </w:p>
        </w:tc>
        <w:tc>
          <w:tcPr>
            <w:tcW w:w="779" w:type="pct"/>
          </w:tcPr>
          <w:p w14:paraId="1BB4DF19" w14:textId="77777777" w:rsidR="00765380" w:rsidRPr="00C80DE3" w:rsidRDefault="00765380" w:rsidP="00C278A1">
            <w:pPr>
              <w:jc w:val="center"/>
              <w:rPr>
                <w:rFonts w:ascii="Arial" w:hAnsi="Arial" w:cs="Arial"/>
                <w:sz w:val="20"/>
                <w:szCs w:val="20"/>
              </w:rPr>
            </w:pPr>
            <w:r w:rsidRPr="006A196A">
              <w:rPr>
                <w:rFonts w:ascii="Arial" w:hAnsi="Arial" w:cs="Arial"/>
                <w:sz w:val="20"/>
                <w:szCs w:val="20"/>
              </w:rPr>
              <w:t>Формуляр</w:t>
            </w:r>
          </w:p>
        </w:tc>
        <w:tc>
          <w:tcPr>
            <w:tcW w:w="511" w:type="pct"/>
          </w:tcPr>
          <w:p w14:paraId="04DF8AFE" w14:textId="77777777" w:rsidR="00765380" w:rsidRPr="00726CFB" w:rsidRDefault="00765380" w:rsidP="00C278A1">
            <w:pPr>
              <w:jc w:val="center"/>
              <w:rPr>
                <w:rFonts w:ascii="Arial" w:hAnsi="Arial" w:cs="Arial"/>
                <w:sz w:val="20"/>
                <w:szCs w:val="20"/>
              </w:rPr>
            </w:pPr>
            <w:r w:rsidRPr="00C80DE3">
              <w:rPr>
                <w:rFonts w:ascii="Arial" w:hAnsi="Arial" w:cs="Arial"/>
                <w:sz w:val="20"/>
                <w:szCs w:val="20"/>
              </w:rPr>
              <w:t>MM67</w:t>
            </w:r>
          </w:p>
        </w:tc>
        <w:tc>
          <w:tcPr>
            <w:tcW w:w="2706" w:type="pct"/>
          </w:tcPr>
          <w:p w14:paraId="0EE3DBA3" w14:textId="5E64CFE1" w:rsidR="00765380" w:rsidRPr="00CF31BD" w:rsidRDefault="00CF31BD" w:rsidP="00C278A1">
            <w:pPr>
              <w:jc w:val="center"/>
              <w:rPr>
                <w:rFonts w:ascii="Arial" w:hAnsi="Arial" w:cs="Arial"/>
                <w:sz w:val="20"/>
                <w:szCs w:val="20"/>
              </w:rPr>
            </w:pPr>
            <w:ins w:id="2946" w:author="Savinskaya Yulia" w:date="2021-03-09T18:37:00Z">
              <w:r>
                <w:rPr>
                  <w:rFonts w:ascii="Arial" w:hAnsi="Arial" w:cs="Arial"/>
                  <w:sz w:val="20"/>
                  <w:szCs w:val="20"/>
                </w:rPr>
                <w:object w:dxaOrig="1508" w:dyaOrig="983" w14:anchorId="4E148B76">
                  <v:shape id="_x0000_i1033" type="#_x0000_t75" style="width:75pt;height:49.5pt" o:ole="">
                    <v:imagedata r:id="rId44" o:title=""/>
                  </v:shape>
                  <o:OLEObject Type="Embed" ProgID="Excel.Sheet.8" ShapeID="_x0000_i1033" DrawAspect="Icon" ObjectID="_1678792326" r:id="rId45"/>
                </w:object>
              </w:r>
            </w:ins>
          </w:p>
        </w:tc>
      </w:tr>
      <w:tr w:rsidR="00321D18" w:rsidRPr="002E0540" w14:paraId="71441589" w14:textId="77777777" w:rsidTr="004F568B">
        <w:trPr>
          <w:cantSplit/>
        </w:trPr>
        <w:tc>
          <w:tcPr>
            <w:tcW w:w="325" w:type="pct"/>
          </w:tcPr>
          <w:p w14:paraId="4A80D962" w14:textId="11B54B66" w:rsidR="00321D18" w:rsidRPr="002E0540" w:rsidRDefault="00321D18" w:rsidP="00C278A1">
            <w:pPr>
              <w:rPr>
                <w:rFonts w:ascii="Arial" w:hAnsi="Arial" w:cs="Arial"/>
                <w:color w:val="000000"/>
                <w:sz w:val="20"/>
                <w:szCs w:val="20"/>
                <w:lang w:eastAsia="ru-RU"/>
              </w:rPr>
            </w:pPr>
            <w:r w:rsidRPr="002E0540">
              <w:rPr>
                <w:rFonts w:ascii="Arial" w:hAnsi="Arial" w:cs="Arial"/>
                <w:color w:val="000000"/>
                <w:sz w:val="20"/>
                <w:szCs w:val="20"/>
                <w:lang w:eastAsia="ru-RU"/>
              </w:rPr>
              <w:t>1</w:t>
            </w:r>
            <w:r w:rsidR="002E0540">
              <w:rPr>
                <w:rFonts w:ascii="Arial" w:hAnsi="Arial" w:cs="Arial"/>
                <w:color w:val="000000"/>
                <w:sz w:val="20"/>
                <w:szCs w:val="20"/>
                <w:lang w:eastAsia="ru-RU"/>
              </w:rPr>
              <w:t>1</w:t>
            </w:r>
          </w:p>
        </w:tc>
        <w:tc>
          <w:tcPr>
            <w:tcW w:w="679" w:type="pct"/>
          </w:tcPr>
          <w:p w14:paraId="4C206CFA" w14:textId="77777777" w:rsidR="00321D18" w:rsidRPr="002E0540" w:rsidRDefault="00321D18" w:rsidP="00C278A1">
            <w:pPr>
              <w:jc w:val="left"/>
              <w:rPr>
                <w:rFonts w:ascii="Arial" w:hAnsi="Arial" w:cs="Arial"/>
                <w:sz w:val="20"/>
                <w:szCs w:val="20"/>
                <w:lang w:eastAsia="ru-RU"/>
              </w:rPr>
            </w:pPr>
            <w:r w:rsidRPr="002E0540">
              <w:rPr>
                <w:rFonts w:ascii="Arial" w:hAnsi="Arial" w:cs="Arial"/>
                <w:sz w:val="20"/>
                <w:szCs w:val="20"/>
                <w:lang w:eastAsia="ru-RU"/>
              </w:rPr>
              <w:t>Форма путевого листа самоходной машины</w:t>
            </w:r>
          </w:p>
        </w:tc>
        <w:tc>
          <w:tcPr>
            <w:tcW w:w="779" w:type="pct"/>
          </w:tcPr>
          <w:p w14:paraId="13018DA3" w14:textId="77777777" w:rsidR="00321D18" w:rsidRPr="00C80DE3" w:rsidRDefault="00321D18" w:rsidP="00C278A1">
            <w:pPr>
              <w:jc w:val="center"/>
              <w:rPr>
                <w:rFonts w:ascii="Arial" w:hAnsi="Arial" w:cs="Arial"/>
                <w:sz w:val="20"/>
                <w:szCs w:val="20"/>
              </w:rPr>
            </w:pPr>
            <w:r w:rsidRPr="006A196A">
              <w:rPr>
                <w:rFonts w:ascii="Arial" w:hAnsi="Arial" w:cs="Arial"/>
                <w:sz w:val="20"/>
                <w:szCs w:val="20"/>
              </w:rPr>
              <w:t>Формуляр</w:t>
            </w:r>
          </w:p>
        </w:tc>
        <w:tc>
          <w:tcPr>
            <w:tcW w:w="511" w:type="pct"/>
          </w:tcPr>
          <w:p w14:paraId="3DA35F63" w14:textId="77777777" w:rsidR="00321D18" w:rsidRPr="00726CFB" w:rsidRDefault="00321D18" w:rsidP="00C278A1">
            <w:pPr>
              <w:jc w:val="center"/>
              <w:rPr>
                <w:rFonts w:ascii="Arial" w:hAnsi="Arial" w:cs="Arial"/>
                <w:sz w:val="20"/>
                <w:szCs w:val="20"/>
              </w:rPr>
            </w:pPr>
            <w:r w:rsidRPr="00C80DE3">
              <w:rPr>
                <w:rFonts w:ascii="Arial" w:hAnsi="Arial" w:cs="Arial"/>
                <w:sz w:val="20"/>
                <w:szCs w:val="20"/>
              </w:rPr>
              <w:t>MM67</w:t>
            </w:r>
          </w:p>
        </w:tc>
        <w:tc>
          <w:tcPr>
            <w:tcW w:w="2706" w:type="pct"/>
          </w:tcPr>
          <w:p w14:paraId="3F8F2325" w14:textId="2A6ABDFD" w:rsidR="00321D18" w:rsidRPr="00AE12DE" w:rsidRDefault="00CF31BD" w:rsidP="00C278A1">
            <w:pPr>
              <w:jc w:val="center"/>
              <w:rPr>
                <w:rFonts w:ascii="Arial" w:hAnsi="Arial" w:cs="Arial"/>
                <w:sz w:val="20"/>
                <w:szCs w:val="20"/>
              </w:rPr>
            </w:pPr>
            <w:ins w:id="2947" w:author="Savinskaya Yulia" w:date="2021-03-09T18:29:00Z">
              <w:r>
                <w:rPr>
                  <w:rFonts w:ascii="Arial" w:hAnsi="Arial" w:cs="Arial"/>
                  <w:sz w:val="20"/>
                  <w:szCs w:val="20"/>
                </w:rPr>
                <w:object w:dxaOrig="1508" w:dyaOrig="983" w14:anchorId="4CBA5A97">
                  <v:shape id="_x0000_i1034" type="#_x0000_t75" style="width:75pt;height:49.5pt" o:ole="">
                    <v:imagedata r:id="rId46" o:title=""/>
                  </v:shape>
                  <o:OLEObject Type="Embed" ProgID="Excel.Sheet.12" ShapeID="_x0000_i1034" DrawAspect="Icon" ObjectID="_1678792327" r:id="rId47"/>
                </w:object>
              </w:r>
            </w:ins>
          </w:p>
        </w:tc>
      </w:tr>
      <w:tr w:rsidR="004F568B" w:rsidRPr="002E0540" w14:paraId="5A3707B4" w14:textId="77777777" w:rsidTr="004F568B">
        <w:trPr>
          <w:cantSplit/>
          <w:ins w:id="2948" w:author="Savinskaya Yulia" w:date="2021-03-09T18:14:00Z"/>
        </w:trPr>
        <w:tc>
          <w:tcPr>
            <w:tcW w:w="325" w:type="pct"/>
          </w:tcPr>
          <w:p w14:paraId="4EC39C7B" w14:textId="39F832C5" w:rsidR="004F568B" w:rsidRPr="002E0540" w:rsidRDefault="004F568B" w:rsidP="004F568B">
            <w:pPr>
              <w:rPr>
                <w:ins w:id="2949" w:author="Savinskaya Yulia" w:date="2021-03-09T18:14:00Z"/>
                <w:rFonts w:ascii="Arial" w:hAnsi="Arial" w:cs="Arial"/>
                <w:color w:val="000000"/>
                <w:sz w:val="20"/>
                <w:szCs w:val="20"/>
                <w:lang w:eastAsia="ru-RU"/>
              </w:rPr>
            </w:pPr>
            <w:ins w:id="2950" w:author="Savinskaya Yulia" w:date="2021-03-09T18:14:00Z">
              <w:r>
                <w:rPr>
                  <w:rFonts w:ascii="Arial" w:hAnsi="Arial" w:cs="Arial"/>
                  <w:color w:val="000000"/>
                  <w:sz w:val="20"/>
                  <w:szCs w:val="20"/>
                  <w:lang w:eastAsia="ru-RU"/>
                </w:rPr>
                <w:t>12</w:t>
              </w:r>
            </w:ins>
          </w:p>
        </w:tc>
        <w:tc>
          <w:tcPr>
            <w:tcW w:w="679" w:type="pct"/>
          </w:tcPr>
          <w:p w14:paraId="415705E8" w14:textId="3A8DBA1F" w:rsidR="004F568B" w:rsidRPr="002E0540" w:rsidRDefault="004F568B" w:rsidP="004F568B">
            <w:pPr>
              <w:jc w:val="left"/>
              <w:rPr>
                <w:ins w:id="2951" w:author="Savinskaya Yulia" w:date="2021-03-09T18:14:00Z"/>
                <w:rFonts w:ascii="Arial" w:hAnsi="Arial" w:cs="Arial"/>
                <w:sz w:val="20"/>
                <w:szCs w:val="20"/>
                <w:lang w:eastAsia="ru-RU"/>
              </w:rPr>
            </w:pPr>
            <w:ins w:id="2952" w:author="Savinskaya Yulia" w:date="2021-03-09T18:14:00Z">
              <w:r w:rsidRPr="002E0540">
                <w:rPr>
                  <w:rFonts w:ascii="Arial" w:hAnsi="Arial" w:cs="Arial"/>
                  <w:sz w:val="20"/>
                  <w:szCs w:val="20"/>
                  <w:lang w:eastAsia="ru-RU"/>
                </w:rPr>
                <w:t>Форма путевого листа</w:t>
              </w:r>
              <w:r>
                <w:rPr>
                  <w:rFonts w:ascii="Arial" w:hAnsi="Arial" w:cs="Arial"/>
                  <w:sz w:val="20"/>
                  <w:szCs w:val="20"/>
                  <w:lang w:eastAsia="ru-RU"/>
                </w:rPr>
                <w:t xml:space="preserve"> ЦБА</w:t>
              </w:r>
            </w:ins>
          </w:p>
        </w:tc>
        <w:tc>
          <w:tcPr>
            <w:tcW w:w="779" w:type="pct"/>
          </w:tcPr>
          <w:p w14:paraId="428A6C59" w14:textId="7E7A7ED9" w:rsidR="004F568B" w:rsidRPr="006A196A" w:rsidRDefault="004F568B" w:rsidP="004F568B">
            <w:pPr>
              <w:jc w:val="center"/>
              <w:rPr>
                <w:ins w:id="2953" w:author="Savinskaya Yulia" w:date="2021-03-09T18:14:00Z"/>
                <w:rFonts w:ascii="Arial" w:hAnsi="Arial" w:cs="Arial"/>
                <w:sz w:val="20"/>
                <w:szCs w:val="20"/>
              </w:rPr>
            </w:pPr>
            <w:ins w:id="2954" w:author="Savinskaya Yulia" w:date="2021-03-09T18:14:00Z">
              <w:r w:rsidRPr="006A196A">
                <w:rPr>
                  <w:rFonts w:ascii="Arial" w:hAnsi="Arial" w:cs="Arial"/>
                  <w:sz w:val="20"/>
                  <w:szCs w:val="20"/>
                </w:rPr>
                <w:t>Формуляр</w:t>
              </w:r>
            </w:ins>
          </w:p>
        </w:tc>
        <w:tc>
          <w:tcPr>
            <w:tcW w:w="511" w:type="pct"/>
          </w:tcPr>
          <w:p w14:paraId="536B6EB8" w14:textId="3C613DEC" w:rsidR="004F568B" w:rsidRPr="00C80DE3" w:rsidRDefault="004F568B" w:rsidP="004F568B">
            <w:pPr>
              <w:jc w:val="center"/>
              <w:rPr>
                <w:ins w:id="2955" w:author="Savinskaya Yulia" w:date="2021-03-09T18:14:00Z"/>
                <w:rFonts w:ascii="Arial" w:hAnsi="Arial" w:cs="Arial"/>
                <w:sz w:val="20"/>
                <w:szCs w:val="20"/>
              </w:rPr>
            </w:pPr>
            <w:ins w:id="2956" w:author="Savinskaya Yulia" w:date="2021-03-09T18:14:00Z">
              <w:r w:rsidRPr="00C80DE3">
                <w:rPr>
                  <w:rFonts w:ascii="Arial" w:hAnsi="Arial" w:cs="Arial"/>
                  <w:sz w:val="20"/>
                  <w:szCs w:val="20"/>
                </w:rPr>
                <w:t>MM67</w:t>
              </w:r>
            </w:ins>
          </w:p>
        </w:tc>
        <w:tc>
          <w:tcPr>
            <w:tcW w:w="2706" w:type="pct"/>
          </w:tcPr>
          <w:p w14:paraId="5B836142" w14:textId="77777777" w:rsidR="004F568B" w:rsidRDefault="00CF31BD" w:rsidP="004F568B">
            <w:pPr>
              <w:jc w:val="center"/>
              <w:rPr>
                <w:ins w:id="2957" w:author="Savinskaya Yulia" w:date="2021-03-09T18:14:00Z"/>
                <w:rStyle w:val="a8"/>
                <w:rFonts w:ascii="Arial" w:hAnsi="Arial" w:cs="Arial"/>
                <w:sz w:val="20"/>
                <w:szCs w:val="20"/>
              </w:rPr>
            </w:pPr>
            <w:ins w:id="2958" w:author="Savinskaya Yulia" w:date="2021-03-09T18:27:00Z">
              <w:r>
                <w:rPr>
                  <w:rStyle w:val="a8"/>
                  <w:rFonts w:ascii="Arial" w:hAnsi="Arial" w:cs="Arial"/>
                  <w:sz w:val="20"/>
                  <w:szCs w:val="20"/>
                </w:rPr>
                <w:object w:dxaOrig="1508" w:dyaOrig="983" w14:anchorId="43D0A6D3">
                  <v:shape id="_x0000_i1035" type="#_x0000_t75" style="width:75pt;height:49.5pt" o:ole="">
                    <v:imagedata r:id="rId48" o:title=""/>
                  </v:shape>
                  <o:OLEObject Type="Embed" ProgID="Excel.Sheet.12" ShapeID="_x0000_i1035" DrawAspect="Icon" ObjectID="_1678792328" r:id="rId49"/>
                </w:object>
              </w:r>
            </w:ins>
          </w:p>
        </w:tc>
      </w:tr>
      <w:tr w:rsidR="004F568B" w:rsidRPr="002E0540" w14:paraId="5E90BD60" w14:textId="77777777" w:rsidTr="004F568B">
        <w:trPr>
          <w:cantSplit/>
        </w:trPr>
        <w:tc>
          <w:tcPr>
            <w:tcW w:w="325" w:type="pct"/>
          </w:tcPr>
          <w:p w14:paraId="5BFB1377" w14:textId="157EAE82" w:rsidR="004F568B" w:rsidRPr="002E0540" w:rsidRDefault="004F568B" w:rsidP="004F568B">
            <w:pPr>
              <w:rPr>
                <w:rFonts w:ascii="Arial" w:hAnsi="Arial" w:cs="Arial"/>
                <w:color w:val="000000"/>
                <w:sz w:val="20"/>
                <w:szCs w:val="20"/>
                <w:lang w:eastAsia="ru-RU"/>
              </w:rPr>
            </w:pPr>
            <w:del w:id="2959" w:author="Savinskaya Yulia" w:date="2021-03-09T18:14:00Z">
              <w:r w:rsidRPr="002E0540" w:rsidDel="004F568B">
                <w:rPr>
                  <w:rFonts w:ascii="Arial" w:hAnsi="Arial" w:cs="Arial"/>
                  <w:color w:val="000000"/>
                  <w:sz w:val="20"/>
                  <w:szCs w:val="20"/>
                  <w:lang w:eastAsia="ru-RU"/>
                </w:rPr>
                <w:delText>1</w:delText>
              </w:r>
              <w:r w:rsidDel="004F568B">
                <w:rPr>
                  <w:rFonts w:ascii="Arial" w:hAnsi="Arial" w:cs="Arial"/>
                  <w:color w:val="000000"/>
                  <w:sz w:val="20"/>
                  <w:szCs w:val="20"/>
                  <w:lang w:eastAsia="ru-RU"/>
                </w:rPr>
                <w:delText>2</w:delText>
              </w:r>
            </w:del>
            <w:ins w:id="2960" w:author="Savinskaya Yulia" w:date="2021-03-09T18:14:00Z">
              <w:r w:rsidRPr="002E0540">
                <w:rPr>
                  <w:rFonts w:ascii="Arial" w:hAnsi="Arial" w:cs="Arial"/>
                  <w:color w:val="000000"/>
                  <w:sz w:val="20"/>
                  <w:szCs w:val="20"/>
                  <w:lang w:eastAsia="ru-RU"/>
                </w:rPr>
                <w:t>1</w:t>
              </w:r>
              <w:r>
                <w:rPr>
                  <w:rFonts w:ascii="Arial" w:hAnsi="Arial" w:cs="Arial"/>
                  <w:color w:val="000000"/>
                  <w:sz w:val="20"/>
                  <w:szCs w:val="20"/>
                  <w:lang w:eastAsia="ru-RU"/>
                </w:rPr>
                <w:t>3</w:t>
              </w:r>
            </w:ins>
          </w:p>
        </w:tc>
        <w:tc>
          <w:tcPr>
            <w:tcW w:w="679" w:type="pct"/>
          </w:tcPr>
          <w:p w14:paraId="4A26AF3F" w14:textId="77777777" w:rsidR="004F568B" w:rsidRPr="002E0540" w:rsidRDefault="004F568B" w:rsidP="004F568B">
            <w:pPr>
              <w:jc w:val="left"/>
              <w:rPr>
                <w:rFonts w:ascii="Arial" w:hAnsi="Arial" w:cs="Arial"/>
                <w:sz w:val="20"/>
                <w:szCs w:val="20"/>
                <w:lang w:eastAsia="ru-RU"/>
              </w:rPr>
            </w:pPr>
            <w:r w:rsidRPr="002E0540">
              <w:rPr>
                <w:rFonts w:ascii="Arial" w:hAnsi="Arial" w:cs="Arial"/>
                <w:sz w:val="20"/>
                <w:szCs w:val="20"/>
                <w:lang w:eastAsia="ru-RU"/>
              </w:rPr>
              <w:t>Форма Акта о простое ТС</w:t>
            </w:r>
          </w:p>
        </w:tc>
        <w:tc>
          <w:tcPr>
            <w:tcW w:w="779" w:type="pct"/>
          </w:tcPr>
          <w:p w14:paraId="491DD6C2" w14:textId="77777777" w:rsidR="004F568B" w:rsidRPr="00C80DE3" w:rsidRDefault="004F568B" w:rsidP="004F568B">
            <w:pPr>
              <w:jc w:val="center"/>
              <w:rPr>
                <w:rFonts w:ascii="Arial" w:hAnsi="Arial" w:cs="Arial"/>
                <w:sz w:val="20"/>
                <w:szCs w:val="20"/>
              </w:rPr>
            </w:pPr>
            <w:r w:rsidRPr="006A196A">
              <w:rPr>
                <w:rFonts w:ascii="Arial" w:hAnsi="Arial" w:cs="Arial"/>
                <w:sz w:val="20"/>
                <w:szCs w:val="20"/>
              </w:rPr>
              <w:t>Формуляр</w:t>
            </w:r>
          </w:p>
        </w:tc>
        <w:tc>
          <w:tcPr>
            <w:tcW w:w="511" w:type="pct"/>
          </w:tcPr>
          <w:p w14:paraId="18C4A646" w14:textId="77777777" w:rsidR="004F568B" w:rsidRPr="00726CFB" w:rsidRDefault="004F568B" w:rsidP="004F568B">
            <w:pPr>
              <w:jc w:val="center"/>
              <w:rPr>
                <w:rFonts w:ascii="Arial" w:hAnsi="Arial" w:cs="Arial"/>
                <w:sz w:val="20"/>
                <w:szCs w:val="20"/>
              </w:rPr>
            </w:pPr>
            <w:r w:rsidRPr="00C80DE3">
              <w:rPr>
                <w:rFonts w:ascii="Arial" w:hAnsi="Arial" w:cs="Arial"/>
                <w:sz w:val="20"/>
                <w:szCs w:val="20"/>
              </w:rPr>
              <w:t>MM67</w:t>
            </w:r>
          </w:p>
        </w:tc>
        <w:tc>
          <w:tcPr>
            <w:tcW w:w="2706" w:type="pct"/>
          </w:tcPr>
          <w:p w14:paraId="4B2B7E15" w14:textId="77777777" w:rsidR="004F568B" w:rsidRPr="00AE12DE" w:rsidRDefault="000917EE" w:rsidP="004F568B">
            <w:pPr>
              <w:jc w:val="center"/>
              <w:rPr>
                <w:rFonts w:ascii="Arial" w:hAnsi="Arial" w:cs="Arial"/>
                <w:sz w:val="20"/>
                <w:szCs w:val="20"/>
              </w:rPr>
            </w:pPr>
            <w:hyperlink r:id="rId50" w:history="1">
              <w:r w:rsidR="004F568B" w:rsidRPr="00AE12DE">
                <w:rPr>
                  <w:rStyle w:val="a8"/>
                  <w:rFonts w:ascii="Arial" w:hAnsi="Arial" w:cs="Arial"/>
                  <w:sz w:val="20"/>
                  <w:szCs w:val="20"/>
                </w:rPr>
                <w:t>http://portal.polyus.com/ERP/ERPDocuments/07_Концептуальный дизайн/06_Реестр формуляров/МТО/Акт о простое ТС_ПЛ.xls</w:t>
              </w:r>
            </w:hyperlink>
          </w:p>
        </w:tc>
      </w:tr>
      <w:tr w:rsidR="004F568B" w:rsidRPr="002E0540" w14:paraId="18C72BCC" w14:textId="77777777" w:rsidTr="004F568B">
        <w:trPr>
          <w:cantSplit/>
        </w:trPr>
        <w:tc>
          <w:tcPr>
            <w:tcW w:w="325" w:type="pct"/>
          </w:tcPr>
          <w:p w14:paraId="71BDEC3B" w14:textId="37B7B067" w:rsidR="004F568B" w:rsidRPr="002E0540" w:rsidRDefault="004F568B" w:rsidP="004F568B">
            <w:pPr>
              <w:rPr>
                <w:rFonts w:ascii="Arial" w:hAnsi="Arial" w:cs="Arial"/>
                <w:color w:val="000000"/>
                <w:sz w:val="20"/>
                <w:szCs w:val="20"/>
                <w:lang w:eastAsia="ru-RU"/>
              </w:rPr>
            </w:pPr>
            <w:del w:id="2961" w:author="Savinskaya Yulia" w:date="2021-03-09T18:14:00Z">
              <w:r w:rsidRPr="002E0540" w:rsidDel="004F568B">
                <w:rPr>
                  <w:rFonts w:ascii="Arial" w:hAnsi="Arial" w:cs="Arial"/>
                  <w:color w:val="000000"/>
                  <w:sz w:val="20"/>
                  <w:szCs w:val="20"/>
                  <w:lang w:eastAsia="ru-RU"/>
                </w:rPr>
                <w:delText>1</w:delText>
              </w:r>
              <w:r w:rsidDel="004F568B">
                <w:rPr>
                  <w:rFonts w:ascii="Arial" w:hAnsi="Arial" w:cs="Arial"/>
                  <w:color w:val="000000"/>
                  <w:sz w:val="20"/>
                  <w:szCs w:val="20"/>
                  <w:lang w:eastAsia="ru-RU"/>
                </w:rPr>
                <w:delText>3</w:delText>
              </w:r>
            </w:del>
            <w:ins w:id="2962" w:author="Savinskaya Yulia" w:date="2021-03-09T18:14:00Z">
              <w:r w:rsidRPr="002E0540">
                <w:rPr>
                  <w:rFonts w:ascii="Arial" w:hAnsi="Arial" w:cs="Arial"/>
                  <w:color w:val="000000"/>
                  <w:sz w:val="20"/>
                  <w:szCs w:val="20"/>
                  <w:lang w:eastAsia="ru-RU"/>
                </w:rPr>
                <w:t>1</w:t>
              </w:r>
              <w:r>
                <w:rPr>
                  <w:rFonts w:ascii="Arial" w:hAnsi="Arial" w:cs="Arial"/>
                  <w:color w:val="000000"/>
                  <w:sz w:val="20"/>
                  <w:szCs w:val="20"/>
                  <w:lang w:eastAsia="ru-RU"/>
                </w:rPr>
                <w:t>4</w:t>
              </w:r>
            </w:ins>
          </w:p>
        </w:tc>
        <w:tc>
          <w:tcPr>
            <w:tcW w:w="679" w:type="pct"/>
          </w:tcPr>
          <w:p w14:paraId="1E1C83E7" w14:textId="77777777" w:rsidR="004F568B" w:rsidRPr="00AE12DE" w:rsidRDefault="004F568B" w:rsidP="004F568B">
            <w:pPr>
              <w:rPr>
                <w:rFonts w:ascii="Arial" w:hAnsi="Arial" w:cs="Arial"/>
                <w:sz w:val="20"/>
                <w:szCs w:val="20"/>
              </w:rPr>
            </w:pPr>
            <w:r w:rsidRPr="002E0540">
              <w:rPr>
                <w:rFonts w:ascii="Arial" w:hAnsi="Arial" w:cs="Arial"/>
                <w:sz w:val="20"/>
                <w:szCs w:val="20"/>
                <w:lang w:eastAsia="ru-RU"/>
              </w:rPr>
              <w:t xml:space="preserve">Форма </w:t>
            </w:r>
            <w:r w:rsidRPr="002E0540">
              <w:rPr>
                <w:rFonts w:ascii="Arial" w:hAnsi="Arial" w:cs="Arial"/>
                <w:color w:val="000000"/>
                <w:sz w:val="20"/>
                <w:szCs w:val="20"/>
                <w:lang w:eastAsia="ru-RU"/>
              </w:rPr>
              <w:t>Предрейсовый и послерейсовый осмотр</w:t>
            </w:r>
          </w:p>
          <w:p w14:paraId="46FD011F" w14:textId="77777777" w:rsidR="004F568B" w:rsidRPr="002E0540" w:rsidRDefault="004F568B" w:rsidP="004F568B">
            <w:pPr>
              <w:jc w:val="left"/>
              <w:rPr>
                <w:rFonts w:ascii="Arial" w:hAnsi="Arial" w:cs="Arial"/>
                <w:sz w:val="20"/>
                <w:szCs w:val="20"/>
                <w:lang w:eastAsia="ru-RU"/>
              </w:rPr>
            </w:pPr>
          </w:p>
        </w:tc>
        <w:tc>
          <w:tcPr>
            <w:tcW w:w="779" w:type="pct"/>
          </w:tcPr>
          <w:p w14:paraId="7320D1AF" w14:textId="77777777" w:rsidR="004F568B" w:rsidRPr="00C80DE3" w:rsidRDefault="004F568B" w:rsidP="004F568B">
            <w:pPr>
              <w:jc w:val="center"/>
              <w:rPr>
                <w:rFonts w:ascii="Arial" w:hAnsi="Arial" w:cs="Arial"/>
                <w:sz w:val="20"/>
                <w:szCs w:val="20"/>
              </w:rPr>
            </w:pPr>
            <w:r w:rsidRPr="006A196A">
              <w:rPr>
                <w:rFonts w:ascii="Arial" w:hAnsi="Arial" w:cs="Arial"/>
                <w:sz w:val="20"/>
                <w:szCs w:val="20"/>
              </w:rPr>
              <w:t>Формуляр</w:t>
            </w:r>
          </w:p>
        </w:tc>
        <w:tc>
          <w:tcPr>
            <w:tcW w:w="511" w:type="pct"/>
          </w:tcPr>
          <w:p w14:paraId="4D191518" w14:textId="77777777" w:rsidR="004F568B" w:rsidRPr="00726CFB" w:rsidRDefault="004F568B" w:rsidP="004F568B">
            <w:pPr>
              <w:jc w:val="center"/>
              <w:rPr>
                <w:rFonts w:ascii="Arial" w:hAnsi="Arial" w:cs="Arial"/>
                <w:sz w:val="20"/>
                <w:szCs w:val="20"/>
              </w:rPr>
            </w:pPr>
            <w:r w:rsidRPr="00C80DE3">
              <w:rPr>
                <w:rFonts w:ascii="Arial" w:hAnsi="Arial" w:cs="Arial"/>
                <w:sz w:val="20"/>
                <w:szCs w:val="20"/>
              </w:rPr>
              <w:t>MM67</w:t>
            </w:r>
          </w:p>
        </w:tc>
        <w:tc>
          <w:tcPr>
            <w:tcW w:w="2706" w:type="pct"/>
          </w:tcPr>
          <w:p w14:paraId="564B108F" w14:textId="77777777" w:rsidR="004F568B" w:rsidRPr="00AE12DE" w:rsidRDefault="000917EE" w:rsidP="004F568B">
            <w:pPr>
              <w:jc w:val="center"/>
              <w:rPr>
                <w:rFonts w:ascii="Arial" w:hAnsi="Arial" w:cs="Arial"/>
                <w:sz w:val="20"/>
                <w:szCs w:val="20"/>
              </w:rPr>
            </w:pPr>
            <w:hyperlink r:id="rId51" w:history="1">
              <w:r w:rsidR="004F568B" w:rsidRPr="00AE12DE">
                <w:rPr>
                  <w:rStyle w:val="a8"/>
                  <w:rFonts w:ascii="Arial" w:hAnsi="Arial" w:cs="Arial"/>
                  <w:sz w:val="20"/>
                  <w:szCs w:val="20"/>
                </w:rPr>
                <w:t>http://portal.polyus.com/ERP/ERPDocuments/07_Концептуальный дизайн/06_Реестр%20формуляров/МТО/Предрейсовый и послерейсовый осмотр_ПЛ.xls</w:t>
              </w:r>
            </w:hyperlink>
          </w:p>
        </w:tc>
      </w:tr>
      <w:tr w:rsidR="004F568B" w:rsidRPr="002E0540" w14:paraId="7B754E19" w14:textId="77777777" w:rsidTr="004F568B">
        <w:trPr>
          <w:cantSplit/>
        </w:trPr>
        <w:tc>
          <w:tcPr>
            <w:tcW w:w="325" w:type="pct"/>
          </w:tcPr>
          <w:p w14:paraId="2BE7EF87" w14:textId="76AE60A4" w:rsidR="004F568B" w:rsidRPr="002E0540" w:rsidRDefault="004F568B" w:rsidP="004F568B">
            <w:pPr>
              <w:rPr>
                <w:rFonts w:ascii="Arial" w:hAnsi="Arial" w:cs="Arial"/>
                <w:color w:val="000000"/>
                <w:sz w:val="20"/>
                <w:szCs w:val="20"/>
                <w:lang w:eastAsia="ru-RU"/>
              </w:rPr>
            </w:pPr>
            <w:del w:id="2963" w:author="Savinskaya Yulia" w:date="2021-03-09T18:14:00Z">
              <w:r w:rsidDel="004F568B">
                <w:rPr>
                  <w:rFonts w:ascii="Arial" w:hAnsi="Arial" w:cs="Arial"/>
                  <w:color w:val="000000"/>
                  <w:sz w:val="20"/>
                  <w:szCs w:val="20"/>
                  <w:lang w:eastAsia="ru-RU"/>
                </w:rPr>
                <w:lastRenderedPageBreak/>
                <w:delText>14</w:delText>
              </w:r>
            </w:del>
            <w:ins w:id="2964" w:author="Savinskaya Yulia" w:date="2021-03-09T18:14:00Z">
              <w:r>
                <w:rPr>
                  <w:rFonts w:ascii="Arial" w:hAnsi="Arial" w:cs="Arial"/>
                  <w:color w:val="000000"/>
                  <w:sz w:val="20"/>
                  <w:szCs w:val="20"/>
                  <w:lang w:eastAsia="ru-RU"/>
                </w:rPr>
                <w:t>15</w:t>
              </w:r>
            </w:ins>
          </w:p>
        </w:tc>
        <w:tc>
          <w:tcPr>
            <w:tcW w:w="679" w:type="pct"/>
          </w:tcPr>
          <w:p w14:paraId="7BDCCD47" w14:textId="308F149A" w:rsidR="004F568B" w:rsidRPr="002E0540" w:rsidRDefault="004F568B" w:rsidP="004F568B">
            <w:pPr>
              <w:rPr>
                <w:rFonts w:ascii="Arial" w:hAnsi="Arial" w:cs="Arial"/>
                <w:sz w:val="20"/>
                <w:szCs w:val="20"/>
                <w:lang w:eastAsia="ru-RU"/>
              </w:rPr>
            </w:pPr>
            <w:r>
              <w:rPr>
                <w:rFonts w:ascii="Arial" w:hAnsi="Arial" w:cs="Arial"/>
                <w:sz w:val="20"/>
                <w:szCs w:val="20"/>
              </w:rPr>
              <w:t>Справка ЭСМ-7</w:t>
            </w:r>
          </w:p>
        </w:tc>
        <w:tc>
          <w:tcPr>
            <w:tcW w:w="779" w:type="pct"/>
          </w:tcPr>
          <w:p w14:paraId="60BC28AF" w14:textId="77777777" w:rsidR="004F568B" w:rsidRPr="002E0540" w:rsidRDefault="004F568B" w:rsidP="004F568B">
            <w:pPr>
              <w:jc w:val="center"/>
              <w:rPr>
                <w:rFonts w:ascii="Arial" w:hAnsi="Arial" w:cs="Arial"/>
                <w:sz w:val="20"/>
                <w:szCs w:val="20"/>
              </w:rPr>
            </w:pPr>
            <w:r>
              <w:rPr>
                <w:rFonts w:ascii="Arial" w:hAnsi="Arial" w:cs="Arial"/>
                <w:sz w:val="20"/>
                <w:szCs w:val="20"/>
              </w:rPr>
              <w:t>Отчет</w:t>
            </w:r>
          </w:p>
        </w:tc>
        <w:tc>
          <w:tcPr>
            <w:tcW w:w="511" w:type="pct"/>
          </w:tcPr>
          <w:p w14:paraId="2D71A036" w14:textId="77777777" w:rsidR="004F568B" w:rsidRPr="002E0540" w:rsidRDefault="004F568B" w:rsidP="004F568B">
            <w:pPr>
              <w:jc w:val="center"/>
              <w:rPr>
                <w:rFonts w:ascii="Arial" w:hAnsi="Arial" w:cs="Arial"/>
                <w:sz w:val="20"/>
                <w:szCs w:val="20"/>
              </w:rPr>
            </w:pPr>
            <w:r>
              <w:rPr>
                <w:rFonts w:ascii="Arial" w:hAnsi="Arial" w:cs="Arial"/>
                <w:sz w:val="20"/>
                <w:szCs w:val="20"/>
              </w:rPr>
              <w:t>ММ133</w:t>
            </w:r>
          </w:p>
        </w:tc>
        <w:tc>
          <w:tcPr>
            <w:tcW w:w="2706" w:type="pct"/>
          </w:tcPr>
          <w:p w14:paraId="7B1BFAE6" w14:textId="77777777" w:rsidR="004F568B" w:rsidRPr="002E0540" w:rsidRDefault="004F568B" w:rsidP="004F568B">
            <w:pPr>
              <w:jc w:val="center"/>
              <w:rPr>
                <w:rStyle w:val="a8"/>
                <w:rFonts w:ascii="Arial" w:hAnsi="Arial" w:cs="Arial"/>
                <w:sz w:val="20"/>
                <w:szCs w:val="20"/>
              </w:rPr>
            </w:pPr>
            <w:r>
              <w:rPr>
                <w:rStyle w:val="a8"/>
                <w:rFonts w:ascii="Arial" w:hAnsi="Arial" w:cs="Arial"/>
                <w:sz w:val="20"/>
                <w:szCs w:val="20"/>
              </w:rPr>
              <w:t>-</w:t>
            </w:r>
          </w:p>
        </w:tc>
      </w:tr>
      <w:tr w:rsidR="004F568B" w:rsidRPr="002E0540" w14:paraId="240D4B7A" w14:textId="77777777" w:rsidTr="004F568B">
        <w:trPr>
          <w:cantSplit/>
        </w:trPr>
        <w:tc>
          <w:tcPr>
            <w:tcW w:w="325" w:type="pct"/>
            <w:tcBorders>
              <w:bottom w:val="single" w:sz="12" w:space="0" w:color="auto"/>
            </w:tcBorders>
          </w:tcPr>
          <w:p w14:paraId="6D156631" w14:textId="6EDBBF6E" w:rsidR="004F568B" w:rsidRPr="00AE12DE" w:rsidRDefault="004F568B" w:rsidP="004F568B">
            <w:pPr>
              <w:rPr>
                <w:rFonts w:ascii="Arial" w:hAnsi="Arial" w:cs="Arial"/>
                <w:sz w:val="20"/>
                <w:szCs w:val="20"/>
              </w:rPr>
            </w:pPr>
            <w:del w:id="2965" w:author="Savinskaya Yulia" w:date="2021-03-09T18:14:00Z">
              <w:r w:rsidRPr="00AE12DE" w:rsidDel="004F568B">
                <w:rPr>
                  <w:rFonts w:ascii="Arial" w:hAnsi="Arial" w:cs="Arial"/>
                  <w:sz w:val="20"/>
                  <w:szCs w:val="20"/>
                </w:rPr>
                <w:delText>15</w:delText>
              </w:r>
            </w:del>
            <w:ins w:id="2966" w:author="Savinskaya Yulia" w:date="2021-03-09T18:14:00Z">
              <w:r w:rsidRPr="00AE12DE">
                <w:rPr>
                  <w:rFonts w:ascii="Arial" w:hAnsi="Arial" w:cs="Arial"/>
                  <w:sz w:val="20"/>
                  <w:szCs w:val="20"/>
                </w:rPr>
                <w:t>1</w:t>
              </w:r>
              <w:r>
                <w:rPr>
                  <w:rFonts w:ascii="Arial" w:hAnsi="Arial" w:cs="Arial"/>
                  <w:sz w:val="20"/>
                  <w:szCs w:val="20"/>
                </w:rPr>
                <w:t>6</w:t>
              </w:r>
            </w:ins>
          </w:p>
        </w:tc>
        <w:tc>
          <w:tcPr>
            <w:tcW w:w="679" w:type="pct"/>
            <w:tcBorders>
              <w:bottom w:val="single" w:sz="12" w:space="0" w:color="auto"/>
            </w:tcBorders>
          </w:tcPr>
          <w:p w14:paraId="68FE5C1C" w14:textId="23F772CD" w:rsidR="004F568B" w:rsidRDefault="004F568B" w:rsidP="004F568B">
            <w:pPr>
              <w:rPr>
                <w:rFonts w:ascii="Arial" w:hAnsi="Arial" w:cs="Arial"/>
                <w:sz w:val="20"/>
                <w:szCs w:val="20"/>
              </w:rPr>
            </w:pPr>
            <w:r w:rsidRPr="00AE12DE">
              <w:rPr>
                <w:rFonts w:ascii="Arial" w:hAnsi="Arial" w:cs="Arial"/>
                <w:sz w:val="20"/>
                <w:szCs w:val="20"/>
              </w:rPr>
              <w:t>Отчет Транспортная накладная</w:t>
            </w:r>
          </w:p>
        </w:tc>
        <w:tc>
          <w:tcPr>
            <w:tcW w:w="779" w:type="pct"/>
            <w:tcBorders>
              <w:bottom w:val="single" w:sz="12" w:space="0" w:color="auto"/>
            </w:tcBorders>
          </w:tcPr>
          <w:p w14:paraId="0120972F" w14:textId="317AAA4D" w:rsidR="004F568B" w:rsidRDefault="004F568B" w:rsidP="004F568B">
            <w:pPr>
              <w:jc w:val="center"/>
              <w:rPr>
                <w:rFonts w:ascii="Arial" w:hAnsi="Arial" w:cs="Arial"/>
                <w:sz w:val="20"/>
                <w:szCs w:val="20"/>
              </w:rPr>
            </w:pPr>
            <w:r>
              <w:rPr>
                <w:rFonts w:ascii="Arial" w:hAnsi="Arial" w:cs="Arial"/>
                <w:sz w:val="20"/>
                <w:szCs w:val="20"/>
              </w:rPr>
              <w:t>Отчет</w:t>
            </w:r>
          </w:p>
        </w:tc>
        <w:tc>
          <w:tcPr>
            <w:tcW w:w="511" w:type="pct"/>
            <w:tcBorders>
              <w:bottom w:val="single" w:sz="12" w:space="0" w:color="auto"/>
            </w:tcBorders>
          </w:tcPr>
          <w:p w14:paraId="5A54A6F6" w14:textId="49E40C09" w:rsidR="004F568B" w:rsidRDefault="004F568B" w:rsidP="004F568B">
            <w:pPr>
              <w:jc w:val="center"/>
              <w:rPr>
                <w:rFonts w:ascii="Arial" w:hAnsi="Arial" w:cs="Arial"/>
                <w:sz w:val="20"/>
                <w:szCs w:val="20"/>
              </w:rPr>
            </w:pPr>
            <w:r>
              <w:rPr>
                <w:rFonts w:ascii="Arial" w:hAnsi="Arial" w:cs="Arial"/>
                <w:sz w:val="20"/>
                <w:szCs w:val="20"/>
              </w:rPr>
              <w:t>ММ133</w:t>
            </w:r>
          </w:p>
        </w:tc>
        <w:tc>
          <w:tcPr>
            <w:tcW w:w="2706" w:type="pct"/>
            <w:tcBorders>
              <w:bottom w:val="single" w:sz="12" w:space="0" w:color="auto"/>
            </w:tcBorders>
          </w:tcPr>
          <w:p w14:paraId="7C9610BE" w14:textId="4CAE9AB9" w:rsidR="004F568B" w:rsidRDefault="004F568B" w:rsidP="004F568B">
            <w:pPr>
              <w:jc w:val="center"/>
              <w:rPr>
                <w:rStyle w:val="a8"/>
                <w:rFonts w:ascii="Arial" w:hAnsi="Arial" w:cs="Arial"/>
                <w:sz w:val="20"/>
                <w:szCs w:val="20"/>
              </w:rPr>
            </w:pPr>
            <w:r>
              <w:rPr>
                <w:rStyle w:val="a8"/>
                <w:rFonts w:ascii="Arial" w:hAnsi="Arial" w:cs="Arial"/>
                <w:sz w:val="20"/>
                <w:szCs w:val="20"/>
              </w:rPr>
              <w:t>-</w:t>
            </w:r>
          </w:p>
        </w:tc>
      </w:tr>
    </w:tbl>
    <w:p w14:paraId="5E4221B9" w14:textId="77777777" w:rsidR="00695202" w:rsidRPr="008C7F95" w:rsidRDefault="009A2B20" w:rsidP="008C7F95">
      <w:pPr>
        <w:pStyle w:val="23"/>
        <w:keepNext/>
        <w:keepLines/>
        <w:numPr>
          <w:ilvl w:val="1"/>
          <w:numId w:val="8"/>
        </w:numPr>
        <w:spacing w:before="160" w:after="120" w:line="276" w:lineRule="auto"/>
        <w:rPr>
          <w:rFonts w:eastAsiaTheme="majorEastAsia" w:cstheme="majorBidi"/>
          <w:bCs w:val="0"/>
          <w:iCs w:val="0"/>
          <w:szCs w:val="26"/>
        </w:rPr>
      </w:pPr>
      <w:bookmarkStart w:id="2967" w:name="_Toc523837300"/>
      <w:bookmarkStart w:id="2968" w:name="_Toc65146864"/>
      <w:r>
        <w:rPr>
          <w:rFonts w:eastAsiaTheme="majorEastAsia" w:cstheme="majorBidi"/>
          <w:bCs w:val="0"/>
          <w:iCs w:val="0"/>
          <w:szCs w:val="26"/>
        </w:rPr>
        <w:t xml:space="preserve">Перечень доработок, </w:t>
      </w:r>
      <w:r w:rsidR="00695202" w:rsidRPr="008C7F95">
        <w:rPr>
          <w:rFonts w:eastAsiaTheme="majorEastAsia" w:cstheme="majorBidi"/>
          <w:bCs w:val="0"/>
          <w:iCs w:val="0"/>
          <w:szCs w:val="26"/>
        </w:rPr>
        <w:t>Разработ</w:t>
      </w:r>
      <w:r>
        <w:rPr>
          <w:rFonts w:eastAsiaTheme="majorEastAsia" w:cstheme="majorBidi"/>
          <w:bCs w:val="0"/>
          <w:iCs w:val="0"/>
          <w:szCs w:val="26"/>
        </w:rPr>
        <w:t>о</w:t>
      </w:r>
      <w:r w:rsidR="00695202" w:rsidRPr="008C7F95">
        <w:rPr>
          <w:rFonts w:eastAsiaTheme="majorEastAsia" w:cstheme="majorBidi"/>
          <w:bCs w:val="0"/>
          <w:iCs w:val="0"/>
          <w:szCs w:val="26"/>
        </w:rPr>
        <w:t>к</w:t>
      </w:r>
      <w:r w:rsidR="00C609BD">
        <w:rPr>
          <w:rFonts w:eastAsiaTheme="majorEastAsia" w:cstheme="majorBidi"/>
          <w:bCs w:val="0"/>
          <w:iCs w:val="0"/>
          <w:szCs w:val="26"/>
        </w:rPr>
        <w:t xml:space="preserve"> и интеграция (интерфейсы)</w:t>
      </w:r>
      <w:bookmarkEnd w:id="2932"/>
      <w:bookmarkEnd w:id="2967"/>
      <w:bookmarkEnd w:id="2968"/>
    </w:p>
    <w:p w14:paraId="2A148DCD" w14:textId="77777777" w:rsidR="00564937" w:rsidRDefault="00564937" w:rsidP="00564937">
      <w:pPr>
        <w:pStyle w:val="31"/>
        <w:numPr>
          <w:ilvl w:val="2"/>
          <w:numId w:val="8"/>
        </w:numPr>
        <w:rPr>
          <w:caps/>
        </w:rPr>
      </w:pPr>
      <w:bookmarkStart w:id="2969" w:name="_Toc520705051"/>
      <w:bookmarkStart w:id="2970" w:name="_Toc523837301"/>
      <w:bookmarkStart w:id="2971" w:name="_Toc65146865"/>
      <w:r>
        <w:rPr>
          <w:caps/>
        </w:rPr>
        <w:t xml:space="preserve">Перечень доработок, разработок </w:t>
      </w:r>
      <w:r w:rsidR="004C6394">
        <w:rPr>
          <w:caps/>
        </w:rPr>
        <w:t>и интеграция</w:t>
      </w:r>
      <w:r w:rsidRPr="000835FE">
        <w:rPr>
          <w:caps/>
        </w:rPr>
        <w:t xml:space="preserve"> бизнес-процесса </w:t>
      </w:r>
      <w:r>
        <w:rPr>
          <w:caps/>
        </w:rPr>
        <w:t>ПП-10.06.02-</w:t>
      </w:r>
      <w:r>
        <w:rPr>
          <w:caps/>
          <w:lang w:val="en-US"/>
        </w:rPr>
        <w:t>ERP</w:t>
      </w:r>
      <w:r w:rsidRPr="00E856BD">
        <w:rPr>
          <w:caps/>
        </w:rPr>
        <w:t xml:space="preserve"> </w:t>
      </w:r>
      <w:r>
        <w:rPr>
          <w:caps/>
        </w:rPr>
        <w:t xml:space="preserve">Оперативное </w:t>
      </w:r>
      <w:r w:rsidR="00424ACE">
        <w:rPr>
          <w:caps/>
        </w:rPr>
        <w:t>управление транспортировкой</w:t>
      </w:r>
      <w:bookmarkEnd w:id="2969"/>
      <w:bookmarkEnd w:id="2970"/>
      <w:bookmarkEnd w:id="2971"/>
    </w:p>
    <w:p w14:paraId="7190B1E9" w14:textId="1A092BA1" w:rsidR="004C6394" w:rsidRPr="00467379" w:rsidRDefault="004C6394" w:rsidP="004C6394">
      <w:pPr>
        <w:pStyle w:val="a7"/>
        <w:keepNext/>
        <w:spacing w:after="240" w:afterAutospacing="0" w:line="276" w:lineRule="auto"/>
        <w:jc w:val="right"/>
        <w:rPr>
          <w:rFonts w:ascii="Arial" w:hAnsi="Arial" w:cs="Arial"/>
          <w:b/>
          <w:sz w:val="22"/>
          <w:szCs w:val="22"/>
        </w:rPr>
      </w:pPr>
      <w:r w:rsidRPr="00467379">
        <w:rPr>
          <w:rFonts w:ascii="Arial" w:hAnsi="Arial" w:cs="Arial"/>
          <w:b/>
          <w:sz w:val="22"/>
          <w:szCs w:val="22"/>
        </w:rPr>
        <w:t xml:space="preserve">Таблица </w:t>
      </w:r>
      <w:del w:id="2972" w:author="Savinskaya Yulia" w:date="2021-02-25T11:57:00Z">
        <w:r w:rsidR="002E0540" w:rsidRPr="00467379" w:rsidDel="009842FD">
          <w:rPr>
            <w:rFonts w:ascii="Arial" w:hAnsi="Arial" w:cs="Arial"/>
            <w:b/>
            <w:sz w:val="22"/>
            <w:szCs w:val="22"/>
          </w:rPr>
          <w:fldChar w:fldCharType="begin"/>
        </w:r>
        <w:r w:rsidR="002E0540" w:rsidRPr="00467379" w:rsidDel="009842FD">
          <w:rPr>
            <w:rFonts w:ascii="Arial" w:hAnsi="Arial" w:cs="Arial"/>
            <w:b/>
            <w:sz w:val="22"/>
            <w:szCs w:val="22"/>
          </w:rPr>
          <w:delInstrText xml:space="preserve"> SEQ Таблица \* ARABIC </w:delInstrText>
        </w:r>
        <w:r w:rsidR="002E0540" w:rsidRPr="00467379" w:rsidDel="009842FD">
          <w:rPr>
            <w:rFonts w:ascii="Arial" w:hAnsi="Arial" w:cs="Arial"/>
            <w:b/>
            <w:sz w:val="22"/>
            <w:szCs w:val="22"/>
          </w:rPr>
          <w:fldChar w:fldCharType="separate"/>
        </w:r>
        <w:r w:rsidR="002E0540" w:rsidDel="009842FD">
          <w:rPr>
            <w:rFonts w:ascii="Arial" w:hAnsi="Arial" w:cs="Arial"/>
            <w:b/>
            <w:noProof/>
            <w:sz w:val="22"/>
            <w:szCs w:val="22"/>
          </w:rPr>
          <w:delText>5</w:delText>
        </w:r>
        <w:r w:rsidR="002E0540" w:rsidRPr="00467379" w:rsidDel="009842FD">
          <w:rPr>
            <w:rFonts w:ascii="Arial" w:hAnsi="Arial" w:cs="Arial"/>
            <w:b/>
            <w:sz w:val="22"/>
            <w:szCs w:val="22"/>
          </w:rPr>
          <w:fldChar w:fldCharType="end"/>
        </w:r>
        <w:r w:rsidR="002E0540" w:rsidDel="009842FD">
          <w:rPr>
            <w:rFonts w:ascii="Arial" w:hAnsi="Arial" w:cs="Arial"/>
            <w:b/>
            <w:sz w:val="22"/>
            <w:szCs w:val="22"/>
          </w:rPr>
          <w:delText>2</w:delText>
        </w:r>
      </w:del>
      <w:ins w:id="2973" w:author="Savinskaya Yulia" w:date="2021-02-25T15:30:00Z">
        <w:r w:rsidR="00F31DDE">
          <w:rPr>
            <w:rFonts w:ascii="Arial" w:hAnsi="Arial" w:cs="Arial"/>
            <w:b/>
            <w:sz w:val="22"/>
            <w:szCs w:val="22"/>
          </w:rPr>
          <w:t>59</w:t>
        </w:r>
      </w:ins>
      <w:r w:rsidRPr="00467379">
        <w:rPr>
          <w:rFonts w:ascii="Arial" w:hAnsi="Arial" w:cs="Arial"/>
          <w:b/>
          <w:sz w:val="22"/>
          <w:szCs w:val="22"/>
        </w:rPr>
        <w:t>. Разработки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51"/>
        <w:gridCol w:w="1844"/>
        <w:gridCol w:w="1844"/>
        <w:gridCol w:w="1844"/>
        <w:gridCol w:w="4093"/>
      </w:tblGrid>
      <w:tr w:rsidR="001D0E99" w:rsidRPr="006F5656" w14:paraId="52DE4611" w14:textId="77777777" w:rsidTr="00AE12DE">
        <w:trPr>
          <w:cantSplit/>
          <w:trHeight w:val="397"/>
          <w:tblHeader/>
        </w:trPr>
        <w:tc>
          <w:tcPr>
            <w:tcW w:w="271" w:type="pct"/>
            <w:shd w:val="clear" w:color="auto" w:fill="FFC000"/>
            <w:vAlign w:val="center"/>
          </w:tcPr>
          <w:p w14:paraId="57061993" w14:textId="77777777" w:rsidR="004C6394" w:rsidRPr="006F5656" w:rsidRDefault="004C6394" w:rsidP="00AC4ACF">
            <w:pPr>
              <w:jc w:val="center"/>
              <w:rPr>
                <w:rFonts w:ascii="Arial" w:hAnsi="Arial" w:cs="Arial"/>
                <w:b/>
                <w:sz w:val="20"/>
                <w:szCs w:val="20"/>
              </w:rPr>
            </w:pPr>
            <w:r w:rsidRPr="008C7F95">
              <w:rPr>
                <w:rFonts w:ascii="Arial" w:hAnsi="Arial" w:cs="Arial"/>
                <w:b/>
                <w:sz w:val="20"/>
                <w:szCs w:val="20"/>
                <w:lang w:eastAsia="ru-RU"/>
              </w:rPr>
              <w:t>№ п.п</w:t>
            </w:r>
          </w:p>
        </w:tc>
        <w:tc>
          <w:tcPr>
            <w:tcW w:w="906" w:type="pct"/>
            <w:shd w:val="clear" w:color="auto" w:fill="FFC000"/>
            <w:vAlign w:val="center"/>
          </w:tcPr>
          <w:p w14:paraId="201005D4" w14:textId="77777777" w:rsidR="004C6394" w:rsidRPr="008C7F95" w:rsidRDefault="004C6394" w:rsidP="00AC4ACF">
            <w:pPr>
              <w:jc w:val="center"/>
              <w:rPr>
                <w:rFonts w:ascii="Arial" w:hAnsi="Arial" w:cs="Arial"/>
                <w:b/>
                <w:sz w:val="20"/>
                <w:szCs w:val="20"/>
                <w:lang w:eastAsia="ru-RU"/>
              </w:rPr>
            </w:pPr>
            <w:r>
              <w:rPr>
                <w:rFonts w:ascii="Arial" w:hAnsi="Arial" w:cs="Arial"/>
                <w:b/>
                <w:sz w:val="20"/>
                <w:szCs w:val="20"/>
                <w:lang w:eastAsia="ru-RU"/>
              </w:rPr>
              <w:t>Название</w:t>
            </w:r>
          </w:p>
        </w:tc>
        <w:tc>
          <w:tcPr>
            <w:tcW w:w="906" w:type="pct"/>
            <w:shd w:val="clear" w:color="auto" w:fill="FFC000"/>
            <w:vAlign w:val="center"/>
          </w:tcPr>
          <w:p w14:paraId="21BC5F4C" w14:textId="77777777" w:rsidR="004C6394" w:rsidRPr="006F5656" w:rsidRDefault="004C6394" w:rsidP="00AC4ACF">
            <w:pPr>
              <w:jc w:val="center"/>
              <w:rPr>
                <w:rFonts w:ascii="Arial" w:hAnsi="Arial" w:cs="Arial"/>
                <w:b/>
                <w:sz w:val="20"/>
                <w:szCs w:val="20"/>
              </w:rPr>
            </w:pPr>
            <w:r w:rsidRPr="008C7F95">
              <w:rPr>
                <w:rFonts w:ascii="Arial" w:hAnsi="Arial" w:cs="Arial"/>
                <w:b/>
                <w:sz w:val="20"/>
                <w:szCs w:val="20"/>
                <w:lang w:eastAsia="ru-RU"/>
              </w:rPr>
              <w:t>Тип реализации</w:t>
            </w:r>
          </w:p>
        </w:tc>
        <w:tc>
          <w:tcPr>
            <w:tcW w:w="906" w:type="pct"/>
            <w:shd w:val="clear" w:color="auto" w:fill="FFC000"/>
            <w:vAlign w:val="center"/>
          </w:tcPr>
          <w:p w14:paraId="52A0B2D0" w14:textId="77777777" w:rsidR="004C6394" w:rsidRPr="006F5656" w:rsidRDefault="004C6394" w:rsidP="00AC4ACF">
            <w:pPr>
              <w:jc w:val="center"/>
              <w:rPr>
                <w:rFonts w:ascii="Arial" w:hAnsi="Arial" w:cs="Arial"/>
                <w:b/>
                <w:sz w:val="20"/>
                <w:szCs w:val="20"/>
              </w:rPr>
            </w:pPr>
            <w:r w:rsidRPr="008C7F95">
              <w:rPr>
                <w:rFonts w:ascii="Arial" w:hAnsi="Arial" w:cs="Arial"/>
                <w:b/>
                <w:sz w:val="20"/>
                <w:szCs w:val="20"/>
                <w:lang w:eastAsia="ru-RU"/>
              </w:rPr>
              <w:t>Ссылка на реестр разработок</w:t>
            </w:r>
          </w:p>
        </w:tc>
        <w:tc>
          <w:tcPr>
            <w:tcW w:w="2011" w:type="pct"/>
            <w:shd w:val="clear" w:color="auto" w:fill="FFC000"/>
            <w:vAlign w:val="center"/>
          </w:tcPr>
          <w:p w14:paraId="79F8A4FC" w14:textId="77777777" w:rsidR="004C6394" w:rsidRPr="006F5656" w:rsidRDefault="004C6394" w:rsidP="00AC4ACF">
            <w:pPr>
              <w:jc w:val="center"/>
              <w:rPr>
                <w:rFonts w:ascii="Arial" w:hAnsi="Arial" w:cs="Arial"/>
                <w:b/>
                <w:sz w:val="20"/>
                <w:szCs w:val="20"/>
              </w:rPr>
            </w:pPr>
            <w:r w:rsidRPr="008C7F95">
              <w:rPr>
                <w:rFonts w:ascii="Arial" w:hAnsi="Arial" w:cs="Arial"/>
                <w:b/>
                <w:sz w:val="20"/>
                <w:szCs w:val="20"/>
                <w:lang w:eastAsia="ru-RU"/>
              </w:rPr>
              <w:t xml:space="preserve">Ссылка на КД </w:t>
            </w:r>
            <w:r w:rsidRPr="008C7F95">
              <w:rPr>
                <w:rFonts w:ascii="Arial" w:hAnsi="Arial" w:cs="Arial"/>
                <w:b/>
                <w:sz w:val="20"/>
                <w:szCs w:val="20"/>
                <w:lang w:val="en-US" w:eastAsia="ru-RU"/>
              </w:rPr>
              <w:t>BI</w:t>
            </w:r>
            <w:r w:rsidRPr="008C7F95">
              <w:rPr>
                <w:rFonts w:ascii="Arial" w:hAnsi="Arial" w:cs="Arial"/>
                <w:b/>
                <w:sz w:val="20"/>
                <w:szCs w:val="20"/>
                <w:lang w:eastAsia="ru-RU"/>
              </w:rPr>
              <w:t>-отчетности по направлению</w:t>
            </w:r>
          </w:p>
        </w:tc>
      </w:tr>
      <w:tr w:rsidR="001D0E99" w:rsidRPr="00B157BC" w14:paraId="52DAB886" w14:textId="77777777" w:rsidTr="00AE12DE">
        <w:trPr>
          <w:cantSplit/>
        </w:trPr>
        <w:tc>
          <w:tcPr>
            <w:tcW w:w="271" w:type="pct"/>
            <w:shd w:val="clear" w:color="auto" w:fill="auto"/>
          </w:tcPr>
          <w:p w14:paraId="3432D105" w14:textId="77777777" w:rsidR="004C6394" w:rsidRPr="006F5656" w:rsidRDefault="005A7D71" w:rsidP="00AC4ACF">
            <w:pPr>
              <w:jc w:val="left"/>
              <w:rPr>
                <w:rFonts w:ascii="Arial" w:hAnsi="Arial" w:cs="Arial"/>
                <w:sz w:val="20"/>
                <w:szCs w:val="20"/>
              </w:rPr>
            </w:pPr>
            <w:r>
              <w:rPr>
                <w:rFonts w:ascii="Arial" w:hAnsi="Arial" w:cs="Arial"/>
                <w:sz w:val="20"/>
                <w:szCs w:val="20"/>
                <w:lang w:eastAsia="ru-RU"/>
              </w:rPr>
              <w:t>1</w:t>
            </w:r>
          </w:p>
        </w:tc>
        <w:tc>
          <w:tcPr>
            <w:tcW w:w="906" w:type="pct"/>
            <w:vAlign w:val="center"/>
          </w:tcPr>
          <w:p w14:paraId="1C89744D" w14:textId="77777777" w:rsidR="004C6394" w:rsidRPr="003F0AFC" w:rsidRDefault="003F0AFC" w:rsidP="003F0AFC">
            <w:pPr>
              <w:rPr>
                <w:rFonts w:ascii="Arial" w:hAnsi="Arial" w:cs="Arial"/>
                <w:sz w:val="20"/>
                <w:szCs w:val="20"/>
              </w:rPr>
            </w:pPr>
            <w:r>
              <w:rPr>
                <w:rFonts w:ascii="Arial" w:hAnsi="Arial" w:cs="Arial"/>
                <w:sz w:val="20"/>
                <w:szCs w:val="20"/>
              </w:rPr>
              <w:t>Транспортная накладная</w:t>
            </w:r>
          </w:p>
        </w:tc>
        <w:tc>
          <w:tcPr>
            <w:tcW w:w="906" w:type="pct"/>
          </w:tcPr>
          <w:p w14:paraId="603F6C63" w14:textId="77777777" w:rsidR="004C6394" w:rsidRPr="006F5656" w:rsidRDefault="00DA43A4" w:rsidP="00AC4ACF">
            <w:pPr>
              <w:jc w:val="center"/>
              <w:rPr>
                <w:rFonts w:ascii="Arial" w:hAnsi="Arial" w:cs="Arial"/>
                <w:sz w:val="20"/>
                <w:szCs w:val="20"/>
              </w:rPr>
            </w:pPr>
            <w:r>
              <w:rPr>
                <w:rFonts w:ascii="Arial" w:hAnsi="Arial" w:cs="Arial"/>
                <w:sz w:val="20"/>
              </w:rPr>
              <w:t>Формуляр</w:t>
            </w:r>
          </w:p>
        </w:tc>
        <w:tc>
          <w:tcPr>
            <w:tcW w:w="906" w:type="pct"/>
          </w:tcPr>
          <w:p w14:paraId="7C2DF790" w14:textId="77777777" w:rsidR="004C6394" w:rsidRPr="005A7D71" w:rsidRDefault="005A7D71" w:rsidP="00AC4ACF">
            <w:pPr>
              <w:jc w:val="center"/>
              <w:rPr>
                <w:rFonts w:ascii="Arial" w:hAnsi="Arial" w:cs="Arial"/>
                <w:sz w:val="20"/>
                <w:szCs w:val="20"/>
                <w:lang w:val="en-US"/>
              </w:rPr>
            </w:pPr>
            <w:r>
              <w:rPr>
                <w:rFonts w:ascii="Arial" w:hAnsi="Arial" w:cs="Arial"/>
                <w:sz w:val="20"/>
                <w:szCs w:val="20"/>
                <w:lang w:val="en-US"/>
              </w:rPr>
              <w:t>MM08</w:t>
            </w:r>
          </w:p>
        </w:tc>
        <w:tc>
          <w:tcPr>
            <w:tcW w:w="2011" w:type="pct"/>
            <w:shd w:val="clear" w:color="auto" w:fill="auto"/>
            <w:vAlign w:val="center"/>
          </w:tcPr>
          <w:p w14:paraId="0A7F5B35" w14:textId="77777777" w:rsidR="004C6394" w:rsidRPr="005B5A0B" w:rsidRDefault="005B5A0B" w:rsidP="005B5A0B">
            <w:pPr>
              <w:jc w:val="center"/>
              <w:rPr>
                <w:rFonts w:ascii="Arial" w:hAnsi="Arial" w:cs="Arial"/>
                <w:sz w:val="20"/>
                <w:szCs w:val="20"/>
                <w:lang w:val="en-US"/>
              </w:rPr>
            </w:pPr>
            <w:r>
              <w:rPr>
                <w:rFonts w:ascii="Arial" w:hAnsi="Arial" w:cs="Arial"/>
                <w:sz w:val="20"/>
                <w:szCs w:val="20"/>
                <w:lang w:val="en-US"/>
              </w:rPr>
              <w:t>-</w:t>
            </w:r>
          </w:p>
        </w:tc>
      </w:tr>
      <w:tr w:rsidR="001D0E99" w:rsidRPr="00B157BC" w14:paraId="1E8D8F65" w14:textId="77777777" w:rsidTr="00AE12DE">
        <w:trPr>
          <w:cantSplit/>
        </w:trPr>
        <w:tc>
          <w:tcPr>
            <w:tcW w:w="271" w:type="pct"/>
            <w:shd w:val="clear" w:color="auto" w:fill="auto"/>
          </w:tcPr>
          <w:p w14:paraId="2BE5D655" w14:textId="77777777" w:rsidR="004C6394" w:rsidRPr="006F5656" w:rsidRDefault="005A7D71" w:rsidP="00AC4ACF">
            <w:pPr>
              <w:jc w:val="left"/>
              <w:rPr>
                <w:rFonts w:ascii="Arial" w:hAnsi="Arial" w:cs="Arial"/>
                <w:sz w:val="20"/>
                <w:szCs w:val="20"/>
              </w:rPr>
            </w:pPr>
            <w:r>
              <w:rPr>
                <w:rFonts w:ascii="Arial" w:hAnsi="Arial" w:cs="Arial"/>
                <w:color w:val="000000"/>
                <w:sz w:val="20"/>
                <w:szCs w:val="20"/>
                <w:lang w:eastAsia="ru-RU"/>
              </w:rPr>
              <w:t>2</w:t>
            </w:r>
          </w:p>
        </w:tc>
        <w:tc>
          <w:tcPr>
            <w:tcW w:w="906" w:type="pct"/>
          </w:tcPr>
          <w:p w14:paraId="2B5C32B4" w14:textId="77777777" w:rsidR="004C6394" w:rsidRPr="006F5656" w:rsidRDefault="003F0AFC" w:rsidP="00A56B7C">
            <w:pPr>
              <w:rPr>
                <w:rFonts w:ascii="Arial" w:hAnsi="Arial" w:cs="Arial"/>
                <w:sz w:val="20"/>
                <w:szCs w:val="20"/>
              </w:rPr>
            </w:pPr>
            <w:r>
              <w:rPr>
                <w:rFonts w:ascii="Arial" w:hAnsi="Arial" w:cs="Arial"/>
                <w:sz w:val="20"/>
                <w:szCs w:val="20"/>
              </w:rPr>
              <w:t>Поручение экспедитору</w:t>
            </w:r>
          </w:p>
        </w:tc>
        <w:tc>
          <w:tcPr>
            <w:tcW w:w="906" w:type="pct"/>
          </w:tcPr>
          <w:p w14:paraId="0B11E33C" w14:textId="77777777" w:rsidR="004C6394" w:rsidRPr="006F5656" w:rsidRDefault="00DA43A4" w:rsidP="00AC4ACF">
            <w:pPr>
              <w:jc w:val="center"/>
              <w:rPr>
                <w:rFonts w:ascii="Arial" w:hAnsi="Arial" w:cs="Arial"/>
                <w:sz w:val="20"/>
                <w:szCs w:val="20"/>
              </w:rPr>
            </w:pPr>
            <w:r>
              <w:rPr>
                <w:rFonts w:ascii="Arial" w:hAnsi="Arial" w:cs="Arial"/>
                <w:sz w:val="20"/>
              </w:rPr>
              <w:t>Формуляр</w:t>
            </w:r>
          </w:p>
        </w:tc>
        <w:tc>
          <w:tcPr>
            <w:tcW w:w="906" w:type="pct"/>
          </w:tcPr>
          <w:p w14:paraId="48471EFB" w14:textId="77777777" w:rsidR="004C6394" w:rsidRPr="005A7D71" w:rsidRDefault="005A7D71" w:rsidP="00AC4ACF">
            <w:pPr>
              <w:jc w:val="center"/>
              <w:rPr>
                <w:rFonts w:ascii="Arial" w:hAnsi="Arial" w:cs="Arial"/>
                <w:sz w:val="20"/>
                <w:szCs w:val="20"/>
                <w:lang w:val="en-US"/>
              </w:rPr>
            </w:pPr>
            <w:r>
              <w:rPr>
                <w:rFonts w:ascii="Arial" w:hAnsi="Arial" w:cs="Arial"/>
                <w:sz w:val="20"/>
                <w:szCs w:val="20"/>
                <w:lang w:val="en-US"/>
              </w:rPr>
              <w:t>MM08</w:t>
            </w:r>
          </w:p>
        </w:tc>
        <w:tc>
          <w:tcPr>
            <w:tcW w:w="2011" w:type="pct"/>
            <w:shd w:val="clear" w:color="auto" w:fill="auto"/>
          </w:tcPr>
          <w:p w14:paraId="6B7C6723" w14:textId="77777777" w:rsidR="00E1583E" w:rsidRPr="005B5A0B" w:rsidRDefault="005B5A0B" w:rsidP="005B5A0B">
            <w:pPr>
              <w:jc w:val="center"/>
              <w:rPr>
                <w:rFonts w:ascii="Arial" w:hAnsi="Arial" w:cs="Arial"/>
                <w:sz w:val="20"/>
                <w:szCs w:val="20"/>
                <w:lang w:val="en-US"/>
              </w:rPr>
            </w:pPr>
            <w:r>
              <w:rPr>
                <w:rFonts w:ascii="Arial" w:hAnsi="Arial" w:cs="Arial"/>
                <w:sz w:val="20"/>
                <w:szCs w:val="20"/>
                <w:lang w:val="en-US"/>
              </w:rPr>
              <w:t>-</w:t>
            </w:r>
          </w:p>
        </w:tc>
      </w:tr>
      <w:tr w:rsidR="005B5A0B" w:rsidRPr="00B157BC" w14:paraId="62831C6C" w14:textId="77777777" w:rsidTr="00AE12DE">
        <w:trPr>
          <w:cantSplit/>
        </w:trPr>
        <w:tc>
          <w:tcPr>
            <w:tcW w:w="271" w:type="pct"/>
            <w:shd w:val="clear" w:color="auto" w:fill="auto"/>
          </w:tcPr>
          <w:p w14:paraId="37C2DBE6" w14:textId="77777777" w:rsidR="005B5A0B" w:rsidRPr="005B5A0B" w:rsidRDefault="005B5A0B" w:rsidP="005B5A0B">
            <w:pPr>
              <w:jc w:val="left"/>
              <w:rPr>
                <w:rFonts w:ascii="Arial" w:hAnsi="Arial" w:cs="Arial"/>
                <w:color w:val="000000"/>
                <w:sz w:val="20"/>
                <w:szCs w:val="20"/>
                <w:lang w:val="en-US" w:eastAsia="ru-RU"/>
              </w:rPr>
            </w:pPr>
            <w:r>
              <w:rPr>
                <w:rFonts w:ascii="Arial" w:hAnsi="Arial" w:cs="Arial"/>
                <w:color w:val="000000"/>
                <w:sz w:val="20"/>
                <w:szCs w:val="20"/>
                <w:lang w:val="en-US" w:eastAsia="ru-RU"/>
              </w:rPr>
              <w:t>3</w:t>
            </w:r>
          </w:p>
        </w:tc>
        <w:tc>
          <w:tcPr>
            <w:tcW w:w="906" w:type="pct"/>
            <w:vAlign w:val="center"/>
          </w:tcPr>
          <w:p w14:paraId="497AE7F6" w14:textId="77777777" w:rsidR="005B5A0B" w:rsidRDefault="005B5A0B" w:rsidP="005B5A0B">
            <w:pPr>
              <w:rPr>
                <w:rFonts w:ascii="Arial" w:hAnsi="Arial" w:cs="Arial"/>
                <w:sz w:val="20"/>
                <w:szCs w:val="20"/>
              </w:rPr>
            </w:pPr>
            <w:r w:rsidRPr="00275F5C">
              <w:rPr>
                <w:rFonts w:ascii="Arial" w:hAnsi="Arial" w:cs="Arial"/>
                <w:sz w:val="20"/>
                <w:szCs w:val="20"/>
              </w:rPr>
              <w:t>Складская и транспортная логистика</w:t>
            </w:r>
          </w:p>
        </w:tc>
        <w:tc>
          <w:tcPr>
            <w:tcW w:w="906" w:type="pct"/>
          </w:tcPr>
          <w:p w14:paraId="0B21A74E" w14:textId="77777777" w:rsidR="005B5A0B" w:rsidRDefault="005B5A0B" w:rsidP="005B5A0B">
            <w:pPr>
              <w:jc w:val="center"/>
              <w:rPr>
                <w:rFonts w:ascii="Arial" w:hAnsi="Arial" w:cs="Arial"/>
                <w:sz w:val="20"/>
              </w:rPr>
            </w:pPr>
            <w:r w:rsidRPr="00275F5C">
              <w:rPr>
                <w:rFonts w:ascii="Arial" w:hAnsi="Arial" w:cs="Arial"/>
                <w:sz w:val="20"/>
                <w:szCs w:val="20"/>
                <w:lang w:val="en-US" w:eastAsia="ru-RU"/>
              </w:rPr>
              <w:t>Гибкая матрица</w:t>
            </w:r>
          </w:p>
        </w:tc>
        <w:tc>
          <w:tcPr>
            <w:tcW w:w="906" w:type="pct"/>
          </w:tcPr>
          <w:p w14:paraId="251C1422" w14:textId="77777777" w:rsidR="005B5A0B" w:rsidRDefault="005B5A0B" w:rsidP="005B5A0B">
            <w:pPr>
              <w:jc w:val="center"/>
              <w:rPr>
                <w:rFonts w:ascii="Arial" w:hAnsi="Arial" w:cs="Arial"/>
                <w:sz w:val="20"/>
                <w:szCs w:val="20"/>
                <w:lang w:val="en-US"/>
              </w:rPr>
            </w:pPr>
            <w:r>
              <w:rPr>
                <w:rFonts w:ascii="Arial" w:hAnsi="Arial" w:cs="Arial"/>
                <w:sz w:val="20"/>
                <w:szCs w:val="20"/>
                <w:lang w:val="en-US"/>
              </w:rPr>
              <w:t>-</w:t>
            </w:r>
          </w:p>
        </w:tc>
        <w:tc>
          <w:tcPr>
            <w:tcW w:w="2011" w:type="pct"/>
            <w:shd w:val="clear" w:color="auto" w:fill="auto"/>
          </w:tcPr>
          <w:p w14:paraId="413D2A0D" w14:textId="77777777" w:rsidR="005B5A0B" w:rsidRDefault="005B5A0B" w:rsidP="005B5A0B">
            <w:pPr>
              <w:jc w:val="center"/>
              <w:rPr>
                <w:rFonts w:ascii="Arial" w:hAnsi="Arial" w:cs="Arial"/>
                <w:sz w:val="20"/>
                <w:szCs w:val="20"/>
                <w:lang w:val="en-US"/>
              </w:rPr>
            </w:pPr>
            <w:r>
              <w:rPr>
                <w:rFonts w:ascii="Arial" w:hAnsi="Arial" w:cs="Arial"/>
                <w:sz w:val="20"/>
                <w:szCs w:val="20"/>
                <w:lang w:val="en-US"/>
              </w:rPr>
              <w:t>TM-M02</w:t>
            </w:r>
          </w:p>
        </w:tc>
      </w:tr>
      <w:tr w:rsidR="005B5A0B" w:rsidRPr="006F5656" w14:paraId="094350E3" w14:textId="77777777" w:rsidTr="00AE12DE">
        <w:trPr>
          <w:cantSplit/>
        </w:trPr>
        <w:tc>
          <w:tcPr>
            <w:tcW w:w="271" w:type="pct"/>
            <w:shd w:val="clear" w:color="auto" w:fill="auto"/>
          </w:tcPr>
          <w:p w14:paraId="5AE6440F" w14:textId="77777777" w:rsidR="005B5A0B" w:rsidRPr="006F5656" w:rsidRDefault="005B5A0B" w:rsidP="005B5A0B">
            <w:pPr>
              <w:jc w:val="left"/>
              <w:rPr>
                <w:rFonts w:ascii="Arial" w:hAnsi="Arial" w:cs="Arial"/>
                <w:sz w:val="20"/>
                <w:szCs w:val="20"/>
              </w:rPr>
            </w:pPr>
            <w:r>
              <w:rPr>
                <w:rFonts w:ascii="Arial" w:hAnsi="Arial" w:cs="Arial"/>
                <w:sz w:val="20"/>
                <w:szCs w:val="20"/>
                <w:lang w:val="en-US" w:eastAsia="ru-RU"/>
              </w:rPr>
              <w:t>3</w:t>
            </w:r>
          </w:p>
        </w:tc>
        <w:tc>
          <w:tcPr>
            <w:tcW w:w="906" w:type="pct"/>
            <w:vAlign w:val="center"/>
          </w:tcPr>
          <w:p w14:paraId="4ECDD1B5" w14:textId="413D9AD6" w:rsidR="005B5A0B" w:rsidRPr="006F5656" w:rsidRDefault="005B5A0B">
            <w:pPr>
              <w:rPr>
                <w:rFonts w:ascii="Arial" w:hAnsi="Arial" w:cs="Arial"/>
                <w:sz w:val="20"/>
                <w:szCs w:val="20"/>
              </w:rPr>
            </w:pPr>
            <w:r w:rsidRPr="00094045">
              <w:rPr>
                <w:rFonts w:ascii="Arial" w:hAnsi="Arial" w:cs="Arial"/>
                <w:sz w:val="20"/>
                <w:szCs w:val="20"/>
              </w:rPr>
              <w:t xml:space="preserve">Передача информации в модуль ТОРО о </w:t>
            </w:r>
            <w:r w:rsidR="00875D22">
              <w:rPr>
                <w:rFonts w:ascii="Arial" w:hAnsi="Arial" w:cs="Arial"/>
                <w:sz w:val="20"/>
                <w:szCs w:val="20"/>
              </w:rPr>
              <w:t>наработке оборудования при закрытии путевого листа</w:t>
            </w:r>
          </w:p>
        </w:tc>
        <w:tc>
          <w:tcPr>
            <w:tcW w:w="906" w:type="pct"/>
          </w:tcPr>
          <w:p w14:paraId="48F2F9ED" w14:textId="77777777" w:rsidR="005B5A0B" w:rsidRPr="006F5656" w:rsidRDefault="005B5A0B" w:rsidP="005B5A0B">
            <w:pPr>
              <w:jc w:val="center"/>
              <w:rPr>
                <w:rFonts w:ascii="Arial" w:hAnsi="Arial" w:cs="Arial"/>
                <w:sz w:val="20"/>
                <w:szCs w:val="20"/>
              </w:rPr>
            </w:pPr>
            <w:r>
              <w:rPr>
                <w:rFonts w:ascii="Arial" w:hAnsi="Arial" w:cs="Arial"/>
                <w:sz w:val="20"/>
                <w:szCs w:val="20"/>
              </w:rPr>
              <w:t>Расширение</w:t>
            </w:r>
          </w:p>
        </w:tc>
        <w:tc>
          <w:tcPr>
            <w:tcW w:w="906" w:type="pct"/>
          </w:tcPr>
          <w:p w14:paraId="2C6AC587" w14:textId="77777777" w:rsidR="005B5A0B" w:rsidRPr="005A7D71" w:rsidRDefault="001550ED" w:rsidP="005B5A0B">
            <w:pPr>
              <w:jc w:val="center"/>
              <w:rPr>
                <w:rFonts w:ascii="Arial" w:hAnsi="Arial" w:cs="Arial"/>
                <w:sz w:val="20"/>
                <w:szCs w:val="20"/>
                <w:lang w:val="en-US"/>
              </w:rPr>
            </w:pPr>
            <w:r>
              <w:rPr>
                <w:rFonts w:ascii="Arial" w:hAnsi="Arial" w:cs="Arial"/>
                <w:sz w:val="20"/>
                <w:szCs w:val="20"/>
                <w:lang w:val="en-US"/>
              </w:rPr>
              <w:t>MM</w:t>
            </w:r>
            <w:r>
              <w:rPr>
                <w:rFonts w:ascii="Arial" w:hAnsi="Arial" w:cs="Arial"/>
                <w:sz w:val="20"/>
                <w:szCs w:val="20"/>
              </w:rPr>
              <w:t>23</w:t>
            </w:r>
          </w:p>
        </w:tc>
        <w:tc>
          <w:tcPr>
            <w:tcW w:w="2011" w:type="pct"/>
            <w:shd w:val="clear" w:color="auto" w:fill="auto"/>
            <w:vAlign w:val="center"/>
          </w:tcPr>
          <w:p w14:paraId="17288A03" w14:textId="77777777" w:rsidR="005B5A0B" w:rsidRPr="00BB01A0" w:rsidRDefault="005B5A0B" w:rsidP="005B5A0B">
            <w:pPr>
              <w:jc w:val="center"/>
              <w:rPr>
                <w:rFonts w:ascii="Arial" w:hAnsi="Arial" w:cs="Arial"/>
                <w:sz w:val="20"/>
                <w:szCs w:val="20"/>
                <w:lang w:val="en-US"/>
              </w:rPr>
            </w:pPr>
            <w:r>
              <w:rPr>
                <w:rFonts w:ascii="Arial" w:hAnsi="Arial" w:cs="Arial"/>
                <w:sz w:val="20"/>
                <w:szCs w:val="20"/>
                <w:lang w:val="en-US"/>
              </w:rPr>
              <w:t>-</w:t>
            </w:r>
          </w:p>
        </w:tc>
      </w:tr>
      <w:tr w:rsidR="00875D22" w:rsidRPr="006F5656" w14:paraId="5050BAA7" w14:textId="77777777" w:rsidTr="00AE12DE">
        <w:trPr>
          <w:cantSplit/>
        </w:trPr>
        <w:tc>
          <w:tcPr>
            <w:tcW w:w="271" w:type="pct"/>
            <w:shd w:val="clear" w:color="auto" w:fill="auto"/>
          </w:tcPr>
          <w:p w14:paraId="1CF35FC1" w14:textId="7369CD18" w:rsidR="00875D22" w:rsidRPr="00AE12DE" w:rsidRDefault="00930159">
            <w:pPr>
              <w:jc w:val="left"/>
              <w:rPr>
                <w:rFonts w:ascii="Arial" w:hAnsi="Arial" w:cs="Arial"/>
                <w:color w:val="000000"/>
                <w:sz w:val="20"/>
                <w:szCs w:val="20"/>
                <w:lang w:eastAsia="ru-RU"/>
              </w:rPr>
            </w:pPr>
            <w:r>
              <w:rPr>
                <w:rFonts w:ascii="Arial" w:hAnsi="Arial" w:cs="Arial"/>
                <w:color w:val="000000"/>
                <w:sz w:val="20"/>
                <w:szCs w:val="20"/>
                <w:lang w:eastAsia="ru-RU"/>
              </w:rPr>
              <w:t>4</w:t>
            </w:r>
          </w:p>
        </w:tc>
        <w:tc>
          <w:tcPr>
            <w:tcW w:w="906" w:type="pct"/>
          </w:tcPr>
          <w:p w14:paraId="3FAD21EA" w14:textId="13328812" w:rsidR="00875D22" w:rsidRPr="004162F5" w:rsidRDefault="00875D22" w:rsidP="00D80518">
            <w:pPr>
              <w:rPr>
                <w:rFonts w:ascii="Arial" w:hAnsi="Arial" w:cs="Arial"/>
                <w:sz w:val="20"/>
                <w:szCs w:val="20"/>
              </w:rPr>
            </w:pPr>
            <w:r>
              <w:rPr>
                <w:rFonts w:ascii="Arial" w:hAnsi="Arial" w:cs="Arial"/>
                <w:sz w:val="20"/>
                <w:szCs w:val="20"/>
              </w:rPr>
              <w:t>Дополнительные поля в списке Фрахтовых единиц для выбора Фрахтовой единицы во Фрахтовом заказе</w:t>
            </w:r>
          </w:p>
        </w:tc>
        <w:tc>
          <w:tcPr>
            <w:tcW w:w="906" w:type="pct"/>
          </w:tcPr>
          <w:p w14:paraId="6FFAEDB0" w14:textId="149ACAA5" w:rsidR="00875D22" w:rsidRDefault="00875D22" w:rsidP="005B5A0B">
            <w:pPr>
              <w:jc w:val="center"/>
              <w:rPr>
                <w:rFonts w:ascii="Arial" w:hAnsi="Arial" w:cs="Arial"/>
                <w:sz w:val="20"/>
                <w:szCs w:val="20"/>
              </w:rPr>
            </w:pPr>
            <w:r>
              <w:rPr>
                <w:rFonts w:ascii="Arial" w:hAnsi="Arial" w:cs="Arial"/>
                <w:sz w:val="20"/>
                <w:szCs w:val="20"/>
              </w:rPr>
              <w:t>Расширение</w:t>
            </w:r>
          </w:p>
        </w:tc>
        <w:tc>
          <w:tcPr>
            <w:tcW w:w="906" w:type="pct"/>
          </w:tcPr>
          <w:p w14:paraId="087D776C" w14:textId="115CE6F3" w:rsidR="00875D22" w:rsidRPr="00AE12DE" w:rsidRDefault="00875D22">
            <w:pPr>
              <w:jc w:val="center"/>
              <w:rPr>
                <w:rFonts w:ascii="Arial" w:hAnsi="Arial" w:cs="Arial"/>
                <w:sz w:val="20"/>
                <w:szCs w:val="20"/>
              </w:rPr>
            </w:pPr>
            <w:r>
              <w:rPr>
                <w:rFonts w:ascii="Arial" w:hAnsi="Arial" w:cs="Arial"/>
                <w:sz w:val="20"/>
                <w:szCs w:val="20"/>
                <w:lang w:val="en-US"/>
              </w:rPr>
              <w:t>MM69</w:t>
            </w:r>
          </w:p>
        </w:tc>
        <w:tc>
          <w:tcPr>
            <w:tcW w:w="2011" w:type="pct"/>
            <w:shd w:val="clear" w:color="auto" w:fill="auto"/>
          </w:tcPr>
          <w:p w14:paraId="505B0EB9" w14:textId="3414A4F0" w:rsidR="00875D22" w:rsidRPr="002805AA" w:rsidRDefault="00875D22" w:rsidP="005B5A0B">
            <w:pPr>
              <w:jc w:val="center"/>
              <w:rPr>
                <w:rFonts w:ascii="Arial" w:hAnsi="Arial" w:cs="Arial"/>
                <w:sz w:val="20"/>
                <w:szCs w:val="20"/>
              </w:rPr>
            </w:pPr>
            <w:r>
              <w:rPr>
                <w:rFonts w:ascii="Arial" w:hAnsi="Arial" w:cs="Arial"/>
                <w:sz w:val="20"/>
                <w:szCs w:val="20"/>
              </w:rPr>
              <w:t>-</w:t>
            </w:r>
          </w:p>
        </w:tc>
      </w:tr>
      <w:tr w:rsidR="00F51FFF" w:rsidRPr="006F5656" w14:paraId="5079A3A4" w14:textId="77777777" w:rsidTr="00875D22">
        <w:trPr>
          <w:cantSplit/>
        </w:trPr>
        <w:tc>
          <w:tcPr>
            <w:tcW w:w="271" w:type="pct"/>
            <w:shd w:val="clear" w:color="auto" w:fill="auto"/>
          </w:tcPr>
          <w:p w14:paraId="3BACAD6B" w14:textId="72BCABFC" w:rsidR="00F51FFF" w:rsidRPr="00AE12DE" w:rsidDel="002E0540" w:rsidRDefault="00F51FFF" w:rsidP="00AE12DE">
            <w:pPr>
              <w:rPr>
                <w:rFonts w:ascii="Arial" w:hAnsi="Arial" w:cs="Arial"/>
                <w:sz w:val="20"/>
                <w:szCs w:val="20"/>
              </w:rPr>
            </w:pPr>
            <w:r w:rsidRPr="00AE12DE">
              <w:rPr>
                <w:rFonts w:ascii="Arial" w:hAnsi="Arial" w:cs="Arial"/>
                <w:sz w:val="20"/>
                <w:szCs w:val="20"/>
              </w:rPr>
              <w:t>5</w:t>
            </w:r>
          </w:p>
        </w:tc>
        <w:tc>
          <w:tcPr>
            <w:tcW w:w="906" w:type="pct"/>
          </w:tcPr>
          <w:p w14:paraId="6A85BA5C" w14:textId="58453986" w:rsidR="00F51FFF" w:rsidRDefault="00F51FFF">
            <w:pPr>
              <w:rPr>
                <w:rFonts w:ascii="Arial" w:hAnsi="Arial" w:cs="Arial"/>
                <w:sz w:val="20"/>
                <w:szCs w:val="20"/>
              </w:rPr>
            </w:pPr>
            <w:r w:rsidRPr="00AE12DE">
              <w:rPr>
                <w:rFonts w:ascii="Arial" w:hAnsi="Arial" w:cs="Arial"/>
                <w:sz w:val="20"/>
                <w:szCs w:val="20"/>
              </w:rPr>
              <w:t>Поиск местоположений по поставкам</w:t>
            </w:r>
          </w:p>
        </w:tc>
        <w:tc>
          <w:tcPr>
            <w:tcW w:w="906" w:type="pct"/>
          </w:tcPr>
          <w:p w14:paraId="274B491E" w14:textId="6AED9BFB" w:rsidR="00F51FFF" w:rsidRDefault="00F51FFF" w:rsidP="005B5A0B">
            <w:pPr>
              <w:jc w:val="center"/>
              <w:rPr>
                <w:rFonts w:ascii="Arial" w:hAnsi="Arial" w:cs="Arial"/>
                <w:sz w:val="20"/>
                <w:szCs w:val="20"/>
              </w:rPr>
            </w:pPr>
            <w:r>
              <w:rPr>
                <w:rFonts w:ascii="Arial" w:hAnsi="Arial" w:cs="Arial"/>
                <w:sz w:val="20"/>
                <w:szCs w:val="20"/>
              </w:rPr>
              <w:t>Расширение</w:t>
            </w:r>
          </w:p>
        </w:tc>
        <w:tc>
          <w:tcPr>
            <w:tcW w:w="906" w:type="pct"/>
          </w:tcPr>
          <w:p w14:paraId="0E40DABE" w14:textId="50612E80" w:rsidR="00F51FFF" w:rsidRPr="00AE12DE" w:rsidRDefault="00F51FFF">
            <w:pPr>
              <w:jc w:val="center"/>
              <w:rPr>
                <w:rFonts w:ascii="Arial" w:hAnsi="Arial" w:cs="Arial"/>
                <w:sz w:val="20"/>
                <w:szCs w:val="20"/>
              </w:rPr>
            </w:pPr>
            <w:r>
              <w:rPr>
                <w:rFonts w:ascii="Arial" w:hAnsi="Arial" w:cs="Arial"/>
                <w:sz w:val="20"/>
                <w:szCs w:val="20"/>
                <w:lang w:val="en-US"/>
              </w:rPr>
              <w:t>MM</w:t>
            </w:r>
            <w:r>
              <w:rPr>
                <w:rFonts w:ascii="Arial" w:hAnsi="Arial" w:cs="Arial"/>
                <w:sz w:val="20"/>
                <w:szCs w:val="20"/>
              </w:rPr>
              <w:t>130</w:t>
            </w:r>
          </w:p>
        </w:tc>
        <w:tc>
          <w:tcPr>
            <w:tcW w:w="2011" w:type="pct"/>
            <w:shd w:val="clear" w:color="auto" w:fill="auto"/>
          </w:tcPr>
          <w:p w14:paraId="69147281" w14:textId="3885CC05" w:rsidR="00F51FFF" w:rsidRDefault="00F51FFF" w:rsidP="005B5A0B">
            <w:pPr>
              <w:jc w:val="center"/>
              <w:rPr>
                <w:rFonts w:ascii="Arial" w:hAnsi="Arial" w:cs="Arial"/>
                <w:sz w:val="20"/>
                <w:szCs w:val="20"/>
              </w:rPr>
            </w:pPr>
            <w:r>
              <w:rPr>
                <w:rFonts w:ascii="Arial" w:hAnsi="Arial" w:cs="Arial"/>
                <w:sz w:val="20"/>
                <w:szCs w:val="20"/>
              </w:rPr>
              <w:t>-</w:t>
            </w:r>
          </w:p>
        </w:tc>
      </w:tr>
      <w:tr w:rsidR="00F51FFF" w:rsidRPr="006F5656" w14:paraId="653FC080" w14:textId="77777777" w:rsidTr="00875D22">
        <w:trPr>
          <w:cantSplit/>
        </w:trPr>
        <w:tc>
          <w:tcPr>
            <w:tcW w:w="271" w:type="pct"/>
            <w:shd w:val="clear" w:color="auto" w:fill="auto"/>
          </w:tcPr>
          <w:p w14:paraId="4640E702" w14:textId="16BBAE1E" w:rsidR="00F51FFF" w:rsidRPr="00F51FFF" w:rsidRDefault="00F51FFF" w:rsidP="00F51FFF">
            <w:pPr>
              <w:rPr>
                <w:rFonts w:ascii="Arial" w:hAnsi="Arial" w:cs="Arial"/>
                <w:sz w:val="20"/>
                <w:szCs w:val="20"/>
              </w:rPr>
            </w:pPr>
            <w:r>
              <w:rPr>
                <w:rFonts w:ascii="Arial" w:hAnsi="Arial" w:cs="Arial"/>
                <w:sz w:val="20"/>
                <w:szCs w:val="20"/>
              </w:rPr>
              <w:t>6</w:t>
            </w:r>
          </w:p>
        </w:tc>
        <w:tc>
          <w:tcPr>
            <w:tcW w:w="906" w:type="pct"/>
          </w:tcPr>
          <w:p w14:paraId="42EB18C2" w14:textId="27F25536" w:rsidR="00F51FFF" w:rsidRPr="00F51FFF" w:rsidRDefault="00F51FFF" w:rsidP="00F51FFF">
            <w:pPr>
              <w:rPr>
                <w:rFonts w:ascii="Arial" w:hAnsi="Arial" w:cs="Arial"/>
                <w:sz w:val="20"/>
                <w:szCs w:val="20"/>
              </w:rPr>
            </w:pPr>
            <w:r w:rsidRPr="00AE12DE">
              <w:rPr>
                <w:rFonts w:ascii="Arial" w:hAnsi="Arial" w:cs="Arial"/>
                <w:sz w:val="20"/>
                <w:szCs w:val="20"/>
              </w:rPr>
              <w:t>Изменение логики выбора партий в путевом листе</w:t>
            </w:r>
          </w:p>
        </w:tc>
        <w:tc>
          <w:tcPr>
            <w:tcW w:w="906" w:type="pct"/>
          </w:tcPr>
          <w:p w14:paraId="5021ACEF" w14:textId="075340CA" w:rsidR="00F51FFF" w:rsidRDefault="001B4A14" w:rsidP="005B5A0B">
            <w:pPr>
              <w:jc w:val="center"/>
              <w:rPr>
                <w:rFonts w:ascii="Arial" w:hAnsi="Arial" w:cs="Arial"/>
                <w:sz w:val="20"/>
                <w:szCs w:val="20"/>
              </w:rPr>
            </w:pPr>
            <w:r>
              <w:rPr>
                <w:rFonts w:ascii="Arial" w:hAnsi="Arial" w:cs="Arial"/>
                <w:sz w:val="20"/>
                <w:szCs w:val="20"/>
              </w:rPr>
              <w:t>Расширение</w:t>
            </w:r>
          </w:p>
        </w:tc>
        <w:tc>
          <w:tcPr>
            <w:tcW w:w="906" w:type="pct"/>
          </w:tcPr>
          <w:p w14:paraId="36F41A3A" w14:textId="3FD5BCB5" w:rsidR="00F51FFF" w:rsidRPr="00AE12DE" w:rsidRDefault="001B4A14">
            <w:pPr>
              <w:jc w:val="center"/>
              <w:rPr>
                <w:rFonts w:ascii="Arial" w:hAnsi="Arial" w:cs="Arial"/>
                <w:sz w:val="20"/>
                <w:szCs w:val="20"/>
              </w:rPr>
            </w:pPr>
            <w:r>
              <w:rPr>
                <w:rFonts w:ascii="Arial" w:hAnsi="Arial" w:cs="Arial"/>
                <w:sz w:val="20"/>
                <w:szCs w:val="20"/>
                <w:lang w:val="en-US"/>
              </w:rPr>
              <w:t>MM</w:t>
            </w:r>
            <w:r>
              <w:rPr>
                <w:rFonts w:ascii="Arial" w:hAnsi="Arial" w:cs="Arial"/>
                <w:sz w:val="20"/>
                <w:szCs w:val="20"/>
              </w:rPr>
              <w:t>123</w:t>
            </w:r>
          </w:p>
        </w:tc>
        <w:tc>
          <w:tcPr>
            <w:tcW w:w="2011" w:type="pct"/>
            <w:shd w:val="clear" w:color="auto" w:fill="auto"/>
          </w:tcPr>
          <w:p w14:paraId="4D9EEEE6" w14:textId="1FE93C4F" w:rsidR="00F51FFF" w:rsidRDefault="001B4A14" w:rsidP="005B5A0B">
            <w:pPr>
              <w:jc w:val="center"/>
              <w:rPr>
                <w:rFonts w:ascii="Arial" w:hAnsi="Arial" w:cs="Arial"/>
                <w:sz w:val="20"/>
                <w:szCs w:val="20"/>
              </w:rPr>
            </w:pPr>
            <w:r>
              <w:rPr>
                <w:rFonts w:ascii="Arial" w:hAnsi="Arial" w:cs="Arial"/>
                <w:sz w:val="20"/>
                <w:szCs w:val="20"/>
              </w:rPr>
              <w:t>-</w:t>
            </w:r>
          </w:p>
        </w:tc>
      </w:tr>
      <w:tr w:rsidR="00905DFE" w:rsidRPr="006F5656" w14:paraId="477776D8" w14:textId="77777777" w:rsidTr="00875D22">
        <w:trPr>
          <w:cantSplit/>
          <w:ins w:id="2974" w:author="Savinskaya Yulia" w:date="2021-02-24T15:56:00Z"/>
        </w:trPr>
        <w:tc>
          <w:tcPr>
            <w:tcW w:w="271" w:type="pct"/>
            <w:shd w:val="clear" w:color="auto" w:fill="auto"/>
          </w:tcPr>
          <w:p w14:paraId="3D7CD011" w14:textId="1FC20DF6" w:rsidR="00905DFE" w:rsidRPr="00905DFE" w:rsidRDefault="00905DFE" w:rsidP="00905DFE">
            <w:pPr>
              <w:rPr>
                <w:ins w:id="2975" w:author="Savinskaya Yulia" w:date="2021-02-24T15:56:00Z"/>
                <w:rFonts w:ascii="Arial" w:hAnsi="Arial" w:cs="Arial"/>
                <w:sz w:val="20"/>
                <w:szCs w:val="20"/>
                <w:lang w:val="en-US"/>
                <w:rPrChange w:id="2976" w:author="Savinskaya Yulia" w:date="2021-02-24T15:57:00Z">
                  <w:rPr>
                    <w:ins w:id="2977" w:author="Savinskaya Yulia" w:date="2021-02-24T15:56:00Z"/>
                    <w:rFonts w:ascii="Arial" w:hAnsi="Arial" w:cs="Arial"/>
                    <w:sz w:val="20"/>
                    <w:szCs w:val="20"/>
                  </w:rPr>
                </w:rPrChange>
              </w:rPr>
            </w:pPr>
            <w:ins w:id="2978" w:author="Savinskaya Yulia" w:date="2021-02-24T15:57:00Z">
              <w:r>
                <w:rPr>
                  <w:rFonts w:ascii="Arial" w:hAnsi="Arial" w:cs="Arial"/>
                  <w:sz w:val="20"/>
                  <w:szCs w:val="20"/>
                  <w:lang w:val="en-US"/>
                </w:rPr>
                <w:t>7</w:t>
              </w:r>
            </w:ins>
          </w:p>
        </w:tc>
        <w:tc>
          <w:tcPr>
            <w:tcW w:w="906" w:type="pct"/>
          </w:tcPr>
          <w:p w14:paraId="7846EE85" w14:textId="0F8C9C1B" w:rsidR="00905DFE" w:rsidRPr="00AE12DE" w:rsidRDefault="00905DFE" w:rsidP="00905DFE">
            <w:pPr>
              <w:rPr>
                <w:ins w:id="2979" w:author="Savinskaya Yulia" w:date="2021-02-24T15:56:00Z"/>
                <w:rFonts w:ascii="Arial" w:hAnsi="Arial" w:cs="Arial"/>
                <w:sz w:val="20"/>
                <w:szCs w:val="20"/>
              </w:rPr>
            </w:pPr>
            <w:ins w:id="2980" w:author="Savinskaya Yulia" w:date="2021-02-24T15:57:00Z">
              <w:r w:rsidRPr="006A196A">
                <w:rPr>
                  <w:rFonts w:ascii="Arial" w:hAnsi="Arial" w:cs="Arial"/>
                  <w:sz w:val="20"/>
                  <w:szCs w:val="20"/>
                </w:rPr>
                <w:t>Пор</w:t>
              </w:r>
              <w:r>
                <w:rPr>
                  <w:rFonts w:ascii="Arial" w:hAnsi="Arial" w:cs="Arial"/>
                  <w:sz w:val="20"/>
                  <w:szCs w:val="20"/>
                </w:rPr>
                <w:t>учение экспедитору (расширенная)</w:t>
              </w:r>
            </w:ins>
          </w:p>
        </w:tc>
        <w:tc>
          <w:tcPr>
            <w:tcW w:w="906" w:type="pct"/>
          </w:tcPr>
          <w:p w14:paraId="5439560F" w14:textId="204D7A0C" w:rsidR="00905DFE" w:rsidRDefault="00905DFE" w:rsidP="00905DFE">
            <w:pPr>
              <w:jc w:val="center"/>
              <w:rPr>
                <w:ins w:id="2981" w:author="Savinskaya Yulia" w:date="2021-02-24T15:56:00Z"/>
                <w:rFonts w:ascii="Arial" w:hAnsi="Arial" w:cs="Arial"/>
                <w:sz w:val="20"/>
                <w:szCs w:val="20"/>
              </w:rPr>
            </w:pPr>
            <w:ins w:id="2982" w:author="Savinskaya Yulia" w:date="2021-02-24T15:57:00Z">
              <w:r w:rsidRPr="00C80DE3">
                <w:rPr>
                  <w:rFonts w:ascii="Arial" w:hAnsi="Arial" w:cs="Arial"/>
                  <w:sz w:val="20"/>
                  <w:szCs w:val="20"/>
                </w:rPr>
                <w:t>Формуляр</w:t>
              </w:r>
            </w:ins>
          </w:p>
        </w:tc>
        <w:tc>
          <w:tcPr>
            <w:tcW w:w="906" w:type="pct"/>
          </w:tcPr>
          <w:p w14:paraId="36A74D19" w14:textId="574FE7B7" w:rsidR="00905DFE" w:rsidRDefault="00905DFE" w:rsidP="00905DFE">
            <w:pPr>
              <w:jc w:val="center"/>
              <w:rPr>
                <w:ins w:id="2983" w:author="Savinskaya Yulia" w:date="2021-02-24T15:56:00Z"/>
                <w:rFonts w:ascii="Arial" w:hAnsi="Arial" w:cs="Arial"/>
                <w:sz w:val="20"/>
                <w:szCs w:val="20"/>
                <w:lang w:val="en-US"/>
              </w:rPr>
            </w:pPr>
            <w:ins w:id="2984" w:author="Savinskaya Yulia" w:date="2021-02-24T15:57:00Z">
              <w:r w:rsidRPr="00905DFE">
                <w:rPr>
                  <w:rFonts w:ascii="Arial" w:hAnsi="Arial" w:cs="Arial"/>
                  <w:sz w:val="20"/>
                  <w:szCs w:val="20"/>
                </w:rPr>
                <w:t>MM302</w:t>
              </w:r>
            </w:ins>
          </w:p>
        </w:tc>
        <w:tc>
          <w:tcPr>
            <w:tcW w:w="2011" w:type="pct"/>
            <w:shd w:val="clear" w:color="auto" w:fill="auto"/>
          </w:tcPr>
          <w:p w14:paraId="4B459525" w14:textId="77777777" w:rsidR="00905DFE" w:rsidRDefault="00905DFE" w:rsidP="00905DFE">
            <w:pPr>
              <w:jc w:val="center"/>
              <w:rPr>
                <w:ins w:id="2985" w:author="Savinskaya Yulia" w:date="2021-02-24T15:56:00Z"/>
                <w:rFonts w:ascii="Arial" w:hAnsi="Arial" w:cs="Arial"/>
                <w:sz w:val="20"/>
                <w:szCs w:val="20"/>
              </w:rPr>
            </w:pPr>
          </w:p>
        </w:tc>
      </w:tr>
      <w:tr w:rsidR="00905DFE" w:rsidRPr="006F5656" w14:paraId="1EA9F058" w14:textId="77777777" w:rsidTr="00875D22">
        <w:trPr>
          <w:cantSplit/>
          <w:ins w:id="2986" w:author="Savinskaya Yulia" w:date="2021-02-24T15:57:00Z"/>
        </w:trPr>
        <w:tc>
          <w:tcPr>
            <w:tcW w:w="271" w:type="pct"/>
            <w:shd w:val="clear" w:color="auto" w:fill="auto"/>
          </w:tcPr>
          <w:p w14:paraId="230BE4B5" w14:textId="729E5A06" w:rsidR="00905DFE" w:rsidRPr="00905DFE" w:rsidRDefault="00905DFE" w:rsidP="00905DFE">
            <w:pPr>
              <w:rPr>
                <w:ins w:id="2987" w:author="Savinskaya Yulia" w:date="2021-02-24T15:57:00Z"/>
                <w:rFonts w:ascii="Arial" w:hAnsi="Arial" w:cs="Arial"/>
                <w:sz w:val="20"/>
                <w:szCs w:val="20"/>
                <w:lang w:val="en-US"/>
                <w:rPrChange w:id="2988" w:author="Savinskaya Yulia" w:date="2021-02-24T15:57:00Z">
                  <w:rPr>
                    <w:ins w:id="2989" w:author="Savinskaya Yulia" w:date="2021-02-24T15:57:00Z"/>
                    <w:rFonts w:ascii="Arial" w:hAnsi="Arial" w:cs="Arial"/>
                    <w:sz w:val="20"/>
                    <w:szCs w:val="20"/>
                  </w:rPr>
                </w:rPrChange>
              </w:rPr>
            </w:pPr>
            <w:ins w:id="2990" w:author="Savinskaya Yulia" w:date="2021-02-24T15:57:00Z">
              <w:r>
                <w:rPr>
                  <w:rFonts w:ascii="Arial" w:hAnsi="Arial" w:cs="Arial"/>
                  <w:sz w:val="20"/>
                  <w:szCs w:val="20"/>
                  <w:lang w:val="en-US"/>
                </w:rPr>
                <w:t>8</w:t>
              </w:r>
            </w:ins>
          </w:p>
        </w:tc>
        <w:tc>
          <w:tcPr>
            <w:tcW w:w="906" w:type="pct"/>
          </w:tcPr>
          <w:p w14:paraId="1A51A788" w14:textId="072EC9A1" w:rsidR="00905DFE" w:rsidRPr="00905DFE" w:rsidRDefault="00905DFE" w:rsidP="00905DFE">
            <w:pPr>
              <w:rPr>
                <w:ins w:id="2991" w:author="Savinskaya Yulia" w:date="2021-02-24T15:57:00Z"/>
                <w:rFonts w:ascii="Arial" w:hAnsi="Arial" w:cs="Arial"/>
                <w:sz w:val="20"/>
                <w:szCs w:val="20"/>
              </w:rPr>
            </w:pPr>
            <w:ins w:id="2992" w:author="Savinskaya Yulia" w:date="2021-02-24T15:58:00Z">
              <w:r>
                <w:rPr>
                  <w:rFonts w:ascii="Arial" w:hAnsi="Arial" w:cs="Arial"/>
                  <w:sz w:val="20"/>
                  <w:szCs w:val="20"/>
                </w:rPr>
                <w:t>Утверждение заявок на работы</w:t>
              </w:r>
            </w:ins>
          </w:p>
        </w:tc>
        <w:tc>
          <w:tcPr>
            <w:tcW w:w="906" w:type="pct"/>
          </w:tcPr>
          <w:p w14:paraId="4994D396" w14:textId="16D6C7A3" w:rsidR="00905DFE" w:rsidRDefault="00905DFE" w:rsidP="00905DFE">
            <w:pPr>
              <w:jc w:val="center"/>
              <w:rPr>
                <w:ins w:id="2993" w:author="Savinskaya Yulia" w:date="2021-02-24T15:57:00Z"/>
                <w:rFonts w:ascii="Arial" w:hAnsi="Arial" w:cs="Arial"/>
                <w:sz w:val="20"/>
                <w:szCs w:val="20"/>
              </w:rPr>
            </w:pPr>
            <w:ins w:id="2994" w:author="Savinskaya Yulia" w:date="2021-02-24T15:58:00Z">
              <w:r>
                <w:rPr>
                  <w:rFonts w:ascii="Arial" w:hAnsi="Arial" w:cs="Arial"/>
                  <w:sz w:val="20"/>
                  <w:szCs w:val="20"/>
                </w:rPr>
                <w:t>Расширение</w:t>
              </w:r>
            </w:ins>
          </w:p>
        </w:tc>
        <w:tc>
          <w:tcPr>
            <w:tcW w:w="906" w:type="pct"/>
          </w:tcPr>
          <w:p w14:paraId="6D8610C2" w14:textId="2518FFFD" w:rsidR="00905DFE" w:rsidRDefault="00905DFE" w:rsidP="00905DFE">
            <w:pPr>
              <w:jc w:val="center"/>
              <w:rPr>
                <w:ins w:id="2995" w:author="Savinskaya Yulia" w:date="2021-02-24T15:57:00Z"/>
                <w:rFonts w:ascii="Arial" w:hAnsi="Arial" w:cs="Arial"/>
                <w:sz w:val="20"/>
                <w:szCs w:val="20"/>
                <w:lang w:val="en-US"/>
              </w:rPr>
            </w:pPr>
            <w:ins w:id="2996" w:author="Savinskaya Yulia" w:date="2021-02-24T15:57:00Z">
              <w:r w:rsidRPr="00D8469B">
                <w:rPr>
                  <w:rFonts w:ascii="Arial" w:hAnsi="Arial" w:cs="Arial"/>
                  <w:sz w:val="20"/>
                  <w:szCs w:val="20"/>
                </w:rPr>
                <w:t>ТМ300.01</w:t>
              </w:r>
            </w:ins>
          </w:p>
        </w:tc>
        <w:tc>
          <w:tcPr>
            <w:tcW w:w="2011" w:type="pct"/>
            <w:shd w:val="clear" w:color="auto" w:fill="auto"/>
          </w:tcPr>
          <w:p w14:paraId="4B3DD890" w14:textId="77777777" w:rsidR="00905DFE" w:rsidRDefault="00905DFE" w:rsidP="00905DFE">
            <w:pPr>
              <w:jc w:val="center"/>
              <w:rPr>
                <w:ins w:id="2997" w:author="Savinskaya Yulia" w:date="2021-02-24T15:57:00Z"/>
                <w:rFonts w:ascii="Arial" w:hAnsi="Arial" w:cs="Arial"/>
                <w:sz w:val="20"/>
                <w:szCs w:val="20"/>
              </w:rPr>
            </w:pPr>
          </w:p>
        </w:tc>
      </w:tr>
      <w:tr w:rsidR="00905DFE" w:rsidRPr="006F5656" w14:paraId="6AEBA4EE" w14:textId="77777777" w:rsidTr="00875D22">
        <w:trPr>
          <w:cantSplit/>
          <w:ins w:id="2998" w:author="Savinskaya Yulia" w:date="2021-02-24T15:57:00Z"/>
        </w:trPr>
        <w:tc>
          <w:tcPr>
            <w:tcW w:w="271" w:type="pct"/>
            <w:shd w:val="clear" w:color="auto" w:fill="auto"/>
          </w:tcPr>
          <w:p w14:paraId="41FF9743" w14:textId="3FF09935" w:rsidR="00905DFE" w:rsidRPr="00905DFE" w:rsidRDefault="00905DFE" w:rsidP="00905DFE">
            <w:pPr>
              <w:rPr>
                <w:ins w:id="2999" w:author="Savinskaya Yulia" w:date="2021-02-24T15:57:00Z"/>
                <w:rFonts w:ascii="Arial" w:hAnsi="Arial" w:cs="Arial"/>
                <w:sz w:val="20"/>
                <w:szCs w:val="20"/>
                <w:lang w:val="en-US"/>
                <w:rPrChange w:id="3000" w:author="Savinskaya Yulia" w:date="2021-02-24T15:57:00Z">
                  <w:rPr>
                    <w:ins w:id="3001" w:author="Savinskaya Yulia" w:date="2021-02-24T15:57:00Z"/>
                    <w:rFonts w:ascii="Arial" w:hAnsi="Arial" w:cs="Arial"/>
                    <w:sz w:val="20"/>
                    <w:szCs w:val="20"/>
                  </w:rPr>
                </w:rPrChange>
              </w:rPr>
            </w:pPr>
            <w:ins w:id="3002" w:author="Savinskaya Yulia" w:date="2021-02-24T15:57:00Z">
              <w:r>
                <w:rPr>
                  <w:rFonts w:ascii="Arial" w:hAnsi="Arial" w:cs="Arial"/>
                  <w:sz w:val="20"/>
                  <w:szCs w:val="20"/>
                  <w:lang w:val="en-US"/>
                </w:rPr>
                <w:t>9</w:t>
              </w:r>
            </w:ins>
          </w:p>
        </w:tc>
        <w:tc>
          <w:tcPr>
            <w:tcW w:w="906" w:type="pct"/>
          </w:tcPr>
          <w:p w14:paraId="055ACC85" w14:textId="4B216028" w:rsidR="00905DFE" w:rsidRPr="00AE12DE" w:rsidRDefault="00905DFE" w:rsidP="00905DFE">
            <w:pPr>
              <w:rPr>
                <w:ins w:id="3003" w:author="Savinskaya Yulia" w:date="2021-02-24T15:57:00Z"/>
                <w:rFonts w:ascii="Arial" w:hAnsi="Arial" w:cs="Arial"/>
                <w:sz w:val="20"/>
                <w:szCs w:val="20"/>
              </w:rPr>
            </w:pPr>
            <w:ins w:id="3004" w:author="Savinskaya Yulia" w:date="2021-02-24T15:57:00Z">
              <w:r>
                <w:rPr>
                  <w:rFonts w:ascii="Arial" w:hAnsi="Arial" w:cs="Arial"/>
                  <w:sz w:val="20"/>
                  <w:szCs w:val="20"/>
                </w:rPr>
                <w:t>Сверка объемов выполненных работ</w:t>
              </w:r>
            </w:ins>
          </w:p>
        </w:tc>
        <w:tc>
          <w:tcPr>
            <w:tcW w:w="906" w:type="pct"/>
          </w:tcPr>
          <w:p w14:paraId="0764C25E" w14:textId="5A72B0CD" w:rsidR="00905DFE" w:rsidRDefault="00905DFE" w:rsidP="00905DFE">
            <w:pPr>
              <w:jc w:val="center"/>
              <w:rPr>
                <w:ins w:id="3005" w:author="Savinskaya Yulia" w:date="2021-02-24T15:57:00Z"/>
                <w:rFonts w:ascii="Arial" w:hAnsi="Arial" w:cs="Arial"/>
                <w:sz w:val="20"/>
                <w:szCs w:val="20"/>
              </w:rPr>
            </w:pPr>
            <w:ins w:id="3006" w:author="Savinskaya Yulia" w:date="2021-02-24T15:57:00Z">
              <w:r w:rsidRPr="00D30A2C">
                <w:rPr>
                  <w:rFonts w:ascii="Arial" w:hAnsi="Arial" w:cs="Arial"/>
                  <w:sz w:val="20"/>
                  <w:szCs w:val="20"/>
                </w:rPr>
                <w:t>Отчет</w:t>
              </w:r>
            </w:ins>
          </w:p>
        </w:tc>
        <w:tc>
          <w:tcPr>
            <w:tcW w:w="906" w:type="pct"/>
          </w:tcPr>
          <w:p w14:paraId="3F813E88" w14:textId="7CF5933E" w:rsidR="00905DFE" w:rsidRDefault="00905DFE" w:rsidP="00905DFE">
            <w:pPr>
              <w:jc w:val="center"/>
              <w:rPr>
                <w:ins w:id="3007" w:author="Savinskaya Yulia" w:date="2021-02-24T15:57:00Z"/>
                <w:rFonts w:ascii="Arial" w:hAnsi="Arial" w:cs="Arial"/>
                <w:sz w:val="20"/>
                <w:szCs w:val="20"/>
                <w:lang w:val="en-US"/>
              </w:rPr>
            </w:pPr>
            <w:ins w:id="3008" w:author="Savinskaya Yulia" w:date="2021-02-24T15:57:00Z">
              <w:r w:rsidRPr="00D8469B">
                <w:rPr>
                  <w:rFonts w:ascii="Arial" w:hAnsi="Arial" w:cs="Arial"/>
                  <w:sz w:val="20"/>
                  <w:szCs w:val="20"/>
                </w:rPr>
                <w:t>ТМ301</w:t>
              </w:r>
            </w:ins>
          </w:p>
        </w:tc>
        <w:tc>
          <w:tcPr>
            <w:tcW w:w="2011" w:type="pct"/>
            <w:shd w:val="clear" w:color="auto" w:fill="auto"/>
          </w:tcPr>
          <w:p w14:paraId="5C48AB97" w14:textId="77777777" w:rsidR="00905DFE" w:rsidRDefault="00905DFE" w:rsidP="00905DFE">
            <w:pPr>
              <w:jc w:val="center"/>
              <w:rPr>
                <w:ins w:id="3009" w:author="Savinskaya Yulia" w:date="2021-02-24T15:57:00Z"/>
                <w:rFonts w:ascii="Arial" w:hAnsi="Arial" w:cs="Arial"/>
                <w:sz w:val="20"/>
                <w:szCs w:val="20"/>
              </w:rPr>
            </w:pPr>
          </w:p>
        </w:tc>
      </w:tr>
      <w:tr w:rsidR="00905DFE" w:rsidRPr="006F5656" w14:paraId="486D988B" w14:textId="77777777" w:rsidTr="00875D22">
        <w:trPr>
          <w:cantSplit/>
          <w:ins w:id="3010" w:author="Savinskaya Yulia" w:date="2021-02-24T15:57:00Z"/>
        </w:trPr>
        <w:tc>
          <w:tcPr>
            <w:tcW w:w="271" w:type="pct"/>
            <w:shd w:val="clear" w:color="auto" w:fill="auto"/>
          </w:tcPr>
          <w:p w14:paraId="4AEDDBC3" w14:textId="0C325801" w:rsidR="00905DFE" w:rsidRPr="00905DFE" w:rsidRDefault="00905DFE" w:rsidP="00905DFE">
            <w:pPr>
              <w:rPr>
                <w:ins w:id="3011" w:author="Savinskaya Yulia" w:date="2021-02-24T15:57:00Z"/>
                <w:rFonts w:ascii="Arial" w:hAnsi="Arial" w:cs="Arial"/>
                <w:sz w:val="20"/>
                <w:szCs w:val="20"/>
                <w:lang w:val="en-US"/>
                <w:rPrChange w:id="3012" w:author="Savinskaya Yulia" w:date="2021-02-24T15:57:00Z">
                  <w:rPr>
                    <w:ins w:id="3013" w:author="Savinskaya Yulia" w:date="2021-02-24T15:57:00Z"/>
                    <w:rFonts w:ascii="Arial" w:hAnsi="Arial" w:cs="Arial"/>
                    <w:sz w:val="20"/>
                    <w:szCs w:val="20"/>
                  </w:rPr>
                </w:rPrChange>
              </w:rPr>
            </w:pPr>
            <w:ins w:id="3014" w:author="Savinskaya Yulia" w:date="2021-02-24T15:57:00Z">
              <w:r>
                <w:rPr>
                  <w:rFonts w:ascii="Arial" w:hAnsi="Arial" w:cs="Arial"/>
                  <w:sz w:val="20"/>
                  <w:szCs w:val="20"/>
                  <w:lang w:val="en-US"/>
                </w:rPr>
                <w:lastRenderedPageBreak/>
                <w:t>10</w:t>
              </w:r>
            </w:ins>
          </w:p>
        </w:tc>
        <w:tc>
          <w:tcPr>
            <w:tcW w:w="906" w:type="pct"/>
          </w:tcPr>
          <w:p w14:paraId="22149AF0" w14:textId="3702DEDD" w:rsidR="00905DFE" w:rsidRPr="00AE12DE" w:rsidRDefault="00905DFE" w:rsidP="00905DFE">
            <w:pPr>
              <w:rPr>
                <w:ins w:id="3015" w:author="Savinskaya Yulia" w:date="2021-02-24T15:57:00Z"/>
                <w:rFonts w:ascii="Arial" w:hAnsi="Arial" w:cs="Arial"/>
                <w:sz w:val="20"/>
                <w:szCs w:val="20"/>
              </w:rPr>
            </w:pPr>
            <w:ins w:id="3016" w:author="Savinskaya Yulia" w:date="2021-02-24T16:00:00Z">
              <w:r w:rsidRPr="00905DFE">
                <w:rPr>
                  <w:rFonts w:ascii="Arial" w:hAnsi="Arial" w:cs="Arial"/>
                  <w:sz w:val="20"/>
                  <w:szCs w:val="20"/>
                </w:rPr>
                <w:t xml:space="preserve">Автоматическое применение надбавок за </w:t>
              </w:r>
            </w:ins>
            <w:ins w:id="3017" w:author="Savinskaya Yulia" w:date="2021-02-24T16:01:00Z">
              <w:r w:rsidRPr="00905DFE">
                <w:rPr>
                  <w:rFonts w:ascii="Arial" w:hAnsi="Arial" w:cs="Arial"/>
                  <w:sz w:val="20"/>
                  <w:szCs w:val="20"/>
                </w:rPr>
                <w:t>возраст и</w:t>
              </w:r>
            </w:ins>
            <w:ins w:id="3018" w:author="Savinskaya Yulia" w:date="2021-02-24T16:00:00Z">
              <w:r w:rsidRPr="00905DFE">
                <w:rPr>
                  <w:rFonts w:ascii="Arial" w:hAnsi="Arial" w:cs="Arial"/>
                  <w:sz w:val="20"/>
                  <w:szCs w:val="20"/>
                </w:rPr>
                <w:t xml:space="preserve"> пробег ТС</w:t>
              </w:r>
            </w:ins>
          </w:p>
        </w:tc>
        <w:tc>
          <w:tcPr>
            <w:tcW w:w="906" w:type="pct"/>
          </w:tcPr>
          <w:p w14:paraId="0B88AD87" w14:textId="0CA3C11A" w:rsidR="00905DFE" w:rsidRDefault="00905DFE" w:rsidP="00905DFE">
            <w:pPr>
              <w:jc w:val="center"/>
              <w:rPr>
                <w:ins w:id="3019" w:author="Savinskaya Yulia" w:date="2021-02-24T15:57:00Z"/>
                <w:rFonts w:ascii="Arial" w:hAnsi="Arial" w:cs="Arial"/>
                <w:sz w:val="20"/>
                <w:szCs w:val="20"/>
              </w:rPr>
            </w:pPr>
            <w:ins w:id="3020" w:author="Savinskaya Yulia" w:date="2021-02-24T16:00:00Z">
              <w:r>
                <w:rPr>
                  <w:rFonts w:ascii="Arial" w:hAnsi="Arial" w:cs="Arial"/>
                  <w:sz w:val="20"/>
                  <w:szCs w:val="20"/>
                </w:rPr>
                <w:t>Расширение</w:t>
              </w:r>
            </w:ins>
          </w:p>
        </w:tc>
        <w:tc>
          <w:tcPr>
            <w:tcW w:w="906" w:type="pct"/>
          </w:tcPr>
          <w:p w14:paraId="1575BA56" w14:textId="3A5513B2" w:rsidR="00905DFE" w:rsidRPr="00905DFE" w:rsidRDefault="00905DFE" w:rsidP="00905DFE">
            <w:pPr>
              <w:jc w:val="center"/>
              <w:rPr>
                <w:ins w:id="3021" w:author="Savinskaya Yulia" w:date="2021-02-24T15:57:00Z"/>
                <w:rFonts w:ascii="Arial" w:hAnsi="Arial" w:cs="Arial"/>
                <w:sz w:val="20"/>
                <w:szCs w:val="20"/>
                <w:lang w:val="en-US"/>
              </w:rPr>
            </w:pPr>
            <w:ins w:id="3022" w:author="Savinskaya Yulia" w:date="2021-02-24T16:00:00Z">
              <w:r w:rsidRPr="00905DFE">
                <w:rPr>
                  <w:rFonts w:ascii="Arial" w:hAnsi="Arial" w:cs="Arial"/>
                  <w:sz w:val="20"/>
                  <w:szCs w:val="20"/>
                  <w:lang w:val="en-US"/>
                  <w:rPrChange w:id="3023" w:author="Savinskaya Yulia" w:date="2021-02-24T16:01:00Z">
                    <w:rPr>
                      <w:rFonts w:ascii="Calibri" w:eastAsiaTheme="minorHAnsi" w:hAnsi="Calibri" w:cs="Calibri"/>
                      <w:color w:val="000000"/>
                      <w:sz w:val="22"/>
                    </w:rPr>
                  </w:rPrChange>
                </w:rPr>
                <w:t>MM303</w:t>
              </w:r>
            </w:ins>
          </w:p>
        </w:tc>
        <w:tc>
          <w:tcPr>
            <w:tcW w:w="2011" w:type="pct"/>
            <w:shd w:val="clear" w:color="auto" w:fill="auto"/>
          </w:tcPr>
          <w:p w14:paraId="607A21BF" w14:textId="77777777" w:rsidR="00905DFE" w:rsidRDefault="00905DFE" w:rsidP="00905DFE">
            <w:pPr>
              <w:jc w:val="center"/>
              <w:rPr>
                <w:ins w:id="3024" w:author="Savinskaya Yulia" w:date="2021-02-24T15:57:00Z"/>
                <w:rFonts w:ascii="Arial" w:hAnsi="Arial" w:cs="Arial"/>
                <w:sz w:val="20"/>
                <w:szCs w:val="20"/>
              </w:rPr>
            </w:pPr>
          </w:p>
        </w:tc>
      </w:tr>
      <w:tr w:rsidR="00905DFE" w:rsidRPr="006F5656" w14:paraId="3469930B" w14:textId="77777777" w:rsidTr="00875D22">
        <w:trPr>
          <w:cantSplit/>
          <w:ins w:id="3025" w:author="Savinskaya Yulia" w:date="2021-02-24T15:57:00Z"/>
        </w:trPr>
        <w:tc>
          <w:tcPr>
            <w:tcW w:w="271" w:type="pct"/>
            <w:shd w:val="clear" w:color="auto" w:fill="auto"/>
          </w:tcPr>
          <w:p w14:paraId="05D47AA8" w14:textId="0266D85D" w:rsidR="00905DFE" w:rsidRPr="00905DFE" w:rsidRDefault="00905DFE" w:rsidP="00905DFE">
            <w:pPr>
              <w:rPr>
                <w:ins w:id="3026" w:author="Savinskaya Yulia" w:date="2021-02-24T15:57:00Z"/>
                <w:rFonts w:ascii="Arial" w:hAnsi="Arial" w:cs="Arial"/>
                <w:sz w:val="20"/>
                <w:szCs w:val="20"/>
                <w:lang w:val="en-US"/>
                <w:rPrChange w:id="3027" w:author="Savinskaya Yulia" w:date="2021-02-24T15:57:00Z">
                  <w:rPr>
                    <w:ins w:id="3028" w:author="Savinskaya Yulia" w:date="2021-02-24T15:57:00Z"/>
                    <w:rFonts w:ascii="Arial" w:hAnsi="Arial" w:cs="Arial"/>
                    <w:sz w:val="20"/>
                    <w:szCs w:val="20"/>
                  </w:rPr>
                </w:rPrChange>
              </w:rPr>
            </w:pPr>
            <w:ins w:id="3029" w:author="Savinskaya Yulia" w:date="2021-02-24T15:57:00Z">
              <w:r>
                <w:rPr>
                  <w:rFonts w:ascii="Arial" w:hAnsi="Arial" w:cs="Arial"/>
                  <w:sz w:val="20"/>
                  <w:szCs w:val="20"/>
                  <w:lang w:val="en-US"/>
                </w:rPr>
                <w:t>11</w:t>
              </w:r>
            </w:ins>
          </w:p>
        </w:tc>
        <w:tc>
          <w:tcPr>
            <w:tcW w:w="906" w:type="pct"/>
          </w:tcPr>
          <w:p w14:paraId="437224F2" w14:textId="3832E346" w:rsidR="00905DFE" w:rsidRPr="00905DFE" w:rsidRDefault="00905DFE" w:rsidP="00905DFE">
            <w:pPr>
              <w:rPr>
                <w:ins w:id="3030" w:author="Savinskaya Yulia" w:date="2021-02-24T15:57:00Z"/>
                <w:rFonts w:ascii="Arial" w:hAnsi="Arial" w:cs="Arial"/>
                <w:sz w:val="20"/>
                <w:szCs w:val="20"/>
              </w:rPr>
            </w:pPr>
            <w:ins w:id="3031" w:author="Savinskaya Yulia" w:date="2021-02-24T15:57:00Z">
              <w:r>
                <w:rPr>
                  <w:rFonts w:ascii="Arial" w:hAnsi="Arial" w:cs="Arial"/>
                  <w:sz w:val="20"/>
                  <w:szCs w:val="20"/>
                </w:rPr>
                <w:t>Ведение финансовых периодов в ТМ</w:t>
              </w:r>
            </w:ins>
          </w:p>
        </w:tc>
        <w:tc>
          <w:tcPr>
            <w:tcW w:w="906" w:type="pct"/>
          </w:tcPr>
          <w:p w14:paraId="0D002E4F" w14:textId="74FC5F6F" w:rsidR="00905DFE" w:rsidRDefault="00905DFE" w:rsidP="00905DFE">
            <w:pPr>
              <w:jc w:val="center"/>
              <w:rPr>
                <w:ins w:id="3032" w:author="Savinskaya Yulia" w:date="2021-02-24T15:57:00Z"/>
                <w:rFonts w:ascii="Arial" w:hAnsi="Arial" w:cs="Arial"/>
                <w:sz w:val="20"/>
                <w:szCs w:val="20"/>
              </w:rPr>
            </w:pPr>
            <w:ins w:id="3033" w:author="Savinskaya Yulia" w:date="2021-02-24T15:58:00Z">
              <w:r>
                <w:rPr>
                  <w:rFonts w:ascii="Arial" w:hAnsi="Arial" w:cs="Arial"/>
                  <w:sz w:val="20"/>
                  <w:szCs w:val="20"/>
                </w:rPr>
                <w:t>Расширение</w:t>
              </w:r>
            </w:ins>
          </w:p>
        </w:tc>
        <w:tc>
          <w:tcPr>
            <w:tcW w:w="906" w:type="pct"/>
          </w:tcPr>
          <w:p w14:paraId="5AFD50BC" w14:textId="78DBB52A" w:rsidR="00905DFE" w:rsidRPr="00905DFE" w:rsidRDefault="00905DFE" w:rsidP="00905DFE">
            <w:pPr>
              <w:jc w:val="center"/>
              <w:rPr>
                <w:ins w:id="3034" w:author="Savinskaya Yulia" w:date="2021-02-24T15:57:00Z"/>
                <w:rFonts w:ascii="Arial" w:hAnsi="Arial" w:cs="Arial"/>
                <w:sz w:val="20"/>
                <w:szCs w:val="20"/>
                <w:lang w:val="en-US"/>
              </w:rPr>
            </w:pPr>
            <w:ins w:id="3035" w:author="Savinskaya Yulia" w:date="2021-02-24T15:57:00Z">
              <w:r>
                <w:rPr>
                  <w:rFonts w:ascii="Arial" w:hAnsi="Arial" w:cs="Arial"/>
                  <w:sz w:val="20"/>
                  <w:szCs w:val="20"/>
                  <w:lang w:val="en-US"/>
                </w:rPr>
                <w:t>MM300</w:t>
              </w:r>
            </w:ins>
          </w:p>
        </w:tc>
        <w:tc>
          <w:tcPr>
            <w:tcW w:w="2011" w:type="pct"/>
            <w:shd w:val="clear" w:color="auto" w:fill="auto"/>
          </w:tcPr>
          <w:p w14:paraId="430F1370" w14:textId="77777777" w:rsidR="00905DFE" w:rsidRDefault="00905DFE" w:rsidP="00905DFE">
            <w:pPr>
              <w:jc w:val="center"/>
              <w:rPr>
                <w:ins w:id="3036" w:author="Savinskaya Yulia" w:date="2021-02-24T15:57:00Z"/>
                <w:rFonts w:ascii="Arial" w:hAnsi="Arial" w:cs="Arial"/>
                <w:sz w:val="20"/>
                <w:szCs w:val="20"/>
              </w:rPr>
            </w:pPr>
          </w:p>
        </w:tc>
      </w:tr>
      <w:tr w:rsidR="00905DFE" w:rsidRPr="006F5656" w14:paraId="7B8D2F0D" w14:textId="77777777" w:rsidTr="00875D22">
        <w:trPr>
          <w:cantSplit/>
          <w:ins w:id="3037" w:author="Savinskaya Yulia" w:date="2021-02-24T16:05:00Z"/>
        </w:trPr>
        <w:tc>
          <w:tcPr>
            <w:tcW w:w="271" w:type="pct"/>
            <w:shd w:val="clear" w:color="auto" w:fill="auto"/>
          </w:tcPr>
          <w:p w14:paraId="2FE30440" w14:textId="7253033A" w:rsidR="00905DFE" w:rsidRPr="00905DFE" w:rsidRDefault="00905DFE" w:rsidP="00905DFE">
            <w:pPr>
              <w:rPr>
                <w:ins w:id="3038" w:author="Savinskaya Yulia" w:date="2021-02-24T16:05:00Z"/>
                <w:rFonts w:ascii="Arial" w:hAnsi="Arial" w:cs="Arial"/>
                <w:sz w:val="20"/>
                <w:szCs w:val="20"/>
                <w:rPrChange w:id="3039" w:author="Savinskaya Yulia" w:date="2021-02-24T16:05:00Z">
                  <w:rPr>
                    <w:ins w:id="3040" w:author="Savinskaya Yulia" w:date="2021-02-24T16:05:00Z"/>
                    <w:rFonts w:ascii="Arial" w:hAnsi="Arial" w:cs="Arial"/>
                    <w:sz w:val="20"/>
                    <w:szCs w:val="20"/>
                    <w:lang w:val="en-US"/>
                  </w:rPr>
                </w:rPrChange>
              </w:rPr>
            </w:pPr>
            <w:ins w:id="3041" w:author="Savinskaya Yulia" w:date="2021-02-24T16:05:00Z">
              <w:r>
                <w:rPr>
                  <w:rFonts w:ascii="Arial" w:hAnsi="Arial" w:cs="Arial"/>
                  <w:sz w:val="20"/>
                  <w:szCs w:val="20"/>
                </w:rPr>
                <w:t>12</w:t>
              </w:r>
            </w:ins>
          </w:p>
        </w:tc>
        <w:tc>
          <w:tcPr>
            <w:tcW w:w="906" w:type="pct"/>
          </w:tcPr>
          <w:p w14:paraId="3326DF5A" w14:textId="645283C4" w:rsidR="00905DFE" w:rsidRDefault="00905DFE" w:rsidP="00905DFE">
            <w:pPr>
              <w:rPr>
                <w:ins w:id="3042" w:author="Savinskaya Yulia" w:date="2021-02-24T16:05:00Z"/>
                <w:rFonts w:ascii="Arial" w:hAnsi="Arial" w:cs="Arial"/>
                <w:sz w:val="20"/>
                <w:szCs w:val="20"/>
              </w:rPr>
            </w:pPr>
            <w:ins w:id="3043" w:author="Savinskaya Yulia" w:date="2021-02-24T16:05:00Z">
              <w:r>
                <w:rPr>
                  <w:rFonts w:ascii="Arial" w:hAnsi="Arial" w:cs="Arial"/>
                  <w:sz w:val="20"/>
                  <w:szCs w:val="20"/>
                </w:rPr>
                <w:t>Изменение пробега и топлива в закрытых путевых листах</w:t>
              </w:r>
            </w:ins>
          </w:p>
        </w:tc>
        <w:tc>
          <w:tcPr>
            <w:tcW w:w="906" w:type="pct"/>
          </w:tcPr>
          <w:p w14:paraId="755360E9" w14:textId="2C8EFB33" w:rsidR="00905DFE" w:rsidRDefault="00905DFE" w:rsidP="00905DFE">
            <w:pPr>
              <w:jc w:val="center"/>
              <w:rPr>
                <w:ins w:id="3044" w:author="Savinskaya Yulia" w:date="2021-02-24T16:05:00Z"/>
                <w:rFonts w:ascii="Arial" w:hAnsi="Arial" w:cs="Arial"/>
                <w:sz w:val="20"/>
                <w:szCs w:val="20"/>
              </w:rPr>
            </w:pPr>
            <w:ins w:id="3045" w:author="Savinskaya Yulia" w:date="2021-02-24T16:05:00Z">
              <w:r>
                <w:rPr>
                  <w:rFonts w:ascii="Arial" w:hAnsi="Arial" w:cs="Arial"/>
                  <w:sz w:val="20"/>
                  <w:szCs w:val="20"/>
                </w:rPr>
                <w:t>Расширение</w:t>
              </w:r>
            </w:ins>
          </w:p>
        </w:tc>
        <w:tc>
          <w:tcPr>
            <w:tcW w:w="906" w:type="pct"/>
          </w:tcPr>
          <w:p w14:paraId="1AB9D1B5" w14:textId="601AC610" w:rsidR="00905DFE" w:rsidRPr="00905DFE" w:rsidRDefault="00905DFE" w:rsidP="00905DFE">
            <w:pPr>
              <w:jc w:val="center"/>
              <w:rPr>
                <w:ins w:id="3046" w:author="Savinskaya Yulia" w:date="2021-02-24T16:05:00Z"/>
                <w:rFonts w:ascii="Arial" w:hAnsi="Arial" w:cs="Arial"/>
                <w:sz w:val="20"/>
                <w:szCs w:val="20"/>
                <w:rPrChange w:id="3047" w:author="Savinskaya Yulia" w:date="2021-02-24T16:05:00Z">
                  <w:rPr>
                    <w:ins w:id="3048" w:author="Savinskaya Yulia" w:date="2021-02-24T16:05:00Z"/>
                    <w:rFonts w:ascii="Arial" w:hAnsi="Arial" w:cs="Arial"/>
                    <w:sz w:val="20"/>
                    <w:szCs w:val="20"/>
                    <w:lang w:val="en-US"/>
                  </w:rPr>
                </w:rPrChange>
              </w:rPr>
            </w:pPr>
            <w:ins w:id="3049" w:author="Savinskaya Yulia" w:date="2021-02-24T16:05:00Z">
              <w:r w:rsidRPr="00905DFE">
                <w:rPr>
                  <w:rFonts w:ascii="Arial" w:hAnsi="Arial" w:cs="Arial"/>
                  <w:sz w:val="20"/>
                  <w:szCs w:val="20"/>
                </w:rPr>
                <w:t>MM300</w:t>
              </w:r>
            </w:ins>
          </w:p>
        </w:tc>
        <w:tc>
          <w:tcPr>
            <w:tcW w:w="2011" w:type="pct"/>
            <w:shd w:val="clear" w:color="auto" w:fill="auto"/>
          </w:tcPr>
          <w:p w14:paraId="65AEBCC8" w14:textId="77777777" w:rsidR="00905DFE" w:rsidRDefault="00905DFE" w:rsidP="00905DFE">
            <w:pPr>
              <w:jc w:val="center"/>
              <w:rPr>
                <w:ins w:id="3050" w:author="Savinskaya Yulia" w:date="2021-02-24T16:05:00Z"/>
                <w:rFonts w:ascii="Arial" w:hAnsi="Arial" w:cs="Arial"/>
                <w:sz w:val="20"/>
                <w:szCs w:val="20"/>
              </w:rPr>
            </w:pPr>
          </w:p>
        </w:tc>
      </w:tr>
      <w:tr w:rsidR="00DB6D96" w:rsidRPr="006F5656" w14:paraId="267FC5B1" w14:textId="77777777" w:rsidTr="00875D22">
        <w:trPr>
          <w:cantSplit/>
          <w:ins w:id="3051" w:author="SintsovaMA" w:date="2021-02-25T12:47:00Z"/>
        </w:trPr>
        <w:tc>
          <w:tcPr>
            <w:tcW w:w="271" w:type="pct"/>
            <w:shd w:val="clear" w:color="auto" w:fill="auto"/>
          </w:tcPr>
          <w:p w14:paraId="30DC94CC" w14:textId="2255C286" w:rsidR="00DB6D96" w:rsidRPr="00DB6D96" w:rsidRDefault="00DB6D96" w:rsidP="00905DFE">
            <w:pPr>
              <w:rPr>
                <w:ins w:id="3052" w:author="SintsovaMA" w:date="2021-02-25T12:47:00Z"/>
                <w:rFonts w:ascii="Arial" w:hAnsi="Arial" w:cs="Arial"/>
                <w:sz w:val="20"/>
                <w:szCs w:val="20"/>
                <w:lang w:val="en-US"/>
                <w:rPrChange w:id="3053" w:author="SintsovaMA" w:date="2021-02-25T12:47:00Z">
                  <w:rPr>
                    <w:ins w:id="3054" w:author="SintsovaMA" w:date="2021-02-25T12:47:00Z"/>
                    <w:rFonts w:ascii="Arial" w:hAnsi="Arial" w:cs="Arial"/>
                    <w:sz w:val="20"/>
                    <w:szCs w:val="20"/>
                  </w:rPr>
                </w:rPrChange>
              </w:rPr>
            </w:pPr>
            <w:ins w:id="3055" w:author="SintsovaMA" w:date="2021-02-25T12:47:00Z">
              <w:r>
                <w:rPr>
                  <w:rFonts w:ascii="Arial" w:hAnsi="Arial" w:cs="Arial"/>
                  <w:sz w:val="20"/>
                  <w:szCs w:val="20"/>
                  <w:lang w:val="en-US"/>
                </w:rPr>
                <w:t>13</w:t>
              </w:r>
            </w:ins>
          </w:p>
        </w:tc>
        <w:tc>
          <w:tcPr>
            <w:tcW w:w="906" w:type="pct"/>
          </w:tcPr>
          <w:p w14:paraId="19451101" w14:textId="1314B84E" w:rsidR="00DB6D96" w:rsidRDefault="00DB6D96" w:rsidP="00905DFE">
            <w:pPr>
              <w:rPr>
                <w:ins w:id="3056" w:author="SintsovaMA" w:date="2021-02-25T12:47:00Z"/>
                <w:rFonts w:ascii="Arial" w:hAnsi="Arial" w:cs="Arial"/>
                <w:sz w:val="20"/>
                <w:szCs w:val="20"/>
              </w:rPr>
            </w:pPr>
            <w:ins w:id="3057" w:author="SintsovaMA" w:date="2021-02-25T12:48:00Z">
              <w:r>
                <w:rPr>
                  <w:rFonts w:ascii="Arial" w:hAnsi="Arial" w:cs="Arial"/>
                  <w:color w:val="000000"/>
                  <w:sz w:val="21"/>
                  <w:szCs w:val="21"/>
                  <w:shd w:val="clear" w:color="auto" w:fill="FFFFFF"/>
                </w:rPr>
                <w:t>Интеграция Путевых листов с системой ИТС (Wenco, АвтоГРАФ)</w:t>
              </w:r>
            </w:ins>
          </w:p>
        </w:tc>
        <w:tc>
          <w:tcPr>
            <w:tcW w:w="906" w:type="pct"/>
          </w:tcPr>
          <w:p w14:paraId="09AA245D" w14:textId="105C8519" w:rsidR="00DB6D96" w:rsidRPr="00DB6D96" w:rsidRDefault="00DB6D96">
            <w:pPr>
              <w:jc w:val="center"/>
              <w:rPr>
                <w:ins w:id="3058" w:author="SintsovaMA" w:date="2021-02-25T12:47:00Z"/>
                <w:rFonts w:ascii="Arial" w:hAnsi="Arial" w:cs="Arial"/>
                <w:sz w:val="20"/>
                <w:szCs w:val="20"/>
              </w:rPr>
            </w:pPr>
            <w:ins w:id="3059" w:author="SintsovaMA" w:date="2021-02-25T12:47:00Z">
              <w:r>
                <w:rPr>
                  <w:rFonts w:ascii="Arial" w:hAnsi="Arial" w:cs="Arial"/>
                  <w:sz w:val="20"/>
                  <w:szCs w:val="20"/>
                </w:rPr>
                <w:t>Расширение</w:t>
              </w:r>
            </w:ins>
          </w:p>
        </w:tc>
        <w:tc>
          <w:tcPr>
            <w:tcW w:w="906" w:type="pct"/>
          </w:tcPr>
          <w:p w14:paraId="5F41C4D2" w14:textId="1CFF5D73" w:rsidR="00DB6D96" w:rsidRPr="00DB6D96" w:rsidRDefault="00DB6D96" w:rsidP="00905DFE">
            <w:pPr>
              <w:jc w:val="center"/>
              <w:rPr>
                <w:ins w:id="3060" w:author="SintsovaMA" w:date="2021-02-25T12:47:00Z"/>
                <w:rFonts w:ascii="Arial" w:hAnsi="Arial" w:cs="Arial"/>
                <w:sz w:val="20"/>
                <w:szCs w:val="20"/>
                <w:lang w:val="en-US"/>
                <w:rPrChange w:id="3061" w:author="SintsovaMA" w:date="2021-02-25T12:48:00Z">
                  <w:rPr>
                    <w:ins w:id="3062" w:author="SintsovaMA" w:date="2021-02-25T12:47:00Z"/>
                    <w:rFonts w:ascii="Arial" w:hAnsi="Arial" w:cs="Arial"/>
                    <w:sz w:val="20"/>
                    <w:szCs w:val="20"/>
                  </w:rPr>
                </w:rPrChange>
              </w:rPr>
            </w:pPr>
            <w:ins w:id="3063" w:author="SintsovaMA" w:date="2021-02-25T12:48:00Z">
              <w:r>
                <w:rPr>
                  <w:rFonts w:ascii="Arial" w:hAnsi="Arial" w:cs="Arial"/>
                  <w:sz w:val="20"/>
                  <w:szCs w:val="20"/>
                  <w:lang w:val="en-US"/>
                </w:rPr>
                <w:t>TM202</w:t>
              </w:r>
            </w:ins>
          </w:p>
        </w:tc>
        <w:tc>
          <w:tcPr>
            <w:tcW w:w="2011" w:type="pct"/>
            <w:shd w:val="clear" w:color="auto" w:fill="auto"/>
          </w:tcPr>
          <w:p w14:paraId="79289F9A" w14:textId="77777777" w:rsidR="00DB6D96" w:rsidRDefault="00DB6D96" w:rsidP="00905DFE">
            <w:pPr>
              <w:jc w:val="center"/>
              <w:rPr>
                <w:ins w:id="3064" w:author="SintsovaMA" w:date="2021-02-25T12:47:00Z"/>
                <w:rFonts w:ascii="Arial" w:hAnsi="Arial" w:cs="Arial"/>
                <w:sz w:val="20"/>
                <w:szCs w:val="20"/>
              </w:rPr>
            </w:pPr>
          </w:p>
        </w:tc>
      </w:tr>
    </w:tbl>
    <w:p w14:paraId="116DA2EB" w14:textId="77777777" w:rsidR="004C6394" w:rsidRPr="00F94454" w:rsidRDefault="004C6394" w:rsidP="004C6394">
      <w:pPr>
        <w:rPr>
          <w:rFonts w:ascii="Arial" w:eastAsia="Calibri" w:hAnsi="Arial" w:cs="Arial"/>
          <w:i/>
          <w:color w:val="808080" w:themeColor="background1" w:themeShade="80"/>
        </w:rPr>
      </w:pPr>
    </w:p>
    <w:p w14:paraId="360FD089" w14:textId="77777777" w:rsidR="004C6394" w:rsidRPr="004C6394" w:rsidRDefault="004C6394" w:rsidP="004C6394">
      <w:pPr>
        <w:rPr>
          <w:rFonts w:eastAsiaTheme="majorEastAsia"/>
        </w:rPr>
      </w:pPr>
    </w:p>
    <w:p w14:paraId="17BFF655" w14:textId="77777777" w:rsidR="00564937" w:rsidRDefault="004C6394" w:rsidP="00564937">
      <w:pPr>
        <w:pStyle w:val="31"/>
        <w:numPr>
          <w:ilvl w:val="2"/>
          <w:numId w:val="8"/>
        </w:numPr>
        <w:rPr>
          <w:caps/>
        </w:rPr>
      </w:pPr>
      <w:bookmarkStart w:id="3065" w:name="_Toc520705052"/>
      <w:bookmarkStart w:id="3066" w:name="_Toc523837302"/>
      <w:bookmarkStart w:id="3067" w:name="_Toc65146866"/>
      <w:r>
        <w:rPr>
          <w:caps/>
        </w:rPr>
        <w:t>Перечень доработок, разработок и интеграция</w:t>
      </w:r>
      <w:r w:rsidR="00564937" w:rsidRPr="000835FE">
        <w:rPr>
          <w:caps/>
        </w:rPr>
        <w:t xml:space="preserve"> бизнес-процесса </w:t>
      </w:r>
      <w:r w:rsidR="00564937">
        <w:rPr>
          <w:caps/>
        </w:rPr>
        <w:t>ПП-10.06.03-</w:t>
      </w:r>
      <w:r w:rsidR="00564937">
        <w:rPr>
          <w:caps/>
          <w:lang w:val="en-US"/>
        </w:rPr>
        <w:t>ERP</w:t>
      </w:r>
      <w:r w:rsidR="00564937">
        <w:rPr>
          <w:caps/>
        </w:rPr>
        <w:t xml:space="preserve"> Выполнение транспортных работ и работ технологического транспорта</w:t>
      </w:r>
      <w:bookmarkEnd w:id="3065"/>
      <w:bookmarkEnd w:id="3066"/>
      <w:bookmarkEnd w:id="3067"/>
    </w:p>
    <w:p w14:paraId="3A59D732" w14:textId="7A44121A" w:rsidR="002F400F" w:rsidRPr="00467379" w:rsidRDefault="002F400F" w:rsidP="00916FAB">
      <w:pPr>
        <w:pStyle w:val="a7"/>
        <w:keepNext/>
        <w:spacing w:after="240" w:afterAutospacing="0" w:line="276" w:lineRule="auto"/>
        <w:jc w:val="right"/>
        <w:rPr>
          <w:rFonts w:ascii="Arial" w:hAnsi="Arial" w:cs="Arial"/>
          <w:b/>
          <w:sz w:val="22"/>
          <w:szCs w:val="22"/>
        </w:rPr>
      </w:pPr>
      <w:r w:rsidRPr="00467379">
        <w:rPr>
          <w:rFonts w:ascii="Arial" w:hAnsi="Arial" w:cs="Arial"/>
          <w:b/>
          <w:sz w:val="22"/>
          <w:szCs w:val="22"/>
        </w:rPr>
        <w:t xml:space="preserve">Таблица </w:t>
      </w:r>
      <w:del w:id="3068" w:author="Savinskaya Yulia" w:date="2021-02-25T11:57:00Z">
        <w:r w:rsidR="002E0540" w:rsidRPr="00467379" w:rsidDel="009842FD">
          <w:rPr>
            <w:rFonts w:ascii="Arial" w:hAnsi="Arial" w:cs="Arial"/>
            <w:b/>
            <w:sz w:val="22"/>
            <w:szCs w:val="22"/>
          </w:rPr>
          <w:fldChar w:fldCharType="begin"/>
        </w:r>
        <w:r w:rsidR="002E0540" w:rsidRPr="00467379" w:rsidDel="009842FD">
          <w:rPr>
            <w:rFonts w:ascii="Arial" w:hAnsi="Arial" w:cs="Arial"/>
            <w:b/>
            <w:sz w:val="22"/>
            <w:szCs w:val="22"/>
          </w:rPr>
          <w:delInstrText xml:space="preserve"> SEQ Таблица \* ARABIC </w:delInstrText>
        </w:r>
        <w:r w:rsidR="002E0540" w:rsidRPr="00467379" w:rsidDel="009842FD">
          <w:rPr>
            <w:rFonts w:ascii="Arial" w:hAnsi="Arial" w:cs="Arial"/>
            <w:b/>
            <w:sz w:val="22"/>
            <w:szCs w:val="22"/>
          </w:rPr>
          <w:fldChar w:fldCharType="separate"/>
        </w:r>
        <w:r w:rsidR="002E0540" w:rsidDel="009842FD">
          <w:rPr>
            <w:rFonts w:ascii="Arial" w:hAnsi="Arial" w:cs="Arial"/>
            <w:b/>
            <w:noProof/>
            <w:sz w:val="22"/>
            <w:szCs w:val="22"/>
          </w:rPr>
          <w:delText>5</w:delText>
        </w:r>
        <w:r w:rsidR="002E0540" w:rsidRPr="00467379" w:rsidDel="009842FD">
          <w:rPr>
            <w:rFonts w:ascii="Arial" w:hAnsi="Arial" w:cs="Arial"/>
            <w:b/>
            <w:sz w:val="22"/>
            <w:szCs w:val="22"/>
          </w:rPr>
          <w:fldChar w:fldCharType="end"/>
        </w:r>
        <w:r w:rsidR="002E0540" w:rsidDel="009842FD">
          <w:rPr>
            <w:rFonts w:ascii="Arial" w:hAnsi="Arial" w:cs="Arial"/>
            <w:b/>
            <w:sz w:val="22"/>
            <w:szCs w:val="22"/>
          </w:rPr>
          <w:delText>3</w:delText>
        </w:r>
      </w:del>
      <w:ins w:id="3069" w:author="Savinskaya Yulia" w:date="2021-02-25T15:30:00Z">
        <w:r w:rsidR="00F31DDE">
          <w:rPr>
            <w:rFonts w:ascii="Arial" w:hAnsi="Arial" w:cs="Arial"/>
            <w:b/>
            <w:sz w:val="22"/>
            <w:szCs w:val="22"/>
          </w:rPr>
          <w:t>60</w:t>
        </w:r>
      </w:ins>
      <w:r w:rsidRPr="00467379">
        <w:rPr>
          <w:rFonts w:ascii="Arial" w:hAnsi="Arial" w:cs="Arial"/>
          <w:b/>
          <w:sz w:val="22"/>
          <w:szCs w:val="22"/>
        </w:rPr>
        <w:t>. Разработки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93"/>
        <w:gridCol w:w="2292"/>
        <w:gridCol w:w="2292"/>
        <w:gridCol w:w="1498"/>
        <w:gridCol w:w="3401"/>
      </w:tblGrid>
      <w:tr w:rsidR="001135C1" w:rsidRPr="006F5656" w14:paraId="4B19BCE6" w14:textId="77777777" w:rsidTr="00AC6F0A">
        <w:trPr>
          <w:cantSplit/>
          <w:trHeight w:val="397"/>
          <w:tblHeader/>
        </w:trPr>
        <w:tc>
          <w:tcPr>
            <w:tcW w:w="341" w:type="pct"/>
            <w:shd w:val="clear" w:color="auto" w:fill="FFC000"/>
            <w:vAlign w:val="center"/>
          </w:tcPr>
          <w:p w14:paraId="23A17B79" w14:textId="77777777" w:rsidR="001135C1" w:rsidRPr="006F5656" w:rsidRDefault="001135C1" w:rsidP="001135C1">
            <w:pPr>
              <w:jc w:val="center"/>
              <w:rPr>
                <w:rFonts w:ascii="Arial" w:hAnsi="Arial" w:cs="Arial"/>
                <w:b/>
                <w:sz w:val="20"/>
                <w:szCs w:val="20"/>
              </w:rPr>
            </w:pPr>
            <w:r w:rsidRPr="008C7F95">
              <w:rPr>
                <w:rFonts w:ascii="Arial" w:hAnsi="Arial" w:cs="Arial"/>
                <w:b/>
                <w:sz w:val="20"/>
                <w:szCs w:val="20"/>
                <w:lang w:eastAsia="ru-RU"/>
              </w:rPr>
              <w:t>№ п.п</w:t>
            </w:r>
          </w:p>
        </w:tc>
        <w:tc>
          <w:tcPr>
            <w:tcW w:w="1126" w:type="pct"/>
            <w:shd w:val="clear" w:color="auto" w:fill="FFC000"/>
            <w:vAlign w:val="center"/>
          </w:tcPr>
          <w:p w14:paraId="050A906D" w14:textId="77777777" w:rsidR="001135C1" w:rsidRPr="008C7F95" w:rsidRDefault="00AC6F0A" w:rsidP="00AC6F0A">
            <w:pPr>
              <w:jc w:val="center"/>
              <w:rPr>
                <w:rFonts w:ascii="Arial" w:hAnsi="Arial" w:cs="Arial"/>
                <w:b/>
                <w:sz w:val="20"/>
                <w:szCs w:val="20"/>
                <w:lang w:eastAsia="ru-RU"/>
              </w:rPr>
            </w:pPr>
            <w:r>
              <w:rPr>
                <w:rFonts w:ascii="Arial" w:hAnsi="Arial" w:cs="Arial"/>
                <w:b/>
                <w:sz w:val="20"/>
                <w:szCs w:val="20"/>
                <w:lang w:eastAsia="ru-RU"/>
              </w:rPr>
              <w:t>Название</w:t>
            </w:r>
          </w:p>
        </w:tc>
        <w:tc>
          <w:tcPr>
            <w:tcW w:w="1126" w:type="pct"/>
            <w:shd w:val="clear" w:color="auto" w:fill="FFC000"/>
            <w:vAlign w:val="center"/>
          </w:tcPr>
          <w:p w14:paraId="0153534F" w14:textId="77777777" w:rsidR="001135C1" w:rsidRPr="006F5656" w:rsidRDefault="001135C1" w:rsidP="001135C1">
            <w:pPr>
              <w:jc w:val="center"/>
              <w:rPr>
                <w:rFonts w:ascii="Arial" w:hAnsi="Arial" w:cs="Arial"/>
                <w:b/>
                <w:sz w:val="20"/>
                <w:szCs w:val="20"/>
              </w:rPr>
            </w:pPr>
            <w:r w:rsidRPr="008C7F95">
              <w:rPr>
                <w:rFonts w:ascii="Arial" w:hAnsi="Arial" w:cs="Arial"/>
                <w:b/>
                <w:sz w:val="20"/>
                <w:szCs w:val="20"/>
                <w:lang w:eastAsia="ru-RU"/>
              </w:rPr>
              <w:t>Тип реализации</w:t>
            </w:r>
          </w:p>
        </w:tc>
        <w:tc>
          <w:tcPr>
            <w:tcW w:w="736" w:type="pct"/>
            <w:shd w:val="clear" w:color="auto" w:fill="FFC000"/>
            <w:vAlign w:val="center"/>
          </w:tcPr>
          <w:p w14:paraId="74AFA988" w14:textId="77777777" w:rsidR="001135C1" w:rsidRPr="006F5656" w:rsidRDefault="001135C1" w:rsidP="001135C1">
            <w:pPr>
              <w:jc w:val="center"/>
              <w:rPr>
                <w:rFonts w:ascii="Arial" w:hAnsi="Arial" w:cs="Arial"/>
                <w:b/>
                <w:sz w:val="20"/>
                <w:szCs w:val="20"/>
              </w:rPr>
            </w:pPr>
            <w:r w:rsidRPr="008C7F95">
              <w:rPr>
                <w:rFonts w:ascii="Arial" w:hAnsi="Arial" w:cs="Arial"/>
                <w:b/>
                <w:sz w:val="20"/>
                <w:szCs w:val="20"/>
                <w:lang w:eastAsia="ru-RU"/>
              </w:rPr>
              <w:t>Ссылка на реестр разработок</w:t>
            </w:r>
          </w:p>
        </w:tc>
        <w:tc>
          <w:tcPr>
            <w:tcW w:w="1671" w:type="pct"/>
            <w:shd w:val="clear" w:color="auto" w:fill="FFC000"/>
            <w:vAlign w:val="center"/>
          </w:tcPr>
          <w:p w14:paraId="1207AA37" w14:textId="77777777" w:rsidR="001135C1" w:rsidRPr="006F5656" w:rsidRDefault="001135C1" w:rsidP="001135C1">
            <w:pPr>
              <w:jc w:val="center"/>
              <w:rPr>
                <w:rFonts w:ascii="Arial" w:hAnsi="Arial" w:cs="Arial"/>
                <w:b/>
                <w:sz w:val="20"/>
                <w:szCs w:val="20"/>
              </w:rPr>
            </w:pPr>
            <w:r w:rsidRPr="008C7F95">
              <w:rPr>
                <w:rFonts w:ascii="Arial" w:hAnsi="Arial" w:cs="Arial"/>
                <w:b/>
                <w:sz w:val="20"/>
                <w:szCs w:val="20"/>
                <w:lang w:eastAsia="ru-RU"/>
              </w:rPr>
              <w:t xml:space="preserve">Ссылка на КД </w:t>
            </w:r>
            <w:r w:rsidRPr="008C7F95">
              <w:rPr>
                <w:rFonts w:ascii="Arial" w:hAnsi="Arial" w:cs="Arial"/>
                <w:b/>
                <w:sz w:val="20"/>
                <w:szCs w:val="20"/>
                <w:lang w:val="en-US" w:eastAsia="ru-RU"/>
              </w:rPr>
              <w:t>BI</w:t>
            </w:r>
            <w:r w:rsidRPr="008C7F95">
              <w:rPr>
                <w:rFonts w:ascii="Arial" w:hAnsi="Arial" w:cs="Arial"/>
                <w:b/>
                <w:sz w:val="20"/>
                <w:szCs w:val="20"/>
                <w:lang w:eastAsia="ru-RU"/>
              </w:rPr>
              <w:t>-отчетности по направлению</w:t>
            </w:r>
          </w:p>
        </w:tc>
      </w:tr>
      <w:tr w:rsidR="00A51875" w:rsidRPr="006F5656" w14:paraId="6F243221" w14:textId="77777777" w:rsidTr="00AC6F0A">
        <w:trPr>
          <w:cantSplit/>
        </w:trPr>
        <w:tc>
          <w:tcPr>
            <w:tcW w:w="341" w:type="pct"/>
            <w:shd w:val="clear" w:color="auto" w:fill="auto"/>
          </w:tcPr>
          <w:p w14:paraId="357090E2" w14:textId="77777777" w:rsidR="00A51875" w:rsidRDefault="00A51875" w:rsidP="00A51875">
            <w:pPr>
              <w:jc w:val="left"/>
              <w:rPr>
                <w:rFonts w:ascii="Arial" w:hAnsi="Arial" w:cs="Arial"/>
                <w:color w:val="000000"/>
                <w:sz w:val="20"/>
                <w:szCs w:val="20"/>
                <w:lang w:eastAsia="ru-RU"/>
              </w:rPr>
            </w:pPr>
            <w:r>
              <w:rPr>
                <w:rFonts w:ascii="Arial" w:hAnsi="Arial" w:cs="Arial"/>
                <w:color w:val="000000"/>
                <w:sz w:val="20"/>
                <w:szCs w:val="20"/>
                <w:lang w:eastAsia="ru-RU"/>
              </w:rPr>
              <w:t>1</w:t>
            </w:r>
          </w:p>
        </w:tc>
        <w:tc>
          <w:tcPr>
            <w:tcW w:w="1126" w:type="pct"/>
          </w:tcPr>
          <w:p w14:paraId="3A72F2F6" w14:textId="77777777" w:rsidR="00A51875" w:rsidRDefault="00A51875" w:rsidP="00A51875">
            <w:pPr>
              <w:rPr>
                <w:rFonts w:ascii="Arial" w:hAnsi="Arial" w:cs="Arial"/>
                <w:sz w:val="20"/>
                <w:szCs w:val="20"/>
              </w:rPr>
            </w:pPr>
            <w:r>
              <w:rPr>
                <w:rFonts w:ascii="Arial" w:hAnsi="Arial" w:cs="Arial"/>
                <w:sz w:val="20"/>
                <w:szCs w:val="20"/>
              </w:rPr>
              <w:t>Разработка пользовательских расширений к путевым листам</w:t>
            </w:r>
          </w:p>
        </w:tc>
        <w:tc>
          <w:tcPr>
            <w:tcW w:w="1126" w:type="pct"/>
          </w:tcPr>
          <w:p w14:paraId="66DF9E6F" w14:textId="77777777" w:rsidR="00A51875" w:rsidRDefault="00A51875" w:rsidP="00A51875">
            <w:pPr>
              <w:jc w:val="center"/>
              <w:rPr>
                <w:rFonts w:ascii="Arial" w:hAnsi="Arial" w:cs="Arial"/>
                <w:sz w:val="20"/>
                <w:szCs w:val="20"/>
              </w:rPr>
            </w:pPr>
            <w:r>
              <w:rPr>
                <w:rFonts w:ascii="Arial" w:hAnsi="Arial" w:cs="Arial"/>
                <w:sz w:val="20"/>
                <w:szCs w:val="20"/>
              </w:rPr>
              <w:t>Расширение</w:t>
            </w:r>
          </w:p>
        </w:tc>
        <w:tc>
          <w:tcPr>
            <w:tcW w:w="736" w:type="pct"/>
          </w:tcPr>
          <w:p w14:paraId="2BCDE4B6" w14:textId="77777777" w:rsidR="00A51875" w:rsidRPr="006F5656" w:rsidRDefault="00A51875" w:rsidP="00A51875">
            <w:pPr>
              <w:jc w:val="center"/>
              <w:rPr>
                <w:rFonts w:ascii="Arial" w:hAnsi="Arial" w:cs="Arial"/>
                <w:sz w:val="20"/>
                <w:szCs w:val="20"/>
              </w:rPr>
            </w:pPr>
            <w:r>
              <w:rPr>
                <w:rFonts w:ascii="Arial" w:hAnsi="Arial" w:cs="Arial"/>
                <w:sz w:val="20"/>
                <w:szCs w:val="20"/>
              </w:rPr>
              <w:t>MM23</w:t>
            </w:r>
          </w:p>
        </w:tc>
        <w:tc>
          <w:tcPr>
            <w:tcW w:w="1671" w:type="pct"/>
            <w:shd w:val="clear" w:color="auto" w:fill="auto"/>
          </w:tcPr>
          <w:p w14:paraId="14CBF289" w14:textId="77777777" w:rsidR="00A51875" w:rsidRPr="006F5656" w:rsidRDefault="00A51875" w:rsidP="00A51875">
            <w:pPr>
              <w:jc w:val="center"/>
              <w:rPr>
                <w:rFonts w:ascii="Arial" w:hAnsi="Arial" w:cs="Arial"/>
                <w:sz w:val="20"/>
                <w:szCs w:val="20"/>
              </w:rPr>
            </w:pPr>
            <w:r>
              <w:rPr>
                <w:rFonts w:ascii="Arial" w:hAnsi="Arial" w:cs="Arial"/>
                <w:sz w:val="20"/>
                <w:szCs w:val="20"/>
                <w:lang w:val="en-US"/>
              </w:rPr>
              <w:t>-</w:t>
            </w:r>
          </w:p>
        </w:tc>
      </w:tr>
      <w:tr w:rsidR="00A51875" w:rsidRPr="006F5656" w14:paraId="318BA4B4" w14:textId="77777777" w:rsidTr="00AC6F0A">
        <w:trPr>
          <w:cantSplit/>
        </w:trPr>
        <w:tc>
          <w:tcPr>
            <w:tcW w:w="341" w:type="pct"/>
            <w:shd w:val="clear" w:color="auto" w:fill="auto"/>
          </w:tcPr>
          <w:p w14:paraId="5AA41D50" w14:textId="77777777" w:rsidR="00A51875" w:rsidRDefault="00A51875" w:rsidP="00A51875">
            <w:pPr>
              <w:jc w:val="left"/>
              <w:rPr>
                <w:rFonts w:ascii="Arial" w:hAnsi="Arial" w:cs="Arial"/>
                <w:color w:val="000000"/>
                <w:sz w:val="20"/>
                <w:szCs w:val="20"/>
                <w:lang w:eastAsia="ru-RU"/>
              </w:rPr>
            </w:pPr>
            <w:r>
              <w:rPr>
                <w:rFonts w:ascii="Arial" w:hAnsi="Arial" w:cs="Arial"/>
                <w:color w:val="000000"/>
                <w:sz w:val="20"/>
                <w:szCs w:val="20"/>
                <w:lang w:eastAsia="ru-RU"/>
              </w:rPr>
              <w:t>2</w:t>
            </w:r>
          </w:p>
        </w:tc>
        <w:tc>
          <w:tcPr>
            <w:tcW w:w="1126" w:type="pct"/>
          </w:tcPr>
          <w:p w14:paraId="650573AE" w14:textId="77777777" w:rsidR="00A51875" w:rsidRDefault="00A51875" w:rsidP="00A51875">
            <w:pPr>
              <w:rPr>
                <w:rFonts w:ascii="Arial" w:hAnsi="Arial" w:cs="Arial"/>
                <w:sz w:val="20"/>
                <w:szCs w:val="20"/>
              </w:rPr>
            </w:pPr>
            <w:r>
              <w:rPr>
                <w:rFonts w:ascii="Arial" w:hAnsi="Arial" w:cs="Arial"/>
                <w:sz w:val="20"/>
                <w:szCs w:val="20"/>
              </w:rPr>
              <w:t>Разработка ABAP программ к путевым листам</w:t>
            </w:r>
          </w:p>
        </w:tc>
        <w:tc>
          <w:tcPr>
            <w:tcW w:w="1126" w:type="pct"/>
          </w:tcPr>
          <w:p w14:paraId="1D33D073" w14:textId="70B5DBEA" w:rsidR="00A51875" w:rsidRDefault="00AA24E8" w:rsidP="00A51875">
            <w:pPr>
              <w:jc w:val="center"/>
              <w:rPr>
                <w:rFonts w:ascii="Arial" w:hAnsi="Arial" w:cs="Arial"/>
                <w:sz w:val="20"/>
                <w:szCs w:val="20"/>
              </w:rPr>
            </w:pPr>
            <w:r>
              <w:rPr>
                <w:rFonts w:ascii="Arial" w:hAnsi="Arial" w:cs="Arial"/>
                <w:sz w:val="20"/>
                <w:szCs w:val="20"/>
              </w:rPr>
              <w:t>Расширение</w:t>
            </w:r>
          </w:p>
        </w:tc>
        <w:tc>
          <w:tcPr>
            <w:tcW w:w="736" w:type="pct"/>
          </w:tcPr>
          <w:p w14:paraId="67D09761" w14:textId="77777777" w:rsidR="00A51875" w:rsidRPr="006F5656" w:rsidRDefault="00A51875" w:rsidP="00A51875">
            <w:pPr>
              <w:jc w:val="center"/>
              <w:rPr>
                <w:rFonts w:ascii="Arial" w:hAnsi="Arial" w:cs="Arial"/>
                <w:sz w:val="20"/>
                <w:szCs w:val="20"/>
              </w:rPr>
            </w:pPr>
            <w:r>
              <w:rPr>
                <w:rFonts w:ascii="Arial" w:hAnsi="Arial" w:cs="Arial"/>
                <w:sz w:val="20"/>
                <w:szCs w:val="20"/>
              </w:rPr>
              <w:t>MM66</w:t>
            </w:r>
          </w:p>
        </w:tc>
        <w:tc>
          <w:tcPr>
            <w:tcW w:w="1671" w:type="pct"/>
            <w:shd w:val="clear" w:color="auto" w:fill="auto"/>
          </w:tcPr>
          <w:p w14:paraId="484C48A4" w14:textId="77777777" w:rsidR="00A51875" w:rsidRDefault="00A51875" w:rsidP="00A51875">
            <w:pPr>
              <w:jc w:val="center"/>
              <w:rPr>
                <w:rFonts w:ascii="Arial" w:hAnsi="Arial" w:cs="Arial"/>
                <w:sz w:val="20"/>
                <w:szCs w:val="20"/>
              </w:rPr>
            </w:pPr>
            <w:r>
              <w:rPr>
                <w:rFonts w:ascii="Arial" w:hAnsi="Arial" w:cs="Arial"/>
                <w:sz w:val="20"/>
                <w:szCs w:val="20"/>
                <w:lang w:val="en-US"/>
              </w:rPr>
              <w:t>-</w:t>
            </w:r>
          </w:p>
        </w:tc>
      </w:tr>
      <w:tr w:rsidR="00A51875" w:rsidRPr="006F5656" w14:paraId="64FBAF5A" w14:textId="77777777" w:rsidTr="00AC6F0A">
        <w:trPr>
          <w:cantSplit/>
        </w:trPr>
        <w:tc>
          <w:tcPr>
            <w:tcW w:w="341" w:type="pct"/>
            <w:shd w:val="clear" w:color="auto" w:fill="auto"/>
          </w:tcPr>
          <w:p w14:paraId="553A6129" w14:textId="77777777" w:rsidR="00A51875" w:rsidRDefault="00A51875" w:rsidP="00A51875">
            <w:pPr>
              <w:jc w:val="left"/>
              <w:rPr>
                <w:rFonts w:ascii="Arial" w:hAnsi="Arial" w:cs="Arial"/>
                <w:color w:val="000000"/>
                <w:sz w:val="20"/>
                <w:szCs w:val="20"/>
                <w:lang w:eastAsia="ru-RU"/>
              </w:rPr>
            </w:pPr>
            <w:r>
              <w:rPr>
                <w:rFonts w:ascii="Arial" w:hAnsi="Arial" w:cs="Arial"/>
                <w:color w:val="000000"/>
                <w:sz w:val="20"/>
                <w:szCs w:val="20"/>
                <w:lang w:eastAsia="ru-RU"/>
              </w:rPr>
              <w:t>3</w:t>
            </w:r>
          </w:p>
        </w:tc>
        <w:tc>
          <w:tcPr>
            <w:tcW w:w="1126" w:type="pct"/>
          </w:tcPr>
          <w:p w14:paraId="3BAE3E95" w14:textId="77777777" w:rsidR="00A51875" w:rsidRDefault="00A51875" w:rsidP="00A51875">
            <w:pPr>
              <w:rPr>
                <w:rFonts w:ascii="Arial" w:hAnsi="Arial" w:cs="Arial"/>
                <w:sz w:val="20"/>
                <w:szCs w:val="20"/>
              </w:rPr>
            </w:pPr>
            <w:r>
              <w:rPr>
                <w:rFonts w:ascii="Arial" w:hAnsi="Arial" w:cs="Arial"/>
                <w:sz w:val="20"/>
                <w:szCs w:val="20"/>
              </w:rPr>
              <w:t>Разработка формуляров и печатных форм</w:t>
            </w:r>
          </w:p>
        </w:tc>
        <w:tc>
          <w:tcPr>
            <w:tcW w:w="1126" w:type="pct"/>
          </w:tcPr>
          <w:p w14:paraId="26A3A80E" w14:textId="77777777" w:rsidR="00A51875" w:rsidRDefault="00A51875" w:rsidP="00A51875">
            <w:pPr>
              <w:jc w:val="center"/>
              <w:rPr>
                <w:rFonts w:ascii="Arial" w:hAnsi="Arial" w:cs="Arial"/>
                <w:sz w:val="20"/>
                <w:szCs w:val="20"/>
              </w:rPr>
            </w:pPr>
            <w:r>
              <w:rPr>
                <w:rFonts w:ascii="Arial" w:hAnsi="Arial" w:cs="Arial"/>
                <w:sz w:val="20"/>
                <w:szCs w:val="20"/>
              </w:rPr>
              <w:t>Форма</w:t>
            </w:r>
          </w:p>
        </w:tc>
        <w:tc>
          <w:tcPr>
            <w:tcW w:w="736" w:type="pct"/>
          </w:tcPr>
          <w:p w14:paraId="6F72F753" w14:textId="77777777" w:rsidR="00A51875" w:rsidRPr="006F5656" w:rsidRDefault="00A51875" w:rsidP="00A51875">
            <w:pPr>
              <w:jc w:val="center"/>
              <w:rPr>
                <w:rFonts w:ascii="Arial" w:hAnsi="Arial" w:cs="Arial"/>
                <w:sz w:val="20"/>
                <w:szCs w:val="20"/>
              </w:rPr>
            </w:pPr>
            <w:r>
              <w:rPr>
                <w:rFonts w:ascii="Arial" w:hAnsi="Arial" w:cs="Arial"/>
                <w:sz w:val="20"/>
                <w:szCs w:val="20"/>
              </w:rPr>
              <w:t>MM67</w:t>
            </w:r>
          </w:p>
        </w:tc>
        <w:tc>
          <w:tcPr>
            <w:tcW w:w="1671" w:type="pct"/>
            <w:shd w:val="clear" w:color="auto" w:fill="auto"/>
          </w:tcPr>
          <w:p w14:paraId="28872DFB" w14:textId="77777777" w:rsidR="00A51875" w:rsidRDefault="00A51875" w:rsidP="00A51875">
            <w:pPr>
              <w:jc w:val="center"/>
              <w:rPr>
                <w:rFonts w:ascii="Arial" w:hAnsi="Arial" w:cs="Arial"/>
                <w:sz w:val="20"/>
                <w:szCs w:val="20"/>
              </w:rPr>
            </w:pPr>
            <w:r>
              <w:rPr>
                <w:rFonts w:ascii="Arial" w:hAnsi="Arial" w:cs="Arial"/>
                <w:sz w:val="20"/>
                <w:szCs w:val="20"/>
                <w:lang w:val="en-US"/>
              </w:rPr>
              <w:t>-</w:t>
            </w:r>
          </w:p>
        </w:tc>
      </w:tr>
      <w:tr w:rsidR="00A51875" w:rsidRPr="006F5656" w14:paraId="5D35F57D" w14:textId="77777777" w:rsidTr="00AC6F0A">
        <w:trPr>
          <w:cantSplit/>
        </w:trPr>
        <w:tc>
          <w:tcPr>
            <w:tcW w:w="341" w:type="pct"/>
            <w:shd w:val="clear" w:color="auto" w:fill="auto"/>
          </w:tcPr>
          <w:p w14:paraId="2683003D" w14:textId="77777777" w:rsidR="00A51875" w:rsidRDefault="00A51875" w:rsidP="00A51875">
            <w:pPr>
              <w:jc w:val="left"/>
              <w:rPr>
                <w:rFonts w:ascii="Arial" w:hAnsi="Arial" w:cs="Arial"/>
                <w:color w:val="000000"/>
                <w:sz w:val="20"/>
                <w:szCs w:val="20"/>
                <w:lang w:eastAsia="ru-RU"/>
              </w:rPr>
            </w:pPr>
            <w:r>
              <w:rPr>
                <w:rFonts w:ascii="Arial" w:hAnsi="Arial" w:cs="Arial"/>
                <w:color w:val="000000"/>
                <w:sz w:val="20"/>
                <w:szCs w:val="20"/>
                <w:lang w:eastAsia="ru-RU"/>
              </w:rPr>
              <w:t>4</w:t>
            </w:r>
          </w:p>
        </w:tc>
        <w:tc>
          <w:tcPr>
            <w:tcW w:w="1126" w:type="pct"/>
          </w:tcPr>
          <w:p w14:paraId="0AACF742" w14:textId="4474EA32" w:rsidR="00A51875" w:rsidRDefault="009B362C" w:rsidP="00A51875">
            <w:pPr>
              <w:rPr>
                <w:rFonts w:ascii="Arial" w:hAnsi="Arial" w:cs="Arial"/>
                <w:sz w:val="20"/>
                <w:szCs w:val="20"/>
              </w:rPr>
            </w:pPr>
            <w:r w:rsidRPr="00AE12DE">
              <w:rPr>
                <w:rFonts w:ascii="Arial" w:hAnsi="Arial" w:cs="Arial"/>
                <w:sz w:val="20"/>
                <w:szCs w:val="20"/>
              </w:rPr>
              <w:t>Интеграция Путевых листов с системой Автограф</w:t>
            </w:r>
          </w:p>
        </w:tc>
        <w:tc>
          <w:tcPr>
            <w:tcW w:w="1126" w:type="pct"/>
          </w:tcPr>
          <w:p w14:paraId="28966350" w14:textId="77777777" w:rsidR="00A51875" w:rsidRDefault="00A51875" w:rsidP="00A51875">
            <w:pPr>
              <w:jc w:val="center"/>
              <w:rPr>
                <w:rFonts w:ascii="Arial" w:hAnsi="Arial" w:cs="Arial"/>
                <w:sz w:val="20"/>
                <w:szCs w:val="20"/>
              </w:rPr>
            </w:pPr>
            <w:r>
              <w:rPr>
                <w:rFonts w:ascii="Arial" w:hAnsi="Arial" w:cs="Arial"/>
                <w:sz w:val="20"/>
                <w:szCs w:val="20"/>
              </w:rPr>
              <w:t>Интерфейс</w:t>
            </w:r>
          </w:p>
        </w:tc>
        <w:tc>
          <w:tcPr>
            <w:tcW w:w="736" w:type="pct"/>
          </w:tcPr>
          <w:p w14:paraId="2C6CC0B7" w14:textId="77777777" w:rsidR="00A51875" w:rsidRPr="006F5656" w:rsidRDefault="00A51875" w:rsidP="00A51875">
            <w:pPr>
              <w:jc w:val="center"/>
              <w:rPr>
                <w:rFonts w:ascii="Arial" w:hAnsi="Arial" w:cs="Arial"/>
                <w:sz w:val="20"/>
                <w:szCs w:val="20"/>
              </w:rPr>
            </w:pPr>
            <w:r>
              <w:rPr>
                <w:rFonts w:ascii="Arial" w:hAnsi="Arial" w:cs="Arial"/>
                <w:sz w:val="20"/>
                <w:szCs w:val="20"/>
              </w:rPr>
              <w:t>MM68</w:t>
            </w:r>
          </w:p>
        </w:tc>
        <w:tc>
          <w:tcPr>
            <w:tcW w:w="1671" w:type="pct"/>
            <w:shd w:val="clear" w:color="auto" w:fill="auto"/>
          </w:tcPr>
          <w:p w14:paraId="6329FF59" w14:textId="77777777" w:rsidR="00A51875" w:rsidRDefault="00A51875" w:rsidP="00A51875">
            <w:pPr>
              <w:jc w:val="center"/>
              <w:rPr>
                <w:rFonts w:ascii="Arial" w:hAnsi="Arial" w:cs="Arial"/>
                <w:sz w:val="20"/>
                <w:szCs w:val="20"/>
              </w:rPr>
            </w:pPr>
            <w:r>
              <w:rPr>
                <w:rFonts w:ascii="Arial" w:hAnsi="Arial" w:cs="Arial"/>
                <w:sz w:val="20"/>
                <w:szCs w:val="20"/>
                <w:lang w:val="en-US"/>
              </w:rPr>
              <w:t>-</w:t>
            </w:r>
          </w:p>
        </w:tc>
      </w:tr>
      <w:tr w:rsidR="00C021A1" w:rsidRPr="006F5656" w14:paraId="01099C3B" w14:textId="77777777" w:rsidTr="00AC6F0A">
        <w:trPr>
          <w:cantSplit/>
        </w:trPr>
        <w:tc>
          <w:tcPr>
            <w:tcW w:w="341" w:type="pct"/>
            <w:shd w:val="clear" w:color="auto" w:fill="auto"/>
          </w:tcPr>
          <w:p w14:paraId="3B980380" w14:textId="08F07516" w:rsidR="00C021A1" w:rsidRDefault="00C021A1" w:rsidP="00C021A1">
            <w:pPr>
              <w:jc w:val="left"/>
              <w:rPr>
                <w:rFonts w:ascii="Arial" w:hAnsi="Arial" w:cs="Arial"/>
                <w:color w:val="000000"/>
                <w:sz w:val="20"/>
                <w:szCs w:val="20"/>
                <w:lang w:eastAsia="ru-RU"/>
              </w:rPr>
            </w:pPr>
            <w:r>
              <w:rPr>
                <w:rFonts w:ascii="Arial" w:hAnsi="Arial" w:cs="Arial"/>
                <w:color w:val="000000"/>
                <w:sz w:val="20"/>
                <w:szCs w:val="20"/>
                <w:lang w:eastAsia="ru-RU"/>
              </w:rPr>
              <w:t>5</w:t>
            </w:r>
          </w:p>
        </w:tc>
        <w:tc>
          <w:tcPr>
            <w:tcW w:w="1126" w:type="pct"/>
          </w:tcPr>
          <w:p w14:paraId="51CB1140" w14:textId="6D3E5AD3" w:rsidR="00C021A1" w:rsidRDefault="00C021A1" w:rsidP="00C021A1">
            <w:pPr>
              <w:rPr>
                <w:rFonts w:ascii="Arial" w:hAnsi="Arial" w:cs="Arial"/>
                <w:sz w:val="20"/>
                <w:szCs w:val="20"/>
              </w:rPr>
            </w:pPr>
            <w:r w:rsidRPr="00AE12DE">
              <w:rPr>
                <w:rFonts w:ascii="Arial" w:hAnsi="Arial" w:cs="Arial"/>
                <w:sz w:val="20"/>
                <w:szCs w:val="20"/>
              </w:rPr>
              <w:t>Дополнительные проверки в путевом листе с учетом интеграции с Автограф</w:t>
            </w:r>
          </w:p>
        </w:tc>
        <w:tc>
          <w:tcPr>
            <w:tcW w:w="1126" w:type="pct"/>
          </w:tcPr>
          <w:p w14:paraId="7661B696" w14:textId="1544CA6B" w:rsidR="00C021A1" w:rsidRDefault="00C021A1" w:rsidP="00C021A1">
            <w:pPr>
              <w:jc w:val="center"/>
              <w:rPr>
                <w:rFonts w:ascii="Arial" w:hAnsi="Arial" w:cs="Arial"/>
                <w:sz w:val="20"/>
                <w:szCs w:val="20"/>
              </w:rPr>
            </w:pPr>
            <w:r>
              <w:rPr>
                <w:rFonts w:ascii="Arial" w:hAnsi="Arial" w:cs="Arial"/>
                <w:sz w:val="20"/>
                <w:szCs w:val="20"/>
              </w:rPr>
              <w:t>Расширение</w:t>
            </w:r>
          </w:p>
        </w:tc>
        <w:tc>
          <w:tcPr>
            <w:tcW w:w="736" w:type="pct"/>
          </w:tcPr>
          <w:p w14:paraId="1DA69FBD" w14:textId="18A6AF20" w:rsidR="00C021A1" w:rsidRDefault="00C021A1">
            <w:pPr>
              <w:jc w:val="center"/>
              <w:rPr>
                <w:rFonts w:ascii="Arial" w:hAnsi="Arial" w:cs="Arial"/>
                <w:sz w:val="20"/>
                <w:szCs w:val="20"/>
              </w:rPr>
            </w:pPr>
            <w:r>
              <w:rPr>
                <w:rFonts w:ascii="Arial" w:hAnsi="Arial" w:cs="Arial"/>
                <w:sz w:val="20"/>
                <w:szCs w:val="20"/>
              </w:rPr>
              <w:t>MM116</w:t>
            </w:r>
          </w:p>
        </w:tc>
        <w:tc>
          <w:tcPr>
            <w:tcW w:w="1671" w:type="pct"/>
            <w:shd w:val="clear" w:color="auto" w:fill="auto"/>
          </w:tcPr>
          <w:p w14:paraId="1C4AEA42" w14:textId="4D992595" w:rsidR="00C021A1" w:rsidRPr="00AE12DE" w:rsidRDefault="00C021A1" w:rsidP="00C021A1">
            <w:pPr>
              <w:jc w:val="center"/>
              <w:rPr>
                <w:rFonts w:ascii="Arial" w:hAnsi="Arial" w:cs="Arial"/>
                <w:sz w:val="20"/>
                <w:szCs w:val="20"/>
              </w:rPr>
            </w:pPr>
            <w:r>
              <w:rPr>
                <w:rFonts w:ascii="Arial" w:hAnsi="Arial" w:cs="Arial"/>
                <w:sz w:val="20"/>
                <w:szCs w:val="20"/>
              </w:rPr>
              <w:t>-</w:t>
            </w:r>
          </w:p>
        </w:tc>
      </w:tr>
      <w:tr w:rsidR="00C021A1" w:rsidRPr="006F5656" w14:paraId="6C36E860" w14:textId="77777777" w:rsidTr="00AC6F0A">
        <w:trPr>
          <w:cantSplit/>
        </w:trPr>
        <w:tc>
          <w:tcPr>
            <w:tcW w:w="341" w:type="pct"/>
            <w:shd w:val="clear" w:color="auto" w:fill="auto"/>
          </w:tcPr>
          <w:p w14:paraId="7A17956C" w14:textId="270940DA" w:rsidR="00C021A1" w:rsidRDefault="00C021A1" w:rsidP="00C021A1">
            <w:pPr>
              <w:jc w:val="left"/>
              <w:rPr>
                <w:rFonts w:ascii="Arial" w:hAnsi="Arial" w:cs="Arial"/>
                <w:color w:val="000000"/>
                <w:sz w:val="20"/>
                <w:szCs w:val="20"/>
                <w:lang w:eastAsia="ru-RU"/>
              </w:rPr>
            </w:pPr>
            <w:r>
              <w:rPr>
                <w:rFonts w:ascii="Arial" w:hAnsi="Arial" w:cs="Arial"/>
                <w:sz w:val="20"/>
                <w:szCs w:val="20"/>
              </w:rPr>
              <w:t>6</w:t>
            </w:r>
          </w:p>
        </w:tc>
        <w:tc>
          <w:tcPr>
            <w:tcW w:w="1126" w:type="pct"/>
          </w:tcPr>
          <w:p w14:paraId="75CC4857" w14:textId="77777777" w:rsidR="00C021A1" w:rsidRDefault="00C021A1" w:rsidP="00C021A1">
            <w:pPr>
              <w:rPr>
                <w:rFonts w:ascii="Arial" w:hAnsi="Arial" w:cs="Arial"/>
                <w:sz w:val="20"/>
                <w:szCs w:val="20"/>
              </w:rPr>
            </w:pPr>
            <w:r>
              <w:rPr>
                <w:rFonts w:ascii="Arial" w:hAnsi="Arial" w:cs="Arial"/>
                <w:sz w:val="20"/>
                <w:szCs w:val="20"/>
              </w:rPr>
              <w:t>Корректировка путевых листов</w:t>
            </w:r>
          </w:p>
        </w:tc>
        <w:tc>
          <w:tcPr>
            <w:tcW w:w="1126" w:type="pct"/>
          </w:tcPr>
          <w:p w14:paraId="39003867" w14:textId="77777777" w:rsidR="00C021A1" w:rsidRDefault="00C021A1" w:rsidP="00C021A1">
            <w:pPr>
              <w:jc w:val="center"/>
              <w:rPr>
                <w:rFonts w:ascii="Arial" w:hAnsi="Arial" w:cs="Arial"/>
                <w:sz w:val="20"/>
                <w:szCs w:val="20"/>
              </w:rPr>
            </w:pPr>
            <w:r>
              <w:rPr>
                <w:rFonts w:ascii="Arial" w:hAnsi="Arial" w:cs="Arial"/>
                <w:sz w:val="20"/>
                <w:szCs w:val="20"/>
              </w:rPr>
              <w:t>Расширение</w:t>
            </w:r>
          </w:p>
        </w:tc>
        <w:tc>
          <w:tcPr>
            <w:tcW w:w="736" w:type="pct"/>
          </w:tcPr>
          <w:p w14:paraId="58809890" w14:textId="77777777" w:rsidR="00C021A1" w:rsidRDefault="00C021A1" w:rsidP="00C021A1">
            <w:pPr>
              <w:jc w:val="center"/>
              <w:rPr>
                <w:rFonts w:ascii="Arial" w:hAnsi="Arial" w:cs="Arial"/>
                <w:sz w:val="20"/>
                <w:szCs w:val="20"/>
              </w:rPr>
            </w:pPr>
            <w:r>
              <w:rPr>
                <w:rFonts w:ascii="Arial" w:hAnsi="Arial" w:cs="Arial"/>
                <w:sz w:val="20"/>
                <w:szCs w:val="20"/>
              </w:rPr>
              <w:t>ММ117</w:t>
            </w:r>
          </w:p>
        </w:tc>
        <w:tc>
          <w:tcPr>
            <w:tcW w:w="1671" w:type="pct"/>
            <w:shd w:val="clear" w:color="auto" w:fill="auto"/>
          </w:tcPr>
          <w:p w14:paraId="5869C1A6" w14:textId="01414C01" w:rsidR="00C021A1" w:rsidRPr="00AE12DE" w:rsidRDefault="00C021A1" w:rsidP="00C021A1">
            <w:pPr>
              <w:jc w:val="center"/>
              <w:rPr>
                <w:rFonts w:ascii="Arial" w:hAnsi="Arial" w:cs="Arial"/>
                <w:sz w:val="20"/>
                <w:szCs w:val="20"/>
              </w:rPr>
            </w:pPr>
            <w:r>
              <w:rPr>
                <w:rFonts w:ascii="Arial" w:hAnsi="Arial" w:cs="Arial"/>
                <w:sz w:val="20"/>
                <w:szCs w:val="20"/>
              </w:rPr>
              <w:t>-</w:t>
            </w:r>
          </w:p>
        </w:tc>
      </w:tr>
      <w:tr w:rsidR="00C021A1" w:rsidRPr="006F5656" w14:paraId="23D4C657" w14:textId="77777777" w:rsidTr="00AC6F0A">
        <w:trPr>
          <w:cantSplit/>
        </w:trPr>
        <w:tc>
          <w:tcPr>
            <w:tcW w:w="341" w:type="pct"/>
            <w:shd w:val="clear" w:color="auto" w:fill="auto"/>
          </w:tcPr>
          <w:p w14:paraId="2B19C886" w14:textId="74FB9168" w:rsidR="00C021A1" w:rsidRPr="00AE12DE" w:rsidRDefault="00C021A1" w:rsidP="00AE12DE">
            <w:pPr>
              <w:rPr>
                <w:rFonts w:ascii="Arial" w:hAnsi="Arial" w:cs="Arial"/>
                <w:sz w:val="20"/>
                <w:szCs w:val="20"/>
              </w:rPr>
            </w:pPr>
            <w:r>
              <w:rPr>
                <w:rFonts w:ascii="Arial" w:hAnsi="Arial" w:cs="Arial"/>
                <w:sz w:val="20"/>
                <w:szCs w:val="20"/>
              </w:rPr>
              <w:t>7</w:t>
            </w:r>
          </w:p>
        </w:tc>
        <w:tc>
          <w:tcPr>
            <w:tcW w:w="1126" w:type="pct"/>
          </w:tcPr>
          <w:p w14:paraId="172E7D6C" w14:textId="70E911D8" w:rsidR="00C021A1" w:rsidRDefault="00C021A1" w:rsidP="00C021A1">
            <w:pPr>
              <w:rPr>
                <w:rFonts w:ascii="Arial" w:hAnsi="Arial" w:cs="Arial"/>
                <w:sz w:val="20"/>
                <w:szCs w:val="20"/>
              </w:rPr>
            </w:pPr>
            <w:r w:rsidRPr="00AE12DE">
              <w:rPr>
                <w:rFonts w:ascii="Arial" w:hAnsi="Arial" w:cs="Arial"/>
                <w:sz w:val="20"/>
                <w:szCs w:val="20"/>
              </w:rPr>
              <w:t>Базовый оперативный отчет по транспортировкам</w:t>
            </w:r>
          </w:p>
        </w:tc>
        <w:tc>
          <w:tcPr>
            <w:tcW w:w="1126" w:type="pct"/>
          </w:tcPr>
          <w:p w14:paraId="6D8E57B2" w14:textId="663DCD04" w:rsidR="00C021A1" w:rsidRDefault="00C021A1" w:rsidP="00C021A1">
            <w:pPr>
              <w:jc w:val="center"/>
              <w:rPr>
                <w:rFonts w:ascii="Arial" w:hAnsi="Arial" w:cs="Arial"/>
                <w:sz w:val="20"/>
                <w:szCs w:val="20"/>
              </w:rPr>
            </w:pPr>
            <w:r>
              <w:rPr>
                <w:rFonts w:ascii="Arial" w:hAnsi="Arial" w:cs="Arial"/>
                <w:sz w:val="20"/>
                <w:szCs w:val="20"/>
              </w:rPr>
              <w:t>Расширение</w:t>
            </w:r>
          </w:p>
        </w:tc>
        <w:tc>
          <w:tcPr>
            <w:tcW w:w="736" w:type="pct"/>
          </w:tcPr>
          <w:p w14:paraId="08C7421A" w14:textId="5C9758A8" w:rsidR="00C021A1" w:rsidRDefault="00FC5D5A" w:rsidP="00C021A1">
            <w:pPr>
              <w:jc w:val="center"/>
              <w:rPr>
                <w:rFonts w:ascii="Arial" w:hAnsi="Arial" w:cs="Arial"/>
                <w:sz w:val="20"/>
                <w:szCs w:val="20"/>
              </w:rPr>
            </w:pPr>
            <w:r>
              <w:rPr>
                <w:rFonts w:ascii="Arial" w:hAnsi="Arial" w:cs="Arial"/>
                <w:sz w:val="20"/>
                <w:szCs w:val="20"/>
              </w:rPr>
              <w:t>MM131</w:t>
            </w:r>
          </w:p>
        </w:tc>
        <w:tc>
          <w:tcPr>
            <w:tcW w:w="1671" w:type="pct"/>
            <w:shd w:val="clear" w:color="auto" w:fill="auto"/>
          </w:tcPr>
          <w:p w14:paraId="5F3F8B6D" w14:textId="418AB4A7" w:rsidR="00C021A1" w:rsidRPr="00AE12DE" w:rsidRDefault="00C021A1" w:rsidP="00C021A1">
            <w:pPr>
              <w:jc w:val="center"/>
              <w:rPr>
                <w:rFonts w:ascii="Arial" w:hAnsi="Arial" w:cs="Arial"/>
                <w:sz w:val="20"/>
                <w:szCs w:val="20"/>
              </w:rPr>
            </w:pPr>
            <w:r>
              <w:rPr>
                <w:rFonts w:ascii="Arial" w:hAnsi="Arial" w:cs="Arial"/>
                <w:sz w:val="20"/>
                <w:szCs w:val="20"/>
              </w:rPr>
              <w:t>-</w:t>
            </w:r>
          </w:p>
        </w:tc>
      </w:tr>
      <w:tr w:rsidR="00C021A1" w:rsidRPr="006F5656" w14:paraId="77681939" w14:textId="77777777" w:rsidTr="00AC6F0A">
        <w:trPr>
          <w:cantSplit/>
        </w:trPr>
        <w:tc>
          <w:tcPr>
            <w:tcW w:w="341" w:type="pct"/>
            <w:shd w:val="clear" w:color="auto" w:fill="auto"/>
          </w:tcPr>
          <w:p w14:paraId="5175C6EC" w14:textId="743C1B30" w:rsidR="00C021A1" w:rsidRDefault="00C021A1" w:rsidP="00C021A1">
            <w:pPr>
              <w:rPr>
                <w:rFonts w:ascii="Arial" w:hAnsi="Arial" w:cs="Arial"/>
                <w:sz w:val="20"/>
                <w:szCs w:val="20"/>
              </w:rPr>
            </w:pPr>
            <w:r>
              <w:rPr>
                <w:rFonts w:ascii="Arial" w:hAnsi="Arial" w:cs="Arial"/>
                <w:sz w:val="20"/>
                <w:szCs w:val="20"/>
              </w:rPr>
              <w:lastRenderedPageBreak/>
              <w:t>8</w:t>
            </w:r>
          </w:p>
        </w:tc>
        <w:tc>
          <w:tcPr>
            <w:tcW w:w="1126" w:type="pct"/>
          </w:tcPr>
          <w:p w14:paraId="2E5D31DD" w14:textId="00D9532D" w:rsidR="00C021A1" w:rsidRPr="00AA24E8" w:rsidRDefault="00C021A1" w:rsidP="00C021A1">
            <w:pPr>
              <w:rPr>
                <w:rFonts w:ascii="Arial" w:hAnsi="Arial" w:cs="Arial"/>
                <w:sz w:val="20"/>
                <w:szCs w:val="20"/>
              </w:rPr>
            </w:pPr>
            <w:r w:rsidRPr="00AE12DE">
              <w:rPr>
                <w:rFonts w:ascii="Arial" w:hAnsi="Arial" w:cs="Arial"/>
                <w:sz w:val="20"/>
                <w:szCs w:val="20"/>
              </w:rPr>
              <w:t xml:space="preserve">Отчет по печатным формам ЭСМ-7 и Транспортная накладная. Отслеживание статуса возврата печатных документов. </w:t>
            </w:r>
          </w:p>
        </w:tc>
        <w:tc>
          <w:tcPr>
            <w:tcW w:w="1126" w:type="pct"/>
          </w:tcPr>
          <w:p w14:paraId="484EB4DD" w14:textId="04285EF7" w:rsidR="00C021A1" w:rsidRDefault="00C021A1" w:rsidP="00C021A1">
            <w:pPr>
              <w:jc w:val="center"/>
              <w:rPr>
                <w:rFonts w:ascii="Arial" w:hAnsi="Arial" w:cs="Arial"/>
                <w:sz w:val="20"/>
                <w:szCs w:val="20"/>
              </w:rPr>
            </w:pPr>
            <w:r>
              <w:rPr>
                <w:rFonts w:ascii="Arial" w:hAnsi="Arial" w:cs="Arial"/>
                <w:sz w:val="20"/>
                <w:szCs w:val="20"/>
              </w:rPr>
              <w:t>Отчет</w:t>
            </w:r>
          </w:p>
        </w:tc>
        <w:tc>
          <w:tcPr>
            <w:tcW w:w="736" w:type="pct"/>
          </w:tcPr>
          <w:p w14:paraId="0E7D6A5D" w14:textId="1993A145" w:rsidR="00C021A1" w:rsidRDefault="00C021A1" w:rsidP="00C021A1">
            <w:pPr>
              <w:jc w:val="center"/>
              <w:rPr>
                <w:rFonts w:ascii="Arial" w:hAnsi="Arial" w:cs="Arial"/>
                <w:sz w:val="20"/>
                <w:szCs w:val="20"/>
              </w:rPr>
            </w:pPr>
            <w:r>
              <w:rPr>
                <w:rFonts w:ascii="Arial" w:hAnsi="Arial" w:cs="Arial"/>
                <w:sz w:val="20"/>
                <w:szCs w:val="20"/>
              </w:rPr>
              <w:t>ММ133</w:t>
            </w:r>
          </w:p>
        </w:tc>
        <w:tc>
          <w:tcPr>
            <w:tcW w:w="1671" w:type="pct"/>
            <w:shd w:val="clear" w:color="auto" w:fill="auto"/>
          </w:tcPr>
          <w:p w14:paraId="7C6630B9" w14:textId="0F5E15B3" w:rsidR="00C021A1" w:rsidRDefault="00C021A1" w:rsidP="00C021A1">
            <w:pPr>
              <w:jc w:val="center"/>
              <w:rPr>
                <w:rFonts w:ascii="Arial" w:hAnsi="Arial" w:cs="Arial"/>
                <w:sz w:val="20"/>
                <w:szCs w:val="20"/>
              </w:rPr>
            </w:pPr>
            <w:r>
              <w:rPr>
                <w:rFonts w:ascii="Arial" w:hAnsi="Arial" w:cs="Arial"/>
                <w:sz w:val="20"/>
                <w:szCs w:val="20"/>
              </w:rPr>
              <w:t>-</w:t>
            </w:r>
          </w:p>
        </w:tc>
      </w:tr>
      <w:tr w:rsidR="00905DFE" w:rsidRPr="006F5656" w14:paraId="52C026CE" w14:textId="77777777" w:rsidTr="00AC6F0A">
        <w:trPr>
          <w:cantSplit/>
          <w:ins w:id="3070" w:author="Savinskaya Yulia" w:date="2021-02-24T16:02:00Z"/>
        </w:trPr>
        <w:tc>
          <w:tcPr>
            <w:tcW w:w="341" w:type="pct"/>
            <w:shd w:val="clear" w:color="auto" w:fill="auto"/>
          </w:tcPr>
          <w:p w14:paraId="5D9011AB" w14:textId="23FADC0E" w:rsidR="00905DFE" w:rsidRDefault="00905DFE" w:rsidP="00C021A1">
            <w:pPr>
              <w:rPr>
                <w:ins w:id="3071" w:author="Savinskaya Yulia" w:date="2021-02-24T16:02:00Z"/>
                <w:rFonts w:ascii="Arial" w:hAnsi="Arial" w:cs="Arial"/>
                <w:sz w:val="20"/>
                <w:szCs w:val="20"/>
              </w:rPr>
            </w:pPr>
            <w:ins w:id="3072" w:author="Savinskaya Yulia" w:date="2021-02-24T16:02:00Z">
              <w:r>
                <w:rPr>
                  <w:rFonts w:ascii="Arial" w:hAnsi="Arial" w:cs="Arial"/>
                  <w:sz w:val="20"/>
                  <w:szCs w:val="20"/>
                </w:rPr>
                <w:t>9</w:t>
              </w:r>
            </w:ins>
          </w:p>
        </w:tc>
        <w:tc>
          <w:tcPr>
            <w:tcW w:w="1126" w:type="pct"/>
          </w:tcPr>
          <w:p w14:paraId="7B02B678" w14:textId="69D8C872" w:rsidR="00905DFE" w:rsidRPr="00AE12DE" w:rsidRDefault="00905DFE" w:rsidP="00C021A1">
            <w:pPr>
              <w:rPr>
                <w:ins w:id="3073" w:author="Savinskaya Yulia" w:date="2021-02-24T16:02:00Z"/>
                <w:rFonts w:ascii="Arial" w:hAnsi="Arial" w:cs="Arial"/>
                <w:sz w:val="20"/>
                <w:szCs w:val="20"/>
              </w:rPr>
            </w:pPr>
            <w:ins w:id="3074" w:author="Savinskaya Yulia" w:date="2021-02-24T16:02:00Z">
              <w:r>
                <w:rPr>
                  <w:rFonts w:ascii="Arial" w:hAnsi="Arial" w:cs="Arial"/>
                  <w:sz w:val="20"/>
                  <w:szCs w:val="20"/>
                </w:rPr>
                <w:t>П</w:t>
              </w:r>
              <w:r w:rsidRPr="00905DFE">
                <w:rPr>
                  <w:rFonts w:ascii="Arial" w:hAnsi="Arial" w:cs="Arial"/>
                  <w:sz w:val="20"/>
                  <w:szCs w:val="20"/>
                </w:rPr>
                <w:t>ередача в ТОРО корректировок по пробегу ТС, пробегу прицепа и наработке двигателя в закрытых путевых листах</w:t>
              </w:r>
              <w:r>
                <w:rPr>
                  <w:rFonts w:ascii="Arial" w:hAnsi="Arial" w:cs="Arial"/>
                  <w:sz w:val="20"/>
                  <w:szCs w:val="20"/>
                </w:rPr>
                <w:t>.</w:t>
              </w:r>
            </w:ins>
          </w:p>
        </w:tc>
        <w:tc>
          <w:tcPr>
            <w:tcW w:w="1126" w:type="pct"/>
          </w:tcPr>
          <w:p w14:paraId="321F0245" w14:textId="128E0D39" w:rsidR="00905DFE" w:rsidRDefault="00905DFE" w:rsidP="00C021A1">
            <w:pPr>
              <w:jc w:val="center"/>
              <w:rPr>
                <w:ins w:id="3075" w:author="Savinskaya Yulia" w:date="2021-02-24T16:02:00Z"/>
                <w:rFonts w:ascii="Arial" w:hAnsi="Arial" w:cs="Arial"/>
                <w:sz w:val="20"/>
                <w:szCs w:val="20"/>
              </w:rPr>
            </w:pPr>
            <w:ins w:id="3076" w:author="Savinskaya Yulia" w:date="2021-02-24T16:02:00Z">
              <w:r>
                <w:rPr>
                  <w:rFonts w:ascii="Arial" w:hAnsi="Arial" w:cs="Arial"/>
                  <w:sz w:val="20"/>
                  <w:szCs w:val="20"/>
                </w:rPr>
                <w:t>Расширение</w:t>
              </w:r>
            </w:ins>
          </w:p>
        </w:tc>
        <w:tc>
          <w:tcPr>
            <w:tcW w:w="736" w:type="pct"/>
          </w:tcPr>
          <w:p w14:paraId="6AA6E176" w14:textId="0EBDD757" w:rsidR="00905DFE" w:rsidRDefault="00905DFE" w:rsidP="00C021A1">
            <w:pPr>
              <w:jc w:val="center"/>
              <w:rPr>
                <w:ins w:id="3077" w:author="Savinskaya Yulia" w:date="2021-02-24T16:02:00Z"/>
                <w:rFonts w:ascii="Arial" w:hAnsi="Arial" w:cs="Arial"/>
                <w:sz w:val="20"/>
                <w:szCs w:val="20"/>
              </w:rPr>
            </w:pPr>
            <w:ins w:id="3078" w:author="Savinskaya Yulia" w:date="2021-02-24T16:02:00Z">
              <w:r w:rsidRPr="00905DFE">
                <w:rPr>
                  <w:rFonts w:ascii="Arial" w:hAnsi="Arial" w:cs="Arial"/>
                  <w:sz w:val="20"/>
                  <w:szCs w:val="20"/>
                </w:rPr>
                <w:t>MM301</w:t>
              </w:r>
            </w:ins>
          </w:p>
        </w:tc>
        <w:tc>
          <w:tcPr>
            <w:tcW w:w="1671" w:type="pct"/>
            <w:shd w:val="clear" w:color="auto" w:fill="auto"/>
          </w:tcPr>
          <w:p w14:paraId="1F246840" w14:textId="77777777" w:rsidR="00905DFE" w:rsidRDefault="00905DFE" w:rsidP="00C021A1">
            <w:pPr>
              <w:jc w:val="center"/>
              <w:rPr>
                <w:ins w:id="3079" w:author="Savinskaya Yulia" w:date="2021-02-24T16:02:00Z"/>
                <w:rFonts w:ascii="Arial" w:hAnsi="Arial" w:cs="Arial"/>
                <w:sz w:val="20"/>
                <w:szCs w:val="20"/>
              </w:rPr>
            </w:pPr>
          </w:p>
        </w:tc>
      </w:tr>
      <w:tr w:rsidR="00905DFE" w:rsidRPr="006F5656" w14:paraId="78345ECA" w14:textId="77777777" w:rsidTr="00AC6F0A">
        <w:trPr>
          <w:cantSplit/>
          <w:ins w:id="3080" w:author="Savinskaya Yulia" w:date="2021-02-24T16:03:00Z"/>
        </w:trPr>
        <w:tc>
          <w:tcPr>
            <w:tcW w:w="341" w:type="pct"/>
            <w:shd w:val="clear" w:color="auto" w:fill="auto"/>
          </w:tcPr>
          <w:p w14:paraId="27F12F0E" w14:textId="7EC36D7A" w:rsidR="00905DFE" w:rsidRDefault="00905DFE" w:rsidP="00C021A1">
            <w:pPr>
              <w:rPr>
                <w:ins w:id="3081" w:author="Savinskaya Yulia" w:date="2021-02-24T16:03:00Z"/>
                <w:rFonts w:ascii="Arial" w:hAnsi="Arial" w:cs="Arial"/>
                <w:sz w:val="20"/>
                <w:szCs w:val="20"/>
              </w:rPr>
            </w:pPr>
            <w:ins w:id="3082" w:author="Savinskaya Yulia" w:date="2021-02-24T16:03:00Z">
              <w:r>
                <w:rPr>
                  <w:rFonts w:ascii="Arial" w:hAnsi="Arial" w:cs="Arial"/>
                  <w:sz w:val="20"/>
                  <w:szCs w:val="20"/>
                </w:rPr>
                <w:t>10</w:t>
              </w:r>
            </w:ins>
          </w:p>
        </w:tc>
        <w:tc>
          <w:tcPr>
            <w:tcW w:w="1126" w:type="pct"/>
          </w:tcPr>
          <w:p w14:paraId="6AA6F4FD" w14:textId="3A6A6DFD" w:rsidR="00905DFE" w:rsidRDefault="00905DFE" w:rsidP="00C021A1">
            <w:pPr>
              <w:rPr>
                <w:ins w:id="3083" w:author="Savinskaya Yulia" w:date="2021-02-24T16:03:00Z"/>
                <w:rFonts w:ascii="Arial" w:hAnsi="Arial" w:cs="Arial"/>
                <w:sz w:val="20"/>
                <w:szCs w:val="20"/>
              </w:rPr>
            </w:pPr>
            <w:ins w:id="3084" w:author="Savinskaya Yulia" w:date="2021-02-24T16:03:00Z">
              <w:r w:rsidRPr="00905DFE">
                <w:rPr>
                  <w:rFonts w:ascii="Arial" w:hAnsi="Arial" w:cs="Arial"/>
                  <w:sz w:val="20"/>
                  <w:szCs w:val="20"/>
                </w:rPr>
                <w:t>Доработка интеграции с Автограф</w:t>
              </w:r>
            </w:ins>
          </w:p>
        </w:tc>
        <w:tc>
          <w:tcPr>
            <w:tcW w:w="1126" w:type="pct"/>
          </w:tcPr>
          <w:p w14:paraId="18990160" w14:textId="77777777" w:rsidR="00905DFE" w:rsidRDefault="00905DFE" w:rsidP="00C021A1">
            <w:pPr>
              <w:jc w:val="center"/>
              <w:rPr>
                <w:ins w:id="3085" w:author="Savinskaya Yulia" w:date="2021-02-24T16:03:00Z"/>
                <w:rFonts w:ascii="Arial" w:hAnsi="Arial" w:cs="Arial"/>
                <w:sz w:val="20"/>
                <w:szCs w:val="20"/>
              </w:rPr>
            </w:pPr>
            <w:ins w:id="3086" w:author="Savinskaya Yulia" w:date="2021-02-24T16:03:00Z">
              <w:r>
                <w:rPr>
                  <w:rFonts w:ascii="Arial" w:hAnsi="Arial" w:cs="Arial"/>
                  <w:sz w:val="20"/>
                  <w:szCs w:val="20"/>
                </w:rPr>
                <w:t>Расширение</w:t>
              </w:r>
            </w:ins>
          </w:p>
          <w:p w14:paraId="22118400" w14:textId="40D677EC" w:rsidR="00905DFE" w:rsidRDefault="00905DFE" w:rsidP="00C021A1">
            <w:pPr>
              <w:jc w:val="center"/>
              <w:rPr>
                <w:ins w:id="3087" w:author="Savinskaya Yulia" w:date="2021-02-24T16:03:00Z"/>
                <w:rFonts w:ascii="Arial" w:hAnsi="Arial" w:cs="Arial"/>
                <w:sz w:val="20"/>
                <w:szCs w:val="20"/>
              </w:rPr>
            </w:pPr>
            <w:ins w:id="3088" w:author="Savinskaya Yulia" w:date="2021-02-24T16:03:00Z">
              <w:r>
                <w:rPr>
                  <w:rFonts w:ascii="Arial" w:hAnsi="Arial" w:cs="Arial"/>
                  <w:sz w:val="20"/>
                  <w:szCs w:val="20"/>
                </w:rPr>
                <w:t>Отчет</w:t>
              </w:r>
            </w:ins>
          </w:p>
        </w:tc>
        <w:tc>
          <w:tcPr>
            <w:tcW w:w="736" w:type="pct"/>
          </w:tcPr>
          <w:p w14:paraId="1501B1AB" w14:textId="492F36EE" w:rsidR="00905DFE" w:rsidRPr="00905DFE" w:rsidRDefault="00905DFE" w:rsidP="00C021A1">
            <w:pPr>
              <w:jc w:val="center"/>
              <w:rPr>
                <w:ins w:id="3089" w:author="Savinskaya Yulia" w:date="2021-02-24T16:03:00Z"/>
                <w:rFonts w:ascii="Arial" w:hAnsi="Arial" w:cs="Arial"/>
                <w:sz w:val="20"/>
                <w:szCs w:val="20"/>
              </w:rPr>
            </w:pPr>
            <w:ins w:id="3090" w:author="Savinskaya Yulia" w:date="2021-02-24T16:03:00Z">
              <w:r w:rsidRPr="00905DFE">
                <w:rPr>
                  <w:rFonts w:ascii="Arial" w:hAnsi="Arial" w:cs="Arial"/>
                  <w:sz w:val="20"/>
                  <w:szCs w:val="20"/>
                </w:rPr>
                <w:t>MM218</w:t>
              </w:r>
            </w:ins>
          </w:p>
        </w:tc>
        <w:tc>
          <w:tcPr>
            <w:tcW w:w="1671" w:type="pct"/>
            <w:shd w:val="clear" w:color="auto" w:fill="auto"/>
          </w:tcPr>
          <w:p w14:paraId="7D09B367" w14:textId="77777777" w:rsidR="00905DFE" w:rsidRDefault="00905DFE" w:rsidP="00C021A1">
            <w:pPr>
              <w:jc w:val="center"/>
              <w:rPr>
                <w:ins w:id="3091" w:author="Savinskaya Yulia" w:date="2021-02-24T16:03:00Z"/>
                <w:rFonts w:ascii="Arial" w:hAnsi="Arial" w:cs="Arial"/>
                <w:sz w:val="20"/>
                <w:szCs w:val="20"/>
              </w:rPr>
            </w:pPr>
          </w:p>
        </w:tc>
      </w:tr>
      <w:tr w:rsidR="00905DFE" w:rsidRPr="006F5656" w14:paraId="7D30F05D" w14:textId="77777777" w:rsidTr="00AC6F0A">
        <w:trPr>
          <w:cantSplit/>
          <w:ins w:id="3092" w:author="Savinskaya Yulia" w:date="2021-02-24T16:04:00Z"/>
        </w:trPr>
        <w:tc>
          <w:tcPr>
            <w:tcW w:w="341" w:type="pct"/>
            <w:shd w:val="clear" w:color="auto" w:fill="auto"/>
          </w:tcPr>
          <w:p w14:paraId="73BCF165" w14:textId="12CB9486" w:rsidR="00905DFE" w:rsidRDefault="00905DFE" w:rsidP="00C021A1">
            <w:pPr>
              <w:rPr>
                <w:ins w:id="3093" w:author="Savinskaya Yulia" w:date="2021-02-24T16:04:00Z"/>
                <w:rFonts w:ascii="Arial" w:hAnsi="Arial" w:cs="Arial"/>
                <w:sz w:val="20"/>
                <w:szCs w:val="20"/>
              </w:rPr>
            </w:pPr>
            <w:ins w:id="3094" w:author="Savinskaya Yulia" w:date="2021-02-24T16:04:00Z">
              <w:r>
                <w:rPr>
                  <w:rFonts w:ascii="Arial" w:hAnsi="Arial" w:cs="Arial"/>
                  <w:sz w:val="20"/>
                  <w:szCs w:val="20"/>
                </w:rPr>
                <w:t>11</w:t>
              </w:r>
            </w:ins>
          </w:p>
        </w:tc>
        <w:tc>
          <w:tcPr>
            <w:tcW w:w="1126" w:type="pct"/>
          </w:tcPr>
          <w:p w14:paraId="3285A122" w14:textId="7198ED11" w:rsidR="00905DFE" w:rsidRPr="00905DFE" w:rsidRDefault="00905DFE" w:rsidP="00C021A1">
            <w:pPr>
              <w:rPr>
                <w:ins w:id="3095" w:author="Savinskaya Yulia" w:date="2021-02-24T16:04:00Z"/>
                <w:rFonts w:ascii="Arial" w:hAnsi="Arial" w:cs="Arial"/>
                <w:sz w:val="20"/>
                <w:szCs w:val="20"/>
              </w:rPr>
            </w:pPr>
            <w:ins w:id="3096" w:author="Savinskaya Yulia" w:date="2021-02-24T16:04:00Z">
              <w:r w:rsidRPr="00905DFE">
                <w:rPr>
                  <w:rFonts w:ascii="Arial" w:hAnsi="Arial" w:cs="Arial"/>
                  <w:sz w:val="20"/>
                  <w:szCs w:val="20"/>
                </w:rPr>
                <w:t>События в ТМ</w:t>
              </w:r>
            </w:ins>
          </w:p>
        </w:tc>
        <w:tc>
          <w:tcPr>
            <w:tcW w:w="1126" w:type="pct"/>
          </w:tcPr>
          <w:p w14:paraId="4B836F7D" w14:textId="1EC894A8" w:rsidR="00905DFE" w:rsidRDefault="00905DFE" w:rsidP="00C021A1">
            <w:pPr>
              <w:jc w:val="center"/>
              <w:rPr>
                <w:ins w:id="3097" w:author="Savinskaya Yulia" w:date="2021-02-24T16:04:00Z"/>
                <w:rFonts w:ascii="Arial" w:hAnsi="Arial" w:cs="Arial"/>
                <w:sz w:val="20"/>
                <w:szCs w:val="20"/>
              </w:rPr>
            </w:pPr>
            <w:ins w:id="3098" w:author="Savinskaya Yulia" w:date="2021-02-24T16:04:00Z">
              <w:r>
                <w:rPr>
                  <w:rFonts w:ascii="Arial" w:hAnsi="Arial" w:cs="Arial"/>
                  <w:sz w:val="20"/>
                  <w:szCs w:val="20"/>
                </w:rPr>
                <w:t>Расширение</w:t>
              </w:r>
            </w:ins>
          </w:p>
        </w:tc>
        <w:tc>
          <w:tcPr>
            <w:tcW w:w="736" w:type="pct"/>
          </w:tcPr>
          <w:p w14:paraId="0C58FBF5" w14:textId="1309A1C8" w:rsidR="00905DFE" w:rsidRPr="00905DFE" w:rsidRDefault="00905DFE" w:rsidP="00C021A1">
            <w:pPr>
              <w:jc w:val="center"/>
              <w:rPr>
                <w:ins w:id="3099" w:author="Savinskaya Yulia" w:date="2021-02-24T16:04:00Z"/>
                <w:rFonts w:ascii="Arial" w:hAnsi="Arial" w:cs="Arial"/>
                <w:sz w:val="20"/>
                <w:szCs w:val="20"/>
              </w:rPr>
            </w:pPr>
            <w:ins w:id="3100" w:author="Savinskaya Yulia" w:date="2021-02-24T16:04:00Z">
              <w:r w:rsidRPr="00905DFE">
                <w:rPr>
                  <w:rFonts w:ascii="Arial" w:hAnsi="Arial" w:cs="Arial"/>
                  <w:sz w:val="20"/>
                  <w:szCs w:val="20"/>
                </w:rPr>
                <w:t>TM201</w:t>
              </w:r>
            </w:ins>
          </w:p>
        </w:tc>
        <w:tc>
          <w:tcPr>
            <w:tcW w:w="1671" w:type="pct"/>
            <w:shd w:val="clear" w:color="auto" w:fill="auto"/>
          </w:tcPr>
          <w:p w14:paraId="4CC6AEE9" w14:textId="77777777" w:rsidR="00905DFE" w:rsidRDefault="00905DFE" w:rsidP="00C021A1">
            <w:pPr>
              <w:jc w:val="center"/>
              <w:rPr>
                <w:ins w:id="3101" w:author="Savinskaya Yulia" w:date="2021-02-24T16:04:00Z"/>
                <w:rFonts w:ascii="Arial" w:hAnsi="Arial" w:cs="Arial"/>
                <w:sz w:val="20"/>
                <w:szCs w:val="20"/>
              </w:rPr>
            </w:pPr>
          </w:p>
        </w:tc>
      </w:tr>
      <w:tr w:rsidR="00C35253" w:rsidRPr="006F5656" w14:paraId="5C60783A" w14:textId="77777777" w:rsidTr="00AC6F0A">
        <w:trPr>
          <w:cantSplit/>
          <w:ins w:id="3102" w:author="Savinskaya Yulia" w:date="2021-02-24T16:06:00Z"/>
        </w:trPr>
        <w:tc>
          <w:tcPr>
            <w:tcW w:w="341" w:type="pct"/>
            <w:shd w:val="clear" w:color="auto" w:fill="auto"/>
          </w:tcPr>
          <w:p w14:paraId="3507EF4D" w14:textId="584EE91E" w:rsidR="00C35253" w:rsidRDefault="00C35253" w:rsidP="00C021A1">
            <w:pPr>
              <w:rPr>
                <w:ins w:id="3103" w:author="Savinskaya Yulia" w:date="2021-02-24T16:06:00Z"/>
                <w:rFonts w:ascii="Arial" w:hAnsi="Arial" w:cs="Arial"/>
                <w:sz w:val="20"/>
                <w:szCs w:val="20"/>
              </w:rPr>
            </w:pPr>
            <w:ins w:id="3104" w:author="Savinskaya Yulia" w:date="2021-02-24T16:06:00Z">
              <w:r>
                <w:rPr>
                  <w:rFonts w:ascii="Arial" w:hAnsi="Arial" w:cs="Arial"/>
                  <w:sz w:val="20"/>
                  <w:szCs w:val="20"/>
                </w:rPr>
                <w:t>12</w:t>
              </w:r>
            </w:ins>
          </w:p>
        </w:tc>
        <w:tc>
          <w:tcPr>
            <w:tcW w:w="1126" w:type="pct"/>
          </w:tcPr>
          <w:p w14:paraId="0C741FD0" w14:textId="70967D39" w:rsidR="00C35253" w:rsidRPr="00905DFE" w:rsidRDefault="00C35253" w:rsidP="00C021A1">
            <w:pPr>
              <w:rPr>
                <w:ins w:id="3105" w:author="Savinskaya Yulia" w:date="2021-02-24T16:06:00Z"/>
                <w:rFonts w:ascii="Arial" w:hAnsi="Arial" w:cs="Arial"/>
                <w:sz w:val="20"/>
                <w:szCs w:val="20"/>
              </w:rPr>
            </w:pPr>
            <w:ins w:id="3106" w:author="Savinskaya Yulia" w:date="2021-02-24T16:06:00Z">
              <w:r w:rsidRPr="00C35253">
                <w:rPr>
                  <w:rFonts w:ascii="Arial" w:hAnsi="Arial" w:cs="Arial"/>
                  <w:sz w:val="20"/>
                  <w:szCs w:val="20"/>
                </w:rPr>
                <w:t>Интеграция Путевых листов с системой ИТС (Wenco, АвтоГРАФ)</w:t>
              </w:r>
            </w:ins>
          </w:p>
        </w:tc>
        <w:tc>
          <w:tcPr>
            <w:tcW w:w="1126" w:type="pct"/>
          </w:tcPr>
          <w:p w14:paraId="5DF522F0" w14:textId="46AA53D8" w:rsidR="00C35253" w:rsidRDefault="00C35253" w:rsidP="00C021A1">
            <w:pPr>
              <w:jc w:val="center"/>
              <w:rPr>
                <w:ins w:id="3107" w:author="Savinskaya Yulia" w:date="2021-02-24T16:06:00Z"/>
                <w:rFonts w:ascii="Arial" w:hAnsi="Arial" w:cs="Arial"/>
                <w:sz w:val="20"/>
                <w:szCs w:val="20"/>
              </w:rPr>
            </w:pPr>
            <w:ins w:id="3108" w:author="Savinskaya Yulia" w:date="2021-02-24T16:06:00Z">
              <w:r>
                <w:rPr>
                  <w:rFonts w:ascii="Arial" w:hAnsi="Arial" w:cs="Arial"/>
                  <w:sz w:val="20"/>
                  <w:szCs w:val="20"/>
                </w:rPr>
                <w:t>Расширение</w:t>
              </w:r>
            </w:ins>
          </w:p>
        </w:tc>
        <w:tc>
          <w:tcPr>
            <w:tcW w:w="736" w:type="pct"/>
          </w:tcPr>
          <w:p w14:paraId="204A29C1" w14:textId="35EF035D" w:rsidR="00C35253" w:rsidRPr="00905DFE" w:rsidRDefault="00C35253" w:rsidP="00C35253">
            <w:pPr>
              <w:jc w:val="center"/>
              <w:rPr>
                <w:ins w:id="3109" w:author="Savinskaya Yulia" w:date="2021-02-24T16:06:00Z"/>
                <w:rFonts w:ascii="Arial" w:hAnsi="Arial" w:cs="Arial"/>
                <w:sz w:val="20"/>
                <w:szCs w:val="20"/>
              </w:rPr>
            </w:pPr>
            <w:ins w:id="3110" w:author="Savinskaya Yulia" w:date="2021-02-24T16:06:00Z">
              <w:r w:rsidRPr="00905DFE">
                <w:rPr>
                  <w:rFonts w:ascii="Arial" w:hAnsi="Arial" w:cs="Arial"/>
                  <w:sz w:val="20"/>
                  <w:szCs w:val="20"/>
                </w:rPr>
                <w:t>TM20</w:t>
              </w:r>
              <w:r>
                <w:rPr>
                  <w:rFonts w:ascii="Arial" w:hAnsi="Arial" w:cs="Arial"/>
                  <w:sz w:val="20"/>
                  <w:szCs w:val="20"/>
                </w:rPr>
                <w:t>2</w:t>
              </w:r>
            </w:ins>
          </w:p>
        </w:tc>
        <w:tc>
          <w:tcPr>
            <w:tcW w:w="1671" w:type="pct"/>
            <w:shd w:val="clear" w:color="auto" w:fill="auto"/>
          </w:tcPr>
          <w:p w14:paraId="58309F6A" w14:textId="77777777" w:rsidR="00C35253" w:rsidRDefault="00C35253" w:rsidP="00C021A1">
            <w:pPr>
              <w:jc w:val="center"/>
              <w:rPr>
                <w:ins w:id="3111" w:author="Savinskaya Yulia" w:date="2021-02-24T16:06:00Z"/>
                <w:rFonts w:ascii="Arial" w:hAnsi="Arial" w:cs="Arial"/>
                <w:sz w:val="20"/>
                <w:szCs w:val="20"/>
              </w:rPr>
            </w:pPr>
          </w:p>
        </w:tc>
      </w:tr>
    </w:tbl>
    <w:p w14:paraId="117D9A5F" w14:textId="77777777" w:rsidR="00BD0544" w:rsidRPr="00F94454" w:rsidRDefault="00BD0544" w:rsidP="00FB3F4C">
      <w:pPr>
        <w:rPr>
          <w:rFonts w:ascii="Arial" w:eastAsia="Calibri" w:hAnsi="Arial" w:cs="Arial"/>
          <w:i/>
          <w:color w:val="808080" w:themeColor="background1" w:themeShade="80"/>
        </w:rPr>
      </w:pPr>
    </w:p>
    <w:p w14:paraId="1A97ECC8" w14:textId="77777777" w:rsidR="0054502F" w:rsidRPr="008C7F95" w:rsidRDefault="0054502F" w:rsidP="0054502F">
      <w:pPr>
        <w:pStyle w:val="23"/>
        <w:keepNext/>
        <w:keepLines/>
        <w:numPr>
          <w:ilvl w:val="1"/>
          <w:numId w:val="8"/>
        </w:numPr>
        <w:spacing w:before="160" w:after="120" w:line="276" w:lineRule="auto"/>
        <w:rPr>
          <w:rFonts w:eastAsiaTheme="majorEastAsia" w:cstheme="majorBidi"/>
          <w:bCs w:val="0"/>
          <w:iCs w:val="0"/>
          <w:szCs w:val="26"/>
        </w:rPr>
      </w:pPr>
      <w:bookmarkStart w:id="3112" w:name="_Toc520705053"/>
      <w:bookmarkStart w:id="3113" w:name="_Toc523837303"/>
      <w:bookmarkStart w:id="3114" w:name="_Toc65146867"/>
      <w:bookmarkStart w:id="3115" w:name="_Toc431903102"/>
      <w:bookmarkStart w:id="3116" w:name="_Toc469481048"/>
      <w:r w:rsidRPr="008C7F95">
        <w:rPr>
          <w:rFonts w:eastAsiaTheme="majorEastAsia" w:cstheme="majorBidi"/>
          <w:bCs w:val="0"/>
          <w:iCs w:val="0"/>
          <w:szCs w:val="26"/>
        </w:rPr>
        <w:t>Особенности технической реализации</w:t>
      </w:r>
      <w:bookmarkEnd w:id="3112"/>
      <w:bookmarkEnd w:id="3113"/>
      <w:bookmarkEnd w:id="3114"/>
    </w:p>
    <w:p w14:paraId="516365F5" w14:textId="77777777" w:rsidR="00E86B76" w:rsidRDefault="00E86B76" w:rsidP="00E86B76">
      <w:pPr>
        <w:pStyle w:val="31"/>
        <w:numPr>
          <w:ilvl w:val="2"/>
          <w:numId w:val="8"/>
        </w:numPr>
        <w:rPr>
          <w:caps/>
        </w:rPr>
      </w:pPr>
      <w:bookmarkStart w:id="3117" w:name="_Toc520705054"/>
      <w:bookmarkStart w:id="3118" w:name="_Toc523837304"/>
      <w:bookmarkStart w:id="3119" w:name="_Toc65146868"/>
      <w:r>
        <w:rPr>
          <w:caps/>
        </w:rPr>
        <w:t>Особенности технической реализации</w:t>
      </w:r>
      <w:r w:rsidRPr="000835FE">
        <w:rPr>
          <w:caps/>
        </w:rPr>
        <w:t xml:space="preserve"> бизнес-процесса </w:t>
      </w:r>
      <w:r>
        <w:rPr>
          <w:caps/>
        </w:rPr>
        <w:t>ПП-10.06.02-</w:t>
      </w:r>
      <w:r>
        <w:rPr>
          <w:caps/>
          <w:lang w:val="en-US"/>
        </w:rPr>
        <w:t>ERP</w:t>
      </w:r>
      <w:r w:rsidRPr="00E856BD">
        <w:rPr>
          <w:caps/>
        </w:rPr>
        <w:t xml:space="preserve"> </w:t>
      </w:r>
      <w:r>
        <w:rPr>
          <w:caps/>
        </w:rPr>
        <w:t xml:space="preserve">Оперативное </w:t>
      </w:r>
      <w:r w:rsidR="00424ACE">
        <w:rPr>
          <w:caps/>
        </w:rPr>
        <w:t>управление транспортировкой</w:t>
      </w:r>
      <w:bookmarkEnd w:id="3117"/>
      <w:bookmarkEnd w:id="3118"/>
      <w:bookmarkEnd w:id="3119"/>
    </w:p>
    <w:p w14:paraId="6D4B55C5" w14:textId="77777777" w:rsidR="008272E1" w:rsidRDefault="008272E1" w:rsidP="003F0AFC">
      <w:pPr>
        <w:ind w:firstLine="708"/>
        <w:rPr>
          <w:rFonts w:ascii="Arial" w:hAnsi="Arial" w:cs="Arial"/>
          <w:szCs w:val="24"/>
        </w:rPr>
      </w:pPr>
    </w:p>
    <w:p w14:paraId="7E266ABD" w14:textId="77777777" w:rsidR="008272E1" w:rsidRDefault="008272E1" w:rsidP="008272E1">
      <w:pPr>
        <w:pStyle w:val="4"/>
        <w:rPr>
          <w:rFonts w:eastAsiaTheme="majorEastAsia"/>
          <w:b/>
          <w:i w:val="0"/>
          <w:caps w:val="0"/>
          <w:sz w:val="24"/>
          <w:szCs w:val="24"/>
        </w:rPr>
      </w:pPr>
      <w:r>
        <w:rPr>
          <w:rFonts w:eastAsiaTheme="majorEastAsia"/>
          <w:b/>
          <w:i w:val="0"/>
          <w:caps w:val="0"/>
          <w:sz w:val="24"/>
          <w:szCs w:val="24"/>
        </w:rPr>
        <w:t xml:space="preserve">Реализация различных видов </w:t>
      </w:r>
      <w:r w:rsidR="002E0540">
        <w:rPr>
          <w:rFonts w:eastAsiaTheme="majorEastAsia"/>
          <w:b/>
          <w:i w:val="0"/>
          <w:caps w:val="0"/>
          <w:sz w:val="24"/>
          <w:szCs w:val="24"/>
        </w:rPr>
        <w:t xml:space="preserve">агрегированных </w:t>
      </w:r>
      <w:r>
        <w:rPr>
          <w:rFonts w:eastAsiaTheme="majorEastAsia"/>
          <w:b/>
          <w:i w:val="0"/>
          <w:caps w:val="0"/>
          <w:sz w:val="24"/>
          <w:szCs w:val="24"/>
        </w:rPr>
        <w:t>Фрахтовых заказов</w:t>
      </w:r>
    </w:p>
    <w:p w14:paraId="22D9BE63" w14:textId="77777777" w:rsidR="008272E1" w:rsidRPr="002D4EDC" w:rsidRDefault="008272E1" w:rsidP="008272E1">
      <w:pPr>
        <w:rPr>
          <w:rFonts w:eastAsiaTheme="majorEastAsia"/>
        </w:rPr>
      </w:pPr>
    </w:p>
    <w:p w14:paraId="16699AD5" w14:textId="77777777" w:rsidR="008272E1" w:rsidRDefault="008272E1" w:rsidP="00F10EB0">
      <w:pPr>
        <w:spacing w:line="276" w:lineRule="auto"/>
        <w:ind w:firstLine="708"/>
        <w:rPr>
          <w:rFonts w:ascii="Arial" w:eastAsiaTheme="majorEastAsia" w:hAnsi="Arial" w:cs="Arial"/>
        </w:rPr>
      </w:pPr>
      <w:r w:rsidRPr="00F10EB0">
        <w:rPr>
          <w:rFonts w:ascii="Arial" w:eastAsiaTheme="majorEastAsia" w:hAnsi="Arial" w:cs="Arial"/>
        </w:rPr>
        <w:t>Виды Фрахтовых заказов создаются копированием стандартного Фрахтового заказа вида 1000 «Заказ на фрахт с субподрядом».</w:t>
      </w:r>
    </w:p>
    <w:p w14:paraId="6C65A010" w14:textId="77777777" w:rsidR="00F10EB0" w:rsidRPr="00F10EB0" w:rsidRDefault="00F10EB0" w:rsidP="00F10EB0">
      <w:pPr>
        <w:spacing w:line="276" w:lineRule="auto"/>
        <w:ind w:firstLine="708"/>
        <w:rPr>
          <w:rFonts w:ascii="Arial" w:eastAsiaTheme="majorEastAsia" w:hAnsi="Arial" w:cs="Arial"/>
        </w:rPr>
      </w:pPr>
    </w:p>
    <w:p w14:paraId="11BA78FB" w14:textId="77777777" w:rsidR="008272E1" w:rsidRPr="00F10EB0" w:rsidRDefault="008272E1" w:rsidP="00F10EB0">
      <w:pPr>
        <w:spacing w:line="276" w:lineRule="auto"/>
        <w:ind w:firstLine="708"/>
        <w:rPr>
          <w:rFonts w:ascii="Arial" w:eastAsiaTheme="majorEastAsia" w:hAnsi="Arial" w:cs="Arial"/>
        </w:rPr>
      </w:pPr>
      <w:r w:rsidRPr="00F10EB0">
        <w:rPr>
          <w:rFonts w:ascii="Arial" w:eastAsiaTheme="majorEastAsia" w:hAnsi="Arial" w:cs="Arial"/>
        </w:rPr>
        <w:t xml:space="preserve">Предусмотрены следующие виды </w:t>
      </w:r>
      <w:r w:rsidR="002E0540" w:rsidRPr="00F10EB0">
        <w:rPr>
          <w:rFonts w:ascii="Arial" w:eastAsiaTheme="majorEastAsia" w:hAnsi="Arial" w:cs="Arial"/>
        </w:rPr>
        <w:t xml:space="preserve">агрегированных </w:t>
      </w:r>
      <w:r w:rsidRPr="00F10EB0">
        <w:rPr>
          <w:rFonts w:ascii="Arial" w:eastAsiaTheme="majorEastAsia" w:hAnsi="Arial" w:cs="Arial"/>
        </w:rPr>
        <w:t>Фрахтовых заказов</w:t>
      </w:r>
      <w:r w:rsidR="00165C3F" w:rsidRPr="00F10EB0">
        <w:rPr>
          <w:rFonts w:ascii="Arial" w:eastAsiaTheme="majorEastAsia" w:hAnsi="Arial" w:cs="Arial"/>
        </w:rPr>
        <w:t>:</w:t>
      </w:r>
    </w:p>
    <w:p w14:paraId="39BFEFB4" w14:textId="77777777" w:rsidR="002E0540" w:rsidRPr="00AE12DE" w:rsidRDefault="002E0540" w:rsidP="00AE12DE">
      <w:pPr>
        <w:spacing w:line="276" w:lineRule="auto"/>
        <w:ind w:firstLine="708"/>
        <w:rPr>
          <w:rFonts w:ascii="Arial" w:eastAsiaTheme="majorEastAsia" w:hAnsi="Arial" w:cs="Arial"/>
        </w:rPr>
      </w:pPr>
      <w:r w:rsidRPr="00AE12DE">
        <w:rPr>
          <w:rFonts w:ascii="Arial" w:eastAsiaTheme="majorEastAsia" w:hAnsi="Arial" w:cs="Arial"/>
        </w:rPr>
        <w:t>Z001</w:t>
      </w:r>
      <w:r w:rsidRPr="00AE12DE">
        <w:rPr>
          <w:rFonts w:ascii="Arial" w:eastAsiaTheme="majorEastAsia" w:hAnsi="Arial" w:cs="Arial"/>
        </w:rPr>
        <w:tab/>
        <w:t>Оператив. план: Перевозка самосвалами</w:t>
      </w:r>
    </w:p>
    <w:p w14:paraId="135BA0EA" w14:textId="77777777" w:rsidR="002E0540" w:rsidRPr="00AE12DE" w:rsidRDefault="002E0540" w:rsidP="00AE12DE">
      <w:pPr>
        <w:spacing w:line="276" w:lineRule="auto"/>
        <w:ind w:firstLine="708"/>
        <w:rPr>
          <w:rFonts w:ascii="Arial" w:eastAsiaTheme="majorEastAsia" w:hAnsi="Arial" w:cs="Arial"/>
        </w:rPr>
      </w:pPr>
      <w:r w:rsidRPr="00AE12DE">
        <w:rPr>
          <w:rFonts w:ascii="Arial" w:eastAsiaTheme="majorEastAsia" w:hAnsi="Arial" w:cs="Arial"/>
        </w:rPr>
        <w:t>Z002</w:t>
      </w:r>
      <w:r w:rsidRPr="00AE12DE">
        <w:rPr>
          <w:rFonts w:ascii="Arial" w:eastAsiaTheme="majorEastAsia" w:hAnsi="Arial" w:cs="Arial"/>
        </w:rPr>
        <w:tab/>
        <w:t>Оператив. план: Перевозка полуприцепами</w:t>
      </w:r>
    </w:p>
    <w:p w14:paraId="3D38E04A" w14:textId="77777777" w:rsidR="002E0540" w:rsidRPr="00AE12DE" w:rsidRDefault="002E0540" w:rsidP="00AE12DE">
      <w:pPr>
        <w:spacing w:line="276" w:lineRule="auto"/>
        <w:ind w:firstLine="708"/>
        <w:rPr>
          <w:rFonts w:ascii="Arial" w:eastAsiaTheme="majorEastAsia" w:hAnsi="Arial" w:cs="Arial"/>
        </w:rPr>
      </w:pPr>
      <w:r w:rsidRPr="00AE12DE">
        <w:rPr>
          <w:rFonts w:ascii="Arial" w:eastAsiaTheme="majorEastAsia" w:hAnsi="Arial" w:cs="Arial"/>
        </w:rPr>
        <w:t>Z003</w:t>
      </w:r>
      <w:r w:rsidRPr="00AE12DE">
        <w:rPr>
          <w:rFonts w:ascii="Arial" w:eastAsiaTheme="majorEastAsia" w:hAnsi="Arial" w:cs="Arial"/>
        </w:rPr>
        <w:tab/>
        <w:t>Оператив. план: Перевозка автоцистернами</w:t>
      </w:r>
    </w:p>
    <w:p w14:paraId="4A0141F6" w14:textId="77777777" w:rsidR="002E0540" w:rsidRPr="00AE12DE" w:rsidRDefault="002E0540" w:rsidP="00AE12DE">
      <w:pPr>
        <w:spacing w:line="276" w:lineRule="auto"/>
        <w:ind w:firstLine="708"/>
        <w:rPr>
          <w:rFonts w:ascii="Arial" w:eastAsiaTheme="majorEastAsia" w:hAnsi="Arial" w:cs="Arial"/>
        </w:rPr>
      </w:pPr>
      <w:r w:rsidRPr="00AE12DE">
        <w:rPr>
          <w:rFonts w:ascii="Arial" w:eastAsiaTheme="majorEastAsia" w:hAnsi="Arial" w:cs="Arial"/>
        </w:rPr>
        <w:t>Z004</w:t>
      </w:r>
      <w:r w:rsidRPr="00AE12DE">
        <w:rPr>
          <w:rFonts w:ascii="Arial" w:eastAsiaTheme="majorEastAsia" w:hAnsi="Arial" w:cs="Arial"/>
        </w:rPr>
        <w:tab/>
        <w:t>Оператив. план: Перевозка контейнерами</w:t>
      </w:r>
    </w:p>
    <w:p w14:paraId="2D4C545C" w14:textId="77777777" w:rsidR="002E0540" w:rsidRPr="00AE12DE" w:rsidRDefault="002E0540" w:rsidP="00AE12DE">
      <w:pPr>
        <w:spacing w:line="276" w:lineRule="auto"/>
        <w:ind w:firstLine="708"/>
        <w:rPr>
          <w:rFonts w:ascii="Arial" w:eastAsiaTheme="majorEastAsia" w:hAnsi="Arial" w:cs="Arial"/>
        </w:rPr>
      </w:pPr>
      <w:r w:rsidRPr="00AE12DE">
        <w:rPr>
          <w:rFonts w:ascii="Arial" w:eastAsiaTheme="majorEastAsia" w:hAnsi="Arial" w:cs="Arial"/>
        </w:rPr>
        <w:t>Z005</w:t>
      </w:r>
      <w:r w:rsidRPr="00AE12DE">
        <w:rPr>
          <w:rFonts w:ascii="Arial" w:eastAsiaTheme="majorEastAsia" w:hAnsi="Arial" w:cs="Arial"/>
        </w:rPr>
        <w:tab/>
        <w:t>Оператив. план: Перевозка танк-контейн.</w:t>
      </w:r>
    </w:p>
    <w:p w14:paraId="644D06AA" w14:textId="77777777" w:rsidR="002E0540" w:rsidRPr="00AE12DE" w:rsidRDefault="002E0540" w:rsidP="00AE12DE">
      <w:pPr>
        <w:spacing w:line="276" w:lineRule="auto"/>
        <w:ind w:firstLine="708"/>
        <w:rPr>
          <w:rFonts w:ascii="Arial" w:eastAsiaTheme="majorEastAsia" w:hAnsi="Arial" w:cs="Arial"/>
        </w:rPr>
      </w:pPr>
      <w:r w:rsidRPr="00AE12DE">
        <w:rPr>
          <w:rFonts w:ascii="Arial" w:eastAsiaTheme="majorEastAsia" w:hAnsi="Arial" w:cs="Arial"/>
        </w:rPr>
        <w:t>Z006</w:t>
      </w:r>
      <w:r w:rsidRPr="00AE12DE">
        <w:rPr>
          <w:rFonts w:ascii="Arial" w:eastAsiaTheme="majorEastAsia" w:hAnsi="Arial" w:cs="Arial"/>
        </w:rPr>
        <w:tab/>
        <w:t>Оператив. план: Перевозка ж/д трансп.</w:t>
      </w:r>
    </w:p>
    <w:p w14:paraId="7A059F44" w14:textId="77777777" w:rsidR="002E0540" w:rsidRPr="00AE12DE" w:rsidRDefault="002E0540" w:rsidP="00AE12DE">
      <w:pPr>
        <w:spacing w:line="276" w:lineRule="auto"/>
        <w:ind w:firstLine="708"/>
        <w:rPr>
          <w:rFonts w:ascii="Arial" w:eastAsiaTheme="majorEastAsia" w:hAnsi="Arial" w:cs="Arial"/>
        </w:rPr>
      </w:pPr>
      <w:r w:rsidRPr="00AE12DE">
        <w:rPr>
          <w:rFonts w:ascii="Arial" w:eastAsiaTheme="majorEastAsia" w:hAnsi="Arial" w:cs="Arial"/>
        </w:rPr>
        <w:t>Z007</w:t>
      </w:r>
      <w:r w:rsidRPr="00AE12DE">
        <w:rPr>
          <w:rFonts w:ascii="Arial" w:eastAsiaTheme="majorEastAsia" w:hAnsi="Arial" w:cs="Arial"/>
        </w:rPr>
        <w:tab/>
        <w:t>Оператив. план: Перевозка речным трансп.</w:t>
      </w:r>
    </w:p>
    <w:p w14:paraId="44BBE90A" w14:textId="77777777" w:rsidR="002E0540" w:rsidRPr="00AE12DE" w:rsidRDefault="002E0540" w:rsidP="00AE12DE">
      <w:pPr>
        <w:spacing w:line="276" w:lineRule="auto"/>
        <w:ind w:firstLine="708"/>
        <w:rPr>
          <w:rFonts w:ascii="Arial" w:eastAsiaTheme="majorEastAsia" w:hAnsi="Arial" w:cs="Arial"/>
        </w:rPr>
      </w:pPr>
      <w:r w:rsidRPr="00AE12DE">
        <w:rPr>
          <w:rFonts w:ascii="Arial" w:eastAsiaTheme="majorEastAsia" w:hAnsi="Arial" w:cs="Arial"/>
        </w:rPr>
        <w:t>Z008</w:t>
      </w:r>
      <w:r w:rsidRPr="00AE12DE">
        <w:rPr>
          <w:rFonts w:ascii="Arial" w:eastAsiaTheme="majorEastAsia" w:hAnsi="Arial" w:cs="Arial"/>
        </w:rPr>
        <w:tab/>
        <w:t>Оператив. план: Перевозка морск. трансп.</w:t>
      </w:r>
    </w:p>
    <w:p w14:paraId="77E80FDA" w14:textId="77777777" w:rsidR="002E0540" w:rsidRPr="00AE12DE" w:rsidRDefault="002E0540" w:rsidP="00AE12DE">
      <w:pPr>
        <w:spacing w:line="276" w:lineRule="auto"/>
        <w:ind w:firstLine="708"/>
        <w:rPr>
          <w:rFonts w:ascii="Arial" w:eastAsiaTheme="majorEastAsia" w:hAnsi="Arial" w:cs="Arial"/>
        </w:rPr>
      </w:pPr>
      <w:r w:rsidRPr="00AE12DE">
        <w:rPr>
          <w:rFonts w:ascii="Arial" w:eastAsiaTheme="majorEastAsia" w:hAnsi="Arial" w:cs="Arial"/>
        </w:rPr>
        <w:t>Z009</w:t>
      </w:r>
      <w:r w:rsidRPr="00AE12DE">
        <w:rPr>
          <w:rFonts w:ascii="Arial" w:eastAsiaTheme="majorEastAsia" w:hAnsi="Arial" w:cs="Arial"/>
        </w:rPr>
        <w:tab/>
        <w:t>Оператив. план: Перевозка тралами</w:t>
      </w:r>
    </w:p>
    <w:p w14:paraId="1CB51BA1" w14:textId="77777777" w:rsidR="002E0540" w:rsidRPr="00AE12DE" w:rsidRDefault="002E0540" w:rsidP="00AE12DE">
      <w:pPr>
        <w:spacing w:line="276" w:lineRule="auto"/>
        <w:ind w:firstLine="708"/>
        <w:rPr>
          <w:rFonts w:ascii="Arial" w:eastAsiaTheme="majorEastAsia" w:hAnsi="Arial" w:cs="Arial"/>
        </w:rPr>
      </w:pPr>
      <w:r w:rsidRPr="00AE12DE">
        <w:rPr>
          <w:rFonts w:ascii="Arial" w:eastAsiaTheme="majorEastAsia" w:hAnsi="Arial" w:cs="Arial"/>
        </w:rPr>
        <w:t>Z010</w:t>
      </w:r>
      <w:r w:rsidRPr="00AE12DE">
        <w:rPr>
          <w:rFonts w:ascii="Arial" w:eastAsiaTheme="majorEastAsia" w:hAnsi="Arial" w:cs="Arial"/>
        </w:rPr>
        <w:tab/>
        <w:t>Оператив. план: Перевозка фургонами</w:t>
      </w:r>
    </w:p>
    <w:p w14:paraId="6AF1A5A9" w14:textId="77777777" w:rsidR="002E0540" w:rsidRPr="00AE12DE" w:rsidRDefault="002E0540" w:rsidP="00AE12DE">
      <w:pPr>
        <w:spacing w:line="276" w:lineRule="auto"/>
        <w:ind w:firstLine="708"/>
        <w:rPr>
          <w:rFonts w:ascii="Arial" w:eastAsiaTheme="majorEastAsia" w:hAnsi="Arial" w:cs="Arial"/>
        </w:rPr>
      </w:pPr>
      <w:r w:rsidRPr="00AE12DE">
        <w:rPr>
          <w:rFonts w:ascii="Arial" w:eastAsiaTheme="majorEastAsia" w:hAnsi="Arial" w:cs="Arial"/>
        </w:rPr>
        <w:t>Z011</w:t>
      </w:r>
      <w:r w:rsidRPr="00AE12DE">
        <w:rPr>
          <w:rFonts w:ascii="Arial" w:eastAsiaTheme="majorEastAsia" w:hAnsi="Arial" w:cs="Arial"/>
        </w:rPr>
        <w:tab/>
        <w:t>Оператив. план: Перевозка легк. автомоб.</w:t>
      </w:r>
    </w:p>
    <w:p w14:paraId="536D2ABF" w14:textId="77777777" w:rsidR="002E0540" w:rsidRPr="00AE12DE" w:rsidRDefault="002E0540" w:rsidP="00AE12DE">
      <w:pPr>
        <w:spacing w:line="276" w:lineRule="auto"/>
        <w:ind w:firstLine="708"/>
        <w:rPr>
          <w:rFonts w:ascii="Arial" w:eastAsiaTheme="majorEastAsia" w:hAnsi="Arial" w:cs="Arial"/>
        </w:rPr>
      </w:pPr>
      <w:r w:rsidRPr="00AE12DE">
        <w:rPr>
          <w:rFonts w:ascii="Arial" w:eastAsiaTheme="majorEastAsia" w:hAnsi="Arial" w:cs="Arial"/>
        </w:rPr>
        <w:t>Z012</w:t>
      </w:r>
      <w:r w:rsidRPr="00AE12DE">
        <w:rPr>
          <w:rFonts w:ascii="Arial" w:eastAsiaTheme="majorEastAsia" w:hAnsi="Arial" w:cs="Arial"/>
        </w:rPr>
        <w:tab/>
        <w:t>Оператив. план: Перевозка авиатрансп.</w:t>
      </w:r>
    </w:p>
    <w:p w14:paraId="1E0DC006" w14:textId="77777777" w:rsidR="002E0540" w:rsidRPr="00AE12DE" w:rsidRDefault="002E0540" w:rsidP="00AE12DE">
      <w:pPr>
        <w:spacing w:line="276" w:lineRule="auto"/>
        <w:ind w:firstLine="708"/>
        <w:rPr>
          <w:rFonts w:ascii="Arial" w:eastAsiaTheme="majorEastAsia" w:hAnsi="Arial" w:cs="Arial"/>
        </w:rPr>
      </w:pPr>
      <w:r w:rsidRPr="00AE12DE">
        <w:rPr>
          <w:rFonts w:ascii="Arial" w:eastAsiaTheme="majorEastAsia" w:hAnsi="Arial" w:cs="Arial"/>
        </w:rPr>
        <w:t>Z013</w:t>
      </w:r>
      <w:r w:rsidRPr="00AE12DE">
        <w:rPr>
          <w:rFonts w:ascii="Arial" w:eastAsiaTheme="majorEastAsia" w:hAnsi="Arial" w:cs="Arial"/>
        </w:rPr>
        <w:tab/>
        <w:t>Оператив. план: Пассажирский транспорт</w:t>
      </w:r>
    </w:p>
    <w:p w14:paraId="108C6978" w14:textId="77777777" w:rsidR="002E0540" w:rsidRPr="00AE12DE" w:rsidRDefault="002E0540" w:rsidP="00AE12DE">
      <w:pPr>
        <w:spacing w:line="276" w:lineRule="auto"/>
        <w:ind w:firstLine="708"/>
        <w:rPr>
          <w:rFonts w:ascii="Arial" w:eastAsiaTheme="majorEastAsia" w:hAnsi="Arial" w:cs="Arial"/>
        </w:rPr>
      </w:pPr>
      <w:r w:rsidRPr="00AE12DE">
        <w:rPr>
          <w:rFonts w:ascii="Arial" w:eastAsiaTheme="majorEastAsia" w:hAnsi="Arial" w:cs="Arial"/>
        </w:rPr>
        <w:t>Z014</w:t>
      </w:r>
      <w:r w:rsidRPr="00AE12DE">
        <w:rPr>
          <w:rFonts w:ascii="Arial" w:eastAsiaTheme="majorEastAsia" w:hAnsi="Arial" w:cs="Arial"/>
        </w:rPr>
        <w:tab/>
        <w:t>Оператив. план: Работа Тех. Транспорта</w:t>
      </w:r>
    </w:p>
    <w:p w14:paraId="72D1C773" w14:textId="4C59A6DF" w:rsidR="0084055A" w:rsidRPr="004F4886" w:rsidRDefault="002E0540" w:rsidP="00F10EB0">
      <w:pPr>
        <w:ind w:firstLine="708"/>
        <w:rPr>
          <w:rFonts w:ascii="Arial" w:hAnsi="Arial" w:cs="Arial"/>
          <w:szCs w:val="24"/>
        </w:rPr>
      </w:pPr>
      <w:r w:rsidRPr="00AE12DE">
        <w:rPr>
          <w:rFonts w:ascii="Arial" w:eastAsiaTheme="majorEastAsia" w:hAnsi="Arial" w:cs="Arial"/>
        </w:rPr>
        <w:lastRenderedPageBreak/>
        <w:t>Z015</w:t>
      </w:r>
      <w:r w:rsidRPr="00AE12DE">
        <w:rPr>
          <w:rFonts w:ascii="Arial" w:eastAsiaTheme="majorEastAsia" w:hAnsi="Arial" w:cs="Arial"/>
        </w:rPr>
        <w:tab/>
        <w:t>Оператив. план: Перевозка прочим трансп.</w:t>
      </w:r>
    </w:p>
    <w:p w14:paraId="2EDF5A16" w14:textId="77777777" w:rsidR="003B2981" w:rsidRDefault="003B2981" w:rsidP="003B2981">
      <w:pPr>
        <w:rPr>
          <w:rFonts w:eastAsiaTheme="majorEastAsia"/>
        </w:rPr>
      </w:pPr>
    </w:p>
    <w:p w14:paraId="3024830E" w14:textId="77777777" w:rsidR="00217B55" w:rsidRPr="00AE12DE" w:rsidRDefault="00217B55" w:rsidP="00AE12DE">
      <w:pPr>
        <w:pStyle w:val="4"/>
        <w:rPr>
          <w:rFonts w:eastAsiaTheme="majorEastAsia"/>
          <w:b/>
          <w:sz w:val="24"/>
          <w:szCs w:val="24"/>
        </w:rPr>
      </w:pPr>
      <w:r w:rsidRPr="00AE12DE">
        <w:rPr>
          <w:rFonts w:eastAsiaTheme="majorEastAsia"/>
          <w:b/>
          <w:i w:val="0"/>
          <w:caps w:val="0"/>
          <w:sz w:val="24"/>
          <w:szCs w:val="24"/>
        </w:rPr>
        <w:t xml:space="preserve">Поиск местоположений по поставкам. </w:t>
      </w:r>
    </w:p>
    <w:p w14:paraId="2D1CB56E" w14:textId="77777777" w:rsidR="00217B55" w:rsidRDefault="00217B55" w:rsidP="00AE12DE">
      <w:pPr>
        <w:spacing w:line="276" w:lineRule="auto"/>
        <w:ind w:firstLine="708"/>
        <w:rPr>
          <w:rFonts w:ascii="Arial" w:eastAsiaTheme="majorEastAsia" w:hAnsi="Arial" w:cs="Arial"/>
        </w:rPr>
      </w:pPr>
    </w:p>
    <w:p w14:paraId="1D18768C" w14:textId="400D5CAF" w:rsidR="00217B55" w:rsidRPr="00AE12DE" w:rsidRDefault="00217B55" w:rsidP="00AE12DE">
      <w:pPr>
        <w:spacing w:line="276" w:lineRule="auto"/>
        <w:ind w:firstLine="708"/>
        <w:rPr>
          <w:rFonts w:ascii="Arial" w:eastAsiaTheme="majorEastAsia" w:hAnsi="Arial" w:cs="Arial"/>
        </w:rPr>
      </w:pPr>
      <w:r>
        <w:rPr>
          <w:rFonts w:ascii="Arial" w:eastAsiaTheme="majorEastAsia" w:hAnsi="Arial" w:cs="Arial"/>
        </w:rPr>
        <w:t xml:space="preserve">В случае использования </w:t>
      </w:r>
      <w:r w:rsidR="00FC5D5A">
        <w:rPr>
          <w:rFonts w:ascii="Arial" w:eastAsiaTheme="majorEastAsia" w:hAnsi="Arial" w:cs="Arial"/>
        </w:rPr>
        <w:t>И</w:t>
      </w:r>
      <w:r>
        <w:rPr>
          <w:rFonts w:ascii="Arial" w:eastAsiaTheme="majorEastAsia" w:hAnsi="Arial" w:cs="Arial"/>
        </w:rPr>
        <w:t>сходящих поставок</w:t>
      </w:r>
      <w:r w:rsidR="00FC5D5A">
        <w:rPr>
          <w:rFonts w:ascii="Arial" w:eastAsiaTheme="majorEastAsia" w:hAnsi="Arial" w:cs="Arial"/>
        </w:rPr>
        <w:t xml:space="preserve"> для дальнейшего формирования путевых листов, необходимо в рамках разработки </w:t>
      </w:r>
      <w:r w:rsidR="00FC5D5A">
        <w:rPr>
          <w:rFonts w:ascii="Arial" w:eastAsiaTheme="majorEastAsia" w:hAnsi="Arial" w:cs="Arial"/>
          <w:lang w:val="en-US"/>
        </w:rPr>
        <w:t>MM</w:t>
      </w:r>
      <w:r w:rsidR="00FC5D5A">
        <w:rPr>
          <w:rFonts w:ascii="Arial" w:eastAsiaTheme="majorEastAsia" w:hAnsi="Arial" w:cs="Arial"/>
        </w:rPr>
        <w:t>130 реализовать м</w:t>
      </w:r>
      <w:r w:rsidRPr="00AE12DE">
        <w:rPr>
          <w:rFonts w:ascii="Arial" w:eastAsiaTheme="majorEastAsia" w:hAnsi="Arial" w:cs="Arial"/>
        </w:rPr>
        <w:t xml:space="preserve">етод для поиска местоположений, соответствующих принимающему заводу и складу, при создании и изменении </w:t>
      </w:r>
      <w:r w:rsidR="00FC5D5A">
        <w:rPr>
          <w:rFonts w:ascii="Arial" w:eastAsiaTheme="majorEastAsia" w:hAnsi="Arial" w:cs="Arial"/>
        </w:rPr>
        <w:t>И</w:t>
      </w:r>
      <w:r w:rsidRPr="00AE12DE">
        <w:rPr>
          <w:rFonts w:ascii="Arial" w:eastAsiaTheme="majorEastAsia" w:hAnsi="Arial" w:cs="Arial"/>
        </w:rPr>
        <w:t xml:space="preserve">сходящей поставки, а также при отпуске материала. </w:t>
      </w:r>
    </w:p>
    <w:p w14:paraId="4E88AA75" w14:textId="77777777" w:rsidR="00217B55" w:rsidRPr="00AE12DE" w:rsidRDefault="00217B55" w:rsidP="00AE12DE">
      <w:pPr>
        <w:spacing w:line="276" w:lineRule="auto"/>
        <w:ind w:firstLine="708"/>
        <w:rPr>
          <w:rFonts w:ascii="Arial" w:eastAsiaTheme="majorEastAsia" w:hAnsi="Arial" w:cs="Arial"/>
        </w:rPr>
      </w:pPr>
      <w:r w:rsidRPr="00AE12DE">
        <w:rPr>
          <w:rFonts w:ascii="Arial" w:eastAsiaTheme="majorEastAsia" w:hAnsi="Arial" w:cs="Arial"/>
        </w:rPr>
        <w:t>Местоположения, соответствующие принимающему заводу и складу, будут иметь следующую маску ZTM_*завод*_*склад*, по которой будет происходить поиск данных для корректного создания документа «Фрахтовая Единица».</w:t>
      </w:r>
    </w:p>
    <w:p w14:paraId="6C001CEC" w14:textId="77777777" w:rsidR="00217B55" w:rsidRPr="00AE12DE" w:rsidRDefault="00217B55" w:rsidP="00AE12DE">
      <w:pPr>
        <w:spacing w:line="276" w:lineRule="auto"/>
        <w:ind w:firstLine="708"/>
        <w:rPr>
          <w:rFonts w:ascii="Arial" w:eastAsiaTheme="majorEastAsia" w:hAnsi="Arial" w:cs="Arial"/>
        </w:rPr>
      </w:pPr>
      <w:r w:rsidRPr="00AE12DE">
        <w:rPr>
          <w:rFonts w:ascii="Arial" w:eastAsiaTheme="majorEastAsia" w:hAnsi="Arial" w:cs="Arial"/>
        </w:rPr>
        <w:t>После планирования фрахтовых единиц на этапах транспортировки фрахтового заказа будет автоматически подтягиваться расстояние между исходным и целевым местоположениями, согласно данным транспортной сети. При этом, могут быть случаи, когда расстояния между точками не подтягивается по причине того, что в путевой лист будет внесен уникальный маршрут, для которого расстояние не было просчитано. По причине отсутствия интеграции с ГИС-провайдером, необходимо реализовать дополнительную проверку на полноту заполнения расстояния на этапах транспортировки фрахтового заказа.</w:t>
      </w:r>
    </w:p>
    <w:p w14:paraId="68AD4261" w14:textId="0A7C774C" w:rsidR="00217B55" w:rsidRDefault="00217B55" w:rsidP="00AE12DE">
      <w:pPr>
        <w:pStyle w:val="1KD-Normal"/>
        <w:rPr>
          <w:rFonts w:eastAsiaTheme="majorEastAsia"/>
        </w:rPr>
      </w:pPr>
    </w:p>
    <w:p w14:paraId="498FCB2B" w14:textId="77777777" w:rsidR="00BD5DCC" w:rsidRPr="00F10EB0" w:rsidRDefault="00BD5DCC" w:rsidP="00F10EB0">
      <w:pPr>
        <w:pStyle w:val="4"/>
        <w:rPr>
          <w:rFonts w:eastAsiaTheme="majorEastAsia"/>
          <w:b/>
          <w:i w:val="0"/>
          <w:caps w:val="0"/>
          <w:sz w:val="24"/>
          <w:szCs w:val="24"/>
        </w:rPr>
      </w:pPr>
      <w:r w:rsidRPr="00F10EB0">
        <w:rPr>
          <w:rFonts w:eastAsiaTheme="majorEastAsia"/>
          <w:b/>
          <w:i w:val="0"/>
          <w:caps w:val="0"/>
          <w:sz w:val="24"/>
          <w:szCs w:val="24"/>
        </w:rPr>
        <w:t>Поиск Фрахтового заказа по штрих коду документов «Транспортная накладная», «Поручение экспедитору»</w:t>
      </w:r>
      <w:r w:rsidR="00F10EB0" w:rsidRPr="00F10EB0">
        <w:rPr>
          <w:rFonts w:eastAsiaTheme="majorEastAsia"/>
          <w:b/>
          <w:i w:val="0"/>
          <w:caps w:val="0"/>
          <w:sz w:val="24"/>
          <w:szCs w:val="24"/>
        </w:rPr>
        <w:t>, «Экспедиторская расписка»</w:t>
      </w:r>
    </w:p>
    <w:p w14:paraId="2C720DE9" w14:textId="77777777" w:rsidR="00BD5DCC" w:rsidRPr="002D4EDC" w:rsidRDefault="00BD5DCC" w:rsidP="00BD5DCC">
      <w:pPr>
        <w:rPr>
          <w:rFonts w:eastAsiaTheme="majorEastAsia"/>
        </w:rPr>
      </w:pPr>
    </w:p>
    <w:p w14:paraId="2E8C5C97" w14:textId="6DF7B1D8" w:rsidR="00BD5DCC" w:rsidRPr="00BD5DCC" w:rsidRDefault="00BD5DCC" w:rsidP="00BD5DCC">
      <w:pPr>
        <w:spacing w:line="276" w:lineRule="auto"/>
        <w:ind w:firstLine="708"/>
        <w:rPr>
          <w:rFonts w:ascii="Arial" w:eastAsiaTheme="majorEastAsia" w:hAnsi="Arial" w:cs="Arial"/>
        </w:rPr>
      </w:pPr>
      <w:r>
        <w:rPr>
          <w:rFonts w:ascii="Arial" w:eastAsiaTheme="majorEastAsia" w:hAnsi="Arial" w:cs="Arial"/>
        </w:rPr>
        <w:t xml:space="preserve">Разработка </w:t>
      </w:r>
      <w:r w:rsidR="002E0540">
        <w:rPr>
          <w:rFonts w:ascii="Arial" w:eastAsiaTheme="majorEastAsia" w:hAnsi="Arial" w:cs="Arial"/>
        </w:rPr>
        <w:t xml:space="preserve">ММ08 </w:t>
      </w:r>
      <w:r>
        <w:rPr>
          <w:rFonts w:ascii="Arial" w:eastAsiaTheme="majorEastAsia" w:hAnsi="Arial" w:cs="Arial"/>
        </w:rPr>
        <w:t xml:space="preserve">должна </w:t>
      </w:r>
      <w:r w:rsidR="008272E1">
        <w:rPr>
          <w:rFonts w:ascii="Arial" w:eastAsiaTheme="majorEastAsia" w:hAnsi="Arial" w:cs="Arial"/>
        </w:rPr>
        <w:t>преобразовывать</w:t>
      </w:r>
      <w:r>
        <w:rPr>
          <w:rFonts w:ascii="Arial" w:eastAsiaTheme="majorEastAsia" w:hAnsi="Arial" w:cs="Arial"/>
        </w:rPr>
        <w:t xml:space="preserve"> штриховой код </w:t>
      </w:r>
      <w:r w:rsidR="008272E1">
        <w:rPr>
          <w:rFonts w:ascii="Arial" w:eastAsiaTheme="majorEastAsia" w:hAnsi="Arial" w:cs="Arial"/>
        </w:rPr>
        <w:t>документов «Транспортная накладная»</w:t>
      </w:r>
      <w:r w:rsidR="00F10EB0">
        <w:rPr>
          <w:rFonts w:ascii="Arial" w:eastAsiaTheme="majorEastAsia" w:hAnsi="Arial" w:cs="Arial"/>
        </w:rPr>
        <w:t>, «Экспедиторская расписка»</w:t>
      </w:r>
      <w:r w:rsidR="008272E1">
        <w:rPr>
          <w:rFonts w:ascii="Arial" w:eastAsiaTheme="majorEastAsia" w:hAnsi="Arial" w:cs="Arial"/>
        </w:rPr>
        <w:t xml:space="preserve"> и «Поручение экспедитору» </w:t>
      </w:r>
      <w:r>
        <w:rPr>
          <w:rFonts w:ascii="Arial" w:eastAsiaTheme="majorEastAsia" w:hAnsi="Arial" w:cs="Arial"/>
        </w:rPr>
        <w:t xml:space="preserve">в номер Фрахтового заказа и возвращать его в </w:t>
      </w:r>
      <w:r w:rsidR="002E0540">
        <w:rPr>
          <w:rFonts w:ascii="Arial" w:eastAsiaTheme="majorEastAsia" w:hAnsi="Arial" w:cs="Arial"/>
        </w:rPr>
        <w:t xml:space="preserve">транзакции </w:t>
      </w:r>
      <w:r w:rsidR="002E0540">
        <w:rPr>
          <w:rFonts w:ascii="Arial" w:eastAsiaTheme="majorEastAsia" w:hAnsi="Arial" w:cs="Arial"/>
          <w:lang w:val="en-US"/>
        </w:rPr>
        <w:t>NWBC</w:t>
      </w:r>
      <w:r w:rsidRPr="00BD5DCC">
        <w:rPr>
          <w:rFonts w:ascii="Arial" w:eastAsiaTheme="majorEastAsia" w:hAnsi="Arial" w:cs="Arial"/>
        </w:rPr>
        <w:t xml:space="preserve"> </w:t>
      </w:r>
      <w:r>
        <w:rPr>
          <w:rFonts w:ascii="Arial" w:eastAsiaTheme="majorEastAsia" w:hAnsi="Arial" w:cs="Arial"/>
        </w:rPr>
        <w:t>«</w:t>
      </w:r>
      <w:r w:rsidR="002E0540">
        <w:rPr>
          <w:rFonts w:ascii="Arial" w:eastAsiaTheme="majorEastAsia" w:hAnsi="Arial" w:cs="Arial"/>
        </w:rPr>
        <w:t>Обработать заказ на автомобильный фрахт</w:t>
      </w:r>
      <w:r>
        <w:rPr>
          <w:rFonts w:ascii="Arial" w:eastAsiaTheme="majorEastAsia" w:hAnsi="Arial" w:cs="Arial"/>
        </w:rPr>
        <w:t>».</w:t>
      </w:r>
    </w:p>
    <w:p w14:paraId="59C8E87E" w14:textId="77777777" w:rsidR="00844057" w:rsidRDefault="00844057" w:rsidP="003F0AFC">
      <w:pPr>
        <w:ind w:firstLine="708"/>
        <w:rPr>
          <w:rFonts w:ascii="Arial" w:hAnsi="Arial" w:cs="Arial"/>
          <w:szCs w:val="24"/>
        </w:rPr>
      </w:pPr>
    </w:p>
    <w:p w14:paraId="0B8C093C" w14:textId="77777777" w:rsidR="00844057" w:rsidRDefault="00844057" w:rsidP="00844057">
      <w:pPr>
        <w:pStyle w:val="4"/>
        <w:rPr>
          <w:rFonts w:eastAsiaTheme="majorEastAsia"/>
          <w:b/>
          <w:i w:val="0"/>
          <w:caps w:val="0"/>
          <w:sz w:val="24"/>
          <w:szCs w:val="24"/>
        </w:rPr>
      </w:pPr>
      <w:r>
        <w:rPr>
          <w:rFonts w:eastAsiaTheme="majorEastAsia"/>
          <w:b/>
          <w:i w:val="0"/>
          <w:caps w:val="0"/>
          <w:sz w:val="24"/>
          <w:szCs w:val="24"/>
        </w:rPr>
        <w:t>Разработка формуляров печатных форм</w:t>
      </w:r>
    </w:p>
    <w:p w14:paraId="164B0603" w14:textId="77777777" w:rsidR="00844057" w:rsidRPr="00255349" w:rsidRDefault="00844057" w:rsidP="00844057">
      <w:pPr>
        <w:rPr>
          <w:rFonts w:eastAsiaTheme="majorEastAsia"/>
        </w:rPr>
      </w:pPr>
    </w:p>
    <w:p w14:paraId="573251F1" w14:textId="77777777" w:rsidR="00844057" w:rsidRPr="00F10EB0" w:rsidRDefault="00165C3F" w:rsidP="00F10EB0">
      <w:pPr>
        <w:spacing w:after="240" w:line="360" w:lineRule="auto"/>
        <w:ind w:firstLine="708"/>
        <w:rPr>
          <w:rFonts w:ascii="Arial" w:eastAsiaTheme="majorEastAsia" w:hAnsi="Arial" w:cs="Arial"/>
          <w:szCs w:val="24"/>
        </w:rPr>
      </w:pPr>
      <w:r w:rsidRPr="00F10EB0">
        <w:rPr>
          <w:rFonts w:ascii="Arial" w:eastAsiaTheme="majorEastAsia" w:hAnsi="Arial" w:cs="Arial"/>
          <w:szCs w:val="24"/>
        </w:rPr>
        <w:t>Р</w:t>
      </w:r>
      <w:r w:rsidR="00844057" w:rsidRPr="00F10EB0">
        <w:rPr>
          <w:rFonts w:ascii="Arial" w:eastAsiaTheme="majorEastAsia" w:hAnsi="Arial" w:cs="Arial"/>
          <w:szCs w:val="24"/>
        </w:rPr>
        <w:t>азработ</w:t>
      </w:r>
      <w:r w:rsidR="00F10EB0">
        <w:rPr>
          <w:rFonts w:ascii="Arial" w:eastAsiaTheme="majorEastAsia" w:hAnsi="Arial" w:cs="Arial"/>
          <w:szCs w:val="24"/>
        </w:rPr>
        <w:t>ка</w:t>
      </w:r>
      <w:r w:rsidR="00844057" w:rsidRPr="00F10EB0">
        <w:rPr>
          <w:rFonts w:ascii="Arial" w:eastAsiaTheme="majorEastAsia" w:hAnsi="Arial" w:cs="Arial"/>
          <w:szCs w:val="24"/>
        </w:rPr>
        <w:t xml:space="preserve"> MM08</w:t>
      </w:r>
      <w:r w:rsidRPr="00F10EB0">
        <w:rPr>
          <w:rFonts w:ascii="Arial" w:eastAsiaTheme="majorEastAsia" w:hAnsi="Arial" w:cs="Arial"/>
          <w:szCs w:val="24"/>
        </w:rPr>
        <w:t xml:space="preserve"> включает в себя разработку следующих выходных документов</w:t>
      </w:r>
      <w:r w:rsidR="00844057" w:rsidRPr="00F10EB0">
        <w:rPr>
          <w:rFonts w:ascii="Arial" w:eastAsiaTheme="majorEastAsia" w:hAnsi="Arial" w:cs="Arial"/>
          <w:szCs w:val="24"/>
        </w:rPr>
        <w:t>:</w:t>
      </w:r>
    </w:p>
    <w:p w14:paraId="407E74E0" w14:textId="77777777" w:rsidR="00F10EB0" w:rsidRDefault="00844057" w:rsidP="00F10EB0">
      <w:pPr>
        <w:pStyle w:val="af9"/>
        <w:numPr>
          <w:ilvl w:val="0"/>
          <w:numId w:val="109"/>
        </w:numPr>
        <w:spacing w:after="240" w:line="360" w:lineRule="auto"/>
        <w:rPr>
          <w:rFonts w:ascii="Arial" w:eastAsiaTheme="majorEastAsia" w:hAnsi="Arial" w:cs="Arial"/>
          <w:szCs w:val="24"/>
        </w:rPr>
      </w:pPr>
      <w:r w:rsidRPr="00F10EB0">
        <w:rPr>
          <w:rFonts w:ascii="Arial" w:eastAsiaTheme="majorEastAsia" w:hAnsi="Arial" w:cs="Arial"/>
          <w:szCs w:val="24"/>
        </w:rPr>
        <w:t>Транспортной накладная;</w:t>
      </w:r>
    </w:p>
    <w:p w14:paraId="4E56858C" w14:textId="4D9C5C22" w:rsidR="00F10EB0" w:rsidRDefault="00F10EB0" w:rsidP="00F10EB0">
      <w:pPr>
        <w:pStyle w:val="af9"/>
        <w:numPr>
          <w:ilvl w:val="0"/>
          <w:numId w:val="109"/>
        </w:numPr>
        <w:spacing w:after="240" w:line="360" w:lineRule="auto"/>
        <w:rPr>
          <w:rFonts w:ascii="Arial" w:eastAsiaTheme="majorEastAsia" w:hAnsi="Arial" w:cs="Arial"/>
          <w:szCs w:val="24"/>
        </w:rPr>
      </w:pPr>
      <w:r>
        <w:rPr>
          <w:rFonts w:ascii="Arial" w:eastAsiaTheme="majorEastAsia" w:hAnsi="Arial" w:cs="Arial"/>
          <w:szCs w:val="24"/>
        </w:rPr>
        <w:t>Экспедиторская расписка</w:t>
      </w:r>
      <w:ins w:id="3120" w:author="Savinskaya Yulia" w:date="2021-02-24T16:14:00Z">
        <w:r w:rsidR="00ED4F88">
          <w:rPr>
            <w:rFonts w:ascii="Arial" w:eastAsiaTheme="majorEastAsia" w:hAnsi="Arial" w:cs="Arial"/>
            <w:szCs w:val="24"/>
          </w:rPr>
          <w:t>;</w:t>
        </w:r>
      </w:ins>
    </w:p>
    <w:p w14:paraId="4CB8970B" w14:textId="77777777" w:rsidR="00ED4F88" w:rsidRDefault="000042B3" w:rsidP="00F10EB0">
      <w:pPr>
        <w:pStyle w:val="af9"/>
        <w:numPr>
          <w:ilvl w:val="0"/>
          <w:numId w:val="109"/>
        </w:numPr>
        <w:spacing w:after="240" w:line="360" w:lineRule="auto"/>
        <w:rPr>
          <w:ins w:id="3121" w:author="Savinskaya Yulia" w:date="2021-02-24T16:14:00Z"/>
          <w:rFonts w:ascii="Arial" w:eastAsiaTheme="majorEastAsia" w:hAnsi="Arial" w:cs="Arial"/>
          <w:szCs w:val="24"/>
        </w:rPr>
      </w:pPr>
      <w:r w:rsidRPr="00F10EB0">
        <w:rPr>
          <w:rFonts w:ascii="Arial" w:eastAsiaTheme="majorEastAsia" w:hAnsi="Arial" w:cs="Arial"/>
          <w:szCs w:val="24"/>
        </w:rPr>
        <w:t>Поручение экспедитору</w:t>
      </w:r>
      <w:ins w:id="3122" w:author="Savinskaya Yulia" w:date="2021-02-24T16:14:00Z">
        <w:r w:rsidR="00ED4F88">
          <w:rPr>
            <w:rFonts w:ascii="Arial" w:eastAsiaTheme="majorEastAsia" w:hAnsi="Arial" w:cs="Arial"/>
            <w:szCs w:val="24"/>
          </w:rPr>
          <w:t>;</w:t>
        </w:r>
      </w:ins>
    </w:p>
    <w:p w14:paraId="684E3355" w14:textId="0A0E15C6" w:rsidR="00844057" w:rsidRPr="00ED4F88" w:rsidRDefault="00ED4F88" w:rsidP="00ED4F88">
      <w:pPr>
        <w:pStyle w:val="af9"/>
        <w:numPr>
          <w:ilvl w:val="0"/>
          <w:numId w:val="109"/>
        </w:numPr>
        <w:spacing w:after="240" w:line="360" w:lineRule="auto"/>
        <w:rPr>
          <w:rFonts w:ascii="Arial" w:eastAsiaTheme="majorEastAsia" w:hAnsi="Arial" w:cs="Arial"/>
          <w:szCs w:val="24"/>
          <w:rPrChange w:id="3123" w:author="Savinskaya Yulia" w:date="2021-02-24T16:14:00Z">
            <w:rPr>
              <w:rFonts w:eastAsiaTheme="majorEastAsia"/>
            </w:rPr>
          </w:rPrChange>
        </w:rPr>
      </w:pPr>
      <w:ins w:id="3124" w:author="Savinskaya Yulia" w:date="2021-02-24T16:14:00Z">
        <w:r w:rsidRPr="00F10EB0">
          <w:rPr>
            <w:rFonts w:ascii="Arial" w:eastAsiaTheme="majorEastAsia" w:hAnsi="Arial" w:cs="Arial"/>
            <w:szCs w:val="24"/>
          </w:rPr>
          <w:t>Поручение экспедитору</w:t>
        </w:r>
        <w:r>
          <w:rPr>
            <w:rFonts w:ascii="Arial" w:eastAsiaTheme="majorEastAsia" w:hAnsi="Arial" w:cs="Arial"/>
            <w:szCs w:val="24"/>
          </w:rPr>
          <w:t xml:space="preserve"> (расширенная)</w:t>
        </w:r>
      </w:ins>
      <w:del w:id="3125" w:author="Savinskaya Yulia" w:date="2021-02-24T16:14:00Z">
        <w:r w:rsidR="00844057" w:rsidRPr="00ED4F88" w:rsidDel="00ED4F88">
          <w:rPr>
            <w:rFonts w:ascii="Arial" w:eastAsiaTheme="majorEastAsia" w:hAnsi="Arial" w:cs="Arial"/>
            <w:szCs w:val="24"/>
            <w:rPrChange w:id="3126" w:author="Savinskaya Yulia" w:date="2021-02-24T16:14:00Z">
              <w:rPr>
                <w:rFonts w:eastAsiaTheme="majorEastAsia"/>
              </w:rPr>
            </w:rPrChange>
          </w:rPr>
          <w:delText>.</w:delText>
        </w:r>
      </w:del>
    </w:p>
    <w:p w14:paraId="1B143E2A" w14:textId="77777777" w:rsidR="00844057" w:rsidRDefault="00165C3F" w:rsidP="00F10EB0">
      <w:pPr>
        <w:spacing w:after="240" w:line="360" w:lineRule="auto"/>
        <w:ind w:firstLine="708"/>
        <w:rPr>
          <w:rFonts w:ascii="Arial" w:eastAsiaTheme="majorEastAsia" w:hAnsi="Arial" w:cs="Arial"/>
          <w:szCs w:val="24"/>
        </w:rPr>
      </w:pPr>
      <w:r w:rsidRPr="00F10EB0">
        <w:rPr>
          <w:rFonts w:ascii="Arial" w:eastAsiaTheme="majorEastAsia" w:hAnsi="Arial" w:cs="Arial"/>
          <w:szCs w:val="24"/>
        </w:rPr>
        <w:t>Для данных документов должны быть разработаны формуляры, программы печати. В Формулярах должно быть предусмотрено формирование штрихового кода.</w:t>
      </w:r>
      <w:r w:rsidR="00F10EB0">
        <w:rPr>
          <w:rFonts w:ascii="Arial" w:eastAsiaTheme="majorEastAsia" w:hAnsi="Arial" w:cs="Arial"/>
          <w:szCs w:val="24"/>
        </w:rPr>
        <w:t xml:space="preserve"> Печатная форма Экспедиторской расписки будет возможна для редактирования. В формуляре Транспортной накладной реализовать часть редактируемых полей: </w:t>
      </w:r>
    </w:p>
    <w:p w14:paraId="72A19584" w14:textId="77777777" w:rsidR="00E372C3" w:rsidRPr="00F10EB0" w:rsidRDefault="00E372C3" w:rsidP="00F10EB0">
      <w:pPr>
        <w:numPr>
          <w:ilvl w:val="0"/>
          <w:numId w:val="110"/>
        </w:numPr>
        <w:spacing w:after="240" w:line="360" w:lineRule="auto"/>
        <w:rPr>
          <w:rFonts w:ascii="Arial" w:eastAsiaTheme="majorEastAsia" w:hAnsi="Arial" w:cs="Arial"/>
          <w:szCs w:val="24"/>
        </w:rPr>
      </w:pPr>
      <w:r w:rsidRPr="00F10EB0">
        <w:rPr>
          <w:rFonts w:ascii="Arial" w:eastAsiaTheme="majorEastAsia" w:hAnsi="Arial" w:cs="Arial"/>
          <w:szCs w:val="24"/>
        </w:rPr>
        <w:lastRenderedPageBreak/>
        <w:t>Телефон водителя дополнительный</w:t>
      </w:r>
      <w:r w:rsidR="00F10EB0">
        <w:rPr>
          <w:rFonts w:ascii="Arial" w:eastAsiaTheme="majorEastAsia" w:hAnsi="Arial" w:cs="Arial"/>
          <w:szCs w:val="24"/>
        </w:rPr>
        <w:t>;</w:t>
      </w:r>
    </w:p>
    <w:p w14:paraId="3BF1D500" w14:textId="77777777" w:rsidR="00E372C3" w:rsidRPr="00F10EB0" w:rsidRDefault="00E372C3" w:rsidP="00F10EB0">
      <w:pPr>
        <w:numPr>
          <w:ilvl w:val="0"/>
          <w:numId w:val="110"/>
        </w:numPr>
        <w:spacing w:after="240" w:line="360" w:lineRule="auto"/>
        <w:rPr>
          <w:rFonts w:ascii="Arial" w:eastAsiaTheme="majorEastAsia" w:hAnsi="Arial" w:cs="Arial"/>
          <w:szCs w:val="24"/>
        </w:rPr>
      </w:pPr>
      <w:r w:rsidRPr="00F10EB0">
        <w:rPr>
          <w:rFonts w:ascii="Arial" w:eastAsiaTheme="majorEastAsia" w:hAnsi="Arial" w:cs="Arial"/>
          <w:szCs w:val="24"/>
        </w:rPr>
        <w:t>Грузоотправитель (уполномоченное лицо)</w:t>
      </w:r>
      <w:r w:rsidR="00F10EB0">
        <w:rPr>
          <w:rFonts w:ascii="Arial" w:eastAsiaTheme="majorEastAsia" w:hAnsi="Arial" w:cs="Arial"/>
          <w:szCs w:val="24"/>
        </w:rPr>
        <w:t>;</w:t>
      </w:r>
    </w:p>
    <w:p w14:paraId="47853824" w14:textId="77777777" w:rsidR="00E372C3" w:rsidRPr="00F10EB0" w:rsidRDefault="00E372C3" w:rsidP="00F10EB0">
      <w:pPr>
        <w:numPr>
          <w:ilvl w:val="0"/>
          <w:numId w:val="110"/>
        </w:numPr>
        <w:spacing w:after="240" w:line="360" w:lineRule="auto"/>
        <w:rPr>
          <w:rFonts w:ascii="Arial" w:eastAsiaTheme="majorEastAsia" w:hAnsi="Arial" w:cs="Arial"/>
          <w:szCs w:val="24"/>
        </w:rPr>
      </w:pPr>
      <w:r w:rsidRPr="00F10EB0">
        <w:rPr>
          <w:rFonts w:ascii="Arial" w:eastAsiaTheme="majorEastAsia" w:hAnsi="Arial" w:cs="Arial"/>
          <w:szCs w:val="24"/>
        </w:rPr>
        <w:t>Дата подачи ТС на погрузку</w:t>
      </w:r>
      <w:r w:rsidR="00F10EB0">
        <w:rPr>
          <w:rFonts w:ascii="Arial" w:eastAsiaTheme="majorEastAsia" w:hAnsi="Arial" w:cs="Arial"/>
          <w:szCs w:val="24"/>
        </w:rPr>
        <w:t>;</w:t>
      </w:r>
    </w:p>
    <w:p w14:paraId="5CC7A06E" w14:textId="77777777" w:rsidR="00E372C3" w:rsidRPr="00F10EB0" w:rsidRDefault="00E372C3" w:rsidP="00F10EB0">
      <w:pPr>
        <w:numPr>
          <w:ilvl w:val="0"/>
          <w:numId w:val="110"/>
        </w:numPr>
        <w:spacing w:after="240" w:line="360" w:lineRule="auto"/>
        <w:rPr>
          <w:rFonts w:ascii="Arial" w:eastAsiaTheme="majorEastAsia" w:hAnsi="Arial" w:cs="Arial"/>
          <w:szCs w:val="24"/>
        </w:rPr>
      </w:pPr>
      <w:r w:rsidRPr="00F10EB0">
        <w:rPr>
          <w:rFonts w:ascii="Arial" w:eastAsiaTheme="majorEastAsia" w:hAnsi="Arial" w:cs="Arial"/>
          <w:szCs w:val="24"/>
        </w:rPr>
        <w:t>Время подачи ТС на погрузку</w:t>
      </w:r>
      <w:r w:rsidR="00F10EB0">
        <w:rPr>
          <w:rFonts w:ascii="Arial" w:eastAsiaTheme="majorEastAsia" w:hAnsi="Arial" w:cs="Arial"/>
          <w:szCs w:val="24"/>
        </w:rPr>
        <w:t>;</w:t>
      </w:r>
    </w:p>
    <w:p w14:paraId="7162969E" w14:textId="77777777" w:rsidR="00E372C3" w:rsidRPr="00F10EB0" w:rsidRDefault="00E372C3" w:rsidP="00F10EB0">
      <w:pPr>
        <w:numPr>
          <w:ilvl w:val="0"/>
          <w:numId w:val="110"/>
        </w:numPr>
        <w:spacing w:after="240" w:line="360" w:lineRule="auto"/>
        <w:rPr>
          <w:rFonts w:ascii="Arial" w:eastAsiaTheme="majorEastAsia" w:hAnsi="Arial" w:cs="Arial"/>
          <w:szCs w:val="24"/>
        </w:rPr>
      </w:pPr>
      <w:r w:rsidRPr="00F10EB0">
        <w:rPr>
          <w:rFonts w:ascii="Arial" w:eastAsiaTheme="majorEastAsia" w:hAnsi="Arial" w:cs="Arial"/>
          <w:szCs w:val="24"/>
        </w:rPr>
        <w:t>Наименование груза</w:t>
      </w:r>
      <w:r w:rsidR="00F10EB0">
        <w:rPr>
          <w:rFonts w:ascii="Arial" w:eastAsiaTheme="majorEastAsia" w:hAnsi="Arial" w:cs="Arial"/>
          <w:szCs w:val="24"/>
        </w:rPr>
        <w:t>;</w:t>
      </w:r>
    </w:p>
    <w:p w14:paraId="6E39127F" w14:textId="77777777" w:rsidR="00E372C3" w:rsidRPr="00F10EB0" w:rsidRDefault="00E372C3" w:rsidP="00F10EB0">
      <w:pPr>
        <w:numPr>
          <w:ilvl w:val="0"/>
          <w:numId w:val="110"/>
        </w:numPr>
        <w:spacing w:after="240" w:line="360" w:lineRule="auto"/>
        <w:rPr>
          <w:rFonts w:ascii="Arial" w:eastAsiaTheme="majorEastAsia" w:hAnsi="Arial" w:cs="Arial"/>
          <w:szCs w:val="24"/>
        </w:rPr>
      </w:pPr>
      <w:r w:rsidRPr="00F10EB0">
        <w:rPr>
          <w:rFonts w:ascii="Arial" w:eastAsiaTheme="majorEastAsia" w:hAnsi="Arial" w:cs="Arial"/>
          <w:szCs w:val="24"/>
        </w:rPr>
        <w:t>Рекомендации</w:t>
      </w:r>
      <w:r w:rsidR="00F10EB0">
        <w:rPr>
          <w:rFonts w:ascii="Arial" w:eastAsiaTheme="majorEastAsia" w:hAnsi="Arial" w:cs="Arial"/>
          <w:szCs w:val="24"/>
        </w:rPr>
        <w:t>;</w:t>
      </w:r>
    </w:p>
    <w:p w14:paraId="1E878FF2" w14:textId="77777777" w:rsidR="004A676A" w:rsidRPr="00F10EB0" w:rsidRDefault="00E372C3" w:rsidP="00F10EB0">
      <w:pPr>
        <w:numPr>
          <w:ilvl w:val="0"/>
          <w:numId w:val="110"/>
        </w:numPr>
        <w:spacing w:after="240" w:line="360" w:lineRule="auto"/>
        <w:rPr>
          <w:rFonts w:ascii="Arial" w:eastAsiaTheme="majorEastAsia" w:hAnsi="Arial" w:cs="Arial"/>
          <w:szCs w:val="24"/>
        </w:rPr>
      </w:pPr>
      <w:r w:rsidRPr="00F10EB0">
        <w:rPr>
          <w:rFonts w:ascii="Arial" w:eastAsiaTheme="majorEastAsia" w:hAnsi="Arial" w:cs="Arial"/>
          <w:szCs w:val="24"/>
        </w:rPr>
        <w:t>Количество грузовых мес</w:t>
      </w:r>
      <w:r w:rsidR="00F10EB0">
        <w:rPr>
          <w:rFonts w:ascii="Arial" w:eastAsiaTheme="majorEastAsia" w:hAnsi="Arial" w:cs="Arial"/>
          <w:szCs w:val="24"/>
        </w:rPr>
        <w:t>т.</w:t>
      </w:r>
    </w:p>
    <w:p w14:paraId="51A9E97D" w14:textId="526E9319" w:rsidR="00FE6B9F" w:rsidRDefault="00FE6B9F" w:rsidP="00FE6B9F">
      <w:pPr>
        <w:pStyle w:val="4"/>
        <w:rPr>
          <w:rFonts w:eastAsiaTheme="majorEastAsia"/>
          <w:b/>
          <w:i w:val="0"/>
          <w:caps w:val="0"/>
          <w:sz w:val="24"/>
          <w:szCs w:val="24"/>
        </w:rPr>
      </w:pPr>
      <w:r>
        <w:rPr>
          <w:rFonts w:eastAsiaTheme="majorEastAsia"/>
          <w:b/>
          <w:i w:val="0"/>
          <w:caps w:val="0"/>
          <w:sz w:val="24"/>
          <w:szCs w:val="24"/>
        </w:rPr>
        <w:t>Выбор Фрахт</w:t>
      </w:r>
      <w:r w:rsidR="00D77B59">
        <w:rPr>
          <w:rFonts w:eastAsiaTheme="majorEastAsia"/>
          <w:b/>
          <w:i w:val="0"/>
          <w:caps w:val="0"/>
          <w:sz w:val="24"/>
          <w:szCs w:val="24"/>
        </w:rPr>
        <w:t>овых</w:t>
      </w:r>
      <w:r>
        <w:rPr>
          <w:rFonts w:eastAsiaTheme="majorEastAsia"/>
          <w:b/>
          <w:i w:val="0"/>
          <w:caps w:val="0"/>
          <w:sz w:val="24"/>
          <w:szCs w:val="24"/>
        </w:rPr>
        <w:t xml:space="preserve"> единиц в</w:t>
      </w:r>
      <w:r w:rsidR="00674A92">
        <w:rPr>
          <w:rFonts w:eastAsiaTheme="majorEastAsia"/>
          <w:b/>
          <w:i w:val="0"/>
          <w:caps w:val="0"/>
          <w:sz w:val="24"/>
          <w:szCs w:val="24"/>
        </w:rPr>
        <w:t xml:space="preserve"> Пульте управления транспортировками</w:t>
      </w:r>
    </w:p>
    <w:p w14:paraId="7E6F518C" w14:textId="77777777" w:rsidR="00FE6B9F" w:rsidRPr="00255349" w:rsidRDefault="00FE6B9F" w:rsidP="00FE6B9F">
      <w:pPr>
        <w:rPr>
          <w:rFonts w:eastAsiaTheme="majorEastAsia"/>
        </w:rPr>
      </w:pPr>
    </w:p>
    <w:p w14:paraId="0F9872B4" w14:textId="770DF893" w:rsidR="00FE6B9F" w:rsidRPr="00AE12DE" w:rsidRDefault="00FE6B9F" w:rsidP="00AE12DE">
      <w:pPr>
        <w:spacing w:after="240" w:line="360" w:lineRule="auto"/>
        <w:ind w:firstLine="708"/>
        <w:rPr>
          <w:rFonts w:ascii="Arial" w:eastAsiaTheme="majorEastAsia" w:hAnsi="Arial" w:cs="Arial"/>
          <w:szCs w:val="24"/>
        </w:rPr>
      </w:pPr>
      <w:r w:rsidRPr="00AE12DE">
        <w:rPr>
          <w:rFonts w:ascii="Arial" w:eastAsiaTheme="majorEastAsia" w:hAnsi="Arial" w:cs="Arial"/>
          <w:szCs w:val="24"/>
        </w:rPr>
        <w:t xml:space="preserve">Для удобного поиска Фрахтовых единиц </w:t>
      </w:r>
      <w:r w:rsidR="00674A92" w:rsidRPr="00AE12DE">
        <w:rPr>
          <w:rFonts w:ascii="Arial" w:eastAsiaTheme="majorEastAsia" w:hAnsi="Arial" w:cs="Arial"/>
          <w:szCs w:val="24"/>
        </w:rPr>
        <w:t>в Пульте управления транспортировками</w:t>
      </w:r>
      <w:r w:rsidRPr="00AE12DE">
        <w:rPr>
          <w:rFonts w:ascii="Arial" w:eastAsiaTheme="majorEastAsia" w:hAnsi="Arial" w:cs="Arial"/>
          <w:szCs w:val="24"/>
        </w:rPr>
        <w:t xml:space="preserve"> предусмотрена разработка MM69</w:t>
      </w:r>
      <w:r w:rsidR="009B4D77" w:rsidRPr="00AE12DE">
        <w:rPr>
          <w:rFonts w:ascii="Arial" w:eastAsiaTheme="majorEastAsia" w:hAnsi="Arial" w:cs="Arial"/>
          <w:szCs w:val="24"/>
        </w:rPr>
        <w:t>.</w:t>
      </w:r>
    </w:p>
    <w:p w14:paraId="66752D31" w14:textId="0F46D70B" w:rsidR="00FE6B9F" w:rsidRPr="004A676A" w:rsidRDefault="004A676A" w:rsidP="00AE12DE">
      <w:pPr>
        <w:spacing w:after="240" w:line="360" w:lineRule="auto"/>
        <w:ind w:firstLine="708"/>
        <w:rPr>
          <w:rFonts w:ascii="Arial" w:eastAsiaTheme="majorEastAsia" w:hAnsi="Arial" w:cs="Arial"/>
          <w:szCs w:val="24"/>
        </w:rPr>
      </w:pPr>
      <w:r>
        <w:rPr>
          <w:rFonts w:ascii="Arial" w:eastAsiaTheme="majorEastAsia" w:hAnsi="Arial" w:cs="Arial"/>
          <w:szCs w:val="24"/>
        </w:rPr>
        <w:t xml:space="preserve">Данная разработка </w:t>
      </w:r>
      <w:r w:rsidR="00C47316">
        <w:rPr>
          <w:rFonts w:ascii="Arial" w:eastAsiaTheme="majorEastAsia" w:hAnsi="Arial" w:cs="Arial"/>
          <w:szCs w:val="24"/>
        </w:rPr>
        <w:t>будет</w:t>
      </w:r>
      <w:r w:rsidR="009B4D77">
        <w:rPr>
          <w:rFonts w:ascii="Arial" w:eastAsiaTheme="majorEastAsia" w:hAnsi="Arial" w:cs="Arial"/>
          <w:szCs w:val="24"/>
        </w:rPr>
        <w:t xml:space="preserve"> формирова</w:t>
      </w:r>
      <w:r w:rsidR="00C47316">
        <w:rPr>
          <w:rFonts w:ascii="Arial" w:eastAsiaTheme="majorEastAsia" w:hAnsi="Arial" w:cs="Arial"/>
          <w:szCs w:val="24"/>
        </w:rPr>
        <w:t>ть удобный список</w:t>
      </w:r>
      <w:r w:rsidR="009B4D77">
        <w:rPr>
          <w:rFonts w:ascii="Arial" w:eastAsiaTheme="majorEastAsia" w:hAnsi="Arial" w:cs="Arial"/>
          <w:szCs w:val="24"/>
        </w:rPr>
        <w:t xml:space="preserve"> выбора Фрахтовых единиц во </w:t>
      </w:r>
      <w:del w:id="3127" w:author="Savinskaya Yulia" w:date="2021-02-24T16:14:00Z">
        <w:r w:rsidR="009B4D77" w:rsidDel="00ED4F88">
          <w:rPr>
            <w:rFonts w:ascii="Arial" w:eastAsiaTheme="majorEastAsia" w:hAnsi="Arial" w:cs="Arial"/>
            <w:szCs w:val="24"/>
          </w:rPr>
          <w:delText>Фрахтовом заказе</w:delText>
        </w:r>
      </w:del>
      <w:ins w:id="3128" w:author="Savinskaya Yulia" w:date="2021-02-24T16:14:00Z">
        <w:r w:rsidR="00ED4F88">
          <w:rPr>
            <w:rFonts w:ascii="Arial" w:eastAsiaTheme="majorEastAsia" w:hAnsi="Arial" w:cs="Arial"/>
            <w:szCs w:val="24"/>
          </w:rPr>
          <w:t>Пульте управления транспортировками</w:t>
        </w:r>
      </w:ins>
      <w:r w:rsidR="009B4D77">
        <w:rPr>
          <w:rFonts w:ascii="Arial" w:eastAsiaTheme="majorEastAsia" w:hAnsi="Arial" w:cs="Arial"/>
          <w:szCs w:val="24"/>
        </w:rPr>
        <w:t>. Список</w:t>
      </w:r>
      <w:r>
        <w:rPr>
          <w:rFonts w:ascii="Arial" w:eastAsiaTheme="majorEastAsia" w:hAnsi="Arial" w:cs="Arial"/>
          <w:szCs w:val="24"/>
        </w:rPr>
        <w:t xml:space="preserve"> Фрахт</w:t>
      </w:r>
      <w:r w:rsidR="009B4D77">
        <w:rPr>
          <w:rFonts w:ascii="Arial" w:eastAsiaTheme="majorEastAsia" w:hAnsi="Arial" w:cs="Arial"/>
          <w:szCs w:val="24"/>
        </w:rPr>
        <w:t>овых единиц будет содержать следующие поля</w:t>
      </w:r>
      <w:r>
        <w:rPr>
          <w:rFonts w:ascii="Arial" w:eastAsiaTheme="majorEastAsia" w:hAnsi="Arial" w:cs="Arial"/>
          <w:szCs w:val="24"/>
        </w:rPr>
        <w:t>:</w:t>
      </w:r>
    </w:p>
    <w:p w14:paraId="3853ADC8" w14:textId="77777777" w:rsidR="00FE6B9F" w:rsidRPr="00B12C90" w:rsidRDefault="00FE6B9F" w:rsidP="00FE6B9F">
      <w:pPr>
        <w:pStyle w:val="af9"/>
        <w:numPr>
          <w:ilvl w:val="0"/>
          <w:numId w:val="41"/>
        </w:numPr>
        <w:spacing w:after="240" w:line="276" w:lineRule="auto"/>
        <w:rPr>
          <w:rFonts w:ascii="Arial" w:eastAsiaTheme="majorEastAsia" w:hAnsi="Arial" w:cs="Arial"/>
          <w:szCs w:val="24"/>
        </w:rPr>
      </w:pPr>
      <w:r w:rsidRPr="00B12C90">
        <w:rPr>
          <w:rFonts w:ascii="Arial" w:eastAsiaTheme="majorEastAsia" w:hAnsi="Arial" w:cs="Arial"/>
          <w:szCs w:val="24"/>
        </w:rPr>
        <w:t>Единица Фрахта;</w:t>
      </w:r>
    </w:p>
    <w:p w14:paraId="7D3EAA98" w14:textId="77777777" w:rsidR="00FE6B9F" w:rsidRPr="00B12C90" w:rsidRDefault="00FE6B9F" w:rsidP="00FE6B9F">
      <w:pPr>
        <w:pStyle w:val="af9"/>
        <w:numPr>
          <w:ilvl w:val="0"/>
          <w:numId w:val="41"/>
        </w:numPr>
        <w:spacing w:after="240" w:line="276" w:lineRule="auto"/>
        <w:rPr>
          <w:rFonts w:ascii="Arial" w:eastAsiaTheme="majorEastAsia" w:hAnsi="Arial" w:cs="Arial"/>
          <w:szCs w:val="24"/>
        </w:rPr>
      </w:pPr>
      <w:r w:rsidRPr="00B12C90">
        <w:rPr>
          <w:rFonts w:ascii="Arial" w:eastAsiaTheme="majorEastAsia" w:hAnsi="Arial" w:cs="Arial"/>
          <w:szCs w:val="24"/>
        </w:rPr>
        <w:t>Исходный документ;</w:t>
      </w:r>
    </w:p>
    <w:p w14:paraId="68237A5C" w14:textId="77777777" w:rsidR="00FE6B9F" w:rsidRPr="00B12C90" w:rsidRDefault="00FE6B9F" w:rsidP="00FE6B9F">
      <w:pPr>
        <w:pStyle w:val="af9"/>
        <w:numPr>
          <w:ilvl w:val="0"/>
          <w:numId w:val="41"/>
        </w:numPr>
        <w:spacing w:after="240" w:line="276" w:lineRule="auto"/>
        <w:rPr>
          <w:rFonts w:ascii="Arial" w:eastAsiaTheme="majorEastAsia" w:hAnsi="Arial" w:cs="Arial"/>
          <w:szCs w:val="24"/>
        </w:rPr>
      </w:pPr>
      <w:r w:rsidRPr="00B12C90">
        <w:rPr>
          <w:rFonts w:ascii="Arial" w:eastAsiaTheme="majorEastAsia" w:hAnsi="Arial" w:cs="Arial"/>
          <w:szCs w:val="24"/>
        </w:rPr>
        <w:t>Исходное местоположение</w:t>
      </w:r>
      <w:r>
        <w:rPr>
          <w:rFonts w:ascii="Arial" w:eastAsiaTheme="majorEastAsia" w:hAnsi="Arial" w:cs="Arial"/>
          <w:szCs w:val="24"/>
        </w:rPr>
        <w:t xml:space="preserve"> (название и адрес)</w:t>
      </w:r>
      <w:r w:rsidRPr="00B12C90">
        <w:rPr>
          <w:rFonts w:ascii="Arial" w:eastAsiaTheme="majorEastAsia" w:hAnsi="Arial" w:cs="Arial"/>
          <w:szCs w:val="24"/>
        </w:rPr>
        <w:t>;</w:t>
      </w:r>
    </w:p>
    <w:p w14:paraId="341A000D" w14:textId="77777777" w:rsidR="00FE6B9F" w:rsidRPr="00B12C90" w:rsidRDefault="00FE6B9F" w:rsidP="00FE6B9F">
      <w:pPr>
        <w:pStyle w:val="af9"/>
        <w:numPr>
          <w:ilvl w:val="0"/>
          <w:numId w:val="41"/>
        </w:numPr>
        <w:spacing w:after="240" w:line="276" w:lineRule="auto"/>
        <w:rPr>
          <w:rFonts w:ascii="Arial" w:eastAsiaTheme="majorEastAsia" w:hAnsi="Arial" w:cs="Arial"/>
          <w:szCs w:val="24"/>
        </w:rPr>
      </w:pPr>
      <w:r w:rsidRPr="00B12C90">
        <w:rPr>
          <w:rFonts w:ascii="Arial" w:eastAsiaTheme="majorEastAsia" w:hAnsi="Arial" w:cs="Arial"/>
          <w:szCs w:val="24"/>
        </w:rPr>
        <w:t>Целевое местоположения</w:t>
      </w:r>
      <w:r>
        <w:rPr>
          <w:rFonts w:ascii="Arial" w:eastAsiaTheme="majorEastAsia" w:hAnsi="Arial" w:cs="Arial"/>
          <w:szCs w:val="24"/>
        </w:rPr>
        <w:t xml:space="preserve"> (название и адрес)</w:t>
      </w:r>
      <w:r w:rsidRPr="00B12C90">
        <w:rPr>
          <w:rFonts w:ascii="Arial" w:eastAsiaTheme="majorEastAsia" w:hAnsi="Arial" w:cs="Arial"/>
          <w:szCs w:val="24"/>
        </w:rPr>
        <w:t>;</w:t>
      </w:r>
    </w:p>
    <w:p w14:paraId="6480CA63" w14:textId="77777777" w:rsidR="00FE6B9F" w:rsidRDefault="00FE6B9F" w:rsidP="00FE6B9F">
      <w:pPr>
        <w:pStyle w:val="af9"/>
        <w:numPr>
          <w:ilvl w:val="0"/>
          <w:numId w:val="41"/>
        </w:numPr>
        <w:spacing w:after="240" w:line="276" w:lineRule="auto"/>
        <w:rPr>
          <w:rFonts w:ascii="Arial" w:eastAsiaTheme="majorEastAsia" w:hAnsi="Arial" w:cs="Arial"/>
          <w:szCs w:val="24"/>
        </w:rPr>
      </w:pPr>
      <w:r w:rsidRPr="00B12C90">
        <w:rPr>
          <w:rFonts w:ascii="Arial" w:eastAsiaTheme="majorEastAsia" w:hAnsi="Arial" w:cs="Arial"/>
          <w:szCs w:val="24"/>
        </w:rPr>
        <w:t>Плановая дата начала транспортировки;</w:t>
      </w:r>
    </w:p>
    <w:p w14:paraId="3BE125BC" w14:textId="77777777" w:rsidR="00FE6B9F" w:rsidRDefault="00FE6B9F" w:rsidP="00FE6B9F">
      <w:pPr>
        <w:pStyle w:val="af9"/>
        <w:numPr>
          <w:ilvl w:val="0"/>
          <w:numId w:val="41"/>
        </w:numPr>
        <w:spacing w:after="240" w:line="276" w:lineRule="auto"/>
        <w:rPr>
          <w:rFonts w:ascii="Arial" w:eastAsiaTheme="majorEastAsia" w:hAnsi="Arial" w:cs="Arial"/>
          <w:szCs w:val="24"/>
        </w:rPr>
      </w:pPr>
      <w:r>
        <w:rPr>
          <w:rFonts w:ascii="Arial" w:eastAsiaTheme="majorEastAsia" w:hAnsi="Arial" w:cs="Arial"/>
          <w:szCs w:val="24"/>
        </w:rPr>
        <w:t>Перевозимые позиции МТР;</w:t>
      </w:r>
    </w:p>
    <w:p w14:paraId="47717B1B" w14:textId="77777777" w:rsidR="00FE6B9F" w:rsidRDefault="00FE6B9F" w:rsidP="00FE6B9F">
      <w:pPr>
        <w:pStyle w:val="af9"/>
        <w:numPr>
          <w:ilvl w:val="0"/>
          <w:numId w:val="41"/>
        </w:numPr>
        <w:spacing w:after="240" w:line="276" w:lineRule="auto"/>
        <w:rPr>
          <w:rFonts w:ascii="Arial" w:eastAsiaTheme="majorEastAsia" w:hAnsi="Arial" w:cs="Arial"/>
          <w:szCs w:val="24"/>
        </w:rPr>
      </w:pPr>
      <w:r>
        <w:rPr>
          <w:rFonts w:ascii="Arial" w:eastAsiaTheme="majorEastAsia" w:hAnsi="Arial" w:cs="Arial"/>
          <w:szCs w:val="24"/>
        </w:rPr>
        <w:t>Вес груза;</w:t>
      </w:r>
    </w:p>
    <w:p w14:paraId="678CA488" w14:textId="1B12ED00" w:rsidR="00FE6B9F" w:rsidRDefault="00FE6B9F" w:rsidP="00FE6B9F">
      <w:pPr>
        <w:pStyle w:val="af9"/>
        <w:numPr>
          <w:ilvl w:val="0"/>
          <w:numId w:val="41"/>
        </w:numPr>
        <w:spacing w:after="240" w:line="276" w:lineRule="auto"/>
        <w:rPr>
          <w:ins w:id="3129" w:author="Savinskaya Yulia" w:date="2021-02-24T16:15:00Z"/>
          <w:rFonts w:ascii="Arial" w:eastAsiaTheme="majorEastAsia" w:hAnsi="Arial" w:cs="Arial"/>
          <w:szCs w:val="24"/>
        </w:rPr>
      </w:pPr>
      <w:r>
        <w:rPr>
          <w:rFonts w:ascii="Arial" w:eastAsiaTheme="majorEastAsia" w:hAnsi="Arial" w:cs="Arial"/>
          <w:szCs w:val="24"/>
        </w:rPr>
        <w:t>Коды и наименования к ним</w:t>
      </w:r>
      <w:del w:id="3130" w:author="Savinskaya Yulia" w:date="2021-02-24T16:15:00Z">
        <w:r w:rsidDel="00ED4F88">
          <w:rPr>
            <w:rFonts w:ascii="Arial" w:eastAsiaTheme="majorEastAsia" w:hAnsi="Arial" w:cs="Arial"/>
            <w:szCs w:val="24"/>
          </w:rPr>
          <w:delText>.</w:delText>
        </w:r>
      </w:del>
      <w:ins w:id="3131" w:author="Savinskaya Yulia" w:date="2021-02-24T16:15:00Z">
        <w:r w:rsidR="00ED4F88">
          <w:rPr>
            <w:rFonts w:ascii="Arial" w:eastAsiaTheme="majorEastAsia" w:hAnsi="Arial" w:cs="Arial"/>
            <w:szCs w:val="24"/>
          </w:rPr>
          <w:t>;</w:t>
        </w:r>
      </w:ins>
    </w:p>
    <w:p w14:paraId="401AD28C" w14:textId="4922ABCE" w:rsidR="00ED4F88" w:rsidRDefault="00ED4F88" w:rsidP="00FE6B9F">
      <w:pPr>
        <w:pStyle w:val="af9"/>
        <w:numPr>
          <w:ilvl w:val="0"/>
          <w:numId w:val="41"/>
        </w:numPr>
        <w:spacing w:after="240" w:line="276" w:lineRule="auto"/>
        <w:rPr>
          <w:ins w:id="3132" w:author="Savinskaya Yulia" w:date="2021-02-24T16:15:00Z"/>
          <w:rFonts w:ascii="Arial" w:eastAsiaTheme="majorEastAsia" w:hAnsi="Arial" w:cs="Arial"/>
          <w:szCs w:val="24"/>
        </w:rPr>
      </w:pPr>
      <w:ins w:id="3133" w:author="Savinskaya Yulia" w:date="2021-02-24T16:15:00Z">
        <w:r>
          <w:rPr>
            <w:rFonts w:ascii="Arial" w:eastAsiaTheme="majorEastAsia" w:hAnsi="Arial" w:cs="Arial"/>
            <w:szCs w:val="24"/>
          </w:rPr>
          <w:t>МВЗ заказчика работ;</w:t>
        </w:r>
      </w:ins>
    </w:p>
    <w:p w14:paraId="600C0B84" w14:textId="139E7931" w:rsidR="00ED4F88" w:rsidRDefault="00ED4F88" w:rsidP="00FE6B9F">
      <w:pPr>
        <w:pStyle w:val="af9"/>
        <w:numPr>
          <w:ilvl w:val="0"/>
          <w:numId w:val="41"/>
        </w:numPr>
        <w:spacing w:after="240" w:line="276" w:lineRule="auto"/>
        <w:rPr>
          <w:ins w:id="3134" w:author="Savinskaya Yulia" w:date="2021-02-24T16:15:00Z"/>
          <w:rFonts w:ascii="Arial" w:eastAsiaTheme="majorEastAsia" w:hAnsi="Arial" w:cs="Arial"/>
          <w:szCs w:val="24"/>
        </w:rPr>
      </w:pPr>
      <w:ins w:id="3135" w:author="Savinskaya Yulia" w:date="2021-02-24T16:15:00Z">
        <w:r>
          <w:rPr>
            <w:rFonts w:ascii="Arial" w:eastAsiaTheme="majorEastAsia" w:hAnsi="Arial" w:cs="Arial"/>
            <w:szCs w:val="24"/>
          </w:rPr>
          <w:t>МВЗ заказчика работ (описание);</w:t>
        </w:r>
      </w:ins>
    </w:p>
    <w:p w14:paraId="5225EA68" w14:textId="1986ECAC" w:rsidR="00ED4F88" w:rsidRDefault="00ED4F88" w:rsidP="00FE6B9F">
      <w:pPr>
        <w:pStyle w:val="af9"/>
        <w:numPr>
          <w:ilvl w:val="0"/>
          <w:numId w:val="41"/>
        </w:numPr>
        <w:spacing w:after="240" w:line="276" w:lineRule="auto"/>
        <w:rPr>
          <w:ins w:id="3136" w:author="Savinskaya Yulia" w:date="2021-02-24T16:15:00Z"/>
          <w:rFonts w:ascii="Arial" w:eastAsiaTheme="majorEastAsia" w:hAnsi="Arial" w:cs="Arial"/>
          <w:szCs w:val="24"/>
        </w:rPr>
      </w:pPr>
      <w:ins w:id="3137" w:author="Savinskaya Yulia" w:date="2021-02-24T16:15:00Z">
        <w:r>
          <w:rPr>
            <w:rFonts w:ascii="Arial" w:eastAsiaTheme="majorEastAsia" w:hAnsi="Arial" w:cs="Arial"/>
            <w:szCs w:val="24"/>
          </w:rPr>
          <w:lastRenderedPageBreak/>
          <w:t>Комментарий;</w:t>
        </w:r>
      </w:ins>
    </w:p>
    <w:p w14:paraId="419C055F" w14:textId="676D48C3" w:rsidR="00ED4F88" w:rsidRDefault="00ED4F88" w:rsidP="00FE6B9F">
      <w:pPr>
        <w:pStyle w:val="af9"/>
        <w:numPr>
          <w:ilvl w:val="0"/>
          <w:numId w:val="41"/>
        </w:numPr>
        <w:spacing w:after="240" w:line="276" w:lineRule="auto"/>
        <w:rPr>
          <w:ins w:id="3138" w:author="Savinskaya Yulia" w:date="2021-02-24T16:15:00Z"/>
          <w:rFonts w:ascii="Arial" w:eastAsiaTheme="majorEastAsia" w:hAnsi="Arial" w:cs="Arial"/>
          <w:szCs w:val="24"/>
        </w:rPr>
      </w:pPr>
      <w:ins w:id="3139" w:author="Savinskaya Yulia" w:date="2021-02-24T16:15:00Z">
        <w:r>
          <w:rPr>
            <w:rFonts w:ascii="Arial" w:eastAsiaTheme="majorEastAsia" w:hAnsi="Arial" w:cs="Arial"/>
            <w:szCs w:val="24"/>
          </w:rPr>
          <w:t>Потребность создал ФИО;</w:t>
        </w:r>
      </w:ins>
    </w:p>
    <w:p w14:paraId="481BA3F2" w14:textId="31E61DEF" w:rsidR="00ED4F88" w:rsidRDefault="00ED4F88" w:rsidP="00FE6B9F">
      <w:pPr>
        <w:pStyle w:val="af9"/>
        <w:numPr>
          <w:ilvl w:val="0"/>
          <w:numId w:val="41"/>
        </w:numPr>
        <w:spacing w:after="240" w:line="276" w:lineRule="auto"/>
        <w:rPr>
          <w:rFonts w:ascii="Arial" w:eastAsiaTheme="majorEastAsia" w:hAnsi="Arial" w:cs="Arial"/>
          <w:szCs w:val="24"/>
        </w:rPr>
      </w:pPr>
      <w:ins w:id="3140" w:author="Savinskaya Yulia" w:date="2021-02-24T16:16:00Z">
        <w:r w:rsidRPr="00ED4F88">
          <w:rPr>
            <w:rFonts w:ascii="Arial" w:eastAsiaTheme="majorEastAsia" w:hAnsi="Arial" w:cs="Arial"/>
            <w:szCs w:val="24"/>
            <w:rPrChange w:id="3141" w:author="Savinskaya Yulia" w:date="2021-02-24T16:16:00Z">
              <w:rPr>
                <w:rFonts w:ascii="Arial" w:hAnsi="Arial" w:cs="Arial"/>
                <w:sz w:val="16"/>
                <w:szCs w:val="16"/>
              </w:rPr>
            </w:rPrChange>
          </w:rPr>
          <w:t>Плановая продолжительность транспортировки</w:t>
        </w:r>
        <w:r>
          <w:rPr>
            <w:rFonts w:ascii="Arial" w:eastAsiaTheme="majorEastAsia" w:hAnsi="Arial" w:cs="Arial"/>
            <w:szCs w:val="24"/>
          </w:rPr>
          <w:t>.</w:t>
        </w:r>
      </w:ins>
    </w:p>
    <w:p w14:paraId="053938B9" w14:textId="77777777" w:rsidR="0053187A" w:rsidRDefault="0053187A" w:rsidP="00AE12DE">
      <w:pPr>
        <w:rPr>
          <w:rFonts w:ascii="Arial" w:hAnsi="Arial" w:cs="Arial"/>
          <w:szCs w:val="24"/>
        </w:rPr>
      </w:pPr>
    </w:p>
    <w:p w14:paraId="3E92D0ED" w14:textId="2165DAC2" w:rsidR="00FC5D5A" w:rsidRDefault="00FC5D5A" w:rsidP="0053187A">
      <w:pPr>
        <w:pStyle w:val="4"/>
        <w:rPr>
          <w:rFonts w:eastAsiaTheme="majorEastAsia"/>
          <w:b/>
          <w:i w:val="0"/>
          <w:caps w:val="0"/>
          <w:sz w:val="24"/>
          <w:szCs w:val="24"/>
        </w:rPr>
      </w:pPr>
      <w:r w:rsidRPr="00AE12DE">
        <w:rPr>
          <w:rFonts w:eastAsiaTheme="majorEastAsia"/>
          <w:b/>
          <w:i w:val="0"/>
          <w:caps w:val="0"/>
          <w:sz w:val="24"/>
          <w:szCs w:val="24"/>
        </w:rPr>
        <w:t>Базовый оперативный отчет по транспортировкам</w:t>
      </w:r>
    </w:p>
    <w:p w14:paraId="7E5BC912" w14:textId="77777777" w:rsidR="00FC5D5A" w:rsidRDefault="00FC5D5A" w:rsidP="00AE12DE">
      <w:pPr>
        <w:rPr>
          <w:rFonts w:eastAsiaTheme="majorEastAsia"/>
        </w:rPr>
      </w:pPr>
    </w:p>
    <w:p w14:paraId="35657E45" w14:textId="3F74A808" w:rsidR="00FC5D5A" w:rsidRDefault="00FC5D5A" w:rsidP="00AE12DE">
      <w:pPr>
        <w:spacing w:after="240" w:line="276" w:lineRule="auto"/>
        <w:ind w:firstLine="567"/>
        <w:rPr>
          <w:rFonts w:cs="Arial"/>
          <w:szCs w:val="24"/>
        </w:rPr>
      </w:pPr>
      <w:r>
        <w:rPr>
          <w:rFonts w:ascii="Arial" w:hAnsi="Arial" w:cs="Arial"/>
          <w:szCs w:val="24"/>
        </w:rPr>
        <w:t xml:space="preserve">Для удобства отслеживания статусов путевых листов как своих, так и путевых листов подрядчика, в рамках разработки MM131 необходимо расширить стандартный </w:t>
      </w:r>
      <w:r w:rsidRPr="00AE12DE">
        <w:rPr>
          <w:rFonts w:ascii="Arial" w:hAnsi="Arial" w:cs="Arial"/>
          <w:szCs w:val="24"/>
        </w:rPr>
        <w:t xml:space="preserve">POWL </w:t>
      </w:r>
      <w:r>
        <w:rPr>
          <w:rFonts w:ascii="Arial" w:hAnsi="Arial" w:cs="Arial"/>
          <w:szCs w:val="24"/>
        </w:rPr>
        <w:t>«Обзор заказов на автомобильный фрахт» на следующие поля:</w:t>
      </w:r>
    </w:p>
    <w:p w14:paraId="425C15E4" w14:textId="61C0B4BA"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Регион выполнения работы (код)</w:t>
      </w:r>
    </w:p>
    <w:p w14:paraId="38E228CD" w14:textId="386C7579"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Регион выполнения работы (Описание)</w:t>
      </w:r>
    </w:p>
    <w:p w14:paraId="33E37082" w14:textId="625EAA54"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Агрегированный ФЗ</w:t>
      </w:r>
    </w:p>
    <w:p w14:paraId="64B94CBA" w14:textId="46B324C0"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Статус обработки путевого листа</w:t>
      </w:r>
    </w:p>
    <w:p w14:paraId="7CD129E0" w14:textId="6CD7D793"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Статус путевого листа</w:t>
      </w:r>
    </w:p>
    <w:p w14:paraId="45A1A368" w14:textId="7305535D"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 xml:space="preserve">Дата открытия </w:t>
      </w:r>
      <w:r w:rsidRPr="00BA6E61">
        <w:rPr>
          <w:rFonts w:ascii="Arial" w:hAnsi="Arial" w:cs="Arial"/>
          <w:szCs w:val="24"/>
        </w:rPr>
        <w:t>путевого листа</w:t>
      </w:r>
    </w:p>
    <w:p w14:paraId="5F9205BD" w14:textId="7FF2FA80"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Сотрудник открывший путевой лист</w:t>
      </w:r>
    </w:p>
    <w:p w14:paraId="189166BC" w14:textId="1A7E012E"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 xml:space="preserve">Дата закрытия </w:t>
      </w:r>
      <w:r w:rsidRPr="00BA6E61">
        <w:rPr>
          <w:rFonts w:ascii="Arial" w:hAnsi="Arial" w:cs="Arial"/>
          <w:szCs w:val="24"/>
        </w:rPr>
        <w:t>путевого листа</w:t>
      </w:r>
    </w:p>
    <w:p w14:paraId="6B72F9CB" w14:textId="34E5CA52"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Сотрудник закрывший путевой лист</w:t>
      </w:r>
    </w:p>
    <w:p w14:paraId="4CF14500" w14:textId="5EF0F8D9"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Вид оплаты труда</w:t>
      </w:r>
    </w:p>
    <w:p w14:paraId="744D5FB7" w14:textId="575DDB3A"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Сезон</w:t>
      </w:r>
    </w:p>
    <w:p w14:paraId="07ABEE73" w14:textId="69E75A50"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Статус сверки с документами</w:t>
      </w:r>
    </w:p>
    <w:p w14:paraId="4DDA4057" w14:textId="6D179C7A"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 xml:space="preserve">Номер предыдущего </w:t>
      </w:r>
      <w:r w:rsidRPr="00BA6E61">
        <w:rPr>
          <w:rFonts w:ascii="Arial" w:hAnsi="Arial" w:cs="Arial"/>
          <w:szCs w:val="24"/>
        </w:rPr>
        <w:t>путевого листа</w:t>
      </w:r>
    </w:p>
    <w:p w14:paraId="734E3E38" w14:textId="1BB5E2C2" w:rsidR="00FC5D5A" w:rsidRDefault="00FC5D5A" w:rsidP="00AE12DE">
      <w:pPr>
        <w:pStyle w:val="af9"/>
        <w:numPr>
          <w:ilvl w:val="0"/>
          <w:numId w:val="124"/>
        </w:numPr>
        <w:spacing w:after="240" w:line="276" w:lineRule="auto"/>
        <w:rPr>
          <w:rFonts w:cs="Arial"/>
          <w:szCs w:val="24"/>
        </w:rPr>
      </w:pPr>
      <w:r w:rsidRPr="00AE12DE">
        <w:rPr>
          <w:rFonts w:ascii="Arial" w:hAnsi="Arial" w:cs="Arial"/>
          <w:szCs w:val="24"/>
        </w:rPr>
        <w:t>Пробег на начало</w:t>
      </w:r>
    </w:p>
    <w:p w14:paraId="553FEEF4" w14:textId="18F1CC22"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Пробег на конец</w:t>
      </w:r>
    </w:p>
    <w:p w14:paraId="4DA58E1B" w14:textId="63497234"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Топливо на начало</w:t>
      </w:r>
    </w:p>
    <w:p w14:paraId="4178DC4B" w14:textId="54A80ABA"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Топливо на конец</w:t>
      </w:r>
    </w:p>
    <w:p w14:paraId="23686FB7" w14:textId="78927D4B"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lastRenderedPageBreak/>
        <w:t>Топливо спецоборудования на начало</w:t>
      </w:r>
    </w:p>
    <w:p w14:paraId="26DDA0D5" w14:textId="5FF8D4A3"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Топливо спецоборудования на конец</w:t>
      </w:r>
    </w:p>
    <w:p w14:paraId="1D606DE5" w14:textId="1764A89C"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Количество мото-часов</w:t>
      </w:r>
    </w:p>
    <w:p w14:paraId="3FC8A58B" w14:textId="0F83A82E"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Время работы отопителя</w:t>
      </w:r>
    </w:p>
    <w:p w14:paraId="48D7A8A7" w14:textId="73C84373"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Время работы подогревателя</w:t>
      </w:r>
    </w:p>
    <w:p w14:paraId="48217E63" w14:textId="50994DD6"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Правило расчета нормы топлива</w:t>
      </w:r>
    </w:p>
    <w:p w14:paraId="2C3C30CB" w14:textId="1C28B942"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Статус закупки ГСМ</w:t>
      </w:r>
    </w:p>
    <w:p w14:paraId="05135178" w14:textId="5129213D"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Статус списания ГСМ</w:t>
      </w:r>
    </w:p>
    <w:p w14:paraId="685075F1" w14:textId="71C983ED"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Статус передачи в АСУП</w:t>
      </w:r>
    </w:p>
    <w:p w14:paraId="5B7EF4C7" w14:textId="3081632A"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Релевантность субподряду</w:t>
      </w:r>
    </w:p>
    <w:p w14:paraId="390BEFD8" w14:textId="19FCF80E" w:rsidR="00FC5D5A" w:rsidRPr="00AE12DE" w:rsidRDefault="00FC5D5A" w:rsidP="00AE12DE">
      <w:pPr>
        <w:pStyle w:val="af9"/>
        <w:numPr>
          <w:ilvl w:val="0"/>
          <w:numId w:val="124"/>
        </w:numPr>
        <w:spacing w:after="240" w:line="276" w:lineRule="auto"/>
        <w:rPr>
          <w:rFonts w:cs="Arial"/>
          <w:szCs w:val="24"/>
        </w:rPr>
      </w:pPr>
      <w:r w:rsidRPr="00AE12DE">
        <w:rPr>
          <w:rFonts w:ascii="Arial" w:hAnsi="Arial" w:cs="Arial"/>
          <w:szCs w:val="24"/>
        </w:rPr>
        <w:t>Количество топлива заправлено</w:t>
      </w:r>
    </w:p>
    <w:p w14:paraId="223DBC17" w14:textId="77777777" w:rsidR="00FC5D5A" w:rsidRPr="00AE12DE" w:rsidRDefault="00FC5D5A" w:rsidP="00AE12DE">
      <w:pPr>
        <w:rPr>
          <w:rFonts w:eastAsiaTheme="majorEastAsia"/>
          <w:i/>
          <w:caps/>
        </w:rPr>
      </w:pPr>
    </w:p>
    <w:p w14:paraId="7F41C26E" w14:textId="77777777" w:rsidR="0053187A" w:rsidRPr="0053187A" w:rsidRDefault="0053187A" w:rsidP="0053187A">
      <w:pPr>
        <w:pStyle w:val="4"/>
        <w:rPr>
          <w:rFonts w:eastAsiaTheme="majorEastAsia"/>
          <w:b/>
          <w:i w:val="0"/>
          <w:caps w:val="0"/>
          <w:sz w:val="24"/>
          <w:szCs w:val="24"/>
        </w:rPr>
      </w:pPr>
      <w:r w:rsidRPr="0053187A">
        <w:rPr>
          <w:rFonts w:eastAsiaTheme="majorEastAsia"/>
          <w:b/>
          <w:i w:val="0"/>
          <w:caps w:val="0"/>
          <w:sz w:val="24"/>
          <w:szCs w:val="24"/>
        </w:rPr>
        <w:t>План по центральному развозу внутри производственной площадки</w:t>
      </w:r>
    </w:p>
    <w:p w14:paraId="18CD0321" w14:textId="77777777" w:rsidR="0053187A" w:rsidRDefault="0053187A" w:rsidP="003F0AFC">
      <w:pPr>
        <w:ind w:firstLine="708"/>
        <w:rPr>
          <w:rFonts w:ascii="Arial" w:hAnsi="Arial" w:cs="Arial"/>
          <w:szCs w:val="24"/>
        </w:rPr>
      </w:pPr>
    </w:p>
    <w:p w14:paraId="0BFDC48F" w14:textId="77777777" w:rsidR="0053187A" w:rsidRDefault="0053187A" w:rsidP="00743315">
      <w:pPr>
        <w:spacing w:after="240" w:line="276" w:lineRule="auto"/>
        <w:ind w:firstLine="567"/>
        <w:rPr>
          <w:rFonts w:ascii="Arial" w:hAnsi="Arial" w:cs="Arial"/>
          <w:szCs w:val="24"/>
        </w:rPr>
      </w:pPr>
      <w:r>
        <w:rPr>
          <w:rFonts w:ascii="Arial" w:hAnsi="Arial" w:cs="Arial"/>
          <w:szCs w:val="24"/>
        </w:rPr>
        <w:t>План по центральному развозу внутри производственной площ</w:t>
      </w:r>
      <w:r w:rsidR="00A26E62">
        <w:rPr>
          <w:rFonts w:ascii="Arial" w:hAnsi="Arial" w:cs="Arial"/>
          <w:szCs w:val="24"/>
        </w:rPr>
        <w:t>адки будет реализован с помощью</w:t>
      </w:r>
      <w:r w:rsidR="00A26E62" w:rsidRPr="00A26E62">
        <w:rPr>
          <w:rFonts w:ascii="Arial" w:hAnsi="Arial" w:cs="Arial"/>
          <w:szCs w:val="24"/>
        </w:rPr>
        <w:t xml:space="preserve"> </w:t>
      </w:r>
      <w:r w:rsidR="00A26E62">
        <w:rPr>
          <w:rFonts w:ascii="Arial" w:hAnsi="Arial" w:cs="Arial"/>
          <w:szCs w:val="24"/>
          <w:lang w:val="en-US"/>
        </w:rPr>
        <w:t>Z</w:t>
      </w:r>
      <w:r w:rsidR="00A26E62" w:rsidRPr="00817524">
        <w:rPr>
          <w:rFonts w:ascii="Arial" w:hAnsi="Arial" w:cs="Arial"/>
          <w:szCs w:val="24"/>
        </w:rPr>
        <w:t>-</w:t>
      </w:r>
      <w:r w:rsidR="00743315">
        <w:rPr>
          <w:rFonts w:ascii="Arial" w:hAnsi="Arial" w:cs="Arial"/>
          <w:szCs w:val="24"/>
        </w:rPr>
        <w:t>отчета</w:t>
      </w:r>
      <w:r w:rsidR="00A26E62" w:rsidRPr="00817524">
        <w:rPr>
          <w:rFonts w:ascii="Arial" w:hAnsi="Arial" w:cs="Arial"/>
          <w:szCs w:val="24"/>
        </w:rPr>
        <w:t xml:space="preserve"> (</w:t>
      </w:r>
      <w:r w:rsidR="00A26E62">
        <w:rPr>
          <w:rFonts w:ascii="Arial" w:hAnsi="Arial" w:cs="Arial"/>
          <w:szCs w:val="24"/>
        </w:rPr>
        <w:t xml:space="preserve">разработка </w:t>
      </w:r>
      <w:r w:rsidR="00A26E62">
        <w:rPr>
          <w:rFonts w:ascii="Arial" w:hAnsi="Arial" w:cs="Arial"/>
          <w:szCs w:val="24"/>
          <w:lang w:val="en-US"/>
        </w:rPr>
        <w:t>MM</w:t>
      </w:r>
      <w:r w:rsidR="00A26E62" w:rsidRPr="00817524">
        <w:rPr>
          <w:rFonts w:ascii="Arial" w:hAnsi="Arial" w:cs="Arial"/>
          <w:szCs w:val="24"/>
        </w:rPr>
        <w:t>90)</w:t>
      </w:r>
      <w:r w:rsidR="00A26E62">
        <w:rPr>
          <w:rFonts w:ascii="Arial" w:hAnsi="Arial" w:cs="Arial"/>
          <w:szCs w:val="24"/>
        </w:rPr>
        <w:t>.</w:t>
      </w:r>
    </w:p>
    <w:p w14:paraId="09AF0D81" w14:textId="3CCBD75B" w:rsidR="0053187A" w:rsidRPr="0007758A" w:rsidRDefault="00743315" w:rsidP="00AE12DE">
      <w:pPr>
        <w:spacing w:after="240" w:line="276" w:lineRule="auto"/>
        <w:ind w:firstLine="567"/>
        <w:rPr>
          <w:rFonts w:ascii="Arial" w:hAnsi="Arial" w:cs="Arial"/>
          <w:szCs w:val="24"/>
        </w:rPr>
      </w:pPr>
      <w:r>
        <w:rPr>
          <w:rFonts w:ascii="Arial" w:hAnsi="Arial" w:cs="Arial"/>
          <w:szCs w:val="24"/>
        </w:rPr>
        <w:t>Расчет данного плана</w:t>
      </w:r>
      <w:r w:rsidR="0053187A" w:rsidRPr="00743315">
        <w:rPr>
          <w:rFonts w:ascii="Arial" w:hAnsi="Arial" w:cs="Arial"/>
          <w:szCs w:val="24"/>
        </w:rPr>
        <w:t xml:space="preserve"> формируется по следующей логике: Объем незакрытой потребности, приходящейся на требуемый период, минус запасы МТР на цеховых складах. Отчет формирует план в разрезе Складов получателей и кодов ЕК МТР.</w:t>
      </w:r>
    </w:p>
    <w:p w14:paraId="1BA5B7D3" w14:textId="77777777" w:rsidR="00F10EB0" w:rsidRDefault="00E86B76" w:rsidP="00F10EB0">
      <w:pPr>
        <w:pStyle w:val="31"/>
        <w:numPr>
          <w:ilvl w:val="2"/>
          <w:numId w:val="8"/>
        </w:numPr>
        <w:rPr>
          <w:caps/>
        </w:rPr>
      </w:pPr>
      <w:bookmarkStart w:id="3142" w:name="_Toc520705055"/>
      <w:bookmarkStart w:id="3143" w:name="_Toc523837305"/>
      <w:bookmarkStart w:id="3144" w:name="_Toc65146869"/>
      <w:r>
        <w:rPr>
          <w:caps/>
        </w:rPr>
        <w:t>Особенности технической реализации</w:t>
      </w:r>
      <w:r w:rsidRPr="000835FE">
        <w:rPr>
          <w:caps/>
        </w:rPr>
        <w:t xml:space="preserve"> бизнес-процесса </w:t>
      </w:r>
      <w:r>
        <w:rPr>
          <w:caps/>
        </w:rPr>
        <w:t>ПП-10.06.03-</w:t>
      </w:r>
      <w:r>
        <w:rPr>
          <w:caps/>
          <w:lang w:val="en-US"/>
        </w:rPr>
        <w:t>ERP</w:t>
      </w:r>
      <w:r>
        <w:rPr>
          <w:caps/>
        </w:rPr>
        <w:t xml:space="preserve"> Выполнение транспортных работ и работ технологического транспорта</w:t>
      </w:r>
      <w:bookmarkEnd w:id="3142"/>
      <w:bookmarkEnd w:id="3143"/>
      <w:bookmarkEnd w:id="3144"/>
    </w:p>
    <w:p w14:paraId="3F89E8B4" w14:textId="77777777" w:rsidR="00F10EB0" w:rsidRDefault="00F10EB0" w:rsidP="00F10EB0"/>
    <w:p w14:paraId="28B10D12" w14:textId="77777777" w:rsidR="00F10EB0" w:rsidRDefault="00F10EB0" w:rsidP="00F10EB0">
      <w:pPr>
        <w:pStyle w:val="4"/>
        <w:rPr>
          <w:rFonts w:eastAsiaTheme="majorEastAsia"/>
          <w:b/>
          <w:i w:val="0"/>
          <w:caps w:val="0"/>
          <w:sz w:val="24"/>
          <w:szCs w:val="24"/>
        </w:rPr>
      </w:pPr>
      <w:r>
        <w:rPr>
          <w:rFonts w:eastAsiaTheme="majorEastAsia"/>
          <w:b/>
          <w:i w:val="0"/>
          <w:caps w:val="0"/>
          <w:sz w:val="24"/>
          <w:szCs w:val="24"/>
        </w:rPr>
        <w:t>Реализация различных видов Фрахтовых заказов (путевых листов)</w:t>
      </w:r>
    </w:p>
    <w:p w14:paraId="2B4F308D" w14:textId="77777777" w:rsidR="00F10EB0" w:rsidRDefault="00F10EB0" w:rsidP="00F10EB0"/>
    <w:p w14:paraId="18064FDE" w14:textId="77777777" w:rsidR="00365C37" w:rsidRDefault="00365C37" w:rsidP="00365C37">
      <w:pPr>
        <w:spacing w:line="276" w:lineRule="auto"/>
        <w:ind w:firstLine="708"/>
        <w:rPr>
          <w:rFonts w:ascii="Arial" w:eastAsiaTheme="majorEastAsia" w:hAnsi="Arial" w:cs="Arial"/>
        </w:rPr>
      </w:pPr>
      <w:r w:rsidRPr="00F10EB0">
        <w:rPr>
          <w:rFonts w:ascii="Arial" w:eastAsiaTheme="majorEastAsia" w:hAnsi="Arial" w:cs="Arial"/>
        </w:rPr>
        <w:t>Виды Фрахтовых заказов создаются копированием стандартного Фрахтового заказа вида 1000 «Заказ на фрахт с субподрядом».</w:t>
      </w:r>
    </w:p>
    <w:p w14:paraId="4532A56E" w14:textId="77777777" w:rsidR="00365C37" w:rsidRPr="00F10EB0" w:rsidRDefault="00365C37" w:rsidP="00365C37">
      <w:pPr>
        <w:spacing w:line="276" w:lineRule="auto"/>
        <w:ind w:firstLine="708"/>
        <w:rPr>
          <w:rFonts w:ascii="Arial" w:eastAsiaTheme="majorEastAsia" w:hAnsi="Arial" w:cs="Arial"/>
        </w:rPr>
      </w:pPr>
    </w:p>
    <w:p w14:paraId="43014620" w14:textId="77777777" w:rsidR="00365C37" w:rsidRDefault="00365C37" w:rsidP="00365C37">
      <w:pPr>
        <w:spacing w:line="276" w:lineRule="auto"/>
        <w:ind w:firstLine="708"/>
        <w:rPr>
          <w:rFonts w:ascii="Arial" w:eastAsiaTheme="majorEastAsia" w:hAnsi="Arial" w:cs="Arial"/>
        </w:rPr>
      </w:pPr>
      <w:r w:rsidRPr="00F10EB0">
        <w:rPr>
          <w:rFonts w:ascii="Arial" w:eastAsiaTheme="majorEastAsia" w:hAnsi="Arial" w:cs="Arial"/>
        </w:rPr>
        <w:t>Предусмотрены следующие виды Фрахтовых заказов</w:t>
      </w:r>
      <w:r>
        <w:rPr>
          <w:rFonts w:ascii="Arial" w:eastAsiaTheme="majorEastAsia" w:hAnsi="Arial" w:cs="Arial"/>
        </w:rPr>
        <w:t xml:space="preserve"> – путевых листов:</w:t>
      </w:r>
    </w:p>
    <w:p w14:paraId="22EC194F" w14:textId="77777777" w:rsidR="00365C37" w:rsidRPr="00365C37" w:rsidRDefault="00365C37" w:rsidP="00365C37">
      <w:pPr>
        <w:spacing w:line="276" w:lineRule="auto"/>
        <w:ind w:firstLine="708"/>
        <w:rPr>
          <w:rFonts w:ascii="Arial" w:eastAsiaTheme="majorEastAsia" w:hAnsi="Arial" w:cs="Arial"/>
        </w:rPr>
      </w:pPr>
    </w:p>
    <w:p w14:paraId="43FDB814" w14:textId="707F77CF" w:rsidR="00ED4F88" w:rsidDel="00AB67B0" w:rsidRDefault="00365C37">
      <w:pPr>
        <w:spacing w:after="240" w:line="360" w:lineRule="auto"/>
        <w:ind w:firstLine="708"/>
        <w:rPr>
          <w:del w:id="3145" w:author="SintsovaMA" w:date="2021-02-25T12:49:00Z"/>
          <w:rFonts w:ascii="Arial" w:eastAsiaTheme="majorEastAsia" w:hAnsi="Arial" w:cs="Arial"/>
          <w:szCs w:val="24"/>
        </w:rPr>
      </w:pPr>
      <w:r w:rsidRPr="00F10EB0">
        <w:rPr>
          <w:rFonts w:ascii="Arial" w:eastAsiaTheme="majorEastAsia" w:hAnsi="Arial" w:cs="Arial"/>
          <w:szCs w:val="24"/>
        </w:rPr>
        <w:t>•</w:t>
      </w:r>
      <w:r w:rsidRPr="00F10EB0">
        <w:rPr>
          <w:rFonts w:ascii="Arial" w:eastAsiaTheme="majorEastAsia" w:hAnsi="Arial" w:cs="Arial"/>
          <w:szCs w:val="24"/>
        </w:rPr>
        <w:tab/>
      </w:r>
      <w:r w:rsidR="00F10EB0" w:rsidRPr="00365C37">
        <w:rPr>
          <w:rFonts w:ascii="Arial" w:eastAsiaTheme="majorEastAsia" w:hAnsi="Arial" w:cs="Arial"/>
          <w:szCs w:val="24"/>
        </w:rPr>
        <w:t>ZIRK</w:t>
      </w:r>
      <w:r w:rsidR="00F10EB0" w:rsidRPr="00365C37">
        <w:rPr>
          <w:rFonts w:ascii="Arial" w:eastAsiaTheme="majorEastAsia" w:hAnsi="Arial" w:cs="Arial"/>
          <w:szCs w:val="24"/>
        </w:rPr>
        <w:tab/>
        <w:t>- Полюс Логистика: Иркутский филиал</w:t>
      </w:r>
    </w:p>
    <w:p w14:paraId="652430E4" w14:textId="77777777" w:rsidR="00AB67B0" w:rsidRPr="00AB67B0" w:rsidRDefault="00AB67B0">
      <w:pPr>
        <w:spacing w:after="240" w:line="360" w:lineRule="auto"/>
        <w:ind w:left="708"/>
        <w:rPr>
          <w:ins w:id="3146" w:author="SintsovaMA" w:date="2021-02-25T12:49:00Z"/>
          <w:rFonts w:ascii="Arial" w:eastAsiaTheme="majorEastAsia" w:hAnsi="Arial" w:cs="Arial"/>
          <w:szCs w:val="24"/>
          <w:rPrChange w:id="3147" w:author="SintsovaMA" w:date="2021-02-25T12:49:00Z">
            <w:rPr>
              <w:ins w:id="3148" w:author="SintsovaMA" w:date="2021-02-25T12:49:00Z"/>
              <w:rFonts w:eastAsiaTheme="majorEastAsia"/>
            </w:rPr>
          </w:rPrChange>
        </w:rPr>
        <w:pPrChange w:id="3149" w:author="SintsovaMA" w:date="2021-02-25T12:49:00Z">
          <w:pPr>
            <w:spacing w:after="240" w:line="360" w:lineRule="auto"/>
            <w:ind w:firstLine="708"/>
          </w:pPr>
        </w:pPrChange>
      </w:pPr>
    </w:p>
    <w:p w14:paraId="64172EDE" w14:textId="0DEC6669" w:rsidR="00ED4F88" w:rsidRPr="00ED4F88" w:rsidRDefault="00AB67B0">
      <w:pPr>
        <w:spacing w:after="240" w:line="360" w:lineRule="auto"/>
        <w:ind w:firstLine="708"/>
        <w:rPr>
          <w:rFonts w:ascii="Arial" w:eastAsiaTheme="majorEastAsia" w:hAnsi="Arial" w:cs="Arial"/>
          <w:szCs w:val="24"/>
          <w:rPrChange w:id="3150" w:author="Savinskaya Yulia" w:date="2021-02-24T16:17:00Z">
            <w:rPr>
              <w:rFonts w:eastAsiaTheme="majorEastAsia"/>
            </w:rPr>
          </w:rPrChange>
        </w:rPr>
      </w:pPr>
      <w:ins w:id="3151" w:author="SintsovaMA" w:date="2021-02-25T12:49:00Z">
        <w:r w:rsidRPr="00F10EB0">
          <w:rPr>
            <w:rFonts w:ascii="Arial" w:eastAsiaTheme="majorEastAsia" w:hAnsi="Arial" w:cs="Arial"/>
            <w:szCs w:val="24"/>
          </w:rPr>
          <w:t>•</w:t>
        </w:r>
        <w:r w:rsidRPr="00F10EB0">
          <w:rPr>
            <w:rFonts w:ascii="Arial" w:eastAsiaTheme="majorEastAsia" w:hAnsi="Arial" w:cs="Arial"/>
            <w:szCs w:val="24"/>
          </w:rPr>
          <w:tab/>
        </w:r>
      </w:ins>
      <w:ins w:id="3152" w:author="Savinskaya Yulia" w:date="2021-02-24T16:17:00Z">
        <w:r w:rsidR="00ED4F88" w:rsidRPr="00ED4F88">
          <w:rPr>
            <w:rFonts w:ascii="Arial" w:eastAsiaTheme="majorEastAsia" w:hAnsi="Arial" w:cs="Arial"/>
            <w:szCs w:val="24"/>
            <w:rPrChange w:id="3153" w:author="Savinskaya Yulia" w:date="2021-02-24T16:17:00Z">
              <w:rPr>
                <w:rFonts w:eastAsiaTheme="majorEastAsia"/>
                <w:lang w:val="en-US"/>
              </w:rPr>
            </w:rPrChange>
          </w:rPr>
          <w:t>ZKBE</w:t>
        </w:r>
        <w:r w:rsidR="00ED4F88" w:rsidRPr="00ED4F88">
          <w:rPr>
            <w:rFonts w:ascii="Arial" w:eastAsiaTheme="majorEastAsia" w:hAnsi="Arial" w:cs="Arial"/>
            <w:szCs w:val="24"/>
            <w:rPrChange w:id="3154" w:author="Savinskaya Yulia" w:date="2021-02-24T16:17:00Z">
              <w:rPr>
                <w:rFonts w:ascii="Arial" w:eastAsiaTheme="majorEastAsia" w:hAnsi="Arial" w:cs="Arial"/>
                <w:szCs w:val="24"/>
                <w:lang w:val="en-US"/>
              </w:rPr>
            </w:rPrChange>
          </w:rPr>
          <w:t xml:space="preserve"> – Полюс Красноярск: </w:t>
        </w:r>
        <w:r w:rsidR="00ED4F88" w:rsidRPr="00ED4F88">
          <w:rPr>
            <w:rFonts w:ascii="Arial" w:eastAsiaTheme="majorEastAsia" w:hAnsi="Arial" w:cs="Arial"/>
            <w:szCs w:val="24"/>
            <w:rPrChange w:id="3155" w:author="Savinskaya Yulia" w:date="2021-02-24T16:17:00Z">
              <w:rPr>
                <w:rFonts w:eastAsiaTheme="majorEastAsia"/>
              </w:rPr>
            </w:rPrChange>
          </w:rPr>
          <w:t>Еруда</w:t>
        </w:r>
      </w:ins>
    </w:p>
    <w:p w14:paraId="7DCBF3C7" w14:textId="77777777" w:rsidR="00F10EB0" w:rsidRPr="00F10EB0" w:rsidRDefault="00F10EB0" w:rsidP="00F10EB0">
      <w:pPr>
        <w:spacing w:after="240" w:line="360" w:lineRule="auto"/>
        <w:ind w:firstLine="708"/>
        <w:rPr>
          <w:rFonts w:ascii="Arial" w:eastAsiaTheme="majorEastAsia" w:hAnsi="Arial" w:cs="Arial"/>
          <w:szCs w:val="24"/>
        </w:rPr>
      </w:pPr>
      <w:r w:rsidRPr="00F10EB0">
        <w:rPr>
          <w:rFonts w:ascii="Arial" w:eastAsiaTheme="majorEastAsia" w:hAnsi="Arial" w:cs="Arial"/>
          <w:szCs w:val="24"/>
        </w:rPr>
        <w:lastRenderedPageBreak/>
        <w:t>•</w:t>
      </w:r>
      <w:r w:rsidRPr="00F10EB0">
        <w:rPr>
          <w:rFonts w:ascii="Arial" w:eastAsiaTheme="majorEastAsia" w:hAnsi="Arial" w:cs="Arial"/>
          <w:szCs w:val="24"/>
        </w:rPr>
        <w:tab/>
        <w:t>ZKRS</w:t>
      </w:r>
      <w:r>
        <w:rPr>
          <w:rFonts w:ascii="Arial" w:eastAsiaTheme="majorEastAsia" w:hAnsi="Arial" w:cs="Arial"/>
          <w:szCs w:val="24"/>
        </w:rPr>
        <w:t xml:space="preserve"> - </w:t>
      </w:r>
      <w:r w:rsidRPr="00F10EB0">
        <w:rPr>
          <w:rFonts w:ascii="Arial" w:eastAsiaTheme="majorEastAsia" w:hAnsi="Arial" w:cs="Arial"/>
          <w:szCs w:val="24"/>
        </w:rPr>
        <w:t>Полюс Логистика: Красноярский филиал</w:t>
      </w:r>
    </w:p>
    <w:p w14:paraId="145404BE" w14:textId="77777777" w:rsidR="00F10EB0" w:rsidRPr="00F10EB0" w:rsidRDefault="00F10EB0" w:rsidP="00F10EB0">
      <w:pPr>
        <w:spacing w:after="240" w:line="360" w:lineRule="auto"/>
        <w:ind w:firstLine="708"/>
        <w:rPr>
          <w:rFonts w:ascii="Arial" w:eastAsiaTheme="majorEastAsia" w:hAnsi="Arial" w:cs="Arial"/>
          <w:szCs w:val="24"/>
        </w:rPr>
      </w:pPr>
      <w:r w:rsidRPr="00F10EB0">
        <w:rPr>
          <w:rFonts w:ascii="Arial" w:eastAsiaTheme="majorEastAsia" w:hAnsi="Arial" w:cs="Arial"/>
          <w:szCs w:val="24"/>
        </w:rPr>
        <w:t>•</w:t>
      </w:r>
      <w:r w:rsidRPr="00F10EB0">
        <w:rPr>
          <w:rFonts w:ascii="Arial" w:eastAsiaTheme="majorEastAsia" w:hAnsi="Arial" w:cs="Arial"/>
          <w:szCs w:val="24"/>
        </w:rPr>
        <w:tab/>
        <w:t>ZMGD</w:t>
      </w:r>
      <w:r w:rsidRPr="00F10EB0">
        <w:rPr>
          <w:rFonts w:ascii="Arial" w:eastAsiaTheme="majorEastAsia" w:hAnsi="Arial" w:cs="Arial"/>
          <w:szCs w:val="24"/>
        </w:rPr>
        <w:tab/>
      </w:r>
      <w:r>
        <w:rPr>
          <w:rFonts w:ascii="Arial" w:eastAsiaTheme="majorEastAsia" w:hAnsi="Arial" w:cs="Arial"/>
          <w:szCs w:val="24"/>
        </w:rPr>
        <w:t xml:space="preserve"> - </w:t>
      </w:r>
      <w:r w:rsidRPr="00F10EB0">
        <w:rPr>
          <w:rFonts w:ascii="Arial" w:eastAsiaTheme="majorEastAsia" w:hAnsi="Arial" w:cs="Arial"/>
          <w:szCs w:val="24"/>
        </w:rPr>
        <w:t>Полюс Логистика: Магаданский филиал</w:t>
      </w:r>
    </w:p>
    <w:p w14:paraId="7646B2C7" w14:textId="77777777" w:rsidR="00F10EB0" w:rsidRPr="00F10EB0" w:rsidRDefault="00F10EB0" w:rsidP="00F10EB0">
      <w:pPr>
        <w:spacing w:after="240" w:line="360" w:lineRule="auto"/>
        <w:ind w:firstLine="708"/>
        <w:rPr>
          <w:rFonts w:ascii="Arial" w:eastAsiaTheme="majorEastAsia" w:hAnsi="Arial" w:cs="Arial"/>
          <w:szCs w:val="24"/>
        </w:rPr>
      </w:pPr>
      <w:r w:rsidRPr="00F10EB0">
        <w:rPr>
          <w:rFonts w:ascii="Arial" w:eastAsiaTheme="majorEastAsia" w:hAnsi="Arial" w:cs="Arial"/>
          <w:szCs w:val="24"/>
        </w:rPr>
        <w:t>•</w:t>
      </w:r>
      <w:r w:rsidRPr="00F10EB0">
        <w:rPr>
          <w:rFonts w:ascii="Arial" w:eastAsiaTheme="majorEastAsia" w:hAnsi="Arial" w:cs="Arial"/>
          <w:szCs w:val="24"/>
        </w:rPr>
        <w:tab/>
        <w:t>ZMSK</w:t>
      </w:r>
      <w:r w:rsidRPr="00F10EB0">
        <w:rPr>
          <w:rFonts w:ascii="Arial" w:eastAsiaTheme="majorEastAsia" w:hAnsi="Arial" w:cs="Arial"/>
          <w:szCs w:val="24"/>
        </w:rPr>
        <w:tab/>
      </w:r>
      <w:r>
        <w:rPr>
          <w:rFonts w:ascii="Arial" w:eastAsiaTheme="majorEastAsia" w:hAnsi="Arial" w:cs="Arial"/>
          <w:szCs w:val="24"/>
        </w:rPr>
        <w:t xml:space="preserve">- </w:t>
      </w:r>
      <w:r w:rsidRPr="00F10EB0">
        <w:rPr>
          <w:rFonts w:ascii="Arial" w:eastAsiaTheme="majorEastAsia" w:hAnsi="Arial" w:cs="Arial"/>
          <w:szCs w:val="24"/>
        </w:rPr>
        <w:t>Полюс Логистика: Москва</w:t>
      </w:r>
    </w:p>
    <w:p w14:paraId="1145809F" w14:textId="77777777" w:rsidR="00F10EB0" w:rsidRPr="00F10EB0" w:rsidRDefault="00F10EB0" w:rsidP="00F10EB0">
      <w:pPr>
        <w:spacing w:after="240" w:line="360" w:lineRule="auto"/>
        <w:ind w:firstLine="708"/>
        <w:rPr>
          <w:rFonts w:ascii="Arial" w:eastAsiaTheme="majorEastAsia" w:hAnsi="Arial" w:cs="Arial"/>
          <w:szCs w:val="24"/>
        </w:rPr>
      </w:pPr>
      <w:r w:rsidRPr="00F10EB0">
        <w:rPr>
          <w:rFonts w:ascii="Arial" w:eastAsiaTheme="majorEastAsia" w:hAnsi="Arial" w:cs="Arial"/>
          <w:szCs w:val="24"/>
        </w:rPr>
        <w:t>•</w:t>
      </w:r>
      <w:r w:rsidRPr="00F10EB0">
        <w:rPr>
          <w:rFonts w:ascii="Arial" w:eastAsiaTheme="majorEastAsia" w:hAnsi="Arial" w:cs="Arial"/>
          <w:szCs w:val="24"/>
        </w:rPr>
        <w:tab/>
        <w:t>ZVRN</w:t>
      </w:r>
      <w:r w:rsidRPr="00F10EB0">
        <w:rPr>
          <w:rFonts w:ascii="Arial" w:eastAsiaTheme="majorEastAsia" w:hAnsi="Arial" w:cs="Arial"/>
          <w:szCs w:val="24"/>
        </w:rPr>
        <w:tab/>
      </w:r>
      <w:r>
        <w:rPr>
          <w:rFonts w:ascii="Arial" w:eastAsiaTheme="majorEastAsia" w:hAnsi="Arial" w:cs="Arial"/>
          <w:szCs w:val="24"/>
        </w:rPr>
        <w:t xml:space="preserve">- </w:t>
      </w:r>
      <w:r w:rsidRPr="00F10EB0">
        <w:rPr>
          <w:rFonts w:ascii="Arial" w:eastAsiaTheme="majorEastAsia" w:hAnsi="Arial" w:cs="Arial"/>
          <w:szCs w:val="24"/>
        </w:rPr>
        <w:t>Полюс Вернинское: Вернинское</w:t>
      </w:r>
    </w:p>
    <w:p w14:paraId="3263FED9" w14:textId="77777777" w:rsidR="00F10EB0" w:rsidRPr="00F10EB0" w:rsidRDefault="00F10EB0" w:rsidP="00F10EB0">
      <w:pPr>
        <w:spacing w:after="240" w:line="360" w:lineRule="auto"/>
        <w:ind w:firstLine="708"/>
        <w:rPr>
          <w:rFonts w:ascii="Arial" w:eastAsiaTheme="majorEastAsia" w:hAnsi="Arial" w:cs="Arial"/>
          <w:szCs w:val="24"/>
        </w:rPr>
      </w:pPr>
      <w:r w:rsidRPr="00F10EB0">
        <w:rPr>
          <w:rFonts w:ascii="Arial" w:eastAsiaTheme="majorEastAsia" w:hAnsi="Arial" w:cs="Arial"/>
          <w:szCs w:val="24"/>
        </w:rPr>
        <w:t>•</w:t>
      </w:r>
      <w:r w:rsidRPr="00F10EB0">
        <w:rPr>
          <w:rFonts w:ascii="Arial" w:eastAsiaTheme="majorEastAsia" w:hAnsi="Arial" w:cs="Arial"/>
          <w:szCs w:val="24"/>
        </w:rPr>
        <w:tab/>
        <w:t>ZYAK</w:t>
      </w:r>
      <w:r w:rsidRPr="00F10EB0">
        <w:rPr>
          <w:rFonts w:ascii="Arial" w:eastAsiaTheme="majorEastAsia" w:hAnsi="Arial" w:cs="Arial"/>
          <w:szCs w:val="24"/>
        </w:rPr>
        <w:tab/>
      </w:r>
      <w:r>
        <w:rPr>
          <w:rFonts w:ascii="Arial" w:eastAsiaTheme="majorEastAsia" w:hAnsi="Arial" w:cs="Arial"/>
          <w:szCs w:val="24"/>
        </w:rPr>
        <w:t xml:space="preserve">- </w:t>
      </w:r>
      <w:r w:rsidRPr="00F10EB0">
        <w:rPr>
          <w:rFonts w:ascii="Arial" w:eastAsiaTheme="majorEastAsia" w:hAnsi="Arial" w:cs="Arial"/>
          <w:szCs w:val="24"/>
        </w:rPr>
        <w:t>Полюс Логистика: Якутский филиал</w:t>
      </w:r>
    </w:p>
    <w:p w14:paraId="284EEC84" w14:textId="77777777" w:rsidR="00A51875" w:rsidRDefault="00A51875" w:rsidP="00A51875">
      <w:pPr>
        <w:pStyle w:val="4"/>
        <w:rPr>
          <w:rFonts w:eastAsiaTheme="majorEastAsia"/>
          <w:b/>
          <w:i w:val="0"/>
          <w:caps w:val="0"/>
          <w:sz w:val="24"/>
          <w:szCs w:val="24"/>
        </w:rPr>
      </w:pPr>
      <w:bookmarkStart w:id="3156" w:name="_Toc520705056"/>
      <w:r>
        <w:rPr>
          <w:rFonts w:eastAsiaTheme="majorEastAsia"/>
          <w:b/>
          <w:i w:val="0"/>
          <w:caps w:val="0"/>
          <w:sz w:val="24"/>
          <w:szCs w:val="24"/>
        </w:rPr>
        <w:t xml:space="preserve">Расширения к путевому листу </w:t>
      </w:r>
    </w:p>
    <w:p w14:paraId="76D44044" w14:textId="77777777" w:rsidR="00A51875" w:rsidRPr="002D4EDC" w:rsidRDefault="00A51875" w:rsidP="00A51875">
      <w:pPr>
        <w:rPr>
          <w:rFonts w:eastAsiaTheme="majorEastAsia"/>
        </w:rPr>
      </w:pPr>
    </w:p>
    <w:p w14:paraId="47B2795F" w14:textId="77777777" w:rsidR="00A51875" w:rsidRDefault="00A51875" w:rsidP="00A51875">
      <w:pPr>
        <w:ind w:firstLine="708"/>
        <w:rPr>
          <w:rFonts w:ascii="Arial" w:hAnsi="Arial" w:cs="Arial"/>
          <w:color w:val="000000"/>
        </w:rPr>
      </w:pPr>
      <w:r>
        <w:rPr>
          <w:rFonts w:ascii="Arial" w:hAnsi="Arial" w:cs="Arial"/>
          <w:color w:val="000000"/>
        </w:rPr>
        <w:t>Перечень разработок</w:t>
      </w:r>
      <w:r w:rsidRPr="002D4EDC">
        <w:rPr>
          <w:rFonts w:ascii="Arial" w:hAnsi="Arial" w:cs="Arial"/>
          <w:color w:val="000000"/>
        </w:rPr>
        <w:t xml:space="preserve"> расширений системы (Код в реестре разработок MM23)</w:t>
      </w:r>
      <w:r>
        <w:rPr>
          <w:rFonts w:ascii="Arial" w:hAnsi="Arial" w:cs="Arial"/>
          <w:color w:val="000000"/>
        </w:rPr>
        <w:t>:</w:t>
      </w:r>
    </w:p>
    <w:p w14:paraId="24E71757" w14:textId="77777777" w:rsidR="00FB1E32" w:rsidRDefault="00FB1E32" w:rsidP="00A51875">
      <w:pPr>
        <w:ind w:firstLine="708"/>
        <w:rPr>
          <w:rFonts w:ascii="Arial" w:hAnsi="Arial" w:cs="Arial"/>
          <w:color w:val="000000"/>
        </w:rPr>
      </w:pPr>
    </w:p>
    <w:p w14:paraId="507738AD" w14:textId="64151F07" w:rsidR="00A51875" w:rsidRPr="00AE12DE" w:rsidRDefault="004561E2" w:rsidP="00AE12DE">
      <w:pPr>
        <w:rPr>
          <w:rFonts w:ascii="Arial" w:hAnsi="Arial" w:cs="Arial"/>
          <w:b/>
          <w:color w:val="000000"/>
        </w:rPr>
      </w:pPr>
      <w:r w:rsidRPr="00AE12DE">
        <w:rPr>
          <w:rFonts w:ascii="Arial" w:hAnsi="Arial" w:cs="Arial"/>
          <w:b/>
          <w:color w:val="000000"/>
        </w:rPr>
        <w:t>Задание на работу</w:t>
      </w:r>
    </w:p>
    <w:p w14:paraId="08C6170C" w14:textId="77777777" w:rsidR="00A51875" w:rsidRPr="002D4EDC" w:rsidRDefault="00A51875" w:rsidP="00A51875">
      <w:pPr>
        <w:pStyle w:val="af9"/>
        <w:ind w:left="1428"/>
        <w:rPr>
          <w:rFonts w:ascii="Arial" w:hAnsi="Arial" w:cs="Arial"/>
          <w:color w:val="000000"/>
        </w:rPr>
      </w:pPr>
    </w:p>
    <w:p w14:paraId="326EE4CD" w14:textId="77777777" w:rsidR="004561E2" w:rsidRPr="00AE12DE" w:rsidRDefault="004561E2" w:rsidP="00AE12DE">
      <w:pPr>
        <w:spacing w:after="240" w:line="360" w:lineRule="auto"/>
        <w:ind w:firstLine="708"/>
        <w:rPr>
          <w:rFonts w:ascii="Arial" w:eastAsiaTheme="majorEastAsia" w:hAnsi="Arial" w:cs="Arial"/>
          <w:szCs w:val="24"/>
        </w:rPr>
      </w:pPr>
      <w:r w:rsidRPr="00AE12DE">
        <w:rPr>
          <w:rFonts w:ascii="Arial" w:eastAsiaTheme="majorEastAsia" w:hAnsi="Arial" w:cs="Arial"/>
          <w:szCs w:val="24"/>
        </w:rPr>
        <w:t>Для реализации возможности отражений заданий на работу (перевозка груза по маршруту; перевозка груза на определенном местоположении; заказ на машино-часы) необходимо выполнить расширение стандартных экранов фрахтового заказа на вкладке «Позиции».</w:t>
      </w:r>
      <w:r w:rsidRPr="00AE12DE">
        <w:rPr>
          <w:rFonts w:ascii="Arial" w:eastAsiaTheme="majorEastAsia" w:hAnsi="Arial" w:cs="Arial"/>
          <w:szCs w:val="24"/>
        </w:rPr>
        <w:tab/>
        <w:t xml:space="preserve">Необходимо при выделении строки позиции реализовать дополнительную вкладку «Задание на работу», поля для ввода в которой будут отображаться в зависимости от выбранного типа работы. При этом новая вкладка «Задание на работу» должна отображаться только для видов позиций ниже. Тип работы определяется видом позиции во фрахтовом заказе. В системе будут настроены следующие виды позиций ФЗ: </w:t>
      </w:r>
    </w:p>
    <w:p w14:paraId="634C6436" w14:textId="77777777" w:rsidR="00FB1E32" w:rsidRPr="00AE12DE" w:rsidRDefault="004561E2" w:rsidP="00AE12DE">
      <w:pPr>
        <w:pStyle w:val="af9"/>
        <w:numPr>
          <w:ilvl w:val="0"/>
          <w:numId w:val="30"/>
        </w:numPr>
        <w:spacing w:after="240" w:line="360" w:lineRule="auto"/>
        <w:rPr>
          <w:rFonts w:ascii="Arial" w:eastAsiaTheme="majorEastAsia" w:hAnsi="Arial" w:cs="Arial"/>
          <w:szCs w:val="24"/>
        </w:rPr>
      </w:pPr>
      <w:r w:rsidRPr="00AE12DE">
        <w:rPr>
          <w:rFonts w:ascii="Arial" w:eastAsiaTheme="majorEastAsia" w:hAnsi="Arial" w:cs="Arial"/>
          <w:szCs w:val="24"/>
        </w:rPr>
        <w:t>ZOR – Перевозка груза по маршрут</w:t>
      </w:r>
      <w:r w:rsidR="00FB1E32" w:rsidRPr="00AE12DE">
        <w:rPr>
          <w:rFonts w:ascii="Arial" w:eastAsiaTheme="majorEastAsia" w:hAnsi="Arial" w:cs="Arial"/>
          <w:szCs w:val="24"/>
        </w:rPr>
        <w:t>у</w:t>
      </w:r>
    </w:p>
    <w:p w14:paraId="04AD605C" w14:textId="77777777" w:rsidR="00FB1E32" w:rsidRPr="00AE12DE" w:rsidRDefault="004561E2" w:rsidP="00AE12DE">
      <w:pPr>
        <w:pStyle w:val="af9"/>
        <w:numPr>
          <w:ilvl w:val="0"/>
          <w:numId w:val="30"/>
        </w:numPr>
        <w:spacing w:after="240" w:line="360" w:lineRule="auto"/>
        <w:rPr>
          <w:rFonts w:ascii="Arial" w:eastAsiaTheme="majorEastAsia" w:hAnsi="Arial" w:cs="Arial"/>
          <w:szCs w:val="24"/>
        </w:rPr>
      </w:pPr>
      <w:r w:rsidRPr="00AE12DE">
        <w:rPr>
          <w:rFonts w:ascii="Arial" w:eastAsiaTheme="majorEastAsia" w:hAnsi="Arial" w:cs="Arial"/>
          <w:szCs w:val="24"/>
        </w:rPr>
        <w:t>ZOL – Перевозка груза на местоположении</w:t>
      </w:r>
    </w:p>
    <w:p w14:paraId="0A565CC0" w14:textId="77777777" w:rsidR="006464F9" w:rsidRPr="00AE12DE" w:rsidRDefault="004561E2" w:rsidP="00AE12DE">
      <w:pPr>
        <w:pStyle w:val="af9"/>
        <w:numPr>
          <w:ilvl w:val="0"/>
          <w:numId w:val="30"/>
        </w:numPr>
        <w:spacing w:after="240" w:line="360" w:lineRule="auto"/>
        <w:rPr>
          <w:rFonts w:ascii="Arial" w:eastAsiaTheme="majorEastAsia" w:hAnsi="Arial" w:cs="Arial"/>
          <w:szCs w:val="24"/>
        </w:rPr>
      </w:pPr>
      <w:r w:rsidRPr="00AE12DE">
        <w:rPr>
          <w:rFonts w:ascii="Arial" w:eastAsiaTheme="majorEastAsia" w:hAnsi="Arial" w:cs="Arial"/>
          <w:szCs w:val="24"/>
        </w:rPr>
        <w:t>ZOM – Заказ на машино-часы</w:t>
      </w:r>
    </w:p>
    <w:p w14:paraId="089E36F9" w14:textId="2642AFF8" w:rsidR="00A51875" w:rsidRPr="00AE12DE" w:rsidRDefault="004561E2" w:rsidP="00AE12DE">
      <w:pPr>
        <w:spacing w:after="240" w:line="360" w:lineRule="auto"/>
        <w:rPr>
          <w:rFonts w:ascii="Arial" w:eastAsiaTheme="majorEastAsia" w:hAnsi="Arial" w:cs="Arial"/>
          <w:szCs w:val="24"/>
        </w:rPr>
      </w:pPr>
      <w:r w:rsidRPr="00AE12DE">
        <w:rPr>
          <w:rFonts w:ascii="Arial" w:eastAsiaTheme="majorEastAsia" w:hAnsi="Arial" w:cs="Arial"/>
          <w:b/>
          <w:szCs w:val="24"/>
        </w:rPr>
        <w:t>Параметры оценки и выдача разрешений на работу</w:t>
      </w:r>
      <w:r w:rsidRPr="00AE12DE">
        <w:rPr>
          <w:rFonts w:ascii="Arial" w:eastAsiaTheme="majorEastAsia" w:hAnsi="Arial" w:cs="Arial"/>
          <w:szCs w:val="24"/>
        </w:rPr>
        <w:t xml:space="preserve"> </w:t>
      </w:r>
    </w:p>
    <w:p w14:paraId="2D352E88" w14:textId="0EEC84BB" w:rsidR="00A51875" w:rsidRPr="00AE12DE" w:rsidRDefault="004561E2" w:rsidP="00AE12DE">
      <w:pPr>
        <w:spacing w:after="240" w:line="360" w:lineRule="auto"/>
        <w:ind w:firstLine="708"/>
        <w:rPr>
          <w:rFonts w:ascii="Arial" w:eastAsiaTheme="majorEastAsia" w:hAnsi="Arial" w:cs="Arial"/>
          <w:b/>
          <w:szCs w:val="24"/>
        </w:rPr>
      </w:pPr>
      <w:r w:rsidRPr="00AE12DE">
        <w:rPr>
          <w:rFonts w:ascii="Arial" w:eastAsiaTheme="majorEastAsia" w:hAnsi="Arial" w:cs="Arial"/>
          <w:szCs w:val="24"/>
        </w:rPr>
        <w:t xml:space="preserve">Для реализации возможности отражения значений параметров оценки для выдачи разрешения на работу необходимо </w:t>
      </w:r>
      <w:r w:rsidR="007E6EEE" w:rsidRPr="00AE12DE">
        <w:rPr>
          <w:rFonts w:ascii="Arial" w:eastAsiaTheme="majorEastAsia" w:hAnsi="Arial" w:cs="Arial"/>
          <w:szCs w:val="24"/>
        </w:rPr>
        <w:t xml:space="preserve">разработать транзакцию для ведения параметров оценки, а также </w:t>
      </w:r>
      <w:r w:rsidRPr="00AE12DE">
        <w:rPr>
          <w:rFonts w:ascii="Arial" w:eastAsiaTheme="majorEastAsia" w:hAnsi="Arial" w:cs="Arial"/>
          <w:szCs w:val="24"/>
        </w:rPr>
        <w:t>выполнить расширение стандартных экранов фрахтового заказа, для чего необходимо создать новую вкладку «Оценка разрешения на работу».</w:t>
      </w:r>
      <w:r w:rsidR="007E6EEE" w:rsidRPr="00AE12DE">
        <w:rPr>
          <w:rFonts w:ascii="Arial" w:eastAsiaTheme="majorEastAsia" w:hAnsi="Arial" w:cs="Arial"/>
          <w:szCs w:val="24"/>
        </w:rPr>
        <w:t xml:space="preserve"> На данную вкладку переносить данные по оценке, выполненные в соответствующей транзакции.</w:t>
      </w:r>
    </w:p>
    <w:p w14:paraId="749CBDDB" w14:textId="567F7B90" w:rsidR="00A51875" w:rsidRPr="00AE12DE" w:rsidRDefault="004561E2" w:rsidP="00AE12DE">
      <w:pPr>
        <w:spacing w:after="240" w:line="360" w:lineRule="auto"/>
        <w:rPr>
          <w:rFonts w:ascii="Arial" w:eastAsiaTheme="majorEastAsia" w:hAnsi="Arial" w:cs="Arial"/>
          <w:szCs w:val="24"/>
        </w:rPr>
      </w:pPr>
      <w:r w:rsidRPr="00AE12DE">
        <w:rPr>
          <w:rFonts w:ascii="Arial" w:eastAsiaTheme="majorEastAsia" w:hAnsi="Arial" w:cs="Arial"/>
          <w:b/>
          <w:szCs w:val="24"/>
        </w:rPr>
        <w:lastRenderedPageBreak/>
        <w:t>Простои</w:t>
      </w:r>
    </w:p>
    <w:p w14:paraId="2E2A8CB4" w14:textId="4242B301" w:rsidR="00A51875" w:rsidRPr="00AE12DE" w:rsidRDefault="004561E2" w:rsidP="00AE12DE">
      <w:pPr>
        <w:spacing w:after="240" w:line="360" w:lineRule="auto"/>
        <w:ind w:firstLine="708"/>
        <w:rPr>
          <w:rFonts w:ascii="Arial" w:eastAsiaTheme="majorEastAsia" w:hAnsi="Arial" w:cs="Arial"/>
          <w:szCs w:val="24"/>
        </w:rPr>
      </w:pPr>
      <w:r w:rsidRPr="00AE12DE">
        <w:rPr>
          <w:rFonts w:ascii="Arial" w:eastAsiaTheme="majorEastAsia" w:hAnsi="Arial" w:cs="Arial"/>
          <w:szCs w:val="24"/>
        </w:rPr>
        <w:t>Для реализации возможности отражения простоев необходимо выполнить расширение стандартных экранов фрахтового заказа, для чего необходимо создать новую вкладку «Простои».</w:t>
      </w:r>
      <w:r w:rsidR="00FB1E32" w:rsidRPr="00AE12DE">
        <w:rPr>
          <w:rFonts w:ascii="Arial" w:eastAsiaTheme="majorEastAsia" w:hAnsi="Arial" w:cs="Arial"/>
          <w:szCs w:val="24"/>
        </w:rPr>
        <w:t xml:space="preserve"> Осуществить ведение справочника простоев.</w:t>
      </w:r>
    </w:p>
    <w:p w14:paraId="7DE86482" w14:textId="2FD4563C" w:rsidR="00A51875" w:rsidRPr="00AE12DE" w:rsidRDefault="004561E2" w:rsidP="00AE12DE">
      <w:pPr>
        <w:spacing w:after="240" w:line="360" w:lineRule="auto"/>
        <w:rPr>
          <w:rFonts w:ascii="Arial" w:eastAsiaTheme="majorEastAsia" w:hAnsi="Arial" w:cs="Arial"/>
          <w:szCs w:val="24"/>
        </w:rPr>
      </w:pPr>
      <w:r w:rsidRPr="00AE12DE">
        <w:rPr>
          <w:rFonts w:ascii="Arial" w:eastAsiaTheme="majorEastAsia" w:hAnsi="Arial" w:cs="Arial"/>
          <w:b/>
          <w:szCs w:val="24"/>
        </w:rPr>
        <w:t>Показатели ТС</w:t>
      </w:r>
    </w:p>
    <w:p w14:paraId="5764CE4E" w14:textId="77777777" w:rsidR="004561E2" w:rsidRPr="00AE12DE" w:rsidRDefault="004561E2" w:rsidP="00AE12DE">
      <w:pPr>
        <w:spacing w:after="240" w:line="360" w:lineRule="auto"/>
        <w:ind w:firstLine="708"/>
        <w:rPr>
          <w:rFonts w:ascii="Arial" w:eastAsiaTheme="majorEastAsia" w:hAnsi="Arial" w:cs="Arial"/>
          <w:szCs w:val="24"/>
        </w:rPr>
      </w:pPr>
      <w:r w:rsidRPr="00AE12DE">
        <w:rPr>
          <w:rFonts w:ascii="Arial" w:eastAsiaTheme="majorEastAsia" w:hAnsi="Arial" w:cs="Arial"/>
          <w:szCs w:val="24"/>
        </w:rPr>
        <w:t>Для реализации возможности отражения данных по показателям ТС необходимо выполнить расширение стандартных экранов фрахтового заказа, для чего необходимо создат</w:t>
      </w:r>
      <w:r w:rsidR="00FB1E32" w:rsidRPr="00AE12DE">
        <w:rPr>
          <w:rFonts w:ascii="Arial" w:eastAsiaTheme="majorEastAsia" w:hAnsi="Arial" w:cs="Arial"/>
          <w:szCs w:val="24"/>
        </w:rPr>
        <w:t>ь новую вкладку «Показатели ТС». На данной вкладке будет содержаться следующая информация:</w:t>
      </w:r>
    </w:p>
    <w:p w14:paraId="514B6292" w14:textId="77777777" w:rsidR="00FB1E32" w:rsidRPr="00AE12DE" w:rsidRDefault="00FB1E32" w:rsidP="00AE12DE">
      <w:pPr>
        <w:pStyle w:val="af9"/>
        <w:numPr>
          <w:ilvl w:val="0"/>
          <w:numId w:val="101"/>
        </w:numPr>
        <w:spacing w:after="240" w:line="360" w:lineRule="auto"/>
        <w:rPr>
          <w:rFonts w:ascii="Arial" w:eastAsiaTheme="majorEastAsia" w:hAnsi="Arial" w:cs="Arial"/>
          <w:szCs w:val="24"/>
        </w:rPr>
      </w:pPr>
      <w:r w:rsidRPr="00AE12DE">
        <w:rPr>
          <w:rFonts w:ascii="Arial" w:eastAsiaTheme="majorEastAsia" w:hAnsi="Arial" w:cs="Arial"/>
          <w:szCs w:val="24"/>
        </w:rPr>
        <w:t>Статусы путевого листа;</w:t>
      </w:r>
    </w:p>
    <w:p w14:paraId="54116BE1" w14:textId="77777777" w:rsidR="00FB1E32" w:rsidRPr="00AE12DE" w:rsidRDefault="00FB1E32" w:rsidP="00AE12DE">
      <w:pPr>
        <w:pStyle w:val="af9"/>
        <w:numPr>
          <w:ilvl w:val="0"/>
          <w:numId w:val="101"/>
        </w:numPr>
        <w:spacing w:after="240" w:line="360" w:lineRule="auto"/>
        <w:rPr>
          <w:rFonts w:ascii="Arial" w:eastAsiaTheme="majorEastAsia" w:hAnsi="Arial" w:cs="Arial"/>
          <w:szCs w:val="24"/>
        </w:rPr>
      </w:pPr>
      <w:r w:rsidRPr="00AE12DE">
        <w:rPr>
          <w:rFonts w:ascii="Arial" w:eastAsiaTheme="majorEastAsia" w:hAnsi="Arial" w:cs="Arial"/>
          <w:szCs w:val="24"/>
        </w:rPr>
        <w:t>Показатели ТС (показания пробега, топлива на начало и конец);</w:t>
      </w:r>
    </w:p>
    <w:p w14:paraId="3B6485B5" w14:textId="77777777" w:rsidR="00FB1E32" w:rsidRPr="00AE12DE" w:rsidRDefault="00FB1E32" w:rsidP="00AE12DE">
      <w:pPr>
        <w:pStyle w:val="af9"/>
        <w:numPr>
          <w:ilvl w:val="0"/>
          <w:numId w:val="101"/>
        </w:numPr>
        <w:spacing w:after="240" w:line="360" w:lineRule="auto"/>
        <w:rPr>
          <w:rFonts w:ascii="Arial" w:eastAsiaTheme="majorEastAsia" w:hAnsi="Arial" w:cs="Arial"/>
          <w:szCs w:val="24"/>
        </w:rPr>
      </w:pPr>
      <w:r w:rsidRPr="00AE12DE">
        <w:rPr>
          <w:rFonts w:ascii="Arial" w:eastAsiaTheme="majorEastAsia" w:hAnsi="Arial" w:cs="Arial"/>
          <w:szCs w:val="24"/>
        </w:rPr>
        <w:t>Дополнительные показатели (количество мото-часов, подогреватель, отопитель);</w:t>
      </w:r>
    </w:p>
    <w:p w14:paraId="1A6A4AF8" w14:textId="77777777" w:rsidR="00FB1E32" w:rsidRPr="00AE12DE" w:rsidRDefault="00FB1E32" w:rsidP="00AE12DE">
      <w:pPr>
        <w:pStyle w:val="af9"/>
        <w:numPr>
          <w:ilvl w:val="0"/>
          <w:numId w:val="101"/>
        </w:numPr>
        <w:spacing w:after="240" w:line="360" w:lineRule="auto"/>
        <w:rPr>
          <w:rFonts w:ascii="Arial" w:eastAsiaTheme="majorEastAsia" w:hAnsi="Arial" w:cs="Arial"/>
          <w:szCs w:val="24"/>
        </w:rPr>
      </w:pPr>
      <w:r w:rsidRPr="00AE12DE">
        <w:rPr>
          <w:rFonts w:ascii="Arial" w:eastAsiaTheme="majorEastAsia" w:hAnsi="Arial" w:cs="Arial"/>
          <w:szCs w:val="24"/>
        </w:rPr>
        <w:t>Данные по условиям работы (применяются на этап, выбор условия из справочника).</w:t>
      </w:r>
    </w:p>
    <w:p w14:paraId="7ACADA3E" w14:textId="77777777" w:rsidR="00FB1E32" w:rsidRPr="00AE12DE" w:rsidRDefault="00FB1E32" w:rsidP="00AE12DE">
      <w:pPr>
        <w:spacing w:after="240" w:line="360" w:lineRule="auto"/>
        <w:rPr>
          <w:rFonts w:ascii="Arial" w:eastAsiaTheme="majorEastAsia" w:hAnsi="Arial" w:cs="Arial"/>
          <w:b/>
          <w:szCs w:val="24"/>
        </w:rPr>
      </w:pPr>
      <w:r w:rsidRPr="00AE12DE">
        <w:rPr>
          <w:rFonts w:ascii="Arial" w:eastAsiaTheme="majorEastAsia" w:hAnsi="Arial" w:cs="Arial"/>
          <w:b/>
          <w:szCs w:val="24"/>
        </w:rPr>
        <w:t>Учет ГСМ</w:t>
      </w:r>
    </w:p>
    <w:p w14:paraId="532367AC" w14:textId="77777777" w:rsidR="00FB1E32" w:rsidRPr="00AE12DE" w:rsidRDefault="00FB1E32" w:rsidP="00AE12DE">
      <w:pPr>
        <w:spacing w:after="240" w:line="360" w:lineRule="auto"/>
        <w:ind w:firstLine="708"/>
        <w:rPr>
          <w:rFonts w:ascii="Arial" w:eastAsiaTheme="majorEastAsia" w:hAnsi="Arial" w:cs="Arial"/>
          <w:szCs w:val="24"/>
        </w:rPr>
      </w:pPr>
      <w:r w:rsidRPr="00AE12DE">
        <w:rPr>
          <w:rFonts w:ascii="Arial" w:eastAsiaTheme="majorEastAsia" w:hAnsi="Arial" w:cs="Arial"/>
          <w:szCs w:val="24"/>
        </w:rPr>
        <w:t>Для реализации возможности отражения данных по заправкам, а также отражения заявок на списание ГСМ и заказов на закупку ГСМ необходимо выполнить расширение стандартных экранов фрахтового заказа, для чего необходимо создать новую вкладку «Учет ГСМ».</w:t>
      </w:r>
    </w:p>
    <w:p w14:paraId="104D01BC" w14:textId="77777777" w:rsidR="00FB1E32" w:rsidRPr="00AE12DE" w:rsidRDefault="00FB1E32" w:rsidP="00AE12DE">
      <w:pPr>
        <w:spacing w:after="240" w:line="360" w:lineRule="auto"/>
        <w:rPr>
          <w:rFonts w:ascii="Arial" w:eastAsiaTheme="majorEastAsia" w:hAnsi="Arial" w:cs="Arial"/>
          <w:b/>
          <w:szCs w:val="24"/>
        </w:rPr>
      </w:pPr>
      <w:r w:rsidRPr="00AE12DE">
        <w:rPr>
          <w:rFonts w:ascii="Arial" w:eastAsiaTheme="majorEastAsia" w:hAnsi="Arial" w:cs="Arial"/>
          <w:b/>
          <w:szCs w:val="24"/>
        </w:rPr>
        <w:t>Нормирование ГСМ</w:t>
      </w:r>
    </w:p>
    <w:p w14:paraId="75485160" w14:textId="77777777" w:rsidR="00FB1E32" w:rsidRPr="00AE12DE" w:rsidRDefault="00FB1E32" w:rsidP="00AE12DE">
      <w:pPr>
        <w:spacing w:after="240" w:line="360" w:lineRule="auto"/>
        <w:ind w:firstLine="708"/>
        <w:rPr>
          <w:rFonts w:ascii="Arial" w:eastAsiaTheme="majorEastAsia" w:hAnsi="Arial" w:cs="Arial"/>
          <w:szCs w:val="24"/>
        </w:rPr>
      </w:pPr>
      <w:r w:rsidRPr="00AE12DE">
        <w:rPr>
          <w:rFonts w:ascii="Arial" w:eastAsiaTheme="majorEastAsia" w:hAnsi="Arial" w:cs="Arial"/>
          <w:szCs w:val="24"/>
        </w:rPr>
        <w:t xml:space="preserve">Для реализации возможности отражения норм и показателей для расчета расхода ГСМ, а также для отображения формулы и правила расчета норматива необходимо выполнить расширение стандартных экранов фрахтового заказа, для чего необходимо создать новую вкладку «Нормирование ГСМ». На данной вкладке будет отображена информация </w:t>
      </w:r>
      <w:r w:rsidRPr="00AE12DE">
        <w:rPr>
          <w:rFonts w:ascii="Arial" w:eastAsiaTheme="majorEastAsia" w:hAnsi="Arial" w:cs="Arial"/>
          <w:szCs w:val="24"/>
        </w:rPr>
        <w:lastRenderedPageBreak/>
        <w:t>по нормам/показателям и их значениям, а также справочная информация по формуле и правилам расчета нормативов.</w:t>
      </w:r>
    </w:p>
    <w:p w14:paraId="35AE2792" w14:textId="77777777" w:rsidR="00A51875" w:rsidRDefault="00A51875" w:rsidP="00A51875">
      <w:pPr>
        <w:ind w:firstLine="708"/>
        <w:rPr>
          <w:rFonts w:ascii="Arial" w:hAnsi="Arial" w:cs="Arial"/>
          <w:color w:val="000000"/>
        </w:rPr>
      </w:pPr>
    </w:p>
    <w:p w14:paraId="7530CA00" w14:textId="77777777" w:rsidR="00A51875" w:rsidRDefault="00A51875" w:rsidP="00A51875">
      <w:pPr>
        <w:pStyle w:val="4"/>
        <w:rPr>
          <w:rFonts w:eastAsiaTheme="majorEastAsia"/>
          <w:b/>
          <w:i w:val="0"/>
          <w:caps w:val="0"/>
          <w:sz w:val="24"/>
          <w:szCs w:val="24"/>
        </w:rPr>
      </w:pPr>
      <w:r>
        <w:rPr>
          <w:rFonts w:eastAsiaTheme="majorEastAsia"/>
          <w:b/>
          <w:i w:val="0"/>
          <w:caps w:val="0"/>
          <w:sz w:val="24"/>
          <w:szCs w:val="24"/>
        </w:rPr>
        <w:t>Разработка ABAP программ к путевому листу</w:t>
      </w:r>
    </w:p>
    <w:p w14:paraId="6BC26A84" w14:textId="77777777" w:rsidR="00A51875" w:rsidRDefault="00A51875" w:rsidP="00A51875">
      <w:pPr>
        <w:rPr>
          <w:rFonts w:eastAsiaTheme="majorEastAsia"/>
        </w:rPr>
      </w:pPr>
    </w:p>
    <w:p w14:paraId="1C7D485C" w14:textId="77777777" w:rsidR="00A51875" w:rsidRDefault="00A51875" w:rsidP="00A51875">
      <w:pPr>
        <w:ind w:firstLine="708"/>
        <w:rPr>
          <w:rFonts w:ascii="Arial" w:hAnsi="Arial" w:cs="Arial"/>
          <w:color w:val="000000"/>
        </w:rPr>
      </w:pPr>
      <w:r>
        <w:rPr>
          <w:rFonts w:ascii="Arial" w:hAnsi="Arial" w:cs="Arial"/>
          <w:color w:val="000000"/>
        </w:rPr>
        <w:t>Перечень разработок</w:t>
      </w:r>
      <w:r w:rsidRPr="002D4EDC">
        <w:rPr>
          <w:rFonts w:ascii="Arial" w:hAnsi="Arial" w:cs="Arial"/>
          <w:color w:val="000000"/>
        </w:rPr>
        <w:t xml:space="preserve"> </w:t>
      </w:r>
      <w:r>
        <w:rPr>
          <w:rFonts w:ascii="Arial" w:hAnsi="Arial" w:cs="Arial"/>
          <w:color w:val="000000"/>
        </w:rPr>
        <w:t>ABAP программ</w:t>
      </w:r>
      <w:r w:rsidRPr="002D4EDC">
        <w:rPr>
          <w:rFonts w:ascii="Arial" w:hAnsi="Arial" w:cs="Arial"/>
          <w:color w:val="000000"/>
        </w:rPr>
        <w:t xml:space="preserve"> (Код в реестре разработок MM</w:t>
      </w:r>
      <w:r>
        <w:rPr>
          <w:rFonts w:ascii="Arial" w:hAnsi="Arial" w:cs="Arial"/>
          <w:color w:val="000000"/>
        </w:rPr>
        <w:t>66</w:t>
      </w:r>
      <w:r w:rsidRPr="002D4EDC">
        <w:rPr>
          <w:rFonts w:ascii="Arial" w:hAnsi="Arial" w:cs="Arial"/>
          <w:color w:val="000000"/>
        </w:rPr>
        <w:t>)</w:t>
      </w:r>
      <w:r>
        <w:rPr>
          <w:rFonts w:ascii="Arial" w:hAnsi="Arial" w:cs="Arial"/>
          <w:color w:val="000000"/>
        </w:rPr>
        <w:t>:</w:t>
      </w:r>
    </w:p>
    <w:p w14:paraId="0D4DB563" w14:textId="77777777" w:rsidR="006464F9" w:rsidRDefault="006464F9" w:rsidP="00A51875">
      <w:pPr>
        <w:ind w:firstLine="708"/>
        <w:rPr>
          <w:rFonts w:ascii="Arial" w:hAnsi="Arial" w:cs="Arial"/>
          <w:color w:val="000000"/>
        </w:rPr>
      </w:pPr>
    </w:p>
    <w:p w14:paraId="793440C6" w14:textId="77777777" w:rsidR="00A413BA" w:rsidRPr="006464F9" w:rsidRDefault="00A413BA" w:rsidP="006464F9">
      <w:pPr>
        <w:spacing w:after="240" w:line="360" w:lineRule="auto"/>
        <w:rPr>
          <w:rFonts w:ascii="Arial" w:eastAsiaTheme="majorEastAsia" w:hAnsi="Arial" w:cs="Arial"/>
          <w:b/>
          <w:szCs w:val="24"/>
        </w:rPr>
      </w:pPr>
      <w:r w:rsidRPr="006464F9">
        <w:rPr>
          <w:rFonts w:ascii="Arial" w:eastAsiaTheme="majorEastAsia" w:hAnsi="Arial" w:cs="Arial"/>
          <w:b/>
          <w:szCs w:val="24"/>
        </w:rPr>
        <w:t>Ведение норм списания ГСМ</w:t>
      </w:r>
    </w:p>
    <w:p w14:paraId="64A5D367" w14:textId="45BC996B" w:rsidR="00A413BA" w:rsidRPr="006464F9" w:rsidRDefault="00A413BA" w:rsidP="007B2A97">
      <w:pPr>
        <w:spacing w:after="240" w:line="360" w:lineRule="auto"/>
        <w:ind w:firstLine="708"/>
        <w:rPr>
          <w:rFonts w:ascii="Arial" w:eastAsiaTheme="majorEastAsia" w:hAnsi="Arial" w:cs="Arial"/>
          <w:szCs w:val="24"/>
        </w:rPr>
      </w:pPr>
      <w:r w:rsidRPr="006464F9">
        <w:rPr>
          <w:rFonts w:ascii="Arial" w:eastAsiaTheme="majorEastAsia" w:hAnsi="Arial" w:cs="Arial"/>
          <w:szCs w:val="24"/>
        </w:rPr>
        <w:t>Необходимо ведение норм списания ГСМ по видам ТС и способах эксплуатации в соответствии с распоряжением Минтранса.</w:t>
      </w:r>
      <w:r w:rsidR="007B2A97">
        <w:rPr>
          <w:rFonts w:ascii="Arial" w:eastAsiaTheme="majorEastAsia" w:hAnsi="Arial" w:cs="Arial"/>
          <w:szCs w:val="24"/>
        </w:rPr>
        <w:t xml:space="preserve"> </w:t>
      </w:r>
      <w:r w:rsidRPr="006464F9">
        <w:rPr>
          <w:rFonts w:ascii="Arial" w:eastAsiaTheme="majorEastAsia" w:hAnsi="Arial" w:cs="Arial"/>
          <w:szCs w:val="24"/>
        </w:rPr>
        <w:t>Актуальные данные в соответствии с распоряжением Минтранса «Нормы расхода топлив для автомобилей».</w:t>
      </w:r>
      <w:r w:rsidR="007B2A97">
        <w:rPr>
          <w:rFonts w:ascii="Arial" w:eastAsiaTheme="majorEastAsia" w:hAnsi="Arial" w:cs="Arial"/>
          <w:szCs w:val="24"/>
        </w:rPr>
        <w:t xml:space="preserve"> </w:t>
      </w:r>
      <w:r w:rsidRPr="006464F9">
        <w:rPr>
          <w:rFonts w:ascii="Arial" w:eastAsiaTheme="majorEastAsia" w:hAnsi="Arial" w:cs="Arial"/>
          <w:szCs w:val="24"/>
        </w:rPr>
        <w:t>В рамках разработки должен быть реализована таблица и интерфейс для ведения но</w:t>
      </w:r>
      <w:r w:rsidR="00017DC5" w:rsidRPr="006464F9">
        <w:rPr>
          <w:rFonts w:ascii="Arial" w:eastAsiaTheme="majorEastAsia" w:hAnsi="Arial" w:cs="Arial"/>
          <w:szCs w:val="24"/>
        </w:rPr>
        <w:t>рм списания ГСМ.</w:t>
      </w:r>
      <w:r w:rsidR="007B2A97">
        <w:rPr>
          <w:rFonts w:ascii="Arial" w:eastAsiaTheme="majorEastAsia" w:hAnsi="Arial" w:cs="Arial"/>
          <w:szCs w:val="24"/>
        </w:rPr>
        <w:t xml:space="preserve"> </w:t>
      </w:r>
      <w:r w:rsidR="00017DC5" w:rsidRPr="006464F9">
        <w:rPr>
          <w:rFonts w:ascii="Arial" w:eastAsiaTheme="majorEastAsia" w:hAnsi="Arial" w:cs="Arial"/>
          <w:szCs w:val="24"/>
        </w:rPr>
        <w:t xml:space="preserve">В качестве технической реализации </w:t>
      </w:r>
      <w:r w:rsidR="007B2A97">
        <w:rPr>
          <w:rFonts w:ascii="Arial" w:eastAsiaTheme="majorEastAsia" w:hAnsi="Arial" w:cs="Arial"/>
          <w:szCs w:val="24"/>
        </w:rPr>
        <w:t>используется Таблица транспортных тарифов с указанием кода ресурса ТС и транспортного тарифа, а также Условий.</w:t>
      </w:r>
    </w:p>
    <w:p w14:paraId="48AC10C7" w14:textId="77777777" w:rsidR="00A51875" w:rsidRPr="006464F9" w:rsidRDefault="00A51875" w:rsidP="006464F9">
      <w:pPr>
        <w:spacing w:after="240" w:line="360" w:lineRule="auto"/>
        <w:rPr>
          <w:rFonts w:ascii="Arial" w:eastAsiaTheme="majorEastAsia" w:hAnsi="Arial" w:cs="Arial"/>
          <w:b/>
          <w:szCs w:val="24"/>
        </w:rPr>
      </w:pPr>
      <w:r w:rsidRPr="006464F9">
        <w:rPr>
          <w:rFonts w:ascii="Arial" w:eastAsiaTheme="majorEastAsia" w:hAnsi="Arial" w:cs="Arial"/>
          <w:b/>
          <w:szCs w:val="24"/>
        </w:rPr>
        <w:t>Проверка доступности ТС</w:t>
      </w:r>
    </w:p>
    <w:p w14:paraId="0C0C6D86" w14:textId="77777777" w:rsidR="00C4764B" w:rsidRPr="006464F9" w:rsidRDefault="00C4764B" w:rsidP="006464F9">
      <w:pPr>
        <w:spacing w:after="240" w:line="360" w:lineRule="auto"/>
        <w:ind w:firstLine="708"/>
        <w:rPr>
          <w:rFonts w:ascii="Arial" w:eastAsiaTheme="majorEastAsia" w:hAnsi="Arial" w:cs="Arial"/>
          <w:szCs w:val="24"/>
        </w:rPr>
      </w:pPr>
      <w:r w:rsidRPr="006464F9">
        <w:rPr>
          <w:rFonts w:ascii="Arial" w:eastAsiaTheme="majorEastAsia" w:hAnsi="Arial" w:cs="Arial"/>
          <w:szCs w:val="24"/>
        </w:rPr>
        <w:t>Предпосылки:</w:t>
      </w:r>
    </w:p>
    <w:p w14:paraId="53D26F3E" w14:textId="639E8E0F" w:rsidR="00C4764B" w:rsidRPr="006464F9" w:rsidRDefault="00C4764B" w:rsidP="006464F9">
      <w:pPr>
        <w:spacing w:after="240" w:line="360" w:lineRule="auto"/>
        <w:ind w:firstLine="708"/>
        <w:rPr>
          <w:rFonts w:ascii="Arial" w:eastAsiaTheme="majorEastAsia" w:hAnsi="Arial" w:cs="Arial"/>
          <w:szCs w:val="24"/>
        </w:rPr>
      </w:pPr>
      <w:r w:rsidRPr="006464F9">
        <w:rPr>
          <w:rFonts w:ascii="Arial" w:eastAsiaTheme="majorEastAsia" w:hAnsi="Arial" w:cs="Arial"/>
          <w:szCs w:val="24"/>
        </w:rPr>
        <w:t>Проверить доступность транспортн</w:t>
      </w:r>
      <w:r w:rsidR="00930159">
        <w:rPr>
          <w:rFonts w:ascii="Arial" w:eastAsiaTheme="majorEastAsia" w:hAnsi="Arial" w:cs="Arial"/>
          <w:szCs w:val="24"/>
        </w:rPr>
        <w:t>ого</w:t>
      </w:r>
      <w:r w:rsidRPr="006464F9">
        <w:rPr>
          <w:rFonts w:ascii="Arial" w:eastAsiaTheme="majorEastAsia" w:hAnsi="Arial" w:cs="Arial"/>
          <w:szCs w:val="24"/>
        </w:rPr>
        <w:t xml:space="preserve"> средств</w:t>
      </w:r>
      <w:r w:rsidR="00930159">
        <w:rPr>
          <w:rFonts w:ascii="Arial" w:eastAsiaTheme="majorEastAsia" w:hAnsi="Arial" w:cs="Arial"/>
          <w:szCs w:val="24"/>
        </w:rPr>
        <w:t>а</w:t>
      </w:r>
      <w:r w:rsidRPr="006464F9">
        <w:rPr>
          <w:rFonts w:ascii="Arial" w:eastAsiaTheme="majorEastAsia" w:hAnsi="Arial" w:cs="Arial"/>
          <w:szCs w:val="24"/>
        </w:rPr>
        <w:t xml:space="preserve">, </w:t>
      </w:r>
      <w:r w:rsidR="00930159" w:rsidRPr="006464F9">
        <w:rPr>
          <w:rFonts w:ascii="Arial" w:eastAsiaTheme="majorEastAsia" w:hAnsi="Arial" w:cs="Arial"/>
          <w:szCs w:val="24"/>
        </w:rPr>
        <w:t>указанно</w:t>
      </w:r>
      <w:r w:rsidR="00930159">
        <w:rPr>
          <w:rFonts w:ascii="Arial" w:eastAsiaTheme="majorEastAsia" w:hAnsi="Arial" w:cs="Arial"/>
          <w:szCs w:val="24"/>
        </w:rPr>
        <w:t>го в Путевом листе.</w:t>
      </w:r>
    </w:p>
    <w:p w14:paraId="4B0274E4" w14:textId="77777777" w:rsidR="00C4764B" w:rsidRPr="006464F9" w:rsidRDefault="00C4764B" w:rsidP="006464F9">
      <w:pPr>
        <w:spacing w:after="240" w:line="360" w:lineRule="auto"/>
        <w:ind w:firstLine="708"/>
        <w:rPr>
          <w:rFonts w:ascii="Arial" w:eastAsiaTheme="majorEastAsia" w:hAnsi="Arial" w:cs="Arial"/>
          <w:szCs w:val="24"/>
        </w:rPr>
      </w:pPr>
      <w:r w:rsidRPr="006464F9">
        <w:rPr>
          <w:rFonts w:ascii="Arial" w:eastAsiaTheme="majorEastAsia" w:hAnsi="Arial" w:cs="Arial"/>
          <w:szCs w:val="24"/>
        </w:rPr>
        <w:t>Входные данные:</w:t>
      </w:r>
    </w:p>
    <w:p w14:paraId="384B20BA" w14:textId="54BCC757" w:rsidR="00C4764B" w:rsidRPr="006464F9" w:rsidRDefault="00C4764B" w:rsidP="006464F9">
      <w:pPr>
        <w:pStyle w:val="af9"/>
        <w:numPr>
          <w:ilvl w:val="0"/>
          <w:numId w:val="103"/>
        </w:numPr>
        <w:spacing w:after="240" w:line="360" w:lineRule="auto"/>
        <w:rPr>
          <w:rFonts w:ascii="Arial" w:eastAsiaTheme="majorEastAsia" w:hAnsi="Arial" w:cs="Arial"/>
          <w:szCs w:val="24"/>
        </w:rPr>
      </w:pPr>
      <w:r w:rsidRPr="006464F9">
        <w:rPr>
          <w:rFonts w:ascii="Arial" w:eastAsiaTheme="majorEastAsia" w:hAnsi="Arial" w:cs="Arial"/>
          <w:szCs w:val="24"/>
        </w:rPr>
        <w:t xml:space="preserve">На вход подается </w:t>
      </w:r>
      <w:r w:rsidR="00F8502A">
        <w:rPr>
          <w:rFonts w:ascii="Arial" w:eastAsiaTheme="majorEastAsia" w:hAnsi="Arial" w:cs="Arial"/>
          <w:szCs w:val="24"/>
        </w:rPr>
        <w:t>ключ</w:t>
      </w:r>
      <w:r w:rsidR="00F8502A" w:rsidRPr="006464F9">
        <w:rPr>
          <w:rFonts w:ascii="Arial" w:eastAsiaTheme="majorEastAsia" w:hAnsi="Arial" w:cs="Arial"/>
          <w:szCs w:val="24"/>
        </w:rPr>
        <w:t xml:space="preserve"> </w:t>
      </w:r>
      <w:r w:rsidRPr="006464F9">
        <w:rPr>
          <w:rFonts w:ascii="Arial" w:eastAsiaTheme="majorEastAsia" w:hAnsi="Arial" w:cs="Arial"/>
          <w:szCs w:val="24"/>
        </w:rPr>
        <w:t>транспортного средства.</w:t>
      </w:r>
    </w:p>
    <w:p w14:paraId="35334781" w14:textId="77777777" w:rsidR="00C4764B" w:rsidRPr="006464F9" w:rsidRDefault="00C4764B" w:rsidP="006464F9">
      <w:pPr>
        <w:pStyle w:val="af9"/>
        <w:numPr>
          <w:ilvl w:val="0"/>
          <w:numId w:val="103"/>
        </w:numPr>
        <w:spacing w:after="240" w:line="360" w:lineRule="auto"/>
        <w:rPr>
          <w:rFonts w:ascii="Arial" w:eastAsiaTheme="majorEastAsia" w:hAnsi="Arial" w:cs="Arial"/>
          <w:szCs w:val="24"/>
        </w:rPr>
      </w:pPr>
      <w:r w:rsidRPr="006464F9">
        <w:rPr>
          <w:rFonts w:ascii="Arial" w:eastAsiaTheme="majorEastAsia" w:hAnsi="Arial" w:cs="Arial"/>
          <w:szCs w:val="24"/>
        </w:rPr>
        <w:t>Выполнение разработки (укрупненный алгоритм):</w:t>
      </w:r>
    </w:p>
    <w:p w14:paraId="0B4AE1BB" w14:textId="77777777" w:rsidR="00C4764B" w:rsidRPr="006464F9" w:rsidRDefault="00C4764B" w:rsidP="006464F9">
      <w:pPr>
        <w:pStyle w:val="af9"/>
        <w:numPr>
          <w:ilvl w:val="0"/>
          <w:numId w:val="103"/>
        </w:numPr>
        <w:spacing w:after="240" w:line="360" w:lineRule="auto"/>
        <w:rPr>
          <w:rFonts w:ascii="Arial" w:eastAsiaTheme="majorEastAsia" w:hAnsi="Arial" w:cs="Arial"/>
          <w:szCs w:val="24"/>
        </w:rPr>
      </w:pPr>
      <w:r w:rsidRPr="006464F9">
        <w:rPr>
          <w:rFonts w:ascii="Arial" w:eastAsiaTheme="majorEastAsia" w:hAnsi="Arial" w:cs="Arial"/>
          <w:szCs w:val="24"/>
        </w:rPr>
        <w:t>Необходимо проверить и исключить из списка ТС:</w:t>
      </w:r>
    </w:p>
    <w:p w14:paraId="52C26972" w14:textId="77777777" w:rsidR="00C4764B" w:rsidRPr="006464F9" w:rsidRDefault="00C4764B" w:rsidP="006464F9">
      <w:pPr>
        <w:pStyle w:val="af9"/>
        <w:numPr>
          <w:ilvl w:val="0"/>
          <w:numId w:val="103"/>
        </w:numPr>
        <w:spacing w:after="240" w:line="360" w:lineRule="auto"/>
        <w:rPr>
          <w:rFonts w:ascii="Arial" w:eastAsiaTheme="majorEastAsia" w:hAnsi="Arial" w:cs="Arial"/>
          <w:szCs w:val="24"/>
        </w:rPr>
      </w:pPr>
      <w:r w:rsidRPr="006464F9">
        <w:rPr>
          <w:rFonts w:ascii="Arial" w:eastAsiaTheme="majorEastAsia" w:hAnsi="Arial" w:cs="Arial"/>
          <w:szCs w:val="24"/>
        </w:rPr>
        <w:t>Транспортное средство уже присвоено другой заявке</w:t>
      </w:r>
    </w:p>
    <w:p w14:paraId="07542232" w14:textId="77777777" w:rsidR="00C4764B" w:rsidRPr="006464F9" w:rsidRDefault="00C4764B" w:rsidP="006464F9">
      <w:pPr>
        <w:pStyle w:val="af9"/>
        <w:numPr>
          <w:ilvl w:val="0"/>
          <w:numId w:val="103"/>
        </w:numPr>
        <w:spacing w:after="240" w:line="360" w:lineRule="auto"/>
        <w:rPr>
          <w:rFonts w:ascii="Arial" w:eastAsiaTheme="majorEastAsia" w:hAnsi="Arial" w:cs="Arial"/>
          <w:szCs w:val="24"/>
        </w:rPr>
      </w:pPr>
      <w:r w:rsidRPr="006464F9">
        <w:rPr>
          <w:rFonts w:ascii="Arial" w:eastAsiaTheme="majorEastAsia" w:hAnsi="Arial" w:cs="Arial"/>
          <w:szCs w:val="24"/>
        </w:rPr>
        <w:t>Неудовлетворительное техническое состояние</w:t>
      </w:r>
    </w:p>
    <w:p w14:paraId="41B07B3B" w14:textId="77777777" w:rsidR="00C4764B" w:rsidRPr="006464F9" w:rsidRDefault="00C4764B" w:rsidP="006464F9">
      <w:pPr>
        <w:pStyle w:val="af9"/>
        <w:numPr>
          <w:ilvl w:val="0"/>
          <w:numId w:val="103"/>
        </w:numPr>
        <w:spacing w:after="240" w:line="360" w:lineRule="auto"/>
        <w:rPr>
          <w:rFonts w:ascii="Arial" w:eastAsiaTheme="majorEastAsia" w:hAnsi="Arial" w:cs="Arial"/>
          <w:szCs w:val="24"/>
        </w:rPr>
      </w:pPr>
      <w:r w:rsidRPr="006464F9">
        <w:rPr>
          <w:rFonts w:ascii="Arial" w:eastAsiaTheme="majorEastAsia" w:hAnsi="Arial" w:cs="Arial"/>
          <w:szCs w:val="24"/>
        </w:rPr>
        <w:t>Даты прохождения очередного ТО</w:t>
      </w:r>
    </w:p>
    <w:p w14:paraId="2A746093" w14:textId="77777777" w:rsidR="00C4764B" w:rsidRPr="006464F9" w:rsidRDefault="00C4764B" w:rsidP="006464F9">
      <w:pPr>
        <w:pStyle w:val="af9"/>
        <w:numPr>
          <w:ilvl w:val="0"/>
          <w:numId w:val="103"/>
        </w:numPr>
        <w:spacing w:after="240" w:line="360" w:lineRule="auto"/>
        <w:rPr>
          <w:rFonts w:ascii="Arial" w:eastAsiaTheme="majorEastAsia" w:hAnsi="Arial" w:cs="Arial"/>
          <w:szCs w:val="24"/>
        </w:rPr>
      </w:pPr>
      <w:r w:rsidRPr="006464F9">
        <w:rPr>
          <w:rFonts w:ascii="Arial" w:eastAsiaTheme="majorEastAsia" w:hAnsi="Arial" w:cs="Arial"/>
          <w:szCs w:val="24"/>
        </w:rPr>
        <w:t>Выходные результаты:</w:t>
      </w:r>
    </w:p>
    <w:p w14:paraId="4DA9AE95" w14:textId="77777777" w:rsidR="00C4764B" w:rsidRPr="006464F9" w:rsidRDefault="00C4764B" w:rsidP="006464F9">
      <w:pPr>
        <w:pStyle w:val="af9"/>
        <w:numPr>
          <w:ilvl w:val="0"/>
          <w:numId w:val="103"/>
        </w:numPr>
        <w:spacing w:after="240" w:line="360" w:lineRule="auto"/>
        <w:rPr>
          <w:rFonts w:ascii="Arial" w:eastAsiaTheme="majorEastAsia" w:hAnsi="Arial" w:cs="Arial"/>
          <w:szCs w:val="24"/>
        </w:rPr>
      </w:pPr>
      <w:r w:rsidRPr="006464F9">
        <w:rPr>
          <w:rFonts w:ascii="Arial" w:eastAsiaTheme="majorEastAsia" w:hAnsi="Arial" w:cs="Arial"/>
          <w:szCs w:val="24"/>
        </w:rPr>
        <w:t>Список транспортных средств доступных к использованию.</w:t>
      </w:r>
    </w:p>
    <w:p w14:paraId="019B7967" w14:textId="77777777" w:rsidR="00C4764B" w:rsidRPr="006464F9" w:rsidRDefault="00C4764B" w:rsidP="006464F9">
      <w:pPr>
        <w:spacing w:after="240" w:line="360" w:lineRule="auto"/>
        <w:ind w:firstLine="708"/>
        <w:rPr>
          <w:rFonts w:ascii="Arial" w:eastAsiaTheme="majorEastAsia" w:hAnsi="Arial" w:cs="Arial"/>
          <w:szCs w:val="24"/>
        </w:rPr>
      </w:pPr>
      <w:r w:rsidRPr="006464F9">
        <w:rPr>
          <w:rFonts w:ascii="Arial" w:eastAsiaTheme="majorEastAsia" w:hAnsi="Arial" w:cs="Arial"/>
          <w:szCs w:val="24"/>
        </w:rPr>
        <w:lastRenderedPageBreak/>
        <w:t>Технические инструменты реализации:</w:t>
      </w:r>
    </w:p>
    <w:p w14:paraId="448D0DC7" w14:textId="7B7D0921" w:rsidR="00A51875" w:rsidRPr="006464F9" w:rsidRDefault="00C4764B" w:rsidP="006464F9">
      <w:pPr>
        <w:spacing w:after="240" w:line="360" w:lineRule="auto"/>
        <w:ind w:firstLine="708"/>
        <w:rPr>
          <w:rFonts w:ascii="Arial" w:eastAsiaTheme="majorEastAsia" w:hAnsi="Arial" w:cs="Arial"/>
          <w:szCs w:val="24"/>
        </w:rPr>
      </w:pPr>
      <w:r w:rsidRPr="006464F9">
        <w:rPr>
          <w:rFonts w:ascii="Arial" w:eastAsiaTheme="majorEastAsia" w:hAnsi="Arial" w:cs="Arial"/>
          <w:szCs w:val="24"/>
        </w:rPr>
        <w:t xml:space="preserve">Разработка реализуется при помощи написания Z* ФМ (Функционального модуля) </w:t>
      </w:r>
      <w:r w:rsidR="00F8502A">
        <w:rPr>
          <w:rFonts w:ascii="Arial" w:eastAsiaTheme="majorEastAsia" w:hAnsi="Arial" w:cs="Arial"/>
          <w:szCs w:val="24"/>
        </w:rPr>
        <w:t xml:space="preserve">с использованием </w:t>
      </w:r>
      <w:r w:rsidRPr="006464F9">
        <w:rPr>
          <w:rFonts w:ascii="Arial" w:eastAsiaTheme="majorEastAsia" w:hAnsi="Arial" w:cs="Arial"/>
          <w:szCs w:val="24"/>
        </w:rPr>
        <w:t>в</w:t>
      </w:r>
      <w:r w:rsidR="00F8502A">
        <w:rPr>
          <w:rFonts w:ascii="Arial" w:eastAsiaTheme="majorEastAsia" w:hAnsi="Arial" w:cs="Arial"/>
          <w:szCs w:val="24"/>
        </w:rPr>
        <w:t>о Фрахтовом заказе (Путевом листе).</w:t>
      </w:r>
    </w:p>
    <w:p w14:paraId="72566F52" w14:textId="77777777" w:rsidR="00A51875" w:rsidRPr="006464F9" w:rsidRDefault="006464F9" w:rsidP="006464F9">
      <w:pPr>
        <w:spacing w:after="240" w:line="360" w:lineRule="auto"/>
        <w:rPr>
          <w:rFonts w:ascii="Arial" w:eastAsiaTheme="majorEastAsia" w:hAnsi="Arial" w:cs="Arial"/>
          <w:b/>
          <w:szCs w:val="24"/>
        </w:rPr>
      </w:pPr>
      <w:r>
        <w:rPr>
          <w:rFonts w:ascii="Arial" w:eastAsiaTheme="majorEastAsia" w:hAnsi="Arial" w:cs="Arial"/>
          <w:b/>
          <w:szCs w:val="24"/>
        </w:rPr>
        <w:t>Списание ГСМ</w:t>
      </w:r>
    </w:p>
    <w:p w14:paraId="78F994E5" w14:textId="77777777" w:rsidR="00A51875" w:rsidRPr="006464F9" w:rsidRDefault="00A51875" w:rsidP="006464F9">
      <w:pPr>
        <w:spacing w:after="240" w:line="360" w:lineRule="auto"/>
        <w:ind w:firstLine="708"/>
        <w:rPr>
          <w:rFonts w:ascii="Arial" w:eastAsiaTheme="majorEastAsia" w:hAnsi="Arial" w:cs="Arial"/>
          <w:szCs w:val="24"/>
        </w:rPr>
      </w:pPr>
      <w:r w:rsidRPr="006464F9">
        <w:rPr>
          <w:rFonts w:ascii="Arial" w:eastAsiaTheme="majorEastAsia" w:hAnsi="Arial" w:cs="Arial"/>
          <w:szCs w:val="24"/>
        </w:rPr>
        <w:t>Предпосылки:</w:t>
      </w:r>
    </w:p>
    <w:p w14:paraId="19D21BFD" w14:textId="069D406B" w:rsidR="00A51875" w:rsidRPr="006464F9" w:rsidRDefault="00A51875" w:rsidP="006464F9">
      <w:pPr>
        <w:spacing w:after="240" w:line="360" w:lineRule="auto"/>
        <w:ind w:firstLine="708"/>
        <w:rPr>
          <w:rFonts w:ascii="Arial" w:eastAsiaTheme="majorEastAsia" w:hAnsi="Arial" w:cs="Arial"/>
          <w:szCs w:val="24"/>
        </w:rPr>
      </w:pPr>
      <w:r w:rsidRPr="006464F9">
        <w:rPr>
          <w:rFonts w:ascii="Arial" w:eastAsiaTheme="majorEastAsia" w:hAnsi="Arial" w:cs="Arial"/>
          <w:szCs w:val="24"/>
        </w:rPr>
        <w:t>Для выделенных записей из рабочего списка путевых листов у которых отсутствует пользовательский статус «</w:t>
      </w:r>
      <w:r w:rsidR="001B4A14">
        <w:rPr>
          <w:rFonts w:ascii="Arial" w:eastAsiaTheme="majorEastAsia" w:hAnsi="Arial" w:cs="Arial"/>
          <w:szCs w:val="24"/>
        </w:rPr>
        <w:t>ГСМ не списан</w:t>
      </w:r>
      <w:r w:rsidRPr="006464F9">
        <w:rPr>
          <w:rFonts w:ascii="Arial" w:eastAsiaTheme="majorEastAsia" w:hAnsi="Arial" w:cs="Arial"/>
          <w:szCs w:val="24"/>
        </w:rPr>
        <w:t>» необходимо произвести списание израсходованного ГСМ</w:t>
      </w:r>
      <w:r w:rsidR="007D6247" w:rsidRPr="006464F9">
        <w:rPr>
          <w:rFonts w:ascii="Arial" w:eastAsiaTheme="majorEastAsia" w:hAnsi="Arial" w:cs="Arial"/>
          <w:szCs w:val="24"/>
        </w:rPr>
        <w:t>, из партии транспортного средства,</w:t>
      </w:r>
      <w:r w:rsidRPr="006464F9">
        <w:rPr>
          <w:rFonts w:ascii="Arial" w:eastAsiaTheme="majorEastAsia" w:hAnsi="Arial" w:cs="Arial"/>
          <w:szCs w:val="24"/>
        </w:rPr>
        <w:t xml:space="preserve"> в системе SAP S/4HANA, </w:t>
      </w:r>
      <w:r w:rsidR="00816F3E" w:rsidRPr="006464F9">
        <w:rPr>
          <w:rFonts w:ascii="Arial" w:eastAsiaTheme="majorEastAsia" w:hAnsi="Arial" w:cs="Arial"/>
          <w:szCs w:val="24"/>
        </w:rPr>
        <w:t>к</w:t>
      </w:r>
      <w:r w:rsidRPr="006464F9">
        <w:rPr>
          <w:rFonts w:ascii="Arial" w:eastAsiaTheme="majorEastAsia" w:hAnsi="Arial" w:cs="Arial"/>
          <w:szCs w:val="24"/>
        </w:rPr>
        <w:t xml:space="preserve"> номер</w:t>
      </w:r>
      <w:r w:rsidR="00816F3E" w:rsidRPr="006464F9">
        <w:rPr>
          <w:rFonts w:ascii="Arial" w:eastAsiaTheme="majorEastAsia" w:hAnsi="Arial" w:cs="Arial"/>
          <w:szCs w:val="24"/>
        </w:rPr>
        <w:t>у</w:t>
      </w:r>
      <w:r w:rsidRPr="006464F9">
        <w:rPr>
          <w:rFonts w:ascii="Arial" w:eastAsiaTheme="majorEastAsia" w:hAnsi="Arial" w:cs="Arial"/>
          <w:szCs w:val="24"/>
        </w:rPr>
        <w:t xml:space="preserve"> заявки на списание</w:t>
      </w:r>
      <w:r w:rsidR="00816F3E" w:rsidRPr="006464F9">
        <w:rPr>
          <w:rFonts w:ascii="Arial" w:eastAsiaTheme="majorEastAsia" w:hAnsi="Arial" w:cs="Arial"/>
          <w:szCs w:val="24"/>
        </w:rPr>
        <w:t xml:space="preserve">, указанной в </w:t>
      </w:r>
      <w:r w:rsidR="00AA2635">
        <w:rPr>
          <w:rFonts w:ascii="Arial" w:eastAsiaTheme="majorEastAsia" w:hAnsi="Arial" w:cs="Arial"/>
          <w:szCs w:val="24"/>
        </w:rPr>
        <w:t>Путевом листе</w:t>
      </w:r>
      <w:r w:rsidRPr="006464F9">
        <w:rPr>
          <w:rFonts w:ascii="Arial" w:eastAsiaTheme="majorEastAsia" w:hAnsi="Arial" w:cs="Arial"/>
          <w:szCs w:val="24"/>
        </w:rPr>
        <w:t xml:space="preserve">. Автоматически в системе формируется поток документов, отражающий процедуру списания, после чего в </w:t>
      </w:r>
      <w:r w:rsidR="00AA2635">
        <w:rPr>
          <w:rFonts w:ascii="Arial" w:eastAsiaTheme="majorEastAsia" w:hAnsi="Arial" w:cs="Arial"/>
          <w:szCs w:val="24"/>
        </w:rPr>
        <w:t xml:space="preserve">Путевом листе </w:t>
      </w:r>
      <w:r w:rsidRPr="006464F9">
        <w:rPr>
          <w:rFonts w:ascii="Arial" w:eastAsiaTheme="majorEastAsia" w:hAnsi="Arial" w:cs="Arial"/>
          <w:szCs w:val="24"/>
        </w:rPr>
        <w:t xml:space="preserve">устанавливается пользовательский статус </w:t>
      </w:r>
      <w:r w:rsidR="00AA2635">
        <w:rPr>
          <w:rFonts w:ascii="Arial" w:eastAsiaTheme="majorEastAsia" w:hAnsi="Arial" w:cs="Arial"/>
          <w:szCs w:val="24"/>
        </w:rPr>
        <w:t>«ГСМ списан»</w:t>
      </w:r>
      <w:r w:rsidRPr="006464F9">
        <w:rPr>
          <w:rFonts w:ascii="Arial" w:eastAsiaTheme="majorEastAsia" w:hAnsi="Arial" w:cs="Arial"/>
          <w:szCs w:val="24"/>
        </w:rPr>
        <w:t xml:space="preserve">. </w:t>
      </w:r>
    </w:p>
    <w:p w14:paraId="2C888A0F" w14:textId="77777777" w:rsidR="00A51875" w:rsidRPr="006464F9" w:rsidRDefault="00A51875" w:rsidP="006464F9">
      <w:pPr>
        <w:spacing w:after="240" w:line="360" w:lineRule="auto"/>
        <w:ind w:firstLine="708"/>
        <w:rPr>
          <w:rFonts w:ascii="Arial" w:eastAsiaTheme="majorEastAsia" w:hAnsi="Arial" w:cs="Arial"/>
          <w:szCs w:val="24"/>
        </w:rPr>
      </w:pPr>
      <w:r w:rsidRPr="006464F9">
        <w:rPr>
          <w:rFonts w:ascii="Arial" w:eastAsiaTheme="majorEastAsia" w:hAnsi="Arial" w:cs="Arial"/>
          <w:szCs w:val="24"/>
        </w:rPr>
        <w:t>Входные данные:</w:t>
      </w:r>
    </w:p>
    <w:p w14:paraId="0D25306D" w14:textId="7DF41F0D" w:rsidR="00156E6C" w:rsidRPr="006464F9" w:rsidRDefault="00AA2635" w:rsidP="006464F9">
      <w:pPr>
        <w:pStyle w:val="af9"/>
        <w:numPr>
          <w:ilvl w:val="0"/>
          <w:numId w:val="104"/>
        </w:numPr>
        <w:spacing w:after="240" w:line="360" w:lineRule="auto"/>
        <w:rPr>
          <w:rFonts w:ascii="Arial" w:eastAsiaTheme="majorEastAsia" w:hAnsi="Arial" w:cs="Arial"/>
          <w:szCs w:val="24"/>
        </w:rPr>
      </w:pPr>
      <w:r>
        <w:rPr>
          <w:rFonts w:ascii="Arial" w:eastAsiaTheme="majorEastAsia" w:hAnsi="Arial" w:cs="Arial"/>
          <w:szCs w:val="24"/>
        </w:rPr>
        <w:t>Путевой лист</w:t>
      </w:r>
    </w:p>
    <w:p w14:paraId="66BF8A4E" w14:textId="19584404" w:rsidR="00A51875" w:rsidRPr="006464F9" w:rsidRDefault="00A51875" w:rsidP="006464F9">
      <w:pPr>
        <w:pStyle w:val="af9"/>
        <w:numPr>
          <w:ilvl w:val="0"/>
          <w:numId w:val="104"/>
        </w:numPr>
        <w:spacing w:after="240" w:line="360" w:lineRule="auto"/>
        <w:rPr>
          <w:rFonts w:ascii="Arial" w:eastAsiaTheme="majorEastAsia" w:hAnsi="Arial" w:cs="Arial"/>
          <w:szCs w:val="24"/>
        </w:rPr>
      </w:pPr>
      <w:r w:rsidRPr="006464F9">
        <w:rPr>
          <w:rFonts w:ascii="Arial" w:eastAsiaTheme="majorEastAsia" w:hAnsi="Arial" w:cs="Arial"/>
          <w:szCs w:val="24"/>
        </w:rPr>
        <w:t>Номер заявки на списание</w:t>
      </w:r>
      <w:r w:rsidR="00AA2635">
        <w:rPr>
          <w:rFonts w:ascii="Arial" w:eastAsiaTheme="majorEastAsia" w:hAnsi="Arial" w:cs="Arial"/>
          <w:szCs w:val="24"/>
        </w:rPr>
        <w:t>.</w:t>
      </w:r>
    </w:p>
    <w:p w14:paraId="5D29C1D4" w14:textId="77777777" w:rsidR="00A51875" w:rsidRPr="006464F9" w:rsidRDefault="00A51875" w:rsidP="006464F9">
      <w:pPr>
        <w:pStyle w:val="af9"/>
        <w:numPr>
          <w:ilvl w:val="0"/>
          <w:numId w:val="104"/>
        </w:numPr>
        <w:spacing w:after="240" w:line="360" w:lineRule="auto"/>
        <w:rPr>
          <w:rFonts w:ascii="Arial" w:eastAsiaTheme="majorEastAsia" w:hAnsi="Arial" w:cs="Arial"/>
          <w:szCs w:val="24"/>
        </w:rPr>
      </w:pPr>
      <w:r w:rsidRPr="006464F9">
        <w:rPr>
          <w:rFonts w:ascii="Arial" w:eastAsiaTheme="majorEastAsia" w:hAnsi="Arial" w:cs="Arial"/>
          <w:szCs w:val="24"/>
        </w:rPr>
        <w:t>ОЗМ – топливо из путевого листа.</w:t>
      </w:r>
    </w:p>
    <w:p w14:paraId="25FDC6A5" w14:textId="77777777" w:rsidR="00A51875" w:rsidRPr="006464F9" w:rsidRDefault="00A51875" w:rsidP="006464F9">
      <w:pPr>
        <w:pStyle w:val="af9"/>
        <w:numPr>
          <w:ilvl w:val="0"/>
          <w:numId w:val="104"/>
        </w:numPr>
        <w:spacing w:after="240" w:line="360" w:lineRule="auto"/>
        <w:rPr>
          <w:rFonts w:ascii="Arial" w:eastAsiaTheme="majorEastAsia" w:hAnsi="Arial" w:cs="Arial"/>
          <w:szCs w:val="24"/>
        </w:rPr>
      </w:pPr>
      <w:r w:rsidRPr="006464F9">
        <w:rPr>
          <w:rFonts w:ascii="Arial" w:eastAsiaTheme="majorEastAsia" w:hAnsi="Arial" w:cs="Arial"/>
          <w:szCs w:val="24"/>
        </w:rPr>
        <w:t>Количество топлива к списанию.</w:t>
      </w:r>
    </w:p>
    <w:p w14:paraId="13BA7F9C" w14:textId="77777777" w:rsidR="00156E6C" w:rsidRPr="006464F9" w:rsidRDefault="00156E6C" w:rsidP="006464F9">
      <w:pPr>
        <w:pStyle w:val="af9"/>
        <w:numPr>
          <w:ilvl w:val="0"/>
          <w:numId w:val="104"/>
        </w:numPr>
        <w:spacing w:after="240" w:line="360" w:lineRule="auto"/>
        <w:rPr>
          <w:rFonts w:ascii="Arial" w:eastAsiaTheme="majorEastAsia" w:hAnsi="Arial" w:cs="Arial"/>
          <w:szCs w:val="24"/>
        </w:rPr>
      </w:pPr>
      <w:r w:rsidRPr="006464F9">
        <w:rPr>
          <w:rFonts w:ascii="Arial" w:eastAsiaTheme="majorEastAsia" w:hAnsi="Arial" w:cs="Arial"/>
          <w:szCs w:val="24"/>
        </w:rPr>
        <w:t xml:space="preserve">Номер заказа на </w:t>
      </w:r>
      <w:r w:rsidR="00586238" w:rsidRPr="006464F9">
        <w:rPr>
          <w:rFonts w:ascii="Arial" w:eastAsiaTheme="majorEastAsia" w:hAnsi="Arial" w:cs="Arial"/>
          <w:szCs w:val="24"/>
        </w:rPr>
        <w:t xml:space="preserve">поставку </w:t>
      </w:r>
      <w:r w:rsidRPr="006464F9">
        <w:rPr>
          <w:rFonts w:ascii="Arial" w:eastAsiaTheme="majorEastAsia" w:hAnsi="Arial" w:cs="Arial"/>
          <w:szCs w:val="24"/>
        </w:rPr>
        <w:t>топлива.</w:t>
      </w:r>
    </w:p>
    <w:p w14:paraId="74BE4B13" w14:textId="77777777" w:rsidR="00156E6C" w:rsidRPr="006464F9" w:rsidRDefault="00156E6C" w:rsidP="006464F9">
      <w:pPr>
        <w:pStyle w:val="af9"/>
        <w:numPr>
          <w:ilvl w:val="0"/>
          <w:numId w:val="104"/>
        </w:numPr>
        <w:spacing w:after="240" w:line="360" w:lineRule="auto"/>
        <w:rPr>
          <w:rFonts w:ascii="Arial" w:eastAsiaTheme="majorEastAsia" w:hAnsi="Arial" w:cs="Arial"/>
          <w:szCs w:val="24"/>
        </w:rPr>
      </w:pPr>
      <w:r w:rsidRPr="006464F9">
        <w:rPr>
          <w:rFonts w:ascii="Arial" w:eastAsiaTheme="majorEastAsia" w:hAnsi="Arial" w:cs="Arial"/>
          <w:szCs w:val="24"/>
        </w:rPr>
        <w:t xml:space="preserve">Количество заправленного топлива </w:t>
      </w:r>
    </w:p>
    <w:p w14:paraId="43531C13" w14:textId="77777777" w:rsidR="00A51875" w:rsidRPr="006464F9" w:rsidRDefault="00A51875" w:rsidP="006464F9">
      <w:pPr>
        <w:spacing w:after="240" w:line="360" w:lineRule="auto"/>
        <w:ind w:firstLine="708"/>
        <w:rPr>
          <w:rFonts w:ascii="Arial" w:eastAsiaTheme="majorEastAsia" w:hAnsi="Arial" w:cs="Arial"/>
          <w:szCs w:val="24"/>
        </w:rPr>
      </w:pPr>
      <w:r w:rsidRPr="006464F9">
        <w:rPr>
          <w:rFonts w:ascii="Arial" w:eastAsiaTheme="majorEastAsia" w:hAnsi="Arial" w:cs="Arial"/>
          <w:szCs w:val="24"/>
        </w:rPr>
        <w:t>Выполнение разработки (укрупненный алгоритм):</w:t>
      </w:r>
    </w:p>
    <w:p w14:paraId="6668EEA0" w14:textId="77777777" w:rsidR="00206BEF" w:rsidRPr="006464F9" w:rsidRDefault="00206BEF" w:rsidP="006464F9">
      <w:pPr>
        <w:spacing w:after="240" w:line="360" w:lineRule="auto"/>
        <w:rPr>
          <w:rFonts w:ascii="Arial" w:eastAsiaTheme="majorEastAsia" w:hAnsi="Arial" w:cs="Arial"/>
          <w:b/>
          <w:szCs w:val="24"/>
        </w:rPr>
      </w:pPr>
      <w:r w:rsidRPr="006464F9">
        <w:rPr>
          <w:rFonts w:ascii="Arial" w:eastAsiaTheme="majorEastAsia" w:hAnsi="Arial" w:cs="Arial"/>
          <w:b/>
          <w:szCs w:val="24"/>
        </w:rPr>
        <w:t xml:space="preserve">Проверить отражение заправки по путевому листу. </w:t>
      </w:r>
    </w:p>
    <w:p w14:paraId="62975547" w14:textId="77777777" w:rsidR="00206BEF" w:rsidRPr="006464F9" w:rsidRDefault="00206BEF" w:rsidP="006464F9">
      <w:pPr>
        <w:spacing w:after="240" w:line="360" w:lineRule="auto"/>
        <w:ind w:firstLine="708"/>
        <w:rPr>
          <w:rFonts w:ascii="Arial" w:eastAsiaTheme="majorEastAsia" w:hAnsi="Arial" w:cs="Arial"/>
          <w:szCs w:val="24"/>
        </w:rPr>
      </w:pPr>
      <w:r w:rsidRPr="006464F9">
        <w:rPr>
          <w:rFonts w:ascii="Arial" w:eastAsiaTheme="majorEastAsia" w:hAnsi="Arial" w:cs="Arial"/>
          <w:szCs w:val="24"/>
        </w:rPr>
        <w:t xml:space="preserve">Если заправка осуществлялась на собственных АЗС или топливозаправщиком, проверить факт перемещения ГСМ с АЗС/топливозаправщика в партию бак ТС. Если заправка отражена в путевом листе, а перемещения не проведено, выдавать ошибку. </w:t>
      </w:r>
    </w:p>
    <w:p w14:paraId="62AF66DF" w14:textId="77777777" w:rsidR="00206BEF" w:rsidRPr="006464F9" w:rsidRDefault="00206BEF" w:rsidP="006464F9">
      <w:pPr>
        <w:spacing w:after="240" w:line="360" w:lineRule="auto"/>
        <w:ind w:firstLine="708"/>
        <w:rPr>
          <w:rFonts w:ascii="Arial" w:eastAsiaTheme="majorEastAsia" w:hAnsi="Arial" w:cs="Arial"/>
          <w:szCs w:val="24"/>
        </w:rPr>
      </w:pPr>
      <w:r w:rsidRPr="006464F9">
        <w:rPr>
          <w:rFonts w:ascii="Arial" w:eastAsiaTheme="majorEastAsia" w:hAnsi="Arial" w:cs="Arial"/>
          <w:szCs w:val="24"/>
        </w:rPr>
        <w:lastRenderedPageBreak/>
        <w:t xml:space="preserve">Если заправка осуществлялась по </w:t>
      </w:r>
      <w:r w:rsidR="00586238" w:rsidRPr="006464F9">
        <w:rPr>
          <w:rFonts w:ascii="Arial" w:eastAsiaTheme="majorEastAsia" w:hAnsi="Arial" w:cs="Arial"/>
          <w:szCs w:val="24"/>
        </w:rPr>
        <w:t>т</w:t>
      </w:r>
      <w:r w:rsidRPr="006464F9">
        <w:rPr>
          <w:rFonts w:ascii="Arial" w:eastAsiaTheme="majorEastAsia" w:hAnsi="Arial" w:cs="Arial"/>
          <w:szCs w:val="24"/>
        </w:rPr>
        <w:t xml:space="preserve">алонам, топливным картам, за наличный расчет, сначала выполнить процедуру поступления к заказу на </w:t>
      </w:r>
      <w:r w:rsidR="00586238" w:rsidRPr="006464F9">
        <w:rPr>
          <w:rFonts w:ascii="Arial" w:eastAsiaTheme="majorEastAsia" w:hAnsi="Arial" w:cs="Arial"/>
          <w:szCs w:val="24"/>
        </w:rPr>
        <w:t xml:space="preserve">поставку </w:t>
      </w:r>
      <w:r w:rsidRPr="006464F9">
        <w:rPr>
          <w:rFonts w:ascii="Arial" w:eastAsiaTheme="majorEastAsia" w:hAnsi="Arial" w:cs="Arial"/>
          <w:szCs w:val="24"/>
        </w:rPr>
        <w:t>в партию, под запас топлива в баке транспортного средства из путевого листа.</w:t>
      </w:r>
    </w:p>
    <w:p w14:paraId="7E0A704B" w14:textId="6A35FE87" w:rsidR="00586238" w:rsidRPr="006464F9" w:rsidRDefault="00586238" w:rsidP="006464F9">
      <w:pPr>
        <w:spacing w:after="240" w:line="360" w:lineRule="auto"/>
        <w:ind w:firstLine="708"/>
        <w:rPr>
          <w:rFonts w:ascii="Arial" w:eastAsiaTheme="majorEastAsia" w:hAnsi="Arial" w:cs="Arial"/>
          <w:szCs w:val="24"/>
        </w:rPr>
      </w:pPr>
      <w:r w:rsidRPr="006464F9">
        <w:rPr>
          <w:rFonts w:ascii="Arial" w:eastAsiaTheme="majorEastAsia" w:hAnsi="Arial" w:cs="Arial"/>
          <w:szCs w:val="24"/>
        </w:rPr>
        <w:t xml:space="preserve">К номеру заявки на списание из </w:t>
      </w:r>
      <w:r w:rsidR="00AA2635">
        <w:rPr>
          <w:rFonts w:ascii="Arial" w:eastAsiaTheme="majorEastAsia" w:hAnsi="Arial" w:cs="Arial"/>
          <w:szCs w:val="24"/>
        </w:rPr>
        <w:t>Путевого листа</w:t>
      </w:r>
      <w:r w:rsidRPr="006464F9">
        <w:rPr>
          <w:rFonts w:ascii="Arial" w:eastAsiaTheme="majorEastAsia" w:hAnsi="Arial" w:cs="Arial"/>
          <w:szCs w:val="24"/>
        </w:rPr>
        <w:t xml:space="preserve"> в системе SAP S/4HANA создать заказ на списание, поставку и документ материала.</w:t>
      </w:r>
      <w:r w:rsidRPr="006464F9" w:rsidDel="00586238">
        <w:rPr>
          <w:rFonts w:ascii="Arial" w:eastAsiaTheme="majorEastAsia" w:hAnsi="Arial" w:cs="Arial"/>
          <w:szCs w:val="24"/>
        </w:rPr>
        <w:t xml:space="preserve"> </w:t>
      </w:r>
    </w:p>
    <w:p w14:paraId="7182F40A" w14:textId="77777777" w:rsidR="00A51875" w:rsidRPr="006464F9" w:rsidRDefault="00A51875" w:rsidP="006464F9">
      <w:pPr>
        <w:spacing w:after="240" w:line="360" w:lineRule="auto"/>
        <w:ind w:firstLine="708"/>
        <w:rPr>
          <w:rFonts w:ascii="Arial" w:eastAsiaTheme="majorEastAsia" w:hAnsi="Arial" w:cs="Arial"/>
          <w:szCs w:val="24"/>
        </w:rPr>
      </w:pPr>
      <w:r w:rsidRPr="006464F9">
        <w:rPr>
          <w:rFonts w:ascii="Arial" w:eastAsiaTheme="majorEastAsia" w:hAnsi="Arial" w:cs="Arial"/>
          <w:szCs w:val="24"/>
        </w:rPr>
        <w:t>Выходные результаты:</w:t>
      </w:r>
    </w:p>
    <w:p w14:paraId="47D91B25" w14:textId="27AFC13E" w:rsidR="00A51875" w:rsidRPr="006464F9" w:rsidRDefault="00A51875">
      <w:pPr>
        <w:spacing w:after="240" w:line="360" w:lineRule="auto"/>
        <w:ind w:firstLine="708"/>
        <w:rPr>
          <w:rFonts w:ascii="Arial" w:eastAsiaTheme="majorEastAsia" w:hAnsi="Arial" w:cs="Arial"/>
          <w:szCs w:val="24"/>
        </w:rPr>
      </w:pPr>
      <w:r w:rsidRPr="006464F9">
        <w:rPr>
          <w:rFonts w:ascii="Arial" w:eastAsiaTheme="majorEastAsia" w:hAnsi="Arial" w:cs="Arial"/>
          <w:szCs w:val="24"/>
        </w:rPr>
        <w:t xml:space="preserve">Автоматически в системе формируется поток документов, отражающий процедуру списания, после </w:t>
      </w:r>
      <w:r w:rsidR="00AA2635">
        <w:rPr>
          <w:rFonts w:ascii="Arial" w:eastAsiaTheme="majorEastAsia" w:hAnsi="Arial" w:cs="Arial"/>
          <w:szCs w:val="24"/>
        </w:rPr>
        <w:t xml:space="preserve">чего </w:t>
      </w:r>
      <w:r w:rsidR="00AA2635" w:rsidRPr="006464F9">
        <w:rPr>
          <w:rFonts w:ascii="Arial" w:eastAsiaTheme="majorEastAsia" w:hAnsi="Arial" w:cs="Arial"/>
          <w:szCs w:val="24"/>
        </w:rPr>
        <w:t xml:space="preserve">в </w:t>
      </w:r>
      <w:r w:rsidR="00AA2635">
        <w:rPr>
          <w:rFonts w:ascii="Arial" w:eastAsiaTheme="majorEastAsia" w:hAnsi="Arial" w:cs="Arial"/>
          <w:szCs w:val="24"/>
        </w:rPr>
        <w:t xml:space="preserve">Путевом листе </w:t>
      </w:r>
      <w:r w:rsidR="00AA2635" w:rsidRPr="006464F9">
        <w:rPr>
          <w:rFonts w:ascii="Arial" w:eastAsiaTheme="majorEastAsia" w:hAnsi="Arial" w:cs="Arial"/>
          <w:szCs w:val="24"/>
        </w:rPr>
        <w:t xml:space="preserve">устанавливается пользовательский статус </w:t>
      </w:r>
      <w:r w:rsidR="00AA2635">
        <w:rPr>
          <w:rFonts w:ascii="Arial" w:eastAsiaTheme="majorEastAsia" w:hAnsi="Arial" w:cs="Arial"/>
          <w:szCs w:val="24"/>
        </w:rPr>
        <w:t>«ГСМ списан»</w:t>
      </w:r>
      <w:r w:rsidR="00AA2635" w:rsidRPr="006464F9">
        <w:rPr>
          <w:rFonts w:ascii="Arial" w:eastAsiaTheme="majorEastAsia" w:hAnsi="Arial" w:cs="Arial"/>
          <w:szCs w:val="24"/>
        </w:rPr>
        <w:t xml:space="preserve">. </w:t>
      </w:r>
    </w:p>
    <w:p w14:paraId="6EF3297D" w14:textId="77777777" w:rsidR="00A51875" w:rsidRPr="006464F9" w:rsidRDefault="00A51875" w:rsidP="006464F9">
      <w:pPr>
        <w:spacing w:after="240" w:line="360" w:lineRule="auto"/>
        <w:ind w:firstLine="708"/>
        <w:rPr>
          <w:rFonts w:ascii="Arial" w:eastAsiaTheme="majorEastAsia" w:hAnsi="Arial" w:cs="Arial"/>
          <w:szCs w:val="24"/>
        </w:rPr>
      </w:pPr>
      <w:r w:rsidRPr="006464F9">
        <w:rPr>
          <w:rFonts w:ascii="Arial" w:eastAsiaTheme="majorEastAsia" w:hAnsi="Arial" w:cs="Arial"/>
          <w:szCs w:val="24"/>
        </w:rPr>
        <w:t>Технические инструменты реализации:</w:t>
      </w:r>
    </w:p>
    <w:p w14:paraId="018B9275" w14:textId="216FE732" w:rsidR="00A51875" w:rsidRPr="00AA2635" w:rsidRDefault="00A51875" w:rsidP="006464F9">
      <w:pPr>
        <w:spacing w:after="240" w:line="360" w:lineRule="auto"/>
        <w:ind w:firstLine="708"/>
        <w:rPr>
          <w:rFonts w:ascii="Arial" w:eastAsiaTheme="majorEastAsia" w:hAnsi="Arial" w:cs="Arial"/>
          <w:szCs w:val="24"/>
        </w:rPr>
      </w:pPr>
      <w:r w:rsidRPr="006464F9">
        <w:rPr>
          <w:rFonts w:ascii="Arial" w:eastAsiaTheme="majorEastAsia" w:hAnsi="Arial" w:cs="Arial"/>
          <w:szCs w:val="24"/>
        </w:rPr>
        <w:t xml:space="preserve">Разработка реализуется при помощи написания Z* ФМ (Функционального модуля) с вызовом его из рабочего списка </w:t>
      </w:r>
      <w:r w:rsidR="00AA2635">
        <w:rPr>
          <w:rFonts w:ascii="Arial" w:eastAsiaTheme="majorEastAsia" w:hAnsi="Arial" w:cs="Arial"/>
          <w:szCs w:val="24"/>
          <w:lang w:val="en-US"/>
        </w:rPr>
        <w:t>POWL</w:t>
      </w:r>
      <w:r w:rsidR="00AA2635" w:rsidRPr="00AE12DE">
        <w:rPr>
          <w:rFonts w:ascii="Arial" w:eastAsiaTheme="majorEastAsia" w:hAnsi="Arial" w:cs="Arial"/>
          <w:szCs w:val="24"/>
        </w:rPr>
        <w:t xml:space="preserve"> </w:t>
      </w:r>
      <w:r w:rsidR="00AA2635">
        <w:rPr>
          <w:rFonts w:ascii="Arial" w:eastAsiaTheme="majorEastAsia" w:hAnsi="Arial" w:cs="Arial"/>
          <w:szCs w:val="24"/>
        </w:rPr>
        <w:t>«Обзор заказов на автомобильный фрахт».</w:t>
      </w:r>
    </w:p>
    <w:p w14:paraId="627E314C" w14:textId="77777777" w:rsidR="00075B53" w:rsidRPr="006464F9" w:rsidRDefault="00075B53" w:rsidP="006464F9">
      <w:pPr>
        <w:spacing w:after="240" w:line="360" w:lineRule="auto"/>
        <w:rPr>
          <w:rFonts w:ascii="Arial" w:eastAsiaTheme="majorEastAsia" w:hAnsi="Arial" w:cs="Arial"/>
          <w:b/>
          <w:szCs w:val="24"/>
        </w:rPr>
      </w:pPr>
      <w:r w:rsidRPr="006464F9">
        <w:rPr>
          <w:rFonts w:ascii="Arial" w:eastAsiaTheme="majorEastAsia" w:hAnsi="Arial" w:cs="Arial"/>
          <w:b/>
          <w:szCs w:val="24"/>
        </w:rPr>
        <w:t xml:space="preserve">ФМ </w:t>
      </w:r>
      <w:r w:rsidR="006464F9" w:rsidRPr="006464F9">
        <w:rPr>
          <w:rFonts w:ascii="Arial" w:eastAsiaTheme="majorEastAsia" w:hAnsi="Arial" w:cs="Arial"/>
          <w:b/>
          <w:szCs w:val="24"/>
        </w:rPr>
        <w:t>расчета коэффициента приработка</w:t>
      </w:r>
    </w:p>
    <w:p w14:paraId="1E36238E" w14:textId="77777777" w:rsidR="00075B53" w:rsidRPr="006464F9" w:rsidRDefault="00075B53" w:rsidP="006464F9">
      <w:pPr>
        <w:spacing w:after="240" w:line="360" w:lineRule="auto"/>
        <w:ind w:firstLine="708"/>
        <w:rPr>
          <w:rFonts w:ascii="Arial" w:eastAsiaTheme="majorEastAsia" w:hAnsi="Arial" w:cs="Arial"/>
          <w:szCs w:val="24"/>
        </w:rPr>
      </w:pPr>
      <w:r w:rsidRPr="006464F9">
        <w:rPr>
          <w:rFonts w:ascii="Arial" w:eastAsiaTheme="majorEastAsia" w:hAnsi="Arial" w:cs="Arial"/>
          <w:szCs w:val="24"/>
        </w:rPr>
        <w:t>Функциональный модуль, который выполняет расчет коэффициента приработка для путевых листов (как одного так и путевых листов по региону, диапазонам\наборам дат смен, табельных номеров) на основании нормативных поправочных коэффициентов и параметров путевого листа таких как: Номер ТС, Общий пробег, Пробег с грузом, Перевезено, Вид простоя, Тип груза, Класс груза, Прицеп, Работа в бригаде, Движение в колонне, Регион, Сезон, Время планового простоя, Время хозяйственного простоя, Причина простоя, Время работы, Время заправки, Время обеда, Время пересменки, Причина планового простоя, Время внепланового простоя, Причина внепланового простоя, Причина хоз.простоя, Маршрут, Грузоподъемность ТС. Ведение нормативных поправочных коэффициентов будет выполняться через настроечные параметры разработки п</w:t>
      </w:r>
      <w:r w:rsidR="006464F9">
        <w:rPr>
          <w:rFonts w:ascii="Arial" w:eastAsiaTheme="majorEastAsia" w:hAnsi="Arial" w:cs="Arial"/>
          <w:szCs w:val="24"/>
        </w:rPr>
        <w:t>о запросу на изменение от ОТиЗ.</w:t>
      </w:r>
    </w:p>
    <w:p w14:paraId="1DFEAF97" w14:textId="77777777" w:rsidR="001A488B" w:rsidRPr="006464F9" w:rsidRDefault="00075B53" w:rsidP="006464F9">
      <w:pPr>
        <w:spacing w:after="240" w:line="360" w:lineRule="auto"/>
        <w:rPr>
          <w:rFonts w:ascii="Arial" w:eastAsiaTheme="majorEastAsia" w:hAnsi="Arial" w:cs="Arial"/>
          <w:b/>
          <w:szCs w:val="24"/>
        </w:rPr>
      </w:pPr>
      <w:r w:rsidRPr="006464F9">
        <w:rPr>
          <w:rFonts w:ascii="Arial" w:eastAsiaTheme="majorEastAsia" w:hAnsi="Arial" w:cs="Arial"/>
          <w:b/>
          <w:szCs w:val="24"/>
        </w:rPr>
        <w:t>Передача данных для расчета сдельной оплаты труда в АСУП по запросу</w:t>
      </w:r>
    </w:p>
    <w:p w14:paraId="4EA305C0" w14:textId="77777777" w:rsidR="00075B53" w:rsidRPr="006464F9" w:rsidRDefault="00075B53" w:rsidP="006464F9">
      <w:pPr>
        <w:spacing w:after="240" w:line="360" w:lineRule="auto"/>
        <w:ind w:firstLine="708"/>
        <w:rPr>
          <w:rFonts w:ascii="Arial" w:eastAsiaTheme="majorEastAsia" w:hAnsi="Arial" w:cs="Arial"/>
          <w:szCs w:val="24"/>
        </w:rPr>
      </w:pPr>
      <w:r w:rsidRPr="006464F9">
        <w:rPr>
          <w:rFonts w:ascii="Arial" w:eastAsiaTheme="majorEastAsia" w:hAnsi="Arial" w:cs="Arial"/>
          <w:szCs w:val="24"/>
        </w:rPr>
        <w:t>Разработка обеспечивает передачу данных в систему АСУП через интеграционную шину SAP</w:t>
      </w:r>
      <w:r w:rsidR="006464F9">
        <w:rPr>
          <w:rFonts w:ascii="Arial" w:eastAsiaTheme="majorEastAsia" w:hAnsi="Arial" w:cs="Arial"/>
          <w:szCs w:val="24"/>
        </w:rPr>
        <w:t xml:space="preserve"> PO по запросу из системы АСУП.</w:t>
      </w:r>
    </w:p>
    <w:p w14:paraId="5F20850B" w14:textId="77777777" w:rsidR="00A51875" w:rsidRPr="00255349" w:rsidRDefault="00A51875" w:rsidP="00A51875">
      <w:pPr>
        <w:rPr>
          <w:rFonts w:eastAsiaTheme="majorEastAsia"/>
        </w:rPr>
      </w:pPr>
    </w:p>
    <w:p w14:paraId="7D9CDF38" w14:textId="77777777" w:rsidR="00A51875" w:rsidRDefault="00A51875" w:rsidP="00A51875">
      <w:pPr>
        <w:pStyle w:val="4"/>
        <w:rPr>
          <w:rFonts w:eastAsiaTheme="majorEastAsia"/>
          <w:b/>
          <w:i w:val="0"/>
          <w:caps w:val="0"/>
          <w:sz w:val="24"/>
          <w:szCs w:val="24"/>
        </w:rPr>
      </w:pPr>
      <w:r>
        <w:rPr>
          <w:rFonts w:eastAsiaTheme="majorEastAsia"/>
          <w:b/>
          <w:i w:val="0"/>
          <w:caps w:val="0"/>
          <w:sz w:val="24"/>
          <w:szCs w:val="24"/>
        </w:rPr>
        <w:t>Разработка формуляров печатных форм</w:t>
      </w:r>
    </w:p>
    <w:p w14:paraId="062C5A96" w14:textId="77777777" w:rsidR="00A51875" w:rsidRPr="00255349" w:rsidRDefault="00A51875" w:rsidP="00A51875">
      <w:pPr>
        <w:rPr>
          <w:rFonts w:eastAsiaTheme="majorEastAsia"/>
        </w:rPr>
      </w:pPr>
    </w:p>
    <w:p w14:paraId="6E9BEE0D" w14:textId="77777777" w:rsidR="00A51875" w:rsidRPr="006464F9" w:rsidRDefault="00A51875" w:rsidP="006464F9">
      <w:pPr>
        <w:spacing w:after="240" w:line="360" w:lineRule="auto"/>
        <w:ind w:firstLine="708"/>
        <w:rPr>
          <w:rFonts w:ascii="Arial" w:eastAsiaTheme="majorEastAsia" w:hAnsi="Arial" w:cs="Arial"/>
          <w:szCs w:val="24"/>
        </w:rPr>
      </w:pPr>
      <w:r w:rsidRPr="006464F9">
        <w:rPr>
          <w:rFonts w:ascii="Arial" w:eastAsiaTheme="majorEastAsia" w:hAnsi="Arial" w:cs="Arial"/>
          <w:szCs w:val="24"/>
        </w:rPr>
        <w:t>Перечень формуляров и отчетных форм (Код в реестре разработок MM67):</w:t>
      </w:r>
    </w:p>
    <w:p w14:paraId="6F086673" w14:textId="77777777" w:rsidR="00A51875" w:rsidRPr="006464F9" w:rsidRDefault="00A51875" w:rsidP="006464F9">
      <w:pPr>
        <w:spacing w:after="240" w:line="360" w:lineRule="auto"/>
        <w:ind w:firstLine="708"/>
        <w:rPr>
          <w:rFonts w:ascii="Arial" w:eastAsiaTheme="majorEastAsia" w:hAnsi="Arial" w:cs="Arial"/>
          <w:szCs w:val="24"/>
        </w:rPr>
      </w:pPr>
      <w:r w:rsidRPr="006464F9">
        <w:rPr>
          <w:rFonts w:ascii="Arial" w:eastAsiaTheme="majorEastAsia" w:hAnsi="Arial" w:cs="Arial"/>
          <w:szCs w:val="24"/>
        </w:rPr>
        <w:t>Необходимо разработать следующие формы Путевого листа соответствующей категории тран</w:t>
      </w:r>
      <w:r w:rsidR="006464F9">
        <w:rPr>
          <w:rFonts w:ascii="Arial" w:eastAsiaTheme="majorEastAsia" w:hAnsi="Arial" w:cs="Arial"/>
          <w:szCs w:val="24"/>
        </w:rPr>
        <w:t>спортного средства.</w:t>
      </w:r>
      <w:r w:rsidR="006464F9" w:rsidRPr="006464F9">
        <w:rPr>
          <w:rFonts w:ascii="Arial" w:eastAsiaTheme="majorEastAsia" w:hAnsi="Arial" w:cs="Arial"/>
          <w:szCs w:val="24"/>
        </w:rPr>
        <w:t xml:space="preserve"> В печатной форме Путевого лис</w:t>
      </w:r>
      <w:r w:rsidR="006464F9">
        <w:rPr>
          <w:rFonts w:ascii="Arial" w:eastAsiaTheme="majorEastAsia" w:hAnsi="Arial" w:cs="Arial"/>
          <w:szCs w:val="24"/>
        </w:rPr>
        <w:t>та предусмотреть штриховой код.</w:t>
      </w:r>
    </w:p>
    <w:p w14:paraId="304F4230" w14:textId="77777777" w:rsidR="00A51875" w:rsidRPr="006464F9" w:rsidRDefault="00A51875" w:rsidP="006464F9">
      <w:pPr>
        <w:pStyle w:val="af9"/>
        <w:numPr>
          <w:ilvl w:val="0"/>
          <w:numId w:val="102"/>
        </w:numPr>
        <w:spacing w:after="240" w:line="360" w:lineRule="auto"/>
        <w:rPr>
          <w:rFonts w:ascii="Arial" w:eastAsiaTheme="majorEastAsia" w:hAnsi="Arial" w:cs="Arial"/>
          <w:szCs w:val="24"/>
        </w:rPr>
      </w:pPr>
      <w:r w:rsidRPr="006464F9">
        <w:rPr>
          <w:rFonts w:ascii="Arial" w:eastAsiaTheme="majorEastAsia" w:hAnsi="Arial" w:cs="Arial"/>
          <w:szCs w:val="24"/>
        </w:rPr>
        <w:t>Форму путевого листа грузового автомобиля</w:t>
      </w:r>
    </w:p>
    <w:p w14:paraId="6BAB0161" w14:textId="77777777" w:rsidR="00A51875" w:rsidRPr="006464F9" w:rsidRDefault="00A51875" w:rsidP="006464F9">
      <w:pPr>
        <w:pStyle w:val="af9"/>
        <w:numPr>
          <w:ilvl w:val="0"/>
          <w:numId w:val="102"/>
        </w:numPr>
        <w:spacing w:after="240" w:line="360" w:lineRule="auto"/>
        <w:rPr>
          <w:rFonts w:ascii="Arial" w:eastAsiaTheme="majorEastAsia" w:hAnsi="Arial" w:cs="Arial"/>
          <w:szCs w:val="24"/>
        </w:rPr>
      </w:pPr>
      <w:r w:rsidRPr="006464F9">
        <w:rPr>
          <w:rFonts w:ascii="Arial" w:eastAsiaTheme="majorEastAsia" w:hAnsi="Arial" w:cs="Arial"/>
          <w:szCs w:val="24"/>
        </w:rPr>
        <w:t>Форму путевого листа специального автомобиля</w:t>
      </w:r>
    </w:p>
    <w:p w14:paraId="1A60CD31" w14:textId="77777777" w:rsidR="00A51875" w:rsidRPr="006464F9" w:rsidRDefault="00A51875" w:rsidP="006464F9">
      <w:pPr>
        <w:pStyle w:val="af9"/>
        <w:numPr>
          <w:ilvl w:val="0"/>
          <w:numId w:val="102"/>
        </w:numPr>
        <w:spacing w:after="240" w:line="360" w:lineRule="auto"/>
        <w:rPr>
          <w:rFonts w:ascii="Arial" w:eastAsiaTheme="majorEastAsia" w:hAnsi="Arial" w:cs="Arial"/>
          <w:szCs w:val="24"/>
        </w:rPr>
      </w:pPr>
      <w:r w:rsidRPr="006464F9">
        <w:rPr>
          <w:rFonts w:ascii="Arial" w:eastAsiaTheme="majorEastAsia" w:hAnsi="Arial" w:cs="Arial"/>
          <w:szCs w:val="24"/>
        </w:rPr>
        <w:t>Форму путевого листа легкового автомобиля</w:t>
      </w:r>
    </w:p>
    <w:p w14:paraId="0EAC9A75" w14:textId="77777777" w:rsidR="00A51875" w:rsidRPr="006464F9" w:rsidRDefault="00A51875" w:rsidP="006464F9">
      <w:pPr>
        <w:pStyle w:val="af9"/>
        <w:numPr>
          <w:ilvl w:val="0"/>
          <w:numId w:val="102"/>
        </w:numPr>
        <w:spacing w:after="240" w:line="360" w:lineRule="auto"/>
        <w:rPr>
          <w:rFonts w:ascii="Arial" w:eastAsiaTheme="majorEastAsia" w:hAnsi="Arial" w:cs="Arial"/>
          <w:szCs w:val="24"/>
        </w:rPr>
      </w:pPr>
      <w:r w:rsidRPr="006464F9">
        <w:rPr>
          <w:rFonts w:ascii="Arial" w:eastAsiaTheme="majorEastAsia" w:hAnsi="Arial" w:cs="Arial"/>
          <w:szCs w:val="24"/>
        </w:rPr>
        <w:t>Форму путевого листа автобуса не общего пользования</w:t>
      </w:r>
    </w:p>
    <w:p w14:paraId="0EAE4330" w14:textId="77777777" w:rsidR="00A51875" w:rsidRPr="006464F9" w:rsidRDefault="00A51875" w:rsidP="006464F9">
      <w:pPr>
        <w:pStyle w:val="af9"/>
        <w:numPr>
          <w:ilvl w:val="0"/>
          <w:numId w:val="102"/>
        </w:numPr>
        <w:spacing w:after="240" w:line="360" w:lineRule="auto"/>
        <w:rPr>
          <w:rFonts w:ascii="Arial" w:eastAsiaTheme="majorEastAsia" w:hAnsi="Arial" w:cs="Arial"/>
          <w:szCs w:val="24"/>
        </w:rPr>
      </w:pPr>
      <w:r w:rsidRPr="006464F9">
        <w:rPr>
          <w:rFonts w:ascii="Arial" w:eastAsiaTheme="majorEastAsia" w:hAnsi="Arial" w:cs="Arial"/>
          <w:szCs w:val="24"/>
        </w:rPr>
        <w:t>Форму путевого листа крана автомобильного</w:t>
      </w:r>
    </w:p>
    <w:p w14:paraId="4E544341" w14:textId="77777777" w:rsidR="00A51875" w:rsidRPr="006464F9" w:rsidRDefault="00A51875" w:rsidP="006464F9">
      <w:pPr>
        <w:pStyle w:val="af9"/>
        <w:numPr>
          <w:ilvl w:val="0"/>
          <w:numId w:val="102"/>
        </w:numPr>
        <w:spacing w:after="240" w:line="360" w:lineRule="auto"/>
        <w:rPr>
          <w:rFonts w:ascii="Arial" w:eastAsiaTheme="majorEastAsia" w:hAnsi="Arial" w:cs="Arial"/>
          <w:szCs w:val="24"/>
        </w:rPr>
      </w:pPr>
      <w:r w:rsidRPr="006464F9">
        <w:rPr>
          <w:rFonts w:ascii="Arial" w:eastAsiaTheme="majorEastAsia" w:hAnsi="Arial" w:cs="Arial"/>
          <w:szCs w:val="24"/>
        </w:rPr>
        <w:t>Форму путевого листа строительной машины</w:t>
      </w:r>
    </w:p>
    <w:p w14:paraId="11A50502" w14:textId="77777777" w:rsidR="00464A7B" w:rsidRPr="006464F9" w:rsidRDefault="00464A7B" w:rsidP="006464F9">
      <w:pPr>
        <w:pStyle w:val="af9"/>
        <w:numPr>
          <w:ilvl w:val="0"/>
          <w:numId w:val="102"/>
        </w:numPr>
        <w:spacing w:after="240" w:line="360" w:lineRule="auto"/>
        <w:rPr>
          <w:rFonts w:ascii="Arial" w:eastAsiaTheme="majorEastAsia" w:hAnsi="Arial" w:cs="Arial"/>
          <w:szCs w:val="24"/>
        </w:rPr>
      </w:pPr>
      <w:r w:rsidRPr="006464F9">
        <w:rPr>
          <w:rFonts w:ascii="Arial" w:eastAsiaTheme="majorEastAsia" w:hAnsi="Arial" w:cs="Arial"/>
          <w:szCs w:val="24"/>
        </w:rPr>
        <w:t>Форма путевого листа крана-трубоукладчика</w:t>
      </w:r>
    </w:p>
    <w:p w14:paraId="02BDE2E4" w14:textId="77777777" w:rsidR="00A51875" w:rsidRPr="006464F9" w:rsidRDefault="00464A7B" w:rsidP="006464F9">
      <w:pPr>
        <w:pStyle w:val="af9"/>
        <w:numPr>
          <w:ilvl w:val="0"/>
          <w:numId w:val="102"/>
        </w:numPr>
        <w:spacing w:after="240" w:line="360" w:lineRule="auto"/>
        <w:rPr>
          <w:rFonts w:ascii="Arial" w:eastAsiaTheme="majorEastAsia" w:hAnsi="Arial" w:cs="Arial"/>
          <w:szCs w:val="24"/>
        </w:rPr>
      </w:pPr>
      <w:r w:rsidRPr="006464F9">
        <w:rPr>
          <w:rFonts w:ascii="Arial" w:eastAsiaTheme="majorEastAsia" w:hAnsi="Arial" w:cs="Arial"/>
          <w:szCs w:val="24"/>
        </w:rPr>
        <w:t>Форма путевого листа самоходной машины</w:t>
      </w:r>
    </w:p>
    <w:p w14:paraId="49B5EB0B" w14:textId="77777777" w:rsidR="00A51875" w:rsidRPr="006464F9" w:rsidRDefault="00A51875" w:rsidP="006464F9">
      <w:pPr>
        <w:pStyle w:val="af9"/>
        <w:numPr>
          <w:ilvl w:val="0"/>
          <w:numId w:val="102"/>
        </w:numPr>
        <w:spacing w:after="240" w:line="360" w:lineRule="auto"/>
        <w:rPr>
          <w:rFonts w:ascii="Arial" w:eastAsiaTheme="majorEastAsia" w:hAnsi="Arial" w:cs="Arial"/>
          <w:szCs w:val="24"/>
        </w:rPr>
      </w:pPr>
      <w:r w:rsidRPr="006464F9">
        <w:rPr>
          <w:rFonts w:ascii="Arial" w:eastAsiaTheme="majorEastAsia" w:hAnsi="Arial" w:cs="Arial"/>
          <w:szCs w:val="24"/>
        </w:rPr>
        <w:t>Разработать печатную форму оценки разрешения на поездку.</w:t>
      </w:r>
    </w:p>
    <w:p w14:paraId="6306D0E6" w14:textId="77777777" w:rsidR="00A51875" w:rsidRDefault="00A51875" w:rsidP="006464F9">
      <w:pPr>
        <w:pStyle w:val="af9"/>
        <w:numPr>
          <w:ilvl w:val="0"/>
          <w:numId w:val="102"/>
        </w:numPr>
        <w:spacing w:after="240" w:line="360" w:lineRule="auto"/>
        <w:rPr>
          <w:rFonts w:ascii="Arial" w:eastAsiaTheme="majorEastAsia" w:hAnsi="Arial" w:cs="Arial"/>
          <w:szCs w:val="24"/>
        </w:rPr>
      </w:pPr>
      <w:r w:rsidRPr="006464F9">
        <w:rPr>
          <w:rFonts w:ascii="Arial" w:eastAsiaTheme="majorEastAsia" w:hAnsi="Arial" w:cs="Arial"/>
          <w:szCs w:val="24"/>
        </w:rPr>
        <w:t>Разработать отчет о расходе топлива в сравнении с нормами расхода.</w:t>
      </w:r>
    </w:p>
    <w:p w14:paraId="1788F879" w14:textId="77777777" w:rsidR="00863090" w:rsidRPr="006464F9" w:rsidRDefault="00863090" w:rsidP="006464F9">
      <w:pPr>
        <w:pStyle w:val="af9"/>
        <w:numPr>
          <w:ilvl w:val="0"/>
          <w:numId w:val="102"/>
        </w:numPr>
        <w:spacing w:after="240" w:line="360" w:lineRule="auto"/>
        <w:rPr>
          <w:rFonts w:ascii="Arial" w:eastAsiaTheme="majorEastAsia" w:hAnsi="Arial" w:cs="Arial"/>
          <w:szCs w:val="24"/>
        </w:rPr>
      </w:pPr>
      <w:r>
        <w:rPr>
          <w:rFonts w:ascii="Arial" w:eastAsiaTheme="majorEastAsia" w:hAnsi="Arial" w:cs="Arial"/>
          <w:szCs w:val="24"/>
        </w:rPr>
        <w:t xml:space="preserve">Разработать отчет </w:t>
      </w:r>
      <w:r w:rsidRPr="00AE12DE">
        <w:rPr>
          <w:rFonts w:ascii="Arial" w:eastAsiaTheme="majorEastAsia" w:hAnsi="Arial" w:cs="Arial"/>
          <w:szCs w:val="24"/>
        </w:rPr>
        <w:t>для расшифровки данных по оплате труда водителей</w:t>
      </w:r>
      <w:r>
        <w:rPr>
          <w:rFonts w:ascii="Arial" w:eastAsiaTheme="majorEastAsia" w:hAnsi="Arial" w:cs="Arial"/>
          <w:szCs w:val="24"/>
        </w:rPr>
        <w:t xml:space="preserve"> </w:t>
      </w:r>
    </w:p>
    <w:p w14:paraId="7CB10987" w14:textId="77777777" w:rsidR="00A51875" w:rsidRPr="00361261" w:rsidRDefault="00A51875" w:rsidP="00A51875">
      <w:pPr>
        <w:ind w:firstLine="709"/>
        <w:rPr>
          <w:rFonts w:ascii="Arial" w:hAnsi="Arial" w:cs="Arial"/>
          <w:color w:val="000000"/>
        </w:rPr>
      </w:pPr>
    </w:p>
    <w:p w14:paraId="2EC77C80" w14:textId="4F2BF069" w:rsidR="00A51875" w:rsidRDefault="00A51875" w:rsidP="00A51875">
      <w:pPr>
        <w:pStyle w:val="4"/>
        <w:rPr>
          <w:rFonts w:eastAsiaTheme="majorEastAsia"/>
          <w:b/>
          <w:i w:val="0"/>
          <w:caps w:val="0"/>
          <w:sz w:val="24"/>
          <w:szCs w:val="24"/>
        </w:rPr>
      </w:pPr>
      <w:r>
        <w:rPr>
          <w:rFonts w:eastAsiaTheme="majorEastAsia"/>
          <w:b/>
          <w:i w:val="0"/>
          <w:caps w:val="0"/>
          <w:sz w:val="24"/>
          <w:szCs w:val="24"/>
        </w:rPr>
        <w:t xml:space="preserve">Интеграция </w:t>
      </w:r>
      <w:ins w:id="3157" w:author="Savinskaya Yulia" w:date="2021-02-24T16:18:00Z">
        <w:r w:rsidR="00ED4F88">
          <w:rPr>
            <w:rFonts w:eastAsiaTheme="majorEastAsia"/>
            <w:b/>
            <w:i w:val="0"/>
            <w:caps w:val="0"/>
            <w:sz w:val="24"/>
            <w:szCs w:val="24"/>
          </w:rPr>
          <w:t xml:space="preserve">Путевых листов </w:t>
        </w:r>
      </w:ins>
      <w:r>
        <w:rPr>
          <w:rFonts w:eastAsiaTheme="majorEastAsia"/>
          <w:b/>
          <w:i w:val="0"/>
          <w:caps w:val="0"/>
          <w:sz w:val="24"/>
          <w:szCs w:val="24"/>
        </w:rPr>
        <w:t xml:space="preserve">с системой «Автограф» </w:t>
      </w:r>
    </w:p>
    <w:p w14:paraId="3600091A" w14:textId="77777777" w:rsidR="00A51875" w:rsidRDefault="00A51875" w:rsidP="00A51875">
      <w:pPr>
        <w:rPr>
          <w:rFonts w:eastAsiaTheme="majorEastAsia"/>
        </w:rPr>
      </w:pPr>
    </w:p>
    <w:p w14:paraId="751EFA54" w14:textId="2ABADCCD" w:rsidR="00217B55" w:rsidRDefault="00A51875" w:rsidP="00AE12DE">
      <w:pPr>
        <w:spacing w:after="240" w:line="360" w:lineRule="auto"/>
        <w:ind w:firstLine="708"/>
        <w:rPr>
          <w:rFonts w:ascii="Arial" w:eastAsiaTheme="majorEastAsia" w:hAnsi="Arial" w:cs="Arial"/>
          <w:szCs w:val="24"/>
        </w:rPr>
      </w:pPr>
      <w:r w:rsidRPr="006464F9">
        <w:rPr>
          <w:rFonts w:ascii="Arial" w:eastAsiaTheme="majorEastAsia" w:hAnsi="Arial" w:cs="Arial"/>
          <w:szCs w:val="24"/>
        </w:rPr>
        <w:t>Реализовать интеграцию между системой SAP S/4 HANA и «Автограф» с целью своевременного обмена результатами мониторинга и контроля транспорта. Обмен данными между системами осуществить с применением стандартной интеграционной шины SAP PO.</w:t>
      </w:r>
      <w:r w:rsidR="00464A7B" w:rsidRPr="006464F9">
        <w:rPr>
          <w:rFonts w:ascii="Arial" w:eastAsiaTheme="majorEastAsia" w:hAnsi="Arial" w:cs="Arial"/>
          <w:szCs w:val="24"/>
        </w:rPr>
        <w:t xml:space="preserve"> Соглашение об интеграции представлено в документе ERP.</w:t>
      </w:r>
      <w:del w:id="3158" w:author="SintsovaMA" w:date="2021-02-25T12:51:00Z">
        <w:r w:rsidR="00464A7B" w:rsidRPr="006464F9" w:rsidDel="00103071">
          <w:rPr>
            <w:rFonts w:ascii="Arial" w:eastAsiaTheme="majorEastAsia" w:hAnsi="Arial" w:cs="Arial"/>
            <w:szCs w:val="24"/>
          </w:rPr>
          <w:delText>5</w:delText>
        </w:r>
      </w:del>
      <w:ins w:id="3159" w:author="SintsovaMA" w:date="2021-02-25T12:51:00Z">
        <w:r w:rsidR="00103071" w:rsidRPr="00103071">
          <w:rPr>
            <w:rFonts w:ascii="Arial" w:eastAsiaTheme="majorEastAsia" w:hAnsi="Arial" w:cs="Arial"/>
            <w:szCs w:val="24"/>
            <w:rPrChange w:id="3160" w:author="SintsovaMA" w:date="2021-02-25T12:51:00Z">
              <w:rPr>
                <w:rFonts w:ascii="Arial" w:eastAsiaTheme="majorEastAsia" w:hAnsi="Arial" w:cs="Arial"/>
                <w:szCs w:val="24"/>
                <w:lang w:val="en-US"/>
              </w:rPr>
            </w:rPrChange>
          </w:rPr>
          <w:t>13</w:t>
        </w:r>
      </w:ins>
      <w:r w:rsidR="00464A7B" w:rsidRPr="006464F9">
        <w:rPr>
          <w:rFonts w:ascii="Arial" w:eastAsiaTheme="majorEastAsia" w:hAnsi="Arial" w:cs="Arial"/>
          <w:szCs w:val="24"/>
        </w:rPr>
        <w:t>.</w:t>
      </w:r>
      <w:ins w:id="3161" w:author="SintsovaMA" w:date="2021-02-25T12:51:00Z">
        <w:r w:rsidR="00103071" w:rsidRPr="00103071">
          <w:rPr>
            <w:rFonts w:ascii="Arial" w:eastAsiaTheme="majorEastAsia" w:hAnsi="Arial" w:cs="Arial"/>
            <w:szCs w:val="24"/>
            <w:rPrChange w:id="3162" w:author="SintsovaMA" w:date="2021-02-25T12:51:00Z">
              <w:rPr>
                <w:rFonts w:ascii="Arial" w:eastAsiaTheme="majorEastAsia" w:hAnsi="Arial" w:cs="Arial"/>
                <w:szCs w:val="24"/>
                <w:lang w:val="en-US"/>
              </w:rPr>
            </w:rPrChange>
          </w:rPr>
          <w:t>9_4_</w:t>
        </w:r>
      </w:ins>
      <w:del w:id="3163" w:author="SintsovaMA" w:date="2021-02-25T12:51:00Z">
        <w:r w:rsidR="00464A7B" w:rsidRPr="006464F9" w:rsidDel="00103071">
          <w:rPr>
            <w:rFonts w:ascii="Arial" w:eastAsiaTheme="majorEastAsia" w:hAnsi="Arial" w:cs="Arial"/>
            <w:szCs w:val="24"/>
          </w:rPr>
          <w:delText>6</w:delText>
        </w:r>
        <w:r w:rsidR="00464A7B" w:rsidRPr="006464F9" w:rsidDel="00805CCF">
          <w:rPr>
            <w:rFonts w:ascii="Arial" w:eastAsiaTheme="majorEastAsia" w:hAnsi="Arial" w:cs="Arial"/>
            <w:szCs w:val="24"/>
          </w:rPr>
          <w:delText>.</w:delText>
        </w:r>
      </w:del>
      <w:r w:rsidR="00464A7B" w:rsidRPr="006464F9">
        <w:rPr>
          <w:rFonts w:ascii="Arial" w:eastAsiaTheme="majorEastAsia" w:hAnsi="Arial" w:cs="Arial"/>
          <w:szCs w:val="24"/>
        </w:rPr>
        <w:t>9_INT «Соглашение об интеграции Система контроля расхода топлива и мониторинга транспорта (Автограф)».</w:t>
      </w:r>
    </w:p>
    <w:p w14:paraId="603C7959" w14:textId="3BA2A6DE" w:rsidR="00217B55" w:rsidRPr="00AE12DE" w:rsidRDefault="00217B55" w:rsidP="00AE12DE">
      <w:pPr>
        <w:spacing w:after="240" w:line="360" w:lineRule="auto"/>
        <w:ind w:firstLine="708"/>
        <w:rPr>
          <w:rFonts w:ascii="Arial" w:eastAsiaTheme="majorEastAsia" w:hAnsi="Arial" w:cs="Arial"/>
          <w:szCs w:val="24"/>
        </w:rPr>
      </w:pPr>
      <w:r w:rsidRPr="00AE12DE">
        <w:rPr>
          <w:rFonts w:ascii="Arial" w:eastAsiaTheme="majorEastAsia" w:hAnsi="Arial" w:cs="Arial"/>
          <w:szCs w:val="24"/>
        </w:rPr>
        <w:lastRenderedPageBreak/>
        <w:t>Создать отдельную роль для пользователя, чтобы в</w:t>
      </w:r>
      <w:r>
        <w:rPr>
          <w:rFonts w:ascii="Arial" w:eastAsiaTheme="majorEastAsia" w:hAnsi="Arial" w:cs="Arial"/>
          <w:szCs w:val="24"/>
        </w:rPr>
        <w:t>о Фрахтовом заказе</w:t>
      </w:r>
      <w:r w:rsidRPr="00AE12DE">
        <w:rPr>
          <w:rFonts w:ascii="Arial" w:eastAsiaTheme="majorEastAsia" w:hAnsi="Arial" w:cs="Arial"/>
          <w:szCs w:val="24"/>
        </w:rPr>
        <w:t xml:space="preserve"> (Путевом листе) можно было видеть только вкладку «Автограф».</w:t>
      </w:r>
    </w:p>
    <w:p w14:paraId="7EBF6A39" w14:textId="77777777" w:rsidR="00217B55" w:rsidRDefault="00217B55" w:rsidP="00AE12DE">
      <w:pPr>
        <w:spacing w:after="240" w:line="360" w:lineRule="auto"/>
        <w:ind w:firstLine="708"/>
        <w:rPr>
          <w:rFonts w:ascii="Arial" w:eastAsiaTheme="majorEastAsia" w:hAnsi="Arial" w:cs="Arial"/>
          <w:szCs w:val="24"/>
        </w:rPr>
      </w:pPr>
      <w:r w:rsidRPr="00AE12DE">
        <w:rPr>
          <w:rFonts w:ascii="Arial" w:eastAsiaTheme="majorEastAsia" w:hAnsi="Arial" w:cs="Arial"/>
          <w:szCs w:val="24"/>
        </w:rPr>
        <w:t>На вкладке «Автограф» необходимо добавить дополнительно экран с перечнем действий с запросами к Автограф: отобража</w:t>
      </w:r>
      <w:r>
        <w:rPr>
          <w:rFonts w:ascii="Arial" w:eastAsiaTheme="majorEastAsia" w:hAnsi="Arial" w:cs="Arial"/>
          <w:szCs w:val="24"/>
        </w:rPr>
        <w:t>ть</w:t>
      </w:r>
      <w:r w:rsidRPr="00AE12DE">
        <w:rPr>
          <w:rFonts w:ascii="Arial" w:eastAsiaTheme="majorEastAsia" w:hAnsi="Arial" w:cs="Arial"/>
          <w:szCs w:val="24"/>
        </w:rPr>
        <w:t xml:space="preserve"> дату и время запроса, результат и текст ошибки, если был сбой.</w:t>
      </w:r>
    </w:p>
    <w:p w14:paraId="0D8FCBBF" w14:textId="19B5C09A" w:rsidR="00217B55" w:rsidRDefault="00217B55" w:rsidP="00AE12DE">
      <w:pPr>
        <w:spacing w:after="240" w:line="360" w:lineRule="auto"/>
        <w:ind w:firstLine="708"/>
        <w:rPr>
          <w:rFonts w:ascii="Arial" w:eastAsiaTheme="majorEastAsia" w:hAnsi="Arial" w:cs="Arial"/>
          <w:szCs w:val="24"/>
        </w:rPr>
      </w:pPr>
      <w:r w:rsidRPr="00AE12DE">
        <w:rPr>
          <w:rFonts w:ascii="Arial" w:eastAsiaTheme="majorEastAsia" w:hAnsi="Arial" w:cs="Arial"/>
          <w:szCs w:val="24"/>
        </w:rPr>
        <w:t xml:space="preserve">На вкладке «Автограф» </w:t>
      </w:r>
      <w:r>
        <w:rPr>
          <w:rFonts w:ascii="Arial" w:eastAsiaTheme="majorEastAsia" w:hAnsi="Arial" w:cs="Arial"/>
          <w:szCs w:val="24"/>
        </w:rPr>
        <w:t>реализовать</w:t>
      </w:r>
      <w:r w:rsidRPr="00AE12DE">
        <w:rPr>
          <w:rFonts w:ascii="Arial" w:eastAsiaTheme="majorEastAsia" w:hAnsi="Arial" w:cs="Arial"/>
          <w:szCs w:val="24"/>
        </w:rPr>
        <w:t xml:space="preserve"> кнопки:</w:t>
      </w:r>
    </w:p>
    <w:p w14:paraId="54B8234F" w14:textId="77777777" w:rsidR="00217B55" w:rsidRDefault="00217B55" w:rsidP="00AE12DE">
      <w:pPr>
        <w:pStyle w:val="af9"/>
        <w:numPr>
          <w:ilvl w:val="0"/>
          <w:numId w:val="119"/>
        </w:numPr>
        <w:spacing w:after="240" w:line="360" w:lineRule="auto"/>
        <w:rPr>
          <w:rFonts w:ascii="Arial" w:eastAsiaTheme="majorEastAsia" w:hAnsi="Arial" w:cs="Arial"/>
          <w:szCs w:val="24"/>
        </w:rPr>
      </w:pPr>
      <w:r w:rsidRPr="00AE12DE">
        <w:rPr>
          <w:rFonts w:ascii="Arial" w:eastAsiaTheme="majorEastAsia" w:hAnsi="Arial" w:cs="Arial"/>
          <w:szCs w:val="24"/>
        </w:rPr>
        <w:t>«Выезд» - установка фактической даты выезда</w:t>
      </w:r>
    </w:p>
    <w:p w14:paraId="28DB8B40" w14:textId="77777777" w:rsidR="00217B55" w:rsidRDefault="00217B55" w:rsidP="00AE12DE">
      <w:pPr>
        <w:pStyle w:val="af9"/>
        <w:numPr>
          <w:ilvl w:val="0"/>
          <w:numId w:val="119"/>
        </w:numPr>
        <w:spacing w:after="240" w:line="360" w:lineRule="auto"/>
        <w:rPr>
          <w:rFonts w:ascii="Arial" w:eastAsiaTheme="majorEastAsia" w:hAnsi="Arial" w:cs="Arial"/>
          <w:szCs w:val="24"/>
        </w:rPr>
      </w:pPr>
      <w:r w:rsidRPr="00AE12DE">
        <w:rPr>
          <w:rFonts w:ascii="Arial" w:eastAsiaTheme="majorEastAsia" w:hAnsi="Arial" w:cs="Arial"/>
          <w:szCs w:val="24"/>
        </w:rPr>
        <w:t>«Возвращение» - установка фактической даты возвращения с одновременным за</w:t>
      </w:r>
      <w:r>
        <w:rPr>
          <w:rFonts w:ascii="Arial" w:eastAsiaTheme="majorEastAsia" w:hAnsi="Arial" w:cs="Arial"/>
          <w:szCs w:val="24"/>
        </w:rPr>
        <w:t>просом данных из Автографа</w:t>
      </w:r>
    </w:p>
    <w:p w14:paraId="765AD3D6" w14:textId="77777777" w:rsidR="00217B55" w:rsidRDefault="00217B55" w:rsidP="00AE12DE">
      <w:pPr>
        <w:pStyle w:val="af9"/>
        <w:numPr>
          <w:ilvl w:val="0"/>
          <w:numId w:val="119"/>
        </w:numPr>
        <w:spacing w:after="240" w:line="360" w:lineRule="auto"/>
        <w:rPr>
          <w:rFonts w:ascii="Arial" w:eastAsiaTheme="majorEastAsia" w:hAnsi="Arial" w:cs="Arial"/>
          <w:szCs w:val="24"/>
        </w:rPr>
      </w:pPr>
      <w:r w:rsidRPr="00AE12DE">
        <w:rPr>
          <w:rFonts w:ascii="Arial" w:eastAsiaTheme="majorEastAsia" w:hAnsi="Arial" w:cs="Arial"/>
          <w:szCs w:val="24"/>
        </w:rPr>
        <w:t>«Запросить Автограф» - пол</w:t>
      </w:r>
      <w:r>
        <w:rPr>
          <w:rFonts w:ascii="Arial" w:eastAsiaTheme="majorEastAsia" w:hAnsi="Arial" w:cs="Arial"/>
          <w:szCs w:val="24"/>
        </w:rPr>
        <w:t>учение данные из Автографа</w:t>
      </w:r>
    </w:p>
    <w:p w14:paraId="5691AC19" w14:textId="69A077C9" w:rsidR="00217B55" w:rsidRPr="00AE12DE" w:rsidRDefault="00217B55" w:rsidP="00AE12DE">
      <w:pPr>
        <w:pStyle w:val="af9"/>
        <w:numPr>
          <w:ilvl w:val="0"/>
          <w:numId w:val="119"/>
        </w:numPr>
        <w:spacing w:after="240" w:line="360" w:lineRule="auto"/>
        <w:rPr>
          <w:rFonts w:ascii="Arial" w:eastAsiaTheme="majorEastAsia" w:hAnsi="Arial" w:cs="Arial"/>
          <w:szCs w:val="24"/>
        </w:rPr>
      </w:pPr>
      <w:r w:rsidRPr="00AE12DE">
        <w:rPr>
          <w:rFonts w:ascii="Arial" w:eastAsiaTheme="majorEastAsia" w:hAnsi="Arial" w:cs="Arial"/>
          <w:szCs w:val="24"/>
        </w:rPr>
        <w:t xml:space="preserve">«Не согласен с данными» - очистка данных на конец </w:t>
      </w:r>
      <w:r>
        <w:rPr>
          <w:rFonts w:ascii="Arial" w:eastAsiaTheme="majorEastAsia" w:hAnsi="Arial" w:cs="Arial"/>
          <w:szCs w:val="24"/>
        </w:rPr>
        <w:t>и</w:t>
      </w:r>
      <w:r w:rsidRPr="00AE12DE">
        <w:rPr>
          <w:rFonts w:ascii="Arial" w:eastAsiaTheme="majorEastAsia" w:hAnsi="Arial" w:cs="Arial"/>
          <w:szCs w:val="24"/>
        </w:rPr>
        <w:t xml:space="preserve"> установка статус блокировки для закрытия ПЛ</w:t>
      </w:r>
    </w:p>
    <w:p w14:paraId="2D842110" w14:textId="145F2EBA" w:rsidR="00217B55" w:rsidRPr="00AE12DE" w:rsidRDefault="00217B55" w:rsidP="00AE12DE">
      <w:pPr>
        <w:spacing w:after="240" w:line="360" w:lineRule="auto"/>
        <w:ind w:firstLine="708"/>
        <w:rPr>
          <w:rFonts w:ascii="Arial" w:eastAsiaTheme="majorEastAsia" w:hAnsi="Arial" w:cs="Arial"/>
          <w:szCs w:val="24"/>
        </w:rPr>
      </w:pPr>
      <w:r w:rsidRPr="00AE12DE">
        <w:rPr>
          <w:rFonts w:ascii="Arial" w:eastAsiaTheme="majorEastAsia" w:hAnsi="Arial" w:cs="Arial"/>
          <w:szCs w:val="24"/>
        </w:rPr>
        <w:t>При запросе данных из Автографа реализовать автоматические проверки телематики. В случае отказа, автоматически устанавлива</w:t>
      </w:r>
      <w:r>
        <w:rPr>
          <w:rFonts w:ascii="Arial" w:eastAsiaTheme="majorEastAsia" w:hAnsi="Arial" w:cs="Arial"/>
          <w:szCs w:val="24"/>
        </w:rPr>
        <w:t>ть</w:t>
      </w:r>
      <w:r w:rsidRPr="00AE12DE">
        <w:rPr>
          <w:rFonts w:ascii="Arial" w:eastAsiaTheme="majorEastAsia" w:hAnsi="Arial" w:cs="Arial"/>
          <w:szCs w:val="24"/>
        </w:rPr>
        <w:t xml:space="preserve"> статус блокировки закрытия путевого листа.</w:t>
      </w:r>
    </w:p>
    <w:p w14:paraId="67F43609" w14:textId="22904753" w:rsidR="00217B55" w:rsidRDefault="00217B55">
      <w:pPr>
        <w:spacing w:after="240" w:line="360" w:lineRule="auto"/>
        <w:ind w:firstLine="708"/>
        <w:rPr>
          <w:ins w:id="3164" w:author="Savinskaya Yulia" w:date="2021-02-24T16:18:00Z"/>
          <w:rFonts w:ascii="Arial" w:eastAsiaTheme="majorEastAsia" w:hAnsi="Arial" w:cs="Arial"/>
          <w:szCs w:val="24"/>
        </w:rPr>
      </w:pPr>
      <w:r w:rsidRPr="00AE12DE">
        <w:rPr>
          <w:rFonts w:ascii="Arial" w:eastAsiaTheme="majorEastAsia" w:hAnsi="Arial" w:cs="Arial"/>
          <w:szCs w:val="24"/>
        </w:rPr>
        <w:t>Создать отдельную роль, позволяющую снять эту блокировку с обязательным указанием причины снятия блокировки.</w:t>
      </w:r>
    </w:p>
    <w:p w14:paraId="42AE4ED0" w14:textId="326F0B79" w:rsidR="00ED4F88" w:rsidRDefault="00ED4F88">
      <w:pPr>
        <w:pStyle w:val="4"/>
        <w:rPr>
          <w:ins w:id="3165" w:author="Savinskaya Yulia" w:date="2021-02-24T16:19:00Z"/>
          <w:rFonts w:eastAsiaTheme="majorEastAsia"/>
          <w:b/>
          <w:szCs w:val="24"/>
        </w:rPr>
        <w:pPrChange w:id="3166" w:author="Savinskaya Yulia" w:date="2021-02-24T16:19:00Z">
          <w:pPr>
            <w:spacing w:after="240" w:line="360" w:lineRule="auto"/>
            <w:ind w:firstLine="708"/>
          </w:pPr>
        </w:pPrChange>
      </w:pPr>
      <w:ins w:id="3167" w:author="Savinskaya Yulia" w:date="2021-02-24T16:18:00Z">
        <w:r w:rsidRPr="00ED4F88">
          <w:rPr>
            <w:rFonts w:eastAsiaTheme="majorEastAsia"/>
            <w:b/>
            <w:i w:val="0"/>
            <w:caps w:val="0"/>
            <w:sz w:val="24"/>
            <w:szCs w:val="24"/>
          </w:rPr>
          <w:t>Интеграция Путевых листов с системой ИТС (Wenco, АвтоГРАФ)</w:t>
        </w:r>
      </w:ins>
    </w:p>
    <w:p w14:paraId="6917F3FA" w14:textId="77777777" w:rsidR="00ED4F88" w:rsidRPr="00ED4F88" w:rsidRDefault="00ED4F88">
      <w:pPr>
        <w:rPr>
          <w:ins w:id="3168" w:author="Savinskaya Yulia" w:date="2021-02-24T16:19:00Z"/>
          <w:rFonts w:eastAsiaTheme="majorEastAsia"/>
        </w:rPr>
        <w:pPrChange w:id="3169" w:author="Savinskaya Yulia" w:date="2021-02-24T16:19:00Z">
          <w:pPr>
            <w:spacing w:after="240" w:line="360" w:lineRule="auto"/>
            <w:ind w:firstLine="708"/>
          </w:pPr>
        </w:pPrChange>
      </w:pPr>
    </w:p>
    <w:p w14:paraId="7EFA2E08" w14:textId="5B7945BE" w:rsidR="00ED4F88" w:rsidRDefault="00ED4F88" w:rsidP="00ED4F88">
      <w:pPr>
        <w:spacing w:after="240" w:line="360" w:lineRule="auto"/>
        <w:ind w:firstLine="708"/>
        <w:rPr>
          <w:ins w:id="3170" w:author="Savinskaya Yulia" w:date="2021-02-24T16:19:00Z"/>
          <w:rFonts w:ascii="Arial" w:eastAsiaTheme="majorEastAsia" w:hAnsi="Arial" w:cs="Arial"/>
          <w:szCs w:val="24"/>
        </w:rPr>
      </w:pPr>
      <w:ins w:id="3171" w:author="Savinskaya Yulia" w:date="2021-02-24T16:19:00Z">
        <w:r w:rsidRPr="006464F9">
          <w:rPr>
            <w:rFonts w:ascii="Arial" w:eastAsiaTheme="majorEastAsia" w:hAnsi="Arial" w:cs="Arial"/>
            <w:szCs w:val="24"/>
          </w:rPr>
          <w:t xml:space="preserve">Реализовать интеграцию между системой SAP S/4 HANA и </w:t>
        </w:r>
        <w:r>
          <w:rPr>
            <w:rFonts w:ascii="Arial" w:eastAsiaTheme="majorEastAsia" w:hAnsi="Arial" w:cs="Arial"/>
            <w:szCs w:val="24"/>
          </w:rPr>
          <w:t>ИТС</w:t>
        </w:r>
        <w:r w:rsidRPr="006464F9">
          <w:rPr>
            <w:rFonts w:ascii="Arial" w:eastAsiaTheme="majorEastAsia" w:hAnsi="Arial" w:cs="Arial"/>
            <w:szCs w:val="24"/>
          </w:rPr>
          <w:t xml:space="preserve"> с целью своевременного обмена результатами мониторинга и контроля транспорта. Обмен данными между системами осуществить с применением стандартной интеграционной шины SAP PO. Соглашение об интеграции представлено в документе </w:t>
        </w:r>
      </w:ins>
      <w:ins w:id="3172" w:author="Savinskaya Yulia" w:date="2021-02-24T16:20:00Z">
        <w:r w:rsidRPr="00ED4F88">
          <w:rPr>
            <w:rFonts w:ascii="Arial" w:eastAsiaTheme="majorEastAsia" w:hAnsi="Arial" w:cs="Arial"/>
            <w:szCs w:val="24"/>
          </w:rPr>
          <w:t>ERP.13.9.2_5_INT_Соглашение об интеграции</w:t>
        </w:r>
      </w:ins>
      <w:ins w:id="3173" w:author="Savinskaya Yulia" w:date="2021-02-24T16:21:00Z">
        <w:r>
          <w:rPr>
            <w:rFonts w:ascii="Arial" w:eastAsiaTheme="majorEastAsia" w:hAnsi="Arial" w:cs="Arial"/>
            <w:szCs w:val="24"/>
          </w:rPr>
          <w:t xml:space="preserve"> </w:t>
        </w:r>
      </w:ins>
      <w:ins w:id="3174" w:author="Savinskaya Yulia" w:date="2021-02-24T16:20:00Z">
        <w:r w:rsidRPr="00ED4F88">
          <w:rPr>
            <w:rFonts w:ascii="Arial" w:eastAsiaTheme="majorEastAsia" w:hAnsi="Arial" w:cs="Arial"/>
            <w:szCs w:val="24"/>
          </w:rPr>
          <w:t>Путевой лист</w:t>
        </w:r>
      </w:ins>
      <w:ins w:id="3175" w:author="Savinskaya Yulia" w:date="2021-02-24T16:21:00Z">
        <w:r>
          <w:rPr>
            <w:rFonts w:ascii="Arial" w:eastAsiaTheme="majorEastAsia" w:hAnsi="Arial" w:cs="Arial"/>
            <w:szCs w:val="24"/>
          </w:rPr>
          <w:t xml:space="preserve"> </w:t>
        </w:r>
      </w:ins>
      <w:ins w:id="3176" w:author="Savinskaya Yulia" w:date="2021-02-24T16:20:00Z">
        <w:r w:rsidRPr="00ED4F88">
          <w:rPr>
            <w:rFonts w:ascii="Arial" w:eastAsiaTheme="majorEastAsia" w:hAnsi="Arial" w:cs="Arial"/>
            <w:szCs w:val="24"/>
          </w:rPr>
          <w:t>Система ИТС</w:t>
        </w:r>
      </w:ins>
      <w:ins w:id="3177" w:author="Savinskaya Yulia" w:date="2021-02-24T16:21:00Z">
        <w:r>
          <w:rPr>
            <w:rFonts w:ascii="Arial" w:eastAsiaTheme="majorEastAsia" w:hAnsi="Arial" w:cs="Arial"/>
            <w:szCs w:val="24"/>
          </w:rPr>
          <w:t>.</w:t>
        </w:r>
      </w:ins>
    </w:p>
    <w:p w14:paraId="5EC4E5BC" w14:textId="1871AE05" w:rsidR="00ED4F88" w:rsidRDefault="00ED4F88" w:rsidP="00ED4F88">
      <w:pPr>
        <w:spacing w:after="240" w:line="360" w:lineRule="auto"/>
        <w:ind w:firstLine="708"/>
        <w:rPr>
          <w:ins w:id="3178" w:author="Savinskaya Yulia" w:date="2021-02-24T16:21:00Z"/>
          <w:rFonts w:ascii="Arial" w:eastAsiaTheme="majorEastAsia" w:hAnsi="Arial" w:cs="Arial"/>
          <w:szCs w:val="24"/>
        </w:rPr>
      </w:pPr>
      <w:ins w:id="3179" w:author="Savinskaya Yulia" w:date="2021-02-24T16:19:00Z">
        <w:r w:rsidRPr="00AE12DE">
          <w:rPr>
            <w:rFonts w:ascii="Arial" w:eastAsiaTheme="majorEastAsia" w:hAnsi="Arial" w:cs="Arial"/>
            <w:szCs w:val="24"/>
          </w:rPr>
          <w:t>Создать отдельную роль для пользователя, чтобы в</w:t>
        </w:r>
        <w:r>
          <w:rPr>
            <w:rFonts w:ascii="Arial" w:eastAsiaTheme="majorEastAsia" w:hAnsi="Arial" w:cs="Arial"/>
            <w:szCs w:val="24"/>
          </w:rPr>
          <w:t>о Фрахтовом заказе</w:t>
        </w:r>
        <w:r w:rsidRPr="00AE12DE">
          <w:rPr>
            <w:rFonts w:ascii="Arial" w:eastAsiaTheme="majorEastAsia" w:hAnsi="Arial" w:cs="Arial"/>
            <w:szCs w:val="24"/>
          </w:rPr>
          <w:t xml:space="preserve"> (Путевом листе) можно было видеть вкладку «</w:t>
        </w:r>
      </w:ins>
      <w:ins w:id="3180" w:author="Savinskaya Yulia" w:date="2021-02-24T16:20:00Z">
        <w:r>
          <w:rPr>
            <w:rFonts w:ascii="Arial" w:eastAsiaTheme="majorEastAsia" w:hAnsi="Arial" w:cs="Arial"/>
            <w:szCs w:val="24"/>
          </w:rPr>
          <w:t>Данные с датчиков</w:t>
        </w:r>
      </w:ins>
      <w:ins w:id="3181" w:author="Savinskaya Yulia" w:date="2021-02-24T16:19:00Z">
        <w:r w:rsidRPr="00AE12DE">
          <w:rPr>
            <w:rFonts w:ascii="Arial" w:eastAsiaTheme="majorEastAsia" w:hAnsi="Arial" w:cs="Arial"/>
            <w:szCs w:val="24"/>
          </w:rPr>
          <w:t>».</w:t>
        </w:r>
      </w:ins>
      <w:ins w:id="3182" w:author="Savinskaya Yulia" w:date="2021-02-24T16:20:00Z">
        <w:r>
          <w:rPr>
            <w:rFonts w:ascii="Arial" w:eastAsiaTheme="majorEastAsia" w:hAnsi="Arial" w:cs="Arial"/>
            <w:szCs w:val="24"/>
          </w:rPr>
          <w:t xml:space="preserve"> Создать новую вкладку «Данные с датчиков» по аналогии с реализованной вкладкой «Автограф».</w:t>
        </w:r>
      </w:ins>
    </w:p>
    <w:p w14:paraId="342C2A91" w14:textId="2B081D89" w:rsidR="00ED4F88" w:rsidRPr="00AE12DE" w:rsidRDefault="00ED4F88" w:rsidP="00ED4F88">
      <w:pPr>
        <w:spacing w:after="240" w:line="360" w:lineRule="auto"/>
        <w:ind w:firstLine="708"/>
        <w:rPr>
          <w:ins w:id="3183" w:author="Savinskaya Yulia" w:date="2021-02-24T16:21:00Z"/>
          <w:rFonts w:ascii="Arial" w:eastAsiaTheme="majorEastAsia" w:hAnsi="Arial" w:cs="Arial"/>
          <w:szCs w:val="24"/>
        </w:rPr>
      </w:pPr>
      <w:ins w:id="3184" w:author="Savinskaya Yulia" w:date="2021-02-24T16:21:00Z">
        <w:r w:rsidRPr="00AE12DE">
          <w:rPr>
            <w:rFonts w:ascii="Arial" w:eastAsiaTheme="majorEastAsia" w:hAnsi="Arial" w:cs="Arial"/>
            <w:szCs w:val="24"/>
          </w:rPr>
          <w:lastRenderedPageBreak/>
          <w:t xml:space="preserve">При запросе данных из </w:t>
        </w:r>
        <w:r>
          <w:rPr>
            <w:rFonts w:ascii="Arial" w:eastAsiaTheme="majorEastAsia" w:hAnsi="Arial" w:cs="Arial"/>
            <w:szCs w:val="24"/>
          </w:rPr>
          <w:t>ИТС</w:t>
        </w:r>
        <w:r w:rsidRPr="00AE12DE">
          <w:rPr>
            <w:rFonts w:ascii="Arial" w:eastAsiaTheme="majorEastAsia" w:hAnsi="Arial" w:cs="Arial"/>
            <w:szCs w:val="24"/>
          </w:rPr>
          <w:t xml:space="preserve"> реализовать автоматические проверки телематики. </w:t>
        </w:r>
        <w:commentRangeStart w:id="3185"/>
        <w:commentRangeStart w:id="3186"/>
        <w:r w:rsidRPr="00AE12DE">
          <w:rPr>
            <w:rFonts w:ascii="Arial" w:eastAsiaTheme="majorEastAsia" w:hAnsi="Arial" w:cs="Arial"/>
            <w:szCs w:val="24"/>
          </w:rPr>
          <w:t>В случае отказа, автоматически устанавлива</w:t>
        </w:r>
        <w:r>
          <w:rPr>
            <w:rFonts w:ascii="Arial" w:eastAsiaTheme="majorEastAsia" w:hAnsi="Arial" w:cs="Arial"/>
            <w:szCs w:val="24"/>
          </w:rPr>
          <w:t>ть</w:t>
        </w:r>
        <w:r w:rsidRPr="00AE12DE">
          <w:rPr>
            <w:rFonts w:ascii="Arial" w:eastAsiaTheme="majorEastAsia" w:hAnsi="Arial" w:cs="Arial"/>
            <w:szCs w:val="24"/>
          </w:rPr>
          <w:t xml:space="preserve"> статус блокировки закрытия путевого листа.</w:t>
        </w:r>
      </w:ins>
      <w:commentRangeEnd w:id="3185"/>
      <w:r w:rsidR="00EE19B6">
        <w:rPr>
          <w:rStyle w:val="aff4"/>
        </w:rPr>
        <w:commentReference w:id="3185"/>
      </w:r>
      <w:commentRangeEnd w:id="3186"/>
      <w:r w:rsidR="003D6B0A">
        <w:rPr>
          <w:rStyle w:val="aff4"/>
        </w:rPr>
        <w:commentReference w:id="3186"/>
      </w:r>
      <w:ins w:id="3187" w:author="Savinskaya Yulia" w:date="2021-03-09T16:42:00Z">
        <w:r w:rsidR="003D6B0A">
          <w:rPr>
            <w:rFonts w:ascii="Arial" w:eastAsiaTheme="majorEastAsia" w:hAnsi="Arial" w:cs="Arial"/>
            <w:szCs w:val="24"/>
          </w:rPr>
          <w:t xml:space="preserve"> И реализовать возможность отключения данной блокировки путевых листов.</w:t>
        </w:r>
      </w:ins>
    </w:p>
    <w:p w14:paraId="25ECF683" w14:textId="117905EE" w:rsidR="00ED4F88" w:rsidRPr="006464F9" w:rsidRDefault="00ED4F88" w:rsidP="00ED4F88">
      <w:pPr>
        <w:spacing w:after="240" w:line="360" w:lineRule="auto"/>
        <w:ind w:firstLine="708"/>
        <w:rPr>
          <w:rFonts w:ascii="Arial" w:eastAsiaTheme="majorEastAsia" w:hAnsi="Arial" w:cs="Arial"/>
          <w:szCs w:val="24"/>
        </w:rPr>
      </w:pPr>
      <w:ins w:id="3188" w:author="Savinskaya Yulia" w:date="2021-02-24T16:21:00Z">
        <w:r w:rsidRPr="00AE12DE">
          <w:rPr>
            <w:rFonts w:ascii="Arial" w:eastAsiaTheme="majorEastAsia" w:hAnsi="Arial" w:cs="Arial"/>
            <w:szCs w:val="24"/>
          </w:rPr>
          <w:t>Создать отдельную роль, позволяющую снять эту блокировку с обязательным указанием причины снятия блокировки.</w:t>
        </w:r>
      </w:ins>
    </w:p>
    <w:p w14:paraId="0D8FB496" w14:textId="77777777" w:rsidR="002F400F" w:rsidRPr="00F94454" w:rsidRDefault="002F400F" w:rsidP="00A51875">
      <w:pPr>
        <w:pStyle w:val="1"/>
        <w:overflowPunct w:val="0"/>
        <w:autoSpaceDE w:val="0"/>
        <w:autoSpaceDN w:val="0"/>
        <w:adjustRightInd w:val="0"/>
        <w:spacing w:before="360" w:after="120"/>
        <w:ind w:left="0" w:firstLine="0"/>
        <w:textAlignment w:val="baseline"/>
      </w:pPr>
      <w:bookmarkStart w:id="3189" w:name="_Toc523837306"/>
      <w:bookmarkStart w:id="3190" w:name="_Toc65146870"/>
      <w:r w:rsidRPr="00F94454">
        <w:t>Информационная Безопасность</w:t>
      </w:r>
      <w:bookmarkEnd w:id="3115"/>
      <w:bookmarkEnd w:id="3116"/>
      <w:bookmarkEnd w:id="3156"/>
      <w:bookmarkEnd w:id="3189"/>
      <w:bookmarkEnd w:id="3190"/>
    </w:p>
    <w:p w14:paraId="5D0F9AE2" w14:textId="77777777" w:rsidR="00DC3F31" w:rsidRPr="00512AF8" w:rsidRDefault="00DC3F31" w:rsidP="00512AF8">
      <w:pPr>
        <w:spacing w:after="240" w:line="360" w:lineRule="auto"/>
        <w:ind w:firstLine="708"/>
        <w:rPr>
          <w:rFonts w:ascii="Arial" w:eastAsiaTheme="majorEastAsia" w:hAnsi="Arial" w:cs="Arial"/>
          <w:szCs w:val="24"/>
        </w:rPr>
      </w:pPr>
      <w:r w:rsidRPr="00512AF8">
        <w:rPr>
          <w:rFonts w:ascii="Arial" w:eastAsiaTheme="majorEastAsia" w:hAnsi="Arial" w:cs="Arial"/>
          <w:szCs w:val="24"/>
        </w:rPr>
        <w:t>Требования по Информационной Безопасности к системам и реализуемым в них бизнес-процессам, включая процессы, описанные в данном Концептуальном дизайне, отражены в разработанном на данном проекте документе «Проектное решение по обеспечению информационной безопасности в системах SAP».</w:t>
      </w:r>
    </w:p>
    <w:p w14:paraId="3AB5B960" w14:textId="77777777" w:rsidR="00DC3F31" w:rsidRDefault="00DC3F31" w:rsidP="00DC3F31">
      <w:pPr>
        <w:ind w:firstLine="708"/>
        <w:rPr>
          <w:color w:val="000000"/>
          <w:sz w:val="22"/>
        </w:rPr>
      </w:pPr>
    </w:p>
    <w:p w14:paraId="68957994" w14:textId="77777777" w:rsidR="00882AFC" w:rsidRDefault="00882AFC" w:rsidP="00B61C4B">
      <w:pPr>
        <w:pStyle w:val="1"/>
        <w:rPr>
          <w:rFonts w:eastAsia="Calibri"/>
        </w:rPr>
      </w:pPr>
      <w:bookmarkStart w:id="3191" w:name="_Toc520705057"/>
      <w:bookmarkStart w:id="3192" w:name="_Toc523837307"/>
      <w:bookmarkStart w:id="3193" w:name="_Toc65146871"/>
      <w:r w:rsidRPr="00F94454">
        <w:rPr>
          <w:rFonts w:eastAsia="Calibri"/>
        </w:rPr>
        <w:lastRenderedPageBreak/>
        <w:t>Организационные изменения</w:t>
      </w:r>
      <w:bookmarkEnd w:id="3191"/>
      <w:bookmarkEnd w:id="3192"/>
      <w:bookmarkEnd w:id="3193"/>
    </w:p>
    <w:p w14:paraId="49661D93" w14:textId="77777777" w:rsidR="00E30D22" w:rsidRPr="008C7F95" w:rsidRDefault="00E30D22" w:rsidP="00E30D22">
      <w:pPr>
        <w:pStyle w:val="23"/>
        <w:keepNext/>
        <w:keepLines/>
        <w:numPr>
          <w:ilvl w:val="1"/>
          <w:numId w:val="8"/>
        </w:numPr>
        <w:spacing w:before="160" w:after="120" w:line="276" w:lineRule="auto"/>
        <w:rPr>
          <w:rFonts w:eastAsiaTheme="majorEastAsia" w:cstheme="majorBidi"/>
          <w:bCs w:val="0"/>
          <w:iCs w:val="0"/>
          <w:szCs w:val="26"/>
        </w:rPr>
      </w:pPr>
      <w:bookmarkStart w:id="3194" w:name="_Toc520705058"/>
      <w:bookmarkStart w:id="3195" w:name="_Toc523837308"/>
      <w:bookmarkStart w:id="3196" w:name="_Toc65146872"/>
      <w:bookmarkStart w:id="3197" w:name="_Hlk522262879"/>
      <w:r>
        <w:rPr>
          <w:rFonts w:eastAsiaTheme="majorEastAsia" w:cstheme="majorBidi"/>
          <w:bCs w:val="0"/>
          <w:iCs w:val="0"/>
          <w:szCs w:val="26"/>
        </w:rPr>
        <w:t>Ключевые процессные изменения и области улучшений</w:t>
      </w:r>
      <w:bookmarkEnd w:id="3194"/>
      <w:bookmarkEnd w:id="3195"/>
      <w:bookmarkEnd w:id="3196"/>
    </w:p>
    <w:p w14:paraId="6D895F13" w14:textId="1FBE33BE" w:rsidR="00386C3A" w:rsidRDefault="00386C3A" w:rsidP="00916FAB">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del w:id="3198" w:author="Savinskaya Yulia" w:date="2021-02-25T11:57:00Z">
        <w:r w:rsidRPr="00916FAB" w:rsidDel="009842FD">
          <w:rPr>
            <w:rFonts w:ascii="Arial" w:hAnsi="Arial" w:cs="Arial"/>
            <w:b/>
            <w:sz w:val="22"/>
          </w:rPr>
          <w:fldChar w:fldCharType="begin"/>
        </w:r>
        <w:r w:rsidRPr="00916FAB" w:rsidDel="009842FD">
          <w:rPr>
            <w:rFonts w:ascii="Arial" w:hAnsi="Arial" w:cs="Arial"/>
            <w:b/>
            <w:sz w:val="22"/>
          </w:rPr>
          <w:delInstrText xml:space="preserve"> SEQ Таблица \* ARABIC </w:delInstrText>
        </w:r>
        <w:r w:rsidRPr="00916FAB" w:rsidDel="009842FD">
          <w:rPr>
            <w:rFonts w:ascii="Arial" w:hAnsi="Arial" w:cs="Arial"/>
            <w:b/>
            <w:sz w:val="22"/>
          </w:rPr>
          <w:fldChar w:fldCharType="separate"/>
        </w:r>
        <w:r w:rsidR="00C311E5" w:rsidDel="009842FD">
          <w:rPr>
            <w:rFonts w:ascii="Arial" w:hAnsi="Arial" w:cs="Arial"/>
            <w:b/>
            <w:noProof/>
            <w:sz w:val="22"/>
          </w:rPr>
          <w:delText>5</w:delText>
        </w:r>
        <w:r w:rsidRPr="00916FAB" w:rsidDel="009842FD">
          <w:rPr>
            <w:rFonts w:ascii="Arial" w:hAnsi="Arial" w:cs="Arial"/>
            <w:b/>
            <w:sz w:val="22"/>
          </w:rPr>
          <w:fldChar w:fldCharType="end"/>
        </w:r>
        <w:r w:rsidR="007B5023" w:rsidDel="009842FD">
          <w:rPr>
            <w:rFonts w:ascii="Arial" w:hAnsi="Arial" w:cs="Arial"/>
            <w:b/>
            <w:sz w:val="22"/>
          </w:rPr>
          <w:delText>9</w:delText>
        </w:r>
      </w:del>
      <w:ins w:id="3199" w:author="Savinskaya Yulia" w:date="2021-02-25T11:57:00Z">
        <w:r w:rsidR="009842FD">
          <w:rPr>
            <w:rFonts w:ascii="Arial" w:hAnsi="Arial" w:cs="Arial"/>
            <w:b/>
            <w:sz w:val="22"/>
          </w:rPr>
          <w:t>6</w:t>
        </w:r>
      </w:ins>
      <w:ins w:id="3200" w:author="Savinskaya Yulia" w:date="2021-02-25T15:31:00Z">
        <w:r w:rsidR="00F31DDE">
          <w:rPr>
            <w:rFonts w:ascii="Arial" w:hAnsi="Arial" w:cs="Arial"/>
            <w:b/>
            <w:sz w:val="22"/>
          </w:rPr>
          <w:t>1</w:t>
        </w:r>
      </w:ins>
      <w:r w:rsidRPr="00916FAB">
        <w:rPr>
          <w:rFonts w:ascii="Arial" w:hAnsi="Arial" w:cs="Arial"/>
          <w:b/>
          <w:sz w:val="22"/>
        </w:rPr>
        <w:t>.</w:t>
      </w:r>
      <w:r w:rsidR="008C7F95">
        <w:rPr>
          <w:rFonts w:ascii="Arial" w:hAnsi="Arial" w:cs="Arial"/>
          <w:b/>
          <w:sz w:val="22"/>
        </w:rPr>
        <w:t xml:space="preserve"> </w:t>
      </w:r>
      <w:r w:rsidR="00E30D22">
        <w:rPr>
          <w:rFonts w:ascii="Arial" w:hAnsi="Arial" w:cs="Arial"/>
          <w:b/>
          <w:sz w:val="22"/>
        </w:rPr>
        <w:t>Ключевые процессные изменения</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81"/>
        <w:gridCol w:w="779"/>
        <w:gridCol w:w="708"/>
        <w:gridCol w:w="851"/>
        <w:gridCol w:w="993"/>
        <w:gridCol w:w="2127"/>
        <w:gridCol w:w="708"/>
        <w:gridCol w:w="1136"/>
        <w:gridCol w:w="2393"/>
      </w:tblGrid>
      <w:tr w:rsidR="00331B45" w:rsidRPr="00750F06" w14:paraId="590933F3" w14:textId="77777777" w:rsidTr="00AE12DE">
        <w:trPr>
          <w:cantSplit/>
          <w:trHeight w:val="2037"/>
          <w:tblHeader/>
        </w:trPr>
        <w:tc>
          <w:tcPr>
            <w:tcW w:w="236" w:type="pct"/>
            <w:tcBorders>
              <w:top w:val="single" w:sz="12" w:space="0" w:color="auto"/>
            </w:tcBorders>
            <w:shd w:val="clear" w:color="auto" w:fill="FFC000"/>
            <w:vAlign w:val="center"/>
          </w:tcPr>
          <w:bookmarkEnd w:id="3197"/>
          <w:p w14:paraId="4A115177" w14:textId="77777777" w:rsidR="00750F06" w:rsidRPr="00750F06" w:rsidRDefault="00750F06" w:rsidP="00750F06">
            <w:pPr>
              <w:rPr>
                <w:rFonts w:ascii="Arial" w:hAnsi="Arial" w:cs="Arial"/>
                <w:b/>
                <w:sz w:val="18"/>
                <w:szCs w:val="18"/>
                <w:lang w:eastAsia="ru-RU"/>
              </w:rPr>
            </w:pPr>
            <w:r w:rsidRPr="00750F06">
              <w:rPr>
                <w:rFonts w:ascii="Arial" w:hAnsi="Arial" w:cs="Arial"/>
                <w:b/>
                <w:sz w:val="18"/>
                <w:szCs w:val="18"/>
                <w:lang w:eastAsia="ru-RU"/>
              </w:rPr>
              <w:lastRenderedPageBreak/>
              <w:t>№</w:t>
            </w:r>
          </w:p>
          <w:p w14:paraId="156F1BEC" w14:textId="77777777" w:rsidR="00750F06" w:rsidRPr="00750F06" w:rsidRDefault="00750F06" w:rsidP="00750F06">
            <w:pPr>
              <w:rPr>
                <w:rFonts w:ascii="Arial" w:hAnsi="Arial" w:cs="Arial"/>
                <w:b/>
                <w:sz w:val="18"/>
                <w:szCs w:val="18"/>
              </w:rPr>
            </w:pPr>
            <w:r w:rsidRPr="00750F06">
              <w:rPr>
                <w:rFonts w:ascii="Arial" w:hAnsi="Arial" w:cs="Arial"/>
                <w:b/>
                <w:sz w:val="18"/>
                <w:szCs w:val="18"/>
                <w:lang w:eastAsia="ru-RU"/>
              </w:rPr>
              <w:t>п</w:t>
            </w:r>
            <w:r w:rsidRPr="00750F06">
              <w:rPr>
                <w:rFonts w:ascii="Arial" w:hAnsi="Arial" w:cs="Arial"/>
                <w:b/>
                <w:sz w:val="18"/>
                <w:szCs w:val="18"/>
                <w:lang w:val="en-US" w:eastAsia="ru-RU"/>
              </w:rPr>
              <w:t>/</w:t>
            </w:r>
            <w:r w:rsidRPr="00750F06">
              <w:rPr>
                <w:rFonts w:ascii="Arial" w:hAnsi="Arial" w:cs="Arial"/>
                <w:b/>
                <w:sz w:val="18"/>
                <w:szCs w:val="18"/>
                <w:lang w:eastAsia="ru-RU"/>
              </w:rPr>
              <w:t>п</w:t>
            </w:r>
          </w:p>
        </w:tc>
        <w:tc>
          <w:tcPr>
            <w:tcW w:w="383" w:type="pct"/>
            <w:tcBorders>
              <w:top w:val="single" w:sz="12" w:space="0" w:color="auto"/>
            </w:tcBorders>
            <w:shd w:val="clear" w:color="auto" w:fill="FFC000"/>
            <w:vAlign w:val="center"/>
          </w:tcPr>
          <w:p w14:paraId="628EF078" w14:textId="77777777" w:rsidR="00750F06" w:rsidRPr="00750F06" w:rsidRDefault="00750F06" w:rsidP="00750F06">
            <w:pPr>
              <w:jc w:val="center"/>
              <w:rPr>
                <w:rFonts w:ascii="Arial" w:hAnsi="Arial" w:cs="Arial"/>
                <w:b/>
                <w:sz w:val="20"/>
                <w:szCs w:val="20"/>
              </w:rPr>
            </w:pPr>
            <w:r w:rsidRPr="00750F06">
              <w:rPr>
                <w:rFonts w:ascii="Arial" w:hAnsi="Arial" w:cs="Arial"/>
                <w:b/>
                <w:bCs/>
                <w:color w:val="000000"/>
                <w:sz w:val="18"/>
                <w:szCs w:val="18"/>
                <w:lang w:eastAsia="ru-RU"/>
              </w:rPr>
              <w:t>Код и наименование бизнес-процесса</w:t>
            </w:r>
            <w:r w:rsidRPr="00750F06">
              <w:rPr>
                <w:rFonts w:ascii="Arial" w:hAnsi="Arial" w:cs="Arial"/>
                <w:b/>
                <w:bCs/>
                <w:color w:val="000000"/>
                <w:sz w:val="18"/>
                <w:szCs w:val="18"/>
                <w:lang w:eastAsia="ru-RU"/>
              </w:rPr>
              <w:br/>
              <w:t xml:space="preserve">(1-ый ур-нь) </w:t>
            </w:r>
          </w:p>
        </w:tc>
        <w:tc>
          <w:tcPr>
            <w:tcW w:w="348" w:type="pct"/>
            <w:tcBorders>
              <w:top w:val="single" w:sz="12" w:space="0" w:color="auto"/>
            </w:tcBorders>
            <w:shd w:val="clear" w:color="auto" w:fill="FFC000"/>
            <w:vAlign w:val="center"/>
          </w:tcPr>
          <w:p w14:paraId="20AC0D3A" w14:textId="77777777" w:rsidR="00750F06" w:rsidRPr="00750F06" w:rsidRDefault="00750F06" w:rsidP="00750F06">
            <w:pPr>
              <w:jc w:val="center"/>
              <w:rPr>
                <w:rFonts w:ascii="Arial" w:hAnsi="Arial" w:cs="Arial"/>
                <w:b/>
                <w:sz w:val="20"/>
                <w:szCs w:val="20"/>
              </w:rPr>
            </w:pPr>
            <w:r w:rsidRPr="00750F06">
              <w:rPr>
                <w:rFonts w:ascii="Arial" w:hAnsi="Arial" w:cs="Arial"/>
                <w:b/>
                <w:bCs/>
                <w:color w:val="000000"/>
                <w:sz w:val="18"/>
                <w:szCs w:val="18"/>
                <w:lang w:eastAsia="ru-RU"/>
              </w:rPr>
              <w:t>Наименование</w:t>
            </w:r>
            <w:r w:rsidRPr="00750F06">
              <w:rPr>
                <w:rFonts w:ascii="Arial" w:hAnsi="Arial" w:cs="Arial"/>
                <w:b/>
                <w:bCs/>
                <w:color w:val="000000"/>
                <w:sz w:val="18"/>
                <w:szCs w:val="18"/>
                <w:lang w:eastAsia="ru-RU"/>
              </w:rPr>
              <w:br/>
              <w:t>бизнес-процесса</w:t>
            </w:r>
            <w:r w:rsidRPr="00750F06">
              <w:rPr>
                <w:rFonts w:ascii="Arial" w:hAnsi="Arial" w:cs="Arial"/>
                <w:b/>
                <w:bCs/>
                <w:color w:val="000000"/>
                <w:sz w:val="18"/>
                <w:szCs w:val="18"/>
                <w:lang w:eastAsia="ru-RU"/>
              </w:rPr>
              <w:br/>
              <w:t>(2-ой ур-нь)</w:t>
            </w:r>
          </w:p>
        </w:tc>
        <w:tc>
          <w:tcPr>
            <w:tcW w:w="418" w:type="pct"/>
            <w:tcBorders>
              <w:top w:val="single" w:sz="12" w:space="0" w:color="auto"/>
            </w:tcBorders>
            <w:shd w:val="clear" w:color="auto" w:fill="FFC000"/>
            <w:vAlign w:val="center"/>
          </w:tcPr>
          <w:p w14:paraId="0384378D" w14:textId="77777777" w:rsidR="00750F06" w:rsidRPr="00750F06" w:rsidRDefault="00750F06" w:rsidP="00750F06">
            <w:pPr>
              <w:jc w:val="center"/>
              <w:rPr>
                <w:rFonts w:ascii="Arial" w:hAnsi="Arial" w:cs="Arial"/>
                <w:b/>
                <w:sz w:val="20"/>
                <w:szCs w:val="20"/>
                <w:lang w:eastAsia="ru-RU"/>
              </w:rPr>
            </w:pPr>
            <w:r w:rsidRPr="00750F06">
              <w:rPr>
                <w:rFonts w:ascii="Arial" w:hAnsi="Arial" w:cs="Arial"/>
                <w:b/>
                <w:bCs/>
                <w:color w:val="000000"/>
                <w:sz w:val="18"/>
                <w:szCs w:val="18"/>
                <w:lang w:eastAsia="ru-RU"/>
              </w:rPr>
              <w:t>Область улучшения</w:t>
            </w:r>
          </w:p>
        </w:tc>
        <w:tc>
          <w:tcPr>
            <w:tcW w:w="488" w:type="pct"/>
            <w:tcBorders>
              <w:top w:val="single" w:sz="12" w:space="0" w:color="auto"/>
            </w:tcBorders>
            <w:shd w:val="clear" w:color="auto" w:fill="FFC000"/>
            <w:vAlign w:val="center"/>
          </w:tcPr>
          <w:p w14:paraId="0253C8A9" w14:textId="77777777" w:rsidR="00750F06" w:rsidRPr="00750F06" w:rsidRDefault="00750F06" w:rsidP="00750F06">
            <w:pPr>
              <w:jc w:val="center"/>
              <w:rPr>
                <w:rFonts w:ascii="Arial" w:hAnsi="Arial" w:cs="Arial"/>
                <w:b/>
                <w:sz w:val="20"/>
                <w:szCs w:val="20"/>
                <w:lang w:eastAsia="ru-RU"/>
              </w:rPr>
            </w:pPr>
            <w:r w:rsidRPr="00750F06">
              <w:rPr>
                <w:rFonts w:ascii="Arial" w:hAnsi="Arial" w:cs="Arial"/>
                <w:b/>
                <w:bCs/>
                <w:color w:val="000000"/>
                <w:sz w:val="18"/>
                <w:szCs w:val="18"/>
                <w:lang w:eastAsia="ru-RU"/>
              </w:rPr>
              <w:t>Код и название</w:t>
            </w:r>
            <w:r w:rsidRPr="00750F06">
              <w:rPr>
                <w:rFonts w:ascii="Arial" w:hAnsi="Arial" w:cs="Arial"/>
                <w:b/>
                <w:bCs/>
                <w:color w:val="000000"/>
                <w:sz w:val="18"/>
                <w:szCs w:val="18"/>
                <w:lang w:eastAsia="ru-RU"/>
              </w:rPr>
              <w:br/>
              <w:t>процессного изменения</w:t>
            </w:r>
          </w:p>
        </w:tc>
        <w:tc>
          <w:tcPr>
            <w:tcW w:w="1045" w:type="pct"/>
            <w:tcBorders>
              <w:top w:val="single" w:sz="12" w:space="0" w:color="auto"/>
            </w:tcBorders>
            <w:shd w:val="clear" w:color="auto" w:fill="FFC000"/>
            <w:vAlign w:val="center"/>
          </w:tcPr>
          <w:p w14:paraId="6345A3DB" w14:textId="77777777" w:rsidR="00750F06" w:rsidRPr="00750F06" w:rsidRDefault="00750F06" w:rsidP="00750F06">
            <w:pPr>
              <w:jc w:val="center"/>
              <w:rPr>
                <w:rFonts w:ascii="Arial" w:hAnsi="Arial" w:cs="Arial"/>
                <w:b/>
                <w:sz w:val="20"/>
                <w:szCs w:val="20"/>
                <w:lang w:eastAsia="ru-RU"/>
              </w:rPr>
            </w:pPr>
            <w:r w:rsidRPr="00750F06">
              <w:rPr>
                <w:rFonts w:ascii="Arial" w:hAnsi="Arial" w:cs="Arial"/>
                <w:b/>
                <w:bCs/>
                <w:color w:val="000000"/>
                <w:sz w:val="18"/>
                <w:szCs w:val="18"/>
                <w:lang w:eastAsia="ru-RU"/>
              </w:rPr>
              <w:t>Описание изменения</w:t>
            </w:r>
          </w:p>
        </w:tc>
        <w:tc>
          <w:tcPr>
            <w:tcW w:w="348" w:type="pct"/>
            <w:tcBorders>
              <w:top w:val="single" w:sz="12" w:space="0" w:color="auto"/>
            </w:tcBorders>
            <w:shd w:val="clear" w:color="auto" w:fill="FFC000"/>
            <w:vAlign w:val="center"/>
          </w:tcPr>
          <w:p w14:paraId="01ABE5B3" w14:textId="77777777" w:rsidR="00750F06" w:rsidRPr="00750F06" w:rsidRDefault="00750F06" w:rsidP="00750F06">
            <w:pPr>
              <w:jc w:val="center"/>
              <w:rPr>
                <w:rFonts w:ascii="Arial" w:hAnsi="Arial" w:cs="Arial"/>
                <w:b/>
                <w:sz w:val="20"/>
                <w:szCs w:val="20"/>
                <w:lang w:eastAsia="ru-RU"/>
              </w:rPr>
            </w:pPr>
            <w:r w:rsidRPr="00750F06">
              <w:rPr>
                <w:rFonts w:ascii="Arial" w:hAnsi="Arial" w:cs="Arial"/>
                <w:b/>
                <w:bCs/>
                <w:color w:val="000000"/>
                <w:sz w:val="18"/>
                <w:szCs w:val="18"/>
                <w:lang w:eastAsia="ru-RU"/>
              </w:rPr>
              <w:t xml:space="preserve">Вид </w:t>
            </w:r>
            <w:r w:rsidRPr="00750F06">
              <w:rPr>
                <w:rFonts w:ascii="Arial" w:hAnsi="Arial" w:cs="Arial"/>
                <w:b/>
                <w:bCs/>
                <w:color w:val="000000"/>
                <w:sz w:val="18"/>
                <w:szCs w:val="18"/>
                <w:lang w:eastAsia="ru-RU"/>
              </w:rPr>
              <w:br/>
              <w:t>изменения</w:t>
            </w:r>
          </w:p>
        </w:tc>
        <w:tc>
          <w:tcPr>
            <w:tcW w:w="558" w:type="pct"/>
            <w:tcBorders>
              <w:top w:val="single" w:sz="12" w:space="0" w:color="auto"/>
            </w:tcBorders>
            <w:shd w:val="clear" w:color="auto" w:fill="FFC000"/>
            <w:vAlign w:val="center"/>
          </w:tcPr>
          <w:p w14:paraId="3A97C60A" w14:textId="77777777" w:rsidR="00750F06" w:rsidRPr="00750F06" w:rsidRDefault="00750F06" w:rsidP="00750F06">
            <w:pPr>
              <w:jc w:val="center"/>
              <w:rPr>
                <w:rFonts w:ascii="Arial" w:hAnsi="Arial" w:cs="Arial"/>
                <w:b/>
                <w:sz w:val="20"/>
                <w:szCs w:val="20"/>
              </w:rPr>
            </w:pPr>
            <w:r w:rsidRPr="00750F06">
              <w:rPr>
                <w:rFonts w:ascii="Arial" w:hAnsi="Arial" w:cs="Arial"/>
                <w:b/>
                <w:bCs/>
                <w:color w:val="000000"/>
                <w:sz w:val="18"/>
                <w:szCs w:val="18"/>
                <w:lang w:eastAsia="ru-RU"/>
              </w:rPr>
              <w:t xml:space="preserve">Показатели улучшений </w:t>
            </w:r>
          </w:p>
        </w:tc>
        <w:tc>
          <w:tcPr>
            <w:tcW w:w="1176" w:type="pct"/>
            <w:tcBorders>
              <w:top w:val="single" w:sz="12" w:space="0" w:color="auto"/>
            </w:tcBorders>
            <w:shd w:val="clear" w:color="auto" w:fill="FFC000"/>
            <w:vAlign w:val="center"/>
          </w:tcPr>
          <w:p w14:paraId="6B954872" w14:textId="77777777" w:rsidR="00750F06" w:rsidRPr="00750F06" w:rsidRDefault="00750F06" w:rsidP="00750F06">
            <w:pPr>
              <w:jc w:val="center"/>
              <w:rPr>
                <w:rFonts w:ascii="Arial" w:hAnsi="Arial" w:cs="Arial"/>
                <w:b/>
                <w:bCs/>
                <w:color w:val="000000"/>
                <w:sz w:val="18"/>
                <w:szCs w:val="18"/>
                <w:lang w:eastAsia="ru-RU"/>
              </w:rPr>
            </w:pPr>
            <w:r w:rsidRPr="00750F06">
              <w:rPr>
                <w:rFonts w:ascii="Arial" w:hAnsi="Arial" w:cs="Arial"/>
                <w:b/>
                <w:bCs/>
                <w:color w:val="000000"/>
                <w:sz w:val="18"/>
                <w:szCs w:val="18"/>
                <w:lang w:eastAsia="ru-RU"/>
              </w:rPr>
              <w:t>Подход к расчету (бизнес терминами)</w:t>
            </w:r>
          </w:p>
        </w:tc>
      </w:tr>
      <w:tr w:rsidR="00331B45" w:rsidRPr="00750F06" w14:paraId="39AB3A1B" w14:textId="77777777" w:rsidTr="00331B45">
        <w:trPr>
          <w:cantSplit/>
          <w:tblHeader/>
        </w:trPr>
        <w:tc>
          <w:tcPr>
            <w:tcW w:w="236" w:type="pct"/>
          </w:tcPr>
          <w:p w14:paraId="511AD8E7" w14:textId="77777777" w:rsidR="00750F06" w:rsidRPr="00750F06" w:rsidRDefault="00750F06" w:rsidP="00750F06">
            <w:pPr>
              <w:jc w:val="left"/>
              <w:rPr>
                <w:rFonts w:ascii="Arial" w:hAnsi="Arial" w:cs="Arial"/>
                <w:color w:val="000000"/>
                <w:sz w:val="18"/>
                <w:szCs w:val="18"/>
                <w:lang w:val="en-US" w:eastAsia="ru-RU"/>
              </w:rPr>
            </w:pPr>
            <w:r w:rsidRPr="00750F06">
              <w:rPr>
                <w:rFonts w:ascii="Arial" w:hAnsi="Arial" w:cs="Arial"/>
                <w:color w:val="000000"/>
                <w:sz w:val="18"/>
                <w:szCs w:val="18"/>
                <w:lang w:val="en-US" w:eastAsia="ru-RU"/>
              </w:rPr>
              <w:t>1</w:t>
            </w:r>
          </w:p>
        </w:tc>
        <w:tc>
          <w:tcPr>
            <w:tcW w:w="383" w:type="pct"/>
          </w:tcPr>
          <w:p w14:paraId="0DFFF7C7" w14:textId="77777777" w:rsidR="00750F06" w:rsidRPr="00750F06" w:rsidRDefault="00750F06" w:rsidP="00750F06">
            <w:pPr>
              <w:jc w:val="left"/>
              <w:rPr>
                <w:rFonts w:ascii="Arial" w:hAnsi="Arial" w:cs="Arial"/>
                <w:sz w:val="18"/>
                <w:szCs w:val="18"/>
              </w:rPr>
            </w:pPr>
            <w:r w:rsidRPr="00750F06">
              <w:rPr>
                <w:rFonts w:ascii="Arial" w:hAnsi="Arial" w:cs="Arial"/>
                <w:sz w:val="18"/>
                <w:szCs w:val="18"/>
              </w:rPr>
              <w:t>ПП-10</w:t>
            </w:r>
            <w:r w:rsidRPr="00750F06">
              <w:rPr>
                <w:rFonts w:ascii="Arial" w:hAnsi="Arial" w:cs="Arial"/>
                <w:sz w:val="18"/>
                <w:szCs w:val="18"/>
              </w:rPr>
              <w:br/>
              <w:t>Обеспечение МТР, работами и услугами</w:t>
            </w:r>
          </w:p>
        </w:tc>
        <w:tc>
          <w:tcPr>
            <w:tcW w:w="348" w:type="pct"/>
          </w:tcPr>
          <w:p w14:paraId="2FD14950" w14:textId="77777777" w:rsidR="00750F06" w:rsidRPr="00750F06" w:rsidRDefault="00750F06" w:rsidP="00750F06">
            <w:pPr>
              <w:jc w:val="left"/>
              <w:rPr>
                <w:rFonts w:ascii="Arial" w:hAnsi="Arial" w:cs="Arial"/>
                <w:sz w:val="18"/>
                <w:szCs w:val="18"/>
              </w:rPr>
            </w:pPr>
            <w:r w:rsidRPr="00750F06">
              <w:rPr>
                <w:rFonts w:ascii="Arial" w:hAnsi="Arial" w:cs="Arial"/>
                <w:sz w:val="18"/>
                <w:szCs w:val="18"/>
              </w:rPr>
              <w:t>ПП-10.06</w:t>
            </w:r>
            <w:r w:rsidRPr="00750F06">
              <w:rPr>
                <w:rFonts w:ascii="Arial" w:hAnsi="Arial" w:cs="Arial"/>
                <w:sz w:val="18"/>
                <w:szCs w:val="18"/>
              </w:rPr>
              <w:br/>
              <w:t>Транспортная логистика</w:t>
            </w:r>
          </w:p>
        </w:tc>
        <w:tc>
          <w:tcPr>
            <w:tcW w:w="418" w:type="pct"/>
          </w:tcPr>
          <w:p w14:paraId="0AF64880" w14:textId="77777777" w:rsidR="00750F06" w:rsidRPr="00750F06" w:rsidRDefault="00750F06" w:rsidP="00750F06">
            <w:pPr>
              <w:jc w:val="left"/>
              <w:rPr>
                <w:rFonts w:ascii="Arial" w:hAnsi="Arial" w:cs="Arial"/>
                <w:sz w:val="18"/>
                <w:szCs w:val="18"/>
              </w:rPr>
            </w:pPr>
            <w:r w:rsidRPr="00750F06">
              <w:rPr>
                <w:rFonts w:ascii="Arial" w:hAnsi="Arial" w:cs="Arial"/>
                <w:sz w:val="18"/>
                <w:szCs w:val="18"/>
              </w:rPr>
              <w:t>Минимизация ручных операций в процессе оперативного управления транспортировкой и оптимизация затрат на транспортировку</w:t>
            </w:r>
          </w:p>
        </w:tc>
        <w:tc>
          <w:tcPr>
            <w:tcW w:w="488" w:type="pct"/>
          </w:tcPr>
          <w:p w14:paraId="25480016" w14:textId="77777777" w:rsidR="00750F06" w:rsidRPr="00750F06" w:rsidRDefault="00750F06" w:rsidP="00750F06">
            <w:pPr>
              <w:jc w:val="left"/>
              <w:rPr>
                <w:rFonts w:ascii="Arial" w:hAnsi="Arial" w:cs="Arial"/>
                <w:color w:val="000000"/>
                <w:sz w:val="18"/>
                <w:szCs w:val="18"/>
              </w:rPr>
            </w:pPr>
            <w:r w:rsidRPr="00750F06">
              <w:rPr>
                <w:rFonts w:ascii="Arial" w:hAnsi="Arial" w:cs="Arial"/>
                <w:color w:val="000000"/>
                <w:sz w:val="18"/>
                <w:szCs w:val="18"/>
              </w:rPr>
              <w:t>MM.PC.3.2 Автоматизация процесса управления транспортировкой и таксировки транспортных работ</w:t>
            </w:r>
          </w:p>
        </w:tc>
        <w:tc>
          <w:tcPr>
            <w:tcW w:w="1045" w:type="pct"/>
          </w:tcPr>
          <w:p w14:paraId="56381E90" w14:textId="77777777" w:rsidR="00750F06" w:rsidRPr="00750F06" w:rsidRDefault="00750F06" w:rsidP="00750F06">
            <w:pPr>
              <w:jc w:val="left"/>
              <w:rPr>
                <w:rFonts w:ascii="Arial" w:hAnsi="Arial" w:cs="Arial"/>
                <w:sz w:val="18"/>
                <w:szCs w:val="18"/>
              </w:rPr>
            </w:pPr>
            <w:r w:rsidRPr="00750F06">
              <w:rPr>
                <w:rFonts w:ascii="Arial" w:hAnsi="Arial" w:cs="Arial"/>
                <w:sz w:val="18"/>
                <w:szCs w:val="18"/>
              </w:rPr>
              <w:t>Планирование транспортных средств с точностью до суток (данные поступают в систему в виде плана закупок, плана перемещений - автоматизированно формируется объёмный план грузоперевозок)</w:t>
            </w:r>
            <w:r w:rsidRPr="00750F06">
              <w:rPr>
                <w:rFonts w:ascii="Arial" w:hAnsi="Arial" w:cs="Arial"/>
                <w:sz w:val="18"/>
                <w:szCs w:val="18"/>
              </w:rPr>
              <w:br/>
              <w:t xml:space="preserve">Учет внутренних и внешних транспортировок, по различным видам ТС (авто, ж/д, речной транспорт, авиа, и др.), собственным транспортом </w:t>
            </w:r>
            <w:r w:rsidRPr="00750F06">
              <w:rPr>
                <w:rFonts w:ascii="Arial" w:hAnsi="Arial" w:cs="Arial"/>
                <w:b/>
                <w:bCs/>
                <w:sz w:val="18"/>
                <w:szCs w:val="18"/>
              </w:rPr>
              <w:t>Полюс Логистика</w:t>
            </w:r>
            <w:r w:rsidRPr="00750F06">
              <w:rPr>
                <w:rFonts w:ascii="Arial" w:hAnsi="Arial" w:cs="Arial"/>
                <w:sz w:val="18"/>
                <w:szCs w:val="18"/>
              </w:rPr>
              <w:t xml:space="preserve"> и транспортом подрядчика в одной системе </w:t>
            </w:r>
            <w:r w:rsidRPr="00750F06">
              <w:rPr>
                <w:rFonts w:ascii="Arial" w:hAnsi="Arial" w:cs="Arial"/>
                <w:sz w:val="18"/>
                <w:szCs w:val="18"/>
              </w:rPr>
              <w:br/>
              <w:t>Учет и контроль плановых и фактических статусов транспортировок (планирование, регистрация, начало погрузки, окончание погрузки, обработка груза, начало транспортировки, окончание транспортировки)</w:t>
            </w:r>
            <w:r w:rsidRPr="00750F06">
              <w:rPr>
                <w:rFonts w:ascii="Arial" w:hAnsi="Arial" w:cs="Arial"/>
                <w:sz w:val="18"/>
                <w:szCs w:val="18"/>
              </w:rPr>
              <w:br/>
              <w:t>Автоматизированная таксировка (закрытие) путевых листов  в системе</w:t>
            </w:r>
            <w:r w:rsidRPr="00750F06">
              <w:rPr>
                <w:rFonts w:ascii="Arial" w:hAnsi="Arial" w:cs="Arial"/>
                <w:sz w:val="18"/>
                <w:szCs w:val="18"/>
              </w:rPr>
              <w:br/>
              <w:t>Интеграция с системой "Автограф", получение данных фактического километража, расхода ГСМ, отклонений от маршрутов и т.д.</w:t>
            </w:r>
            <w:r w:rsidRPr="00750F06">
              <w:rPr>
                <w:rFonts w:ascii="Arial" w:hAnsi="Arial" w:cs="Arial"/>
                <w:sz w:val="18"/>
                <w:szCs w:val="18"/>
              </w:rPr>
              <w:br/>
              <w:t>Автоматизированное формирование план-факт отчетности (пробеги, расходы топлива, наработка машино-часов и т.д.)</w:t>
            </w:r>
            <w:r w:rsidRPr="00750F06">
              <w:rPr>
                <w:rFonts w:ascii="Arial" w:hAnsi="Arial" w:cs="Arial"/>
                <w:sz w:val="18"/>
                <w:szCs w:val="18"/>
              </w:rPr>
              <w:br/>
              <w:t>Автоматизация формирования базы для расчёта услуг</w:t>
            </w:r>
            <w:r w:rsidRPr="00750F06">
              <w:rPr>
                <w:rFonts w:ascii="Arial" w:hAnsi="Arial" w:cs="Arial"/>
                <w:b/>
                <w:bCs/>
                <w:sz w:val="18"/>
                <w:szCs w:val="18"/>
              </w:rPr>
              <w:t xml:space="preserve"> Полюс Логистика</w:t>
            </w:r>
          </w:p>
        </w:tc>
        <w:tc>
          <w:tcPr>
            <w:tcW w:w="348" w:type="pct"/>
          </w:tcPr>
          <w:p w14:paraId="41F95A98" w14:textId="77777777" w:rsidR="00750F06" w:rsidRPr="00750F06" w:rsidRDefault="00750F06" w:rsidP="00750F06">
            <w:pPr>
              <w:rPr>
                <w:rFonts w:ascii="Arial" w:hAnsi="Arial" w:cs="Arial"/>
                <w:sz w:val="18"/>
                <w:szCs w:val="18"/>
              </w:rPr>
            </w:pPr>
            <w:r w:rsidRPr="00750F06">
              <w:rPr>
                <w:rFonts w:ascii="Arial" w:hAnsi="Arial" w:cs="Arial"/>
                <w:sz w:val="18"/>
                <w:szCs w:val="18"/>
              </w:rPr>
              <w:t>Новые функции</w:t>
            </w:r>
          </w:p>
        </w:tc>
        <w:tc>
          <w:tcPr>
            <w:tcW w:w="558" w:type="pct"/>
          </w:tcPr>
          <w:p w14:paraId="161562B8" w14:textId="77777777" w:rsidR="00750F06" w:rsidRPr="00750F06" w:rsidRDefault="00750F06" w:rsidP="00750F06">
            <w:pPr>
              <w:rPr>
                <w:rFonts w:ascii="Arial" w:hAnsi="Arial" w:cs="Arial"/>
                <w:sz w:val="18"/>
                <w:szCs w:val="18"/>
              </w:rPr>
            </w:pPr>
            <w:r w:rsidRPr="00750F06">
              <w:rPr>
                <w:rFonts w:ascii="Arial" w:hAnsi="Arial" w:cs="Arial"/>
                <w:sz w:val="18"/>
                <w:szCs w:val="18"/>
              </w:rPr>
              <w:t>1. Доля транспортировок, выполненных в срок, %</w:t>
            </w:r>
            <w:r w:rsidRPr="00750F06">
              <w:rPr>
                <w:rFonts w:ascii="Arial" w:hAnsi="Arial" w:cs="Arial"/>
                <w:sz w:val="18"/>
                <w:szCs w:val="18"/>
              </w:rPr>
              <w:br/>
            </w:r>
            <w:r w:rsidRPr="00750F06">
              <w:rPr>
                <w:rFonts w:ascii="Arial" w:hAnsi="Arial" w:cs="Arial"/>
                <w:sz w:val="18"/>
                <w:szCs w:val="18"/>
              </w:rPr>
              <w:br/>
              <w:t>2. Равномерность грузооборота за период, %</w:t>
            </w:r>
            <w:r w:rsidRPr="00750F06">
              <w:rPr>
                <w:rFonts w:ascii="Arial" w:hAnsi="Arial" w:cs="Arial"/>
                <w:sz w:val="18"/>
                <w:szCs w:val="18"/>
              </w:rPr>
              <w:br/>
            </w:r>
            <w:r w:rsidRPr="00750F06">
              <w:rPr>
                <w:rFonts w:ascii="Arial" w:hAnsi="Arial" w:cs="Arial"/>
                <w:sz w:val="18"/>
                <w:szCs w:val="18"/>
              </w:rPr>
              <w:br/>
              <w:t>3. Соблюдение установленных норм УДР по грузоперевозкам, %</w:t>
            </w:r>
          </w:p>
        </w:tc>
        <w:tc>
          <w:tcPr>
            <w:tcW w:w="1176" w:type="pct"/>
          </w:tcPr>
          <w:p w14:paraId="4D78FD17" w14:textId="77777777" w:rsidR="00750F06" w:rsidRPr="00750F06" w:rsidRDefault="00750F06" w:rsidP="00750F06">
            <w:pPr>
              <w:rPr>
                <w:rFonts w:ascii="Arial" w:hAnsi="Arial" w:cs="Arial"/>
                <w:sz w:val="18"/>
                <w:szCs w:val="18"/>
              </w:rPr>
            </w:pPr>
            <w:r w:rsidRPr="00750F06">
              <w:rPr>
                <w:rFonts w:ascii="Arial" w:hAnsi="Arial" w:cs="Arial"/>
                <w:sz w:val="18"/>
                <w:szCs w:val="18"/>
              </w:rPr>
              <w:t>1. Отношение стоимости транспортировок (количества позиций, тоннажа) выполненных в срок к общему объему запланированных перевозок.</w:t>
            </w:r>
          </w:p>
          <w:p w14:paraId="359249CD" w14:textId="77777777" w:rsidR="00750F06" w:rsidRPr="00750F06" w:rsidRDefault="00750F06" w:rsidP="00750F06">
            <w:pPr>
              <w:rPr>
                <w:rFonts w:ascii="Arial" w:hAnsi="Arial" w:cs="Arial"/>
                <w:sz w:val="18"/>
                <w:szCs w:val="18"/>
              </w:rPr>
            </w:pPr>
            <w:r w:rsidRPr="00750F06">
              <w:rPr>
                <w:rFonts w:ascii="Arial" w:hAnsi="Arial" w:cs="Arial"/>
                <w:sz w:val="18"/>
                <w:szCs w:val="18"/>
              </w:rPr>
              <w:t>Транспортировка считается выполненной в срок, если:</w:t>
            </w:r>
          </w:p>
          <w:p w14:paraId="48260D45" w14:textId="77777777" w:rsidR="00750F06" w:rsidRPr="00750F06" w:rsidRDefault="00750F06" w:rsidP="00750F06">
            <w:pPr>
              <w:rPr>
                <w:rFonts w:ascii="Arial" w:hAnsi="Arial" w:cs="Arial"/>
                <w:sz w:val="18"/>
                <w:szCs w:val="18"/>
              </w:rPr>
            </w:pPr>
            <w:r w:rsidRPr="00750F06">
              <w:rPr>
                <w:rFonts w:ascii="Arial" w:hAnsi="Arial" w:cs="Arial"/>
                <w:sz w:val="18"/>
                <w:szCs w:val="18"/>
              </w:rPr>
              <w:t>- Для перевалочная база - центральный завод: фактическая дата исполнения транспортировки соответствует периоду заявки на перемещение.</w:t>
            </w:r>
          </w:p>
          <w:p w14:paraId="76D7FB10" w14:textId="77777777" w:rsidR="00750F06" w:rsidRPr="00750F06" w:rsidRDefault="00750F06" w:rsidP="00750F06">
            <w:pPr>
              <w:rPr>
                <w:rFonts w:ascii="Arial" w:hAnsi="Arial" w:cs="Arial"/>
                <w:sz w:val="18"/>
                <w:szCs w:val="18"/>
              </w:rPr>
            </w:pPr>
            <w:r w:rsidRPr="00750F06">
              <w:rPr>
                <w:rFonts w:ascii="Arial" w:hAnsi="Arial" w:cs="Arial"/>
                <w:sz w:val="18"/>
                <w:szCs w:val="18"/>
              </w:rPr>
              <w:t>- Для развоза МТР внутри центрального завода: фактическая дата исполнения транспортировки находится в допустимых пределах (толеранс) от запланированной даты в заказе на перемещение. Рассчитывается только для заказов не перемещение с признаком "центрозавоз".</w:t>
            </w:r>
          </w:p>
          <w:p w14:paraId="56C77D56" w14:textId="77777777" w:rsidR="00750F06" w:rsidRPr="00750F06" w:rsidRDefault="00750F06" w:rsidP="00750F06">
            <w:pPr>
              <w:rPr>
                <w:rFonts w:ascii="Arial" w:hAnsi="Arial" w:cs="Arial"/>
                <w:sz w:val="18"/>
                <w:szCs w:val="18"/>
              </w:rPr>
            </w:pPr>
          </w:p>
          <w:p w14:paraId="3E203511" w14:textId="77777777" w:rsidR="00750F06" w:rsidRPr="00750F06" w:rsidRDefault="00750F06" w:rsidP="00750F06">
            <w:pPr>
              <w:rPr>
                <w:rFonts w:ascii="Arial" w:hAnsi="Arial" w:cs="Arial"/>
                <w:sz w:val="18"/>
                <w:szCs w:val="18"/>
              </w:rPr>
            </w:pPr>
            <w:r w:rsidRPr="00750F06">
              <w:rPr>
                <w:rFonts w:ascii="Arial" w:hAnsi="Arial" w:cs="Arial"/>
                <w:sz w:val="18"/>
                <w:szCs w:val="18"/>
              </w:rPr>
              <w:t>2. Отношение максимального грузооборота за день к среднедневному грузообороту за период.</w:t>
            </w:r>
          </w:p>
          <w:p w14:paraId="74A0AB6F" w14:textId="77777777" w:rsidR="00750F06" w:rsidRPr="00750F06" w:rsidRDefault="00750F06" w:rsidP="00750F06">
            <w:pPr>
              <w:rPr>
                <w:rFonts w:ascii="Arial" w:hAnsi="Arial" w:cs="Arial"/>
                <w:sz w:val="18"/>
                <w:szCs w:val="18"/>
              </w:rPr>
            </w:pPr>
          </w:p>
          <w:p w14:paraId="52DDAE7E" w14:textId="77777777" w:rsidR="00750F06" w:rsidRPr="00750F06" w:rsidRDefault="00750F06" w:rsidP="00750F06">
            <w:pPr>
              <w:rPr>
                <w:rFonts w:ascii="Arial" w:hAnsi="Arial" w:cs="Arial"/>
                <w:sz w:val="18"/>
                <w:szCs w:val="18"/>
              </w:rPr>
            </w:pPr>
          </w:p>
          <w:p w14:paraId="1D7C0AA4" w14:textId="77777777" w:rsidR="00750F06" w:rsidRPr="00750F06" w:rsidRDefault="00750F06" w:rsidP="00750F06">
            <w:pPr>
              <w:rPr>
                <w:rFonts w:ascii="Arial" w:hAnsi="Arial" w:cs="Arial"/>
                <w:sz w:val="18"/>
                <w:szCs w:val="18"/>
              </w:rPr>
            </w:pPr>
            <w:r w:rsidRPr="00750F06">
              <w:rPr>
                <w:rFonts w:ascii="Arial" w:hAnsi="Arial" w:cs="Arial"/>
                <w:sz w:val="18"/>
                <w:szCs w:val="18"/>
              </w:rPr>
              <w:t>3. Себестоимость грузоперевозок, отнесенная на Т*КМ перевезенного груза.</w:t>
            </w:r>
          </w:p>
          <w:p w14:paraId="3AB0FA83" w14:textId="77777777" w:rsidR="00750F06" w:rsidRPr="00750F06" w:rsidRDefault="00750F06" w:rsidP="00750F06">
            <w:pPr>
              <w:numPr>
                <w:ilvl w:val="0"/>
                <w:numId w:val="54"/>
              </w:numPr>
              <w:ind w:left="0" w:firstLine="0"/>
              <w:rPr>
                <w:rFonts w:ascii="Arial" w:hAnsi="Arial" w:cs="Arial"/>
                <w:sz w:val="18"/>
                <w:szCs w:val="18"/>
              </w:rPr>
            </w:pPr>
            <w:r w:rsidRPr="00750F06">
              <w:rPr>
                <w:rFonts w:ascii="Arial" w:hAnsi="Arial" w:cs="Arial"/>
                <w:sz w:val="18"/>
                <w:szCs w:val="18"/>
              </w:rPr>
              <w:t>УДР по грузоперевозкам силами подрядчика:</w:t>
            </w:r>
          </w:p>
          <w:p w14:paraId="328751A0" w14:textId="77777777" w:rsidR="00750F06" w:rsidRPr="00750F06" w:rsidRDefault="00750F06" w:rsidP="00750F06">
            <w:pPr>
              <w:rPr>
                <w:rFonts w:ascii="Arial" w:hAnsi="Arial" w:cs="Arial"/>
                <w:sz w:val="18"/>
                <w:szCs w:val="18"/>
              </w:rPr>
            </w:pPr>
            <w:r w:rsidRPr="00750F06">
              <w:rPr>
                <w:rFonts w:ascii="Arial" w:hAnsi="Arial" w:cs="Arial"/>
                <w:sz w:val="18"/>
                <w:szCs w:val="18"/>
              </w:rPr>
              <w:t>Рассчитываются исходя из затрат по контрактам с внешними перевозчиками.</w:t>
            </w:r>
          </w:p>
          <w:p w14:paraId="0C533F65" w14:textId="77777777" w:rsidR="00750F06" w:rsidRPr="00750F06" w:rsidRDefault="00750F06" w:rsidP="00750F06">
            <w:pPr>
              <w:numPr>
                <w:ilvl w:val="0"/>
                <w:numId w:val="54"/>
              </w:numPr>
              <w:ind w:left="0" w:firstLine="0"/>
              <w:rPr>
                <w:rFonts w:ascii="Arial" w:hAnsi="Arial" w:cs="Arial"/>
                <w:sz w:val="18"/>
                <w:szCs w:val="18"/>
              </w:rPr>
            </w:pPr>
            <w:r w:rsidRPr="00750F06">
              <w:rPr>
                <w:rFonts w:ascii="Arial" w:hAnsi="Arial" w:cs="Arial"/>
                <w:sz w:val="18"/>
                <w:szCs w:val="18"/>
              </w:rPr>
              <w:t>УДР по грузоперевозкам собственным транспортом.</w:t>
            </w:r>
          </w:p>
          <w:p w14:paraId="70B3B81E" w14:textId="77777777" w:rsidR="00750F06" w:rsidRPr="00750F06" w:rsidRDefault="00750F06" w:rsidP="00750F06">
            <w:pPr>
              <w:rPr>
                <w:rFonts w:ascii="Arial" w:hAnsi="Arial" w:cs="Arial"/>
                <w:sz w:val="18"/>
                <w:szCs w:val="18"/>
              </w:rPr>
            </w:pPr>
            <w:r w:rsidRPr="00750F06">
              <w:rPr>
                <w:rFonts w:ascii="Arial" w:hAnsi="Arial" w:cs="Arial"/>
                <w:sz w:val="18"/>
                <w:szCs w:val="18"/>
              </w:rPr>
              <w:t>Рассчитываются исходя из затрат на собственный транспорт (ТС, ГСМ, ФОТ и прочее).</w:t>
            </w:r>
          </w:p>
        </w:tc>
      </w:tr>
      <w:tr w:rsidR="00331B45" w:rsidRPr="00750F06" w14:paraId="4A311255" w14:textId="77777777" w:rsidTr="00331B45">
        <w:trPr>
          <w:cantSplit/>
          <w:tblHeader/>
        </w:trPr>
        <w:tc>
          <w:tcPr>
            <w:tcW w:w="236" w:type="pct"/>
            <w:tcBorders>
              <w:bottom w:val="single" w:sz="12" w:space="0" w:color="auto"/>
            </w:tcBorders>
          </w:tcPr>
          <w:p w14:paraId="78E0E42A" w14:textId="77777777" w:rsidR="00750F06" w:rsidRPr="00750F06" w:rsidRDefault="00750F06" w:rsidP="00750F06">
            <w:pPr>
              <w:jc w:val="left"/>
              <w:rPr>
                <w:rFonts w:ascii="Arial" w:hAnsi="Arial" w:cs="Arial"/>
                <w:color w:val="000000"/>
                <w:sz w:val="18"/>
                <w:szCs w:val="18"/>
                <w:lang w:eastAsia="ru-RU"/>
              </w:rPr>
            </w:pPr>
            <w:r w:rsidRPr="00750F06">
              <w:rPr>
                <w:rFonts w:ascii="Arial" w:hAnsi="Arial" w:cs="Arial"/>
                <w:color w:val="000000"/>
                <w:sz w:val="18"/>
                <w:szCs w:val="18"/>
                <w:lang w:eastAsia="ru-RU"/>
              </w:rPr>
              <w:lastRenderedPageBreak/>
              <w:t>8</w:t>
            </w:r>
          </w:p>
        </w:tc>
        <w:tc>
          <w:tcPr>
            <w:tcW w:w="383" w:type="pct"/>
            <w:tcBorders>
              <w:bottom w:val="single" w:sz="12" w:space="0" w:color="auto"/>
            </w:tcBorders>
          </w:tcPr>
          <w:p w14:paraId="669E0E99" w14:textId="77777777" w:rsidR="00750F06" w:rsidRPr="00750F06" w:rsidRDefault="00750F06" w:rsidP="00750F06">
            <w:pPr>
              <w:jc w:val="left"/>
              <w:rPr>
                <w:rFonts w:ascii="Arial" w:hAnsi="Arial" w:cs="Arial"/>
                <w:sz w:val="18"/>
                <w:szCs w:val="18"/>
              </w:rPr>
            </w:pPr>
            <w:r w:rsidRPr="00750F06">
              <w:rPr>
                <w:rFonts w:ascii="Arial" w:hAnsi="Arial" w:cs="Arial"/>
                <w:sz w:val="18"/>
                <w:szCs w:val="18"/>
              </w:rPr>
              <w:t>ПП-10</w:t>
            </w:r>
          </w:p>
          <w:p w14:paraId="58A300C9" w14:textId="77777777" w:rsidR="00750F06" w:rsidRPr="00750F06" w:rsidRDefault="00750F06" w:rsidP="00750F06">
            <w:pPr>
              <w:jc w:val="left"/>
              <w:rPr>
                <w:rFonts w:ascii="Arial" w:hAnsi="Arial" w:cs="Arial"/>
                <w:sz w:val="18"/>
                <w:szCs w:val="18"/>
              </w:rPr>
            </w:pPr>
            <w:r w:rsidRPr="00750F06">
              <w:rPr>
                <w:rFonts w:ascii="Arial" w:hAnsi="Arial" w:cs="Arial"/>
                <w:sz w:val="18"/>
                <w:szCs w:val="18"/>
              </w:rPr>
              <w:t>Обеспечение МТР, работами и услугами</w:t>
            </w:r>
          </w:p>
        </w:tc>
        <w:tc>
          <w:tcPr>
            <w:tcW w:w="348" w:type="pct"/>
            <w:tcBorders>
              <w:bottom w:val="single" w:sz="12" w:space="0" w:color="auto"/>
            </w:tcBorders>
          </w:tcPr>
          <w:p w14:paraId="00620CDE" w14:textId="77777777" w:rsidR="00750F06" w:rsidRPr="00750F06" w:rsidRDefault="00750F06" w:rsidP="00750F06">
            <w:pPr>
              <w:jc w:val="left"/>
              <w:rPr>
                <w:rFonts w:ascii="Arial" w:hAnsi="Arial" w:cs="Arial"/>
                <w:sz w:val="18"/>
                <w:szCs w:val="18"/>
              </w:rPr>
            </w:pPr>
          </w:p>
        </w:tc>
        <w:tc>
          <w:tcPr>
            <w:tcW w:w="418" w:type="pct"/>
            <w:tcBorders>
              <w:bottom w:val="single" w:sz="12" w:space="0" w:color="auto"/>
            </w:tcBorders>
          </w:tcPr>
          <w:p w14:paraId="4C945F10" w14:textId="77777777" w:rsidR="00750F06" w:rsidRPr="00750F06" w:rsidRDefault="00750F06" w:rsidP="00750F06">
            <w:pPr>
              <w:jc w:val="left"/>
              <w:rPr>
                <w:rFonts w:ascii="Arial" w:hAnsi="Arial" w:cs="Arial"/>
                <w:sz w:val="18"/>
                <w:szCs w:val="18"/>
              </w:rPr>
            </w:pPr>
            <w:r w:rsidRPr="00750F06">
              <w:rPr>
                <w:rFonts w:ascii="Arial" w:hAnsi="Arial" w:cs="Arial"/>
                <w:sz w:val="18"/>
                <w:szCs w:val="18"/>
              </w:rPr>
              <w:t>Проектирование бизнес-процессов с учётом требований по контрольным процедурам</w:t>
            </w:r>
          </w:p>
        </w:tc>
        <w:tc>
          <w:tcPr>
            <w:tcW w:w="488" w:type="pct"/>
            <w:tcBorders>
              <w:bottom w:val="single" w:sz="12" w:space="0" w:color="auto"/>
            </w:tcBorders>
          </w:tcPr>
          <w:p w14:paraId="730FCE6A" w14:textId="77777777" w:rsidR="00750F06" w:rsidRPr="00750F06" w:rsidRDefault="00750F06" w:rsidP="00750F06">
            <w:pPr>
              <w:jc w:val="left"/>
              <w:rPr>
                <w:rFonts w:ascii="Arial" w:hAnsi="Arial" w:cs="Arial"/>
                <w:color w:val="000000"/>
                <w:sz w:val="18"/>
                <w:szCs w:val="18"/>
              </w:rPr>
            </w:pPr>
            <w:r w:rsidRPr="00750F06">
              <w:rPr>
                <w:rFonts w:ascii="Arial" w:hAnsi="Arial" w:cs="Arial"/>
                <w:color w:val="000000"/>
                <w:sz w:val="18"/>
                <w:szCs w:val="18"/>
              </w:rPr>
              <w:t xml:space="preserve">MM.PC.4.1 Реализация контрольных процедур в </w:t>
            </w:r>
            <w:r w:rsidRPr="00750F06">
              <w:rPr>
                <w:rFonts w:ascii="Arial" w:hAnsi="Arial" w:cs="Arial"/>
                <w:color w:val="000000"/>
                <w:sz w:val="18"/>
                <w:szCs w:val="18"/>
                <w:lang w:val="en-US"/>
              </w:rPr>
              <w:t>ERP</w:t>
            </w:r>
          </w:p>
        </w:tc>
        <w:tc>
          <w:tcPr>
            <w:tcW w:w="1045" w:type="pct"/>
            <w:tcBorders>
              <w:bottom w:val="single" w:sz="12" w:space="0" w:color="auto"/>
            </w:tcBorders>
          </w:tcPr>
          <w:p w14:paraId="406EAC6C" w14:textId="77777777" w:rsidR="00750F06" w:rsidRPr="00750F06" w:rsidRDefault="00750F06" w:rsidP="00750F06">
            <w:pPr>
              <w:jc w:val="left"/>
              <w:rPr>
                <w:rFonts w:ascii="Arial" w:hAnsi="Arial" w:cs="Arial"/>
                <w:sz w:val="18"/>
                <w:szCs w:val="18"/>
              </w:rPr>
            </w:pPr>
            <w:r w:rsidRPr="00750F06">
              <w:rPr>
                <w:rFonts w:ascii="Arial" w:hAnsi="Arial" w:cs="Arial"/>
                <w:sz w:val="18"/>
                <w:szCs w:val="18"/>
              </w:rPr>
              <w:t>Автоматическое планирование закупок (ППМ)</w:t>
            </w:r>
          </w:p>
          <w:p w14:paraId="70D98512" w14:textId="77777777" w:rsidR="00750F06" w:rsidRPr="00750F06" w:rsidRDefault="00750F06" w:rsidP="00750F06">
            <w:pPr>
              <w:jc w:val="left"/>
              <w:rPr>
                <w:rFonts w:ascii="Arial" w:hAnsi="Arial" w:cs="Arial"/>
                <w:sz w:val="18"/>
                <w:szCs w:val="18"/>
              </w:rPr>
            </w:pPr>
            <w:r w:rsidRPr="00750F06">
              <w:rPr>
                <w:rFonts w:ascii="Arial" w:hAnsi="Arial" w:cs="Arial"/>
                <w:sz w:val="18"/>
                <w:szCs w:val="18"/>
              </w:rPr>
              <w:t>Возможность выполнения закупки только при наличии утвержденной потребности</w:t>
            </w:r>
          </w:p>
          <w:p w14:paraId="63D2FB93" w14:textId="77777777" w:rsidR="00750F06" w:rsidRPr="00750F06" w:rsidRDefault="00750F06" w:rsidP="00750F06">
            <w:pPr>
              <w:jc w:val="left"/>
              <w:rPr>
                <w:rFonts w:ascii="Arial" w:hAnsi="Arial" w:cs="Arial"/>
                <w:sz w:val="18"/>
                <w:szCs w:val="18"/>
              </w:rPr>
            </w:pPr>
            <w:r w:rsidRPr="00750F06">
              <w:rPr>
                <w:rFonts w:ascii="Arial" w:hAnsi="Arial" w:cs="Arial"/>
                <w:sz w:val="18"/>
                <w:szCs w:val="18"/>
              </w:rPr>
              <w:t>Контроль перечня закупки на основании суммы договора, не превышающего общий объем заказов на поставку</w:t>
            </w:r>
          </w:p>
          <w:p w14:paraId="300A0FF1" w14:textId="77777777" w:rsidR="00750F06" w:rsidRPr="00750F06" w:rsidRDefault="00750F06" w:rsidP="00750F06">
            <w:pPr>
              <w:jc w:val="left"/>
              <w:rPr>
                <w:rFonts w:ascii="Arial" w:hAnsi="Arial" w:cs="Arial"/>
                <w:sz w:val="18"/>
                <w:szCs w:val="18"/>
              </w:rPr>
            </w:pPr>
            <w:r w:rsidRPr="00750F06">
              <w:rPr>
                <w:rFonts w:ascii="Arial" w:hAnsi="Arial" w:cs="Arial"/>
                <w:sz w:val="18"/>
                <w:szCs w:val="18"/>
              </w:rPr>
              <w:t>План-факт анализ исполнения плана закупки с помощью отчетности ERP</w:t>
            </w:r>
          </w:p>
          <w:p w14:paraId="0D126CB7" w14:textId="77777777" w:rsidR="00750F06" w:rsidRPr="00750F06" w:rsidRDefault="00750F06" w:rsidP="00750F06">
            <w:pPr>
              <w:jc w:val="left"/>
              <w:rPr>
                <w:rFonts w:ascii="Arial" w:hAnsi="Arial" w:cs="Arial"/>
                <w:sz w:val="18"/>
                <w:szCs w:val="18"/>
              </w:rPr>
            </w:pPr>
            <w:r w:rsidRPr="00750F06">
              <w:rPr>
                <w:rFonts w:ascii="Arial" w:hAnsi="Arial" w:cs="Arial"/>
                <w:sz w:val="18"/>
                <w:szCs w:val="18"/>
              </w:rPr>
              <w:t>Автоматический алгоритм формирования складских задач на комплектование МТР по определенным принципам, например, FEFO</w:t>
            </w:r>
          </w:p>
          <w:p w14:paraId="16E16BFE" w14:textId="77777777" w:rsidR="00750F06" w:rsidRPr="00750F06" w:rsidRDefault="00750F06" w:rsidP="00750F06">
            <w:pPr>
              <w:jc w:val="left"/>
              <w:rPr>
                <w:rFonts w:ascii="Arial" w:hAnsi="Arial" w:cs="Arial"/>
                <w:sz w:val="18"/>
                <w:szCs w:val="18"/>
              </w:rPr>
            </w:pPr>
            <w:r w:rsidRPr="00750F06">
              <w:rPr>
                <w:rFonts w:ascii="Arial" w:hAnsi="Arial" w:cs="Arial"/>
                <w:sz w:val="18"/>
                <w:szCs w:val="18"/>
              </w:rPr>
              <w:t>Автоматический контроль пополнения и резервирование запасов для АТЗ</w:t>
            </w:r>
          </w:p>
        </w:tc>
        <w:tc>
          <w:tcPr>
            <w:tcW w:w="348" w:type="pct"/>
            <w:tcBorders>
              <w:bottom w:val="single" w:sz="12" w:space="0" w:color="auto"/>
            </w:tcBorders>
          </w:tcPr>
          <w:p w14:paraId="60F8BC00" w14:textId="77777777" w:rsidR="00750F06" w:rsidRPr="00750F06" w:rsidRDefault="00750F06" w:rsidP="00750F06">
            <w:pPr>
              <w:rPr>
                <w:rFonts w:ascii="Arial" w:hAnsi="Arial" w:cs="Arial"/>
                <w:sz w:val="18"/>
                <w:szCs w:val="18"/>
              </w:rPr>
            </w:pPr>
            <w:r w:rsidRPr="00750F06">
              <w:rPr>
                <w:rFonts w:ascii="Arial" w:hAnsi="Arial" w:cs="Arial"/>
                <w:sz w:val="18"/>
                <w:szCs w:val="18"/>
              </w:rPr>
              <w:t>Новые функции</w:t>
            </w:r>
          </w:p>
        </w:tc>
        <w:tc>
          <w:tcPr>
            <w:tcW w:w="558" w:type="pct"/>
            <w:tcBorders>
              <w:bottom w:val="single" w:sz="12" w:space="0" w:color="auto"/>
            </w:tcBorders>
          </w:tcPr>
          <w:p w14:paraId="415125D7" w14:textId="77777777" w:rsidR="00750F06" w:rsidRPr="00750F06" w:rsidRDefault="00750F06" w:rsidP="00750F06">
            <w:pPr>
              <w:rPr>
                <w:rFonts w:ascii="Arial" w:hAnsi="Arial" w:cs="Arial"/>
                <w:sz w:val="18"/>
                <w:szCs w:val="18"/>
              </w:rPr>
            </w:pPr>
            <w:r w:rsidRPr="00750F06">
              <w:rPr>
                <w:rFonts w:ascii="Arial" w:hAnsi="Arial" w:cs="Arial"/>
                <w:sz w:val="18"/>
                <w:szCs w:val="18"/>
              </w:rPr>
              <w:t>1.Количество контрольных процедур</w:t>
            </w:r>
          </w:p>
          <w:p w14:paraId="61257AC7" w14:textId="77777777" w:rsidR="00750F06" w:rsidRPr="00750F06" w:rsidRDefault="00750F06" w:rsidP="00750F06">
            <w:pPr>
              <w:rPr>
                <w:rFonts w:ascii="Arial" w:hAnsi="Arial" w:cs="Arial"/>
                <w:sz w:val="18"/>
                <w:szCs w:val="18"/>
              </w:rPr>
            </w:pPr>
          </w:p>
          <w:p w14:paraId="75E3FDAE" w14:textId="77777777" w:rsidR="00750F06" w:rsidRPr="00750F06" w:rsidRDefault="00750F06" w:rsidP="00750F06">
            <w:pPr>
              <w:rPr>
                <w:rFonts w:ascii="Arial" w:hAnsi="Arial" w:cs="Arial"/>
                <w:sz w:val="18"/>
                <w:szCs w:val="18"/>
              </w:rPr>
            </w:pPr>
            <w:r w:rsidRPr="00750F06">
              <w:rPr>
                <w:rFonts w:ascii="Arial" w:hAnsi="Arial" w:cs="Arial"/>
                <w:sz w:val="18"/>
                <w:szCs w:val="18"/>
              </w:rPr>
              <w:t>2.Доля автоматизированных контрольных процедур</w:t>
            </w:r>
          </w:p>
          <w:p w14:paraId="4687F0CD" w14:textId="77777777" w:rsidR="00750F06" w:rsidRPr="00750F06" w:rsidRDefault="00750F06" w:rsidP="00750F06">
            <w:pPr>
              <w:rPr>
                <w:rFonts w:ascii="Arial" w:hAnsi="Arial" w:cs="Arial"/>
                <w:sz w:val="18"/>
                <w:szCs w:val="18"/>
              </w:rPr>
            </w:pPr>
          </w:p>
          <w:p w14:paraId="682DB439" w14:textId="77777777" w:rsidR="00750F06" w:rsidRPr="00750F06" w:rsidRDefault="00750F06" w:rsidP="00750F06">
            <w:pPr>
              <w:rPr>
                <w:rFonts w:ascii="Arial" w:hAnsi="Arial" w:cs="Arial"/>
                <w:sz w:val="18"/>
                <w:szCs w:val="18"/>
              </w:rPr>
            </w:pPr>
            <w:r w:rsidRPr="00750F06">
              <w:rPr>
                <w:rFonts w:ascii="Arial" w:hAnsi="Arial" w:cs="Arial"/>
                <w:sz w:val="18"/>
                <w:szCs w:val="18"/>
              </w:rPr>
              <w:t>3.Обеспечение превентивного снижения рисков с использованием автоматизированных контрольных процедур</w:t>
            </w:r>
          </w:p>
          <w:p w14:paraId="3C67E10C" w14:textId="77777777" w:rsidR="00750F06" w:rsidRPr="00750F06" w:rsidRDefault="00750F06" w:rsidP="00750F06">
            <w:pPr>
              <w:rPr>
                <w:rFonts w:ascii="Arial" w:hAnsi="Arial" w:cs="Arial"/>
                <w:sz w:val="18"/>
                <w:szCs w:val="18"/>
              </w:rPr>
            </w:pPr>
          </w:p>
          <w:p w14:paraId="78316A3D" w14:textId="77777777" w:rsidR="00750F06" w:rsidRPr="00750F06" w:rsidRDefault="00750F06" w:rsidP="00750F06">
            <w:pPr>
              <w:rPr>
                <w:rFonts w:ascii="Arial" w:hAnsi="Arial" w:cs="Arial"/>
                <w:sz w:val="18"/>
                <w:szCs w:val="18"/>
              </w:rPr>
            </w:pPr>
            <w:r w:rsidRPr="00750F06">
              <w:rPr>
                <w:rFonts w:ascii="Arial" w:hAnsi="Arial" w:cs="Arial"/>
                <w:sz w:val="18"/>
                <w:szCs w:val="18"/>
              </w:rPr>
              <w:t>4.Своевременная идентификация рисков процессов и возможность своевременного реагирования на них</w:t>
            </w:r>
          </w:p>
          <w:p w14:paraId="1AC5A10C" w14:textId="77777777" w:rsidR="00750F06" w:rsidRPr="00750F06" w:rsidRDefault="00750F06" w:rsidP="00750F06">
            <w:pPr>
              <w:rPr>
                <w:rFonts w:ascii="Arial" w:hAnsi="Arial" w:cs="Arial"/>
                <w:sz w:val="18"/>
                <w:szCs w:val="18"/>
              </w:rPr>
            </w:pPr>
          </w:p>
        </w:tc>
        <w:tc>
          <w:tcPr>
            <w:tcW w:w="1176" w:type="pct"/>
            <w:tcBorders>
              <w:bottom w:val="single" w:sz="12" w:space="0" w:color="auto"/>
            </w:tcBorders>
          </w:tcPr>
          <w:p w14:paraId="2ABFF8A4" w14:textId="77777777" w:rsidR="00750F06" w:rsidRPr="00750F06" w:rsidRDefault="00750F06" w:rsidP="00750F06">
            <w:pPr>
              <w:rPr>
                <w:rFonts w:ascii="Arial" w:hAnsi="Arial" w:cs="Arial"/>
                <w:sz w:val="18"/>
                <w:szCs w:val="18"/>
              </w:rPr>
            </w:pPr>
            <w:r w:rsidRPr="00750F06">
              <w:rPr>
                <w:rFonts w:ascii="Arial" w:hAnsi="Arial" w:cs="Arial"/>
                <w:sz w:val="18"/>
                <w:szCs w:val="18"/>
              </w:rPr>
              <w:t>1.Общее количество контрольных процедур</w:t>
            </w:r>
          </w:p>
          <w:p w14:paraId="21B276A9" w14:textId="77777777" w:rsidR="00750F06" w:rsidRPr="00750F06" w:rsidRDefault="00750F06" w:rsidP="00750F06">
            <w:pPr>
              <w:rPr>
                <w:rFonts w:ascii="Arial" w:hAnsi="Arial" w:cs="Arial"/>
                <w:sz w:val="18"/>
                <w:szCs w:val="18"/>
              </w:rPr>
            </w:pPr>
            <w:r w:rsidRPr="00750F06">
              <w:rPr>
                <w:rFonts w:ascii="Arial" w:hAnsi="Arial" w:cs="Arial"/>
                <w:sz w:val="18"/>
                <w:szCs w:val="18"/>
              </w:rPr>
              <w:t xml:space="preserve"> </w:t>
            </w:r>
          </w:p>
          <w:p w14:paraId="567EE505" w14:textId="77777777" w:rsidR="00750F06" w:rsidRPr="00750F06" w:rsidRDefault="00750F06" w:rsidP="00750F06">
            <w:pPr>
              <w:rPr>
                <w:rFonts w:ascii="Arial" w:hAnsi="Arial" w:cs="Arial"/>
                <w:sz w:val="18"/>
                <w:szCs w:val="18"/>
              </w:rPr>
            </w:pPr>
          </w:p>
          <w:p w14:paraId="5D24D06C" w14:textId="77777777" w:rsidR="00750F06" w:rsidRPr="00750F06" w:rsidRDefault="00750F06" w:rsidP="00750F06">
            <w:pPr>
              <w:rPr>
                <w:rFonts w:ascii="Arial" w:hAnsi="Arial" w:cs="Arial"/>
                <w:sz w:val="18"/>
                <w:szCs w:val="18"/>
              </w:rPr>
            </w:pPr>
            <w:r w:rsidRPr="00750F06">
              <w:rPr>
                <w:rFonts w:ascii="Arial" w:hAnsi="Arial" w:cs="Arial"/>
                <w:sz w:val="18"/>
                <w:szCs w:val="18"/>
              </w:rPr>
              <w:t xml:space="preserve">2.Количество автоматизированных контрольных процедур к общему количеству контрольных процедур в % </w:t>
            </w:r>
          </w:p>
          <w:p w14:paraId="685CB6BE" w14:textId="77777777" w:rsidR="00750F06" w:rsidRPr="00750F06" w:rsidRDefault="00750F06" w:rsidP="00750F06">
            <w:pPr>
              <w:rPr>
                <w:rFonts w:ascii="Arial" w:hAnsi="Arial" w:cs="Arial"/>
                <w:sz w:val="18"/>
                <w:szCs w:val="18"/>
              </w:rPr>
            </w:pPr>
          </w:p>
          <w:p w14:paraId="47DB8C5C" w14:textId="77777777" w:rsidR="00750F06" w:rsidRPr="00750F06" w:rsidRDefault="00750F06" w:rsidP="00750F06">
            <w:pPr>
              <w:rPr>
                <w:rFonts w:ascii="Arial" w:hAnsi="Arial" w:cs="Arial"/>
                <w:sz w:val="18"/>
                <w:szCs w:val="18"/>
              </w:rPr>
            </w:pPr>
            <w:r w:rsidRPr="00750F06">
              <w:rPr>
                <w:rFonts w:ascii="Arial" w:hAnsi="Arial" w:cs="Arial"/>
                <w:sz w:val="18"/>
                <w:szCs w:val="18"/>
              </w:rPr>
              <w:t>3.Качественный показатель</w:t>
            </w:r>
          </w:p>
          <w:p w14:paraId="4CA4907E" w14:textId="77777777" w:rsidR="00750F06" w:rsidRPr="00750F06" w:rsidRDefault="00750F06" w:rsidP="00750F06">
            <w:pPr>
              <w:rPr>
                <w:rFonts w:ascii="Arial" w:hAnsi="Arial" w:cs="Arial"/>
                <w:sz w:val="18"/>
                <w:szCs w:val="18"/>
              </w:rPr>
            </w:pPr>
          </w:p>
          <w:p w14:paraId="60482144" w14:textId="77777777" w:rsidR="00750F06" w:rsidRPr="00750F06" w:rsidRDefault="00750F06" w:rsidP="00750F06">
            <w:pPr>
              <w:rPr>
                <w:rFonts w:ascii="Arial" w:hAnsi="Arial" w:cs="Arial"/>
                <w:sz w:val="18"/>
                <w:szCs w:val="18"/>
              </w:rPr>
            </w:pPr>
            <w:r w:rsidRPr="00750F06">
              <w:rPr>
                <w:rFonts w:ascii="Arial" w:hAnsi="Arial" w:cs="Arial"/>
                <w:sz w:val="18"/>
                <w:szCs w:val="18"/>
              </w:rPr>
              <w:t>4.Качественный показатель</w:t>
            </w:r>
          </w:p>
        </w:tc>
      </w:tr>
    </w:tbl>
    <w:p w14:paraId="57991E8B" w14:textId="77777777" w:rsidR="006F664D" w:rsidRDefault="006F664D" w:rsidP="006F664D">
      <w:pPr>
        <w:rPr>
          <w:rFonts w:ascii="Arial" w:eastAsia="Calibri" w:hAnsi="Arial" w:cs="Arial"/>
        </w:rPr>
      </w:pPr>
    </w:p>
    <w:p w14:paraId="2835A845" w14:textId="77777777" w:rsidR="00E30D22" w:rsidRPr="008C7F95" w:rsidRDefault="00FD61BE" w:rsidP="00E30D22">
      <w:pPr>
        <w:pStyle w:val="23"/>
        <w:keepNext/>
        <w:keepLines/>
        <w:numPr>
          <w:ilvl w:val="1"/>
          <w:numId w:val="8"/>
        </w:numPr>
        <w:spacing w:before="160" w:after="120" w:line="276" w:lineRule="auto"/>
        <w:rPr>
          <w:rFonts w:eastAsiaTheme="majorEastAsia" w:cstheme="majorBidi"/>
          <w:bCs w:val="0"/>
          <w:iCs w:val="0"/>
          <w:szCs w:val="26"/>
        </w:rPr>
      </w:pPr>
      <w:bookmarkStart w:id="3201" w:name="_Toc520705059"/>
      <w:bookmarkStart w:id="3202" w:name="_Toc523837309"/>
      <w:bookmarkStart w:id="3203" w:name="_Toc65146873"/>
      <w:r>
        <w:rPr>
          <w:rFonts w:eastAsiaTheme="majorEastAsia" w:cstheme="majorBidi"/>
          <w:bCs w:val="0"/>
          <w:iCs w:val="0"/>
          <w:szCs w:val="26"/>
        </w:rPr>
        <w:lastRenderedPageBreak/>
        <w:t>О</w:t>
      </w:r>
      <w:r w:rsidR="00E30D22">
        <w:rPr>
          <w:rFonts w:eastAsiaTheme="majorEastAsia" w:cstheme="majorBidi"/>
          <w:bCs w:val="0"/>
          <w:iCs w:val="0"/>
          <w:szCs w:val="26"/>
        </w:rPr>
        <w:t>рганизационные аспекты</w:t>
      </w:r>
      <w:bookmarkEnd w:id="3201"/>
      <w:bookmarkEnd w:id="3202"/>
      <w:bookmarkEnd w:id="3203"/>
    </w:p>
    <w:p w14:paraId="2D851684" w14:textId="7D6B86B5" w:rsidR="00E30D22" w:rsidRDefault="00E30D22" w:rsidP="00E30D22">
      <w:pPr>
        <w:pStyle w:val="a7"/>
        <w:keepNext/>
        <w:spacing w:after="240" w:afterAutospacing="0" w:line="276" w:lineRule="auto"/>
        <w:jc w:val="right"/>
        <w:rPr>
          <w:rFonts w:ascii="Arial" w:hAnsi="Arial" w:cs="Arial"/>
          <w:b/>
          <w:sz w:val="22"/>
        </w:rPr>
      </w:pPr>
      <w:r w:rsidRPr="00916FAB">
        <w:rPr>
          <w:rFonts w:ascii="Arial" w:hAnsi="Arial" w:cs="Arial"/>
          <w:b/>
          <w:sz w:val="22"/>
        </w:rPr>
        <w:t>Таблица</w:t>
      </w:r>
      <w:r w:rsidR="007B5023">
        <w:rPr>
          <w:rFonts w:ascii="Arial" w:hAnsi="Arial" w:cs="Arial"/>
          <w:b/>
          <w:sz w:val="22"/>
        </w:rPr>
        <w:t xml:space="preserve"> </w:t>
      </w:r>
      <w:del w:id="3204" w:author="Savinskaya Yulia" w:date="2021-02-25T11:57:00Z">
        <w:r w:rsidR="007B5023" w:rsidDel="009842FD">
          <w:rPr>
            <w:rFonts w:ascii="Arial" w:hAnsi="Arial" w:cs="Arial"/>
            <w:b/>
            <w:sz w:val="22"/>
          </w:rPr>
          <w:delText>60</w:delText>
        </w:r>
      </w:del>
      <w:ins w:id="3205" w:author="Savinskaya Yulia" w:date="2021-02-25T11:57:00Z">
        <w:r w:rsidR="009842FD">
          <w:rPr>
            <w:rFonts w:ascii="Arial" w:hAnsi="Arial" w:cs="Arial"/>
            <w:b/>
            <w:sz w:val="22"/>
          </w:rPr>
          <w:t>6</w:t>
        </w:r>
      </w:ins>
      <w:ins w:id="3206" w:author="Savinskaya Yulia" w:date="2021-02-25T15:31:00Z">
        <w:r w:rsidR="00F31DDE">
          <w:rPr>
            <w:rFonts w:ascii="Arial" w:hAnsi="Arial" w:cs="Arial"/>
            <w:b/>
            <w:sz w:val="22"/>
          </w:rPr>
          <w:t>2</w:t>
        </w:r>
      </w:ins>
      <w:r w:rsidRPr="00916FAB">
        <w:rPr>
          <w:rFonts w:ascii="Arial" w:hAnsi="Arial" w:cs="Arial"/>
          <w:b/>
          <w:sz w:val="22"/>
        </w:rPr>
        <w:t>.</w:t>
      </w:r>
      <w:r>
        <w:rPr>
          <w:rFonts w:ascii="Arial" w:hAnsi="Arial" w:cs="Arial"/>
          <w:b/>
          <w:sz w:val="22"/>
        </w:rPr>
        <w:t xml:space="preserve"> Ключевые </w:t>
      </w:r>
      <w:r w:rsidR="00430202">
        <w:rPr>
          <w:rFonts w:ascii="Arial" w:hAnsi="Arial" w:cs="Arial"/>
          <w:b/>
          <w:sz w:val="22"/>
        </w:rPr>
        <w:t xml:space="preserve">орг. </w:t>
      </w:r>
      <w:r>
        <w:rPr>
          <w:rFonts w:ascii="Arial" w:hAnsi="Arial" w:cs="Arial"/>
          <w:b/>
          <w:sz w:val="22"/>
        </w:rPr>
        <w:t>изменения</w:t>
      </w:r>
      <w:r w:rsidR="00430202">
        <w:rPr>
          <w:rFonts w:ascii="Arial" w:hAnsi="Arial" w:cs="Arial"/>
          <w:b/>
          <w:sz w:val="22"/>
        </w:rPr>
        <w:t>*</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55"/>
        <w:gridCol w:w="2275"/>
        <w:gridCol w:w="1360"/>
        <w:gridCol w:w="1339"/>
        <w:gridCol w:w="1307"/>
        <w:gridCol w:w="2127"/>
        <w:gridCol w:w="1213"/>
      </w:tblGrid>
      <w:tr w:rsidR="00444829" w:rsidRPr="00444829" w14:paraId="7ED53FBD" w14:textId="77777777" w:rsidTr="00FB1C0A">
        <w:trPr>
          <w:cantSplit/>
          <w:trHeight w:val="410"/>
          <w:tblHeader/>
        </w:trPr>
        <w:tc>
          <w:tcPr>
            <w:tcW w:w="273" w:type="pct"/>
            <w:tcBorders>
              <w:top w:val="single" w:sz="12" w:space="0" w:color="auto"/>
            </w:tcBorders>
            <w:shd w:val="clear" w:color="auto" w:fill="FFC000"/>
            <w:vAlign w:val="center"/>
          </w:tcPr>
          <w:p w14:paraId="65BD8950" w14:textId="77777777" w:rsidR="00444829" w:rsidRPr="00444829" w:rsidRDefault="00444829" w:rsidP="00444829">
            <w:pPr>
              <w:rPr>
                <w:rFonts w:ascii="Arial" w:hAnsi="Arial" w:cs="Arial"/>
                <w:b/>
                <w:sz w:val="18"/>
                <w:szCs w:val="18"/>
                <w:lang w:eastAsia="ru-RU"/>
              </w:rPr>
            </w:pPr>
            <w:r w:rsidRPr="00444829">
              <w:rPr>
                <w:rFonts w:ascii="Arial" w:hAnsi="Arial" w:cs="Arial"/>
                <w:b/>
                <w:sz w:val="18"/>
                <w:szCs w:val="18"/>
                <w:lang w:eastAsia="ru-RU"/>
              </w:rPr>
              <w:t>№</w:t>
            </w:r>
          </w:p>
          <w:p w14:paraId="3349A737" w14:textId="77777777" w:rsidR="00444829" w:rsidRPr="00444829" w:rsidRDefault="00444829" w:rsidP="00444829">
            <w:pPr>
              <w:rPr>
                <w:rFonts w:ascii="Arial" w:hAnsi="Arial" w:cs="Arial"/>
                <w:b/>
                <w:sz w:val="18"/>
                <w:szCs w:val="18"/>
              </w:rPr>
            </w:pPr>
            <w:r w:rsidRPr="00444829">
              <w:rPr>
                <w:rFonts w:ascii="Arial" w:hAnsi="Arial" w:cs="Arial"/>
                <w:b/>
                <w:sz w:val="18"/>
                <w:szCs w:val="18"/>
                <w:lang w:eastAsia="ru-RU"/>
              </w:rPr>
              <w:t>п</w:t>
            </w:r>
            <w:r w:rsidRPr="00444829">
              <w:rPr>
                <w:rFonts w:ascii="Arial" w:hAnsi="Arial" w:cs="Arial"/>
                <w:b/>
                <w:sz w:val="18"/>
                <w:szCs w:val="18"/>
                <w:lang w:val="en-US" w:eastAsia="ru-RU"/>
              </w:rPr>
              <w:t>/</w:t>
            </w:r>
            <w:r w:rsidRPr="00444829">
              <w:rPr>
                <w:rFonts w:ascii="Arial" w:hAnsi="Arial" w:cs="Arial"/>
                <w:b/>
                <w:sz w:val="18"/>
                <w:szCs w:val="18"/>
                <w:lang w:eastAsia="ru-RU"/>
              </w:rPr>
              <w:t>п</w:t>
            </w:r>
          </w:p>
        </w:tc>
        <w:tc>
          <w:tcPr>
            <w:tcW w:w="1118" w:type="pct"/>
            <w:tcBorders>
              <w:top w:val="single" w:sz="12" w:space="0" w:color="auto"/>
            </w:tcBorders>
            <w:shd w:val="clear" w:color="auto" w:fill="FFC000"/>
            <w:vAlign w:val="center"/>
          </w:tcPr>
          <w:p w14:paraId="2BA0CB10" w14:textId="77777777" w:rsidR="00444829" w:rsidRPr="00444829" w:rsidRDefault="00444829" w:rsidP="00444829">
            <w:pPr>
              <w:jc w:val="center"/>
              <w:rPr>
                <w:rFonts w:ascii="Arial" w:hAnsi="Arial" w:cs="Arial"/>
                <w:b/>
                <w:sz w:val="18"/>
                <w:szCs w:val="18"/>
              </w:rPr>
            </w:pPr>
            <w:r w:rsidRPr="00444829">
              <w:rPr>
                <w:rFonts w:ascii="Arial" w:hAnsi="Arial" w:cs="Arial"/>
                <w:b/>
                <w:bCs/>
                <w:color w:val="000000"/>
                <w:sz w:val="18"/>
                <w:szCs w:val="18"/>
                <w:lang w:eastAsia="ru-RU"/>
              </w:rPr>
              <w:t>Код и наименование бизнес-процесса</w:t>
            </w:r>
            <w:r w:rsidRPr="00444829">
              <w:rPr>
                <w:rFonts w:ascii="Arial" w:hAnsi="Arial" w:cs="Arial"/>
                <w:b/>
                <w:bCs/>
                <w:color w:val="000000"/>
                <w:sz w:val="18"/>
                <w:szCs w:val="18"/>
                <w:lang w:eastAsia="ru-RU"/>
              </w:rPr>
              <w:br/>
              <w:t xml:space="preserve">(1-ый ур-нь) </w:t>
            </w:r>
          </w:p>
        </w:tc>
        <w:tc>
          <w:tcPr>
            <w:tcW w:w="668" w:type="pct"/>
            <w:tcBorders>
              <w:top w:val="single" w:sz="12" w:space="0" w:color="auto"/>
            </w:tcBorders>
            <w:shd w:val="clear" w:color="auto" w:fill="FFC000"/>
            <w:vAlign w:val="center"/>
          </w:tcPr>
          <w:p w14:paraId="529AF5BC" w14:textId="77777777" w:rsidR="00444829" w:rsidRPr="00444829" w:rsidRDefault="00444829" w:rsidP="00444829">
            <w:pPr>
              <w:jc w:val="center"/>
              <w:rPr>
                <w:rFonts w:ascii="Arial" w:hAnsi="Arial" w:cs="Arial"/>
                <w:b/>
                <w:sz w:val="18"/>
                <w:szCs w:val="18"/>
              </w:rPr>
            </w:pPr>
            <w:r w:rsidRPr="00444829">
              <w:rPr>
                <w:rFonts w:ascii="Arial" w:hAnsi="Arial" w:cs="Arial"/>
                <w:b/>
                <w:bCs/>
                <w:color w:val="000000"/>
                <w:sz w:val="18"/>
                <w:szCs w:val="18"/>
                <w:lang w:eastAsia="ru-RU"/>
              </w:rPr>
              <w:t>Наименование</w:t>
            </w:r>
            <w:r w:rsidRPr="00444829">
              <w:rPr>
                <w:rFonts w:ascii="Arial" w:hAnsi="Arial" w:cs="Arial"/>
                <w:b/>
                <w:bCs/>
                <w:color w:val="000000"/>
                <w:sz w:val="18"/>
                <w:szCs w:val="18"/>
                <w:lang w:eastAsia="ru-RU"/>
              </w:rPr>
              <w:br/>
              <w:t>бизнес-процесса</w:t>
            </w:r>
            <w:r w:rsidRPr="00444829">
              <w:rPr>
                <w:rFonts w:ascii="Arial" w:hAnsi="Arial" w:cs="Arial"/>
                <w:b/>
                <w:bCs/>
                <w:color w:val="000000"/>
                <w:sz w:val="18"/>
                <w:szCs w:val="18"/>
                <w:lang w:eastAsia="ru-RU"/>
              </w:rPr>
              <w:br/>
              <w:t>(2-ой ур-нь)</w:t>
            </w:r>
          </w:p>
        </w:tc>
        <w:tc>
          <w:tcPr>
            <w:tcW w:w="658" w:type="pct"/>
            <w:tcBorders>
              <w:top w:val="single" w:sz="12" w:space="0" w:color="auto"/>
            </w:tcBorders>
            <w:shd w:val="clear" w:color="auto" w:fill="FFC000"/>
            <w:vAlign w:val="center"/>
          </w:tcPr>
          <w:p w14:paraId="1DD20DBB" w14:textId="77777777" w:rsidR="00444829" w:rsidRPr="00444829" w:rsidRDefault="00444829" w:rsidP="00444829">
            <w:pPr>
              <w:jc w:val="center"/>
              <w:rPr>
                <w:rFonts w:ascii="Arial" w:hAnsi="Arial" w:cs="Arial"/>
                <w:b/>
                <w:sz w:val="18"/>
                <w:szCs w:val="18"/>
                <w:lang w:eastAsia="ru-RU"/>
              </w:rPr>
            </w:pPr>
            <w:r w:rsidRPr="00444829">
              <w:rPr>
                <w:rFonts w:ascii="Arial" w:hAnsi="Arial" w:cs="Arial"/>
                <w:b/>
                <w:bCs/>
                <w:color w:val="000000"/>
                <w:sz w:val="18"/>
                <w:szCs w:val="18"/>
                <w:lang w:eastAsia="ru-RU"/>
              </w:rPr>
              <w:t>Код и название организационного изменения</w:t>
            </w:r>
          </w:p>
        </w:tc>
        <w:tc>
          <w:tcPr>
            <w:tcW w:w="642" w:type="pct"/>
            <w:tcBorders>
              <w:top w:val="single" w:sz="12" w:space="0" w:color="auto"/>
            </w:tcBorders>
            <w:shd w:val="clear" w:color="auto" w:fill="FFC000"/>
            <w:vAlign w:val="center"/>
          </w:tcPr>
          <w:p w14:paraId="1E659002" w14:textId="77777777" w:rsidR="00444829" w:rsidRPr="00444829" w:rsidRDefault="00444829" w:rsidP="00444829">
            <w:pPr>
              <w:jc w:val="center"/>
              <w:rPr>
                <w:rFonts w:ascii="Arial" w:hAnsi="Arial" w:cs="Arial"/>
                <w:b/>
                <w:sz w:val="18"/>
                <w:szCs w:val="18"/>
                <w:lang w:eastAsia="ru-RU"/>
              </w:rPr>
            </w:pPr>
            <w:r w:rsidRPr="00444829">
              <w:rPr>
                <w:rFonts w:ascii="Arial" w:hAnsi="Arial" w:cs="Arial"/>
                <w:b/>
                <w:bCs/>
                <w:color w:val="000000"/>
                <w:sz w:val="18"/>
                <w:szCs w:val="18"/>
                <w:lang w:eastAsia="ru-RU"/>
              </w:rPr>
              <w:t>Область организационного влияния</w:t>
            </w:r>
          </w:p>
        </w:tc>
        <w:tc>
          <w:tcPr>
            <w:tcW w:w="1045" w:type="pct"/>
            <w:tcBorders>
              <w:top w:val="single" w:sz="12" w:space="0" w:color="auto"/>
            </w:tcBorders>
            <w:shd w:val="clear" w:color="auto" w:fill="FFC000"/>
            <w:vAlign w:val="center"/>
          </w:tcPr>
          <w:p w14:paraId="395264BC" w14:textId="77777777" w:rsidR="00444829" w:rsidRPr="00444829" w:rsidRDefault="00444829" w:rsidP="00444829">
            <w:pPr>
              <w:jc w:val="center"/>
              <w:rPr>
                <w:rFonts w:ascii="Arial" w:hAnsi="Arial" w:cs="Arial"/>
                <w:b/>
                <w:sz w:val="18"/>
                <w:szCs w:val="18"/>
                <w:lang w:eastAsia="ru-RU"/>
              </w:rPr>
            </w:pPr>
            <w:r w:rsidRPr="00444829">
              <w:rPr>
                <w:rFonts w:ascii="Arial" w:hAnsi="Arial" w:cs="Arial"/>
                <w:b/>
                <w:bCs/>
                <w:color w:val="000000"/>
                <w:sz w:val="18"/>
                <w:szCs w:val="18"/>
                <w:lang w:eastAsia="ru-RU"/>
              </w:rPr>
              <w:t>Описание орг. изменения / целевое состояние</w:t>
            </w:r>
          </w:p>
        </w:tc>
        <w:tc>
          <w:tcPr>
            <w:tcW w:w="596" w:type="pct"/>
            <w:tcBorders>
              <w:top w:val="single" w:sz="12" w:space="0" w:color="auto"/>
            </w:tcBorders>
            <w:shd w:val="clear" w:color="auto" w:fill="FFC000"/>
            <w:vAlign w:val="center"/>
          </w:tcPr>
          <w:p w14:paraId="28EF4921" w14:textId="77777777" w:rsidR="00444829" w:rsidRPr="00444829" w:rsidRDefault="00444829" w:rsidP="00444829">
            <w:pPr>
              <w:jc w:val="center"/>
              <w:rPr>
                <w:rFonts w:ascii="Arial" w:hAnsi="Arial" w:cs="Arial"/>
                <w:b/>
                <w:sz w:val="18"/>
                <w:szCs w:val="18"/>
              </w:rPr>
            </w:pPr>
            <w:r w:rsidRPr="00444829">
              <w:rPr>
                <w:rFonts w:ascii="Arial" w:hAnsi="Arial" w:cs="Arial"/>
                <w:b/>
                <w:bCs/>
                <w:color w:val="000000"/>
                <w:sz w:val="18"/>
                <w:szCs w:val="18"/>
                <w:lang w:eastAsia="ru-RU"/>
              </w:rPr>
              <w:t xml:space="preserve">Влияние на запуск системы  в эксплуатацию </w:t>
            </w:r>
          </w:p>
        </w:tc>
      </w:tr>
      <w:tr w:rsidR="00444829" w:rsidRPr="00444829" w14:paraId="36BDE9A5" w14:textId="77777777" w:rsidTr="00FB1C0A">
        <w:trPr>
          <w:cantSplit/>
          <w:trHeight w:val="227"/>
        </w:trPr>
        <w:tc>
          <w:tcPr>
            <w:tcW w:w="273" w:type="pct"/>
          </w:tcPr>
          <w:p w14:paraId="55FB442C" w14:textId="77777777" w:rsidR="00444829" w:rsidRPr="00444829" w:rsidRDefault="00444829" w:rsidP="00444829">
            <w:pPr>
              <w:jc w:val="left"/>
              <w:rPr>
                <w:rFonts w:ascii="Arial" w:hAnsi="Arial" w:cs="Arial"/>
                <w:sz w:val="18"/>
                <w:szCs w:val="18"/>
              </w:rPr>
            </w:pPr>
            <w:r w:rsidRPr="00444829">
              <w:rPr>
                <w:rFonts w:ascii="Arial" w:hAnsi="Arial" w:cs="Arial"/>
                <w:sz w:val="18"/>
                <w:szCs w:val="18"/>
                <w:lang w:eastAsia="ru-RU"/>
              </w:rPr>
              <w:t>1</w:t>
            </w:r>
          </w:p>
        </w:tc>
        <w:tc>
          <w:tcPr>
            <w:tcW w:w="1118" w:type="pct"/>
          </w:tcPr>
          <w:p w14:paraId="23733868" w14:textId="77777777" w:rsidR="00444829" w:rsidRPr="00444829" w:rsidRDefault="00444829" w:rsidP="00444829">
            <w:pPr>
              <w:jc w:val="left"/>
              <w:rPr>
                <w:rFonts w:ascii="Arial" w:hAnsi="Arial" w:cs="Arial"/>
                <w:sz w:val="18"/>
                <w:szCs w:val="18"/>
              </w:rPr>
            </w:pPr>
            <w:r w:rsidRPr="00444829">
              <w:rPr>
                <w:rFonts w:ascii="Arial" w:hAnsi="Arial" w:cs="Arial"/>
                <w:color w:val="000000"/>
                <w:sz w:val="18"/>
                <w:szCs w:val="18"/>
              </w:rPr>
              <w:t>ПП-10</w:t>
            </w:r>
            <w:r w:rsidRPr="00444829">
              <w:rPr>
                <w:rFonts w:ascii="Arial" w:hAnsi="Arial" w:cs="Arial"/>
                <w:color w:val="000000"/>
                <w:sz w:val="18"/>
                <w:szCs w:val="18"/>
              </w:rPr>
              <w:br/>
              <w:t>Обеспечение МТР, работами и услугами</w:t>
            </w:r>
          </w:p>
        </w:tc>
        <w:tc>
          <w:tcPr>
            <w:tcW w:w="668" w:type="pct"/>
          </w:tcPr>
          <w:p w14:paraId="1647C141" w14:textId="77777777" w:rsidR="00444829" w:rsidRPr="00444829" w:rsidRDefault="00444829" w:rsidP="00444829">
            <w:pPr>
              <w:jc w:val="left"/>
              <w:rPr>
                <w:rFonts w:ascii="Arial" w:hAnsi="Arial" w:cs="Arial"/>
                <w:sz w:val="18"/>
                <w:szCs w:val="18"/>
              </w:rPr>
            </w:pPr>
            <w:r w:rsidRPr="00444829">
              <w:rPr>
                <w:rFonts w:ascii="Arial" w:hAnsi="Arial" w:cs="Arial"/>
                <w:color w:val="000000"/>
                <w:sz w:val="18"/>
                <w:szCs w:val="18"/>
              </w:rPr>
              <w:t>ПП-10.06 Транспортная логистика</w:t>
            </w:r>
          </w:p>
        </w:tc>
        <w:tc>
          <w:tcPr>
            <w:tcW w:w="658" w:type="pct"/>
          </w:tcPr>
          <w:p w14:paraId="59CD9B6D" w14:textId="77777777" w:rsidR="00444829" w:rsidRPr="00444829" w:rsidRDefault="00444829" w:rsidP="00444829">
            <w:pPr>
              <w:jc w:val="left"/>
              <w:rPr>
                <w:rFonts w:ascii="Arial" w:hAnsi="Arial" w:cs="Arial"/>
                <w:color w:val="000000"/>
                <w:sz w:val="18"/>
                <w:szCs w:val="18"/>
              </w:rPr>
            </w:pPr>
            <w:r w:rsidRPr="00444829">
              <w:rPr>
                <w:rFonts w:ascii="Arial" w:hAnsi="Arial" w:cs="Arial"/>
                <w:color w:val="000000"/>
                <w:sz w:val="18"/>
                <w:szCs w:val="18"/>
              </w:rPr>
              <w:t>MM.ORG.04</w:t>
            </w:r>
          </w:p>
          <w:p w14:paraId="3FD08302" w14:textId="77777777" w:rsidR="00444829" w:rsidRPr="00444829" w:rsidRDefault="00444829" w:rsidP="00444829">
            <w:pPr>
              <w:jc w:val="left"/>
              <w:rPr>
                <w:rFonts w:ascii="Arial" w:hAnsi="Arial" w:cs="Arial"/>
                <w:sz w:val="18"/>
                <w:szCs w:val="18"/>
              </w:rPr>
            </w:pPr>
            <w:r w:rsidRPr="00444829">
              <w:rPr>
                <w:rFonts w:ascii="Arial" w:hAnsi="Arial" w:cs="Arial"/>
                <w:color w:val="000000"/>
                <w:sz w:val="18"/>
                <w:szCs w:val="18"/>
              </w:rPr>
              <w:t>Организационные изменения в рамках транспортной логистики</w:t>
            </w:r>
          </w:p>
        </w:tc>
        <w:tc>
          <w:tcPr>
            <w:tcW w:w="642" w:type="pct"/>
          </w:tcPr>
          <w:p w14:paraId="3D3EB879" w14:textId="77777777" w:rsidR="00444829" w:rsidRPr="00444829" w:rsidRDefault="00444829" w:rsidP="00444829">
            <w:pPr>
              <w:jc w:val="left"/>
              <w:rPr>
                <w:rFonts w:ascii="Arial" w:hAnsi="Arial" w:cs="Arial"/>
                <w:sz w:val="18"/>
                <w:szCs w:val="18"/>
              </w:rPr>
            </w:pPr>
            <w:r w:rsidRPr="00444829">
              <w:rPr>
                <w:rFonts w:ascii="Arial" w:hAnsi="Arial" w:cs="Arial"/>
                <w:color w:val="000000"/>
                <w:sz w:val="18"/>
                <w:szCs w:val="18"/>
              </w:rPr>
              <w:t>Роли и ответственность сотрудников</w:t>
            </w:r>
          </w:p>
        </w:tc>
        <w:tc>
          <w:tcPr>
            <w:tcW w:w="1045" w:type="pct"/>
          </w:tcPr>
          <w:p w14:paraId="2A37BE25" w14:textId="77777777" w:rsidR="00444829" w:rsidRPr="00444829" w:rsidRDefault="00444829" w:rsidP="00444829">
            <w:pPr>
              <w:jc w:val="left"/>
              <w:rPr>
                <w:rFonts w:ascii="Arial" w:hAnsi="Arial" w:cs="Arial"/>
                <w:sz w:val="18"/>
                <w:szCs w:val="18"/>
              </w:rPr>
            </w:pPr>
            <w:r w:rsidRPr="00444829">
              <w:rPr>
                <w:rFonts w:ascii="Arial" w:hAnsi="Arial" w:cs="Arial"/>
                <w:color w:val="000000"/>
                <w:sz w:val="18"/>
                <w:szCs w:val="18"/>
              </w:rPr>
              <w:t>Расширение функционала для ролей, задействованных в бизнес-процессе:</w:t>
            </w:r>
            <w:r w:rsidRPr="00444829">
              <w:rPr>
                <w:rFonts w:ascii="Arial" w:hAnsi="Arial" w:cs="Arial"/>
                <w:color w:val="000000"/>
                <w:sz w:val="18"/>
                <w:szCs w:val="18"/>
              </w:rPr>
              <w:br/>
            </w:r>
            <w:r w:rsidRPr="00444829">
              <w:rPr>
                <w:rFonts w:ascii="Arial" w:hAnsi="Arial" w:cs="Arial"/>
                <w:b/>
                <w:bCs/>
                <w:color w:val="000000"/>
                <w:sz w:val="18"/>
                <w:szCs w:val="18"/>
              </w:rPr>
              <w:t>Планировщик логистики</w:t>
            </w:r>
            <w:r w:rsidRPr="00444829">
              <w:rPr>
                <w:rFonts w:ascii="Arial" w:hAnsi="Arial" w:cs="Arial"/>
                <w:color w:val="000000"/>
                <w:sz w:val="18"/>
                <w:szCs w:val="18"/>
              </w:rPr>
              <w:t xml:space="preserve">: Введение новой роли. Планирование транспортных средств с точностью до суток  (данные поступают в систему в виде плана закупок, плана перемещений - автоматизировано формируется объёмный план грузоперевозок). Возможный учет и контроль плановых и фактических статусов транспортировок (планирование, регистрация, начало погрузки, окончание погрузки, обработка груза, начало транспортировки, окончание транспортировки) </w:t>
            </w:r>
            <w:r w:rsidRPr="00444829">
              <w:rPr>
                <w:rFonts w:ascii="Arial" w:hAnsi="Arial" w:cs="Arial"/>
                <w:color w:val="000000"/>
                <w:sz w:val="18"/>
                <w:szCs w:val="18"/>
              </w:rPr>
              <w:br/>
            </w:r>
            <w:r w:rsidRPr="00444829">
              <w:rPr>
                <w:rFonts w:ascii="Arial" w:hAnsi="Arial" w:cs="Arial"/>
                <w:b/>
                <w:bCs/>
                <w:color w:val="000000"/>
                <w:sz w:val="18"/>
                <w:szCs w:val="18"/>
              </w:rPr>
              <w:t>Таксировщик:</w:t>
            </w:r>
            <w:r w:rsidRPr="00444829">
              <w:rPr>
                <w:rFonts w:ascii="Arial" w:hAnsi="Arial" w:cs="Arial"/>
                <w:color w:val="000000"/>
                <w:sz w:val="18"/>
                <w:szCs w:val="18"/>
              </w:rPr>
              <w:t xml:space="preserve">  Упрощение функции таксировки с учётом интеграции «Автограф» часть данных для таксировки поступают в систему ERP автоматизировано (остаток ГСМ, пройденный километраж, количество и объём заправок..)</w:t>
            </w:r>
          </w:p>
        </w:tc>
        <w:tc>
          <w:tcPr>
            <w:tcW w:w="596" w:type="pct"/>
          </w:tcPr>
          <w:p w14:paraId="37865028" w14:textId="77777777" w:rsidR="00444829" w:rsidRPr="00444829" w:rsidRDefault="00444829" w:rsidP="00444829">
            <w:pPr>
              <w:jc w:val="left"/>
              <w:rPr>
                <w:rFonts w:ascii="Arial" w:hAnsi="Arial" w:cs="Arial"/>
                <w:sz w:val="18"/>
                <w:szCs w:val="18"/>
              </w:rPr>
            </w:pPr>
            <w:r w:rsidRPr="00444829">
              <w:rPr>
                <w:rFonts w:ascii="Arial" w:hAnsi="Arial" w:cs="Arial"/>
                <w:color w:val="000000"/>
                <w:sz w:val="18"/>
                <w:szCs w:val="18"/>
              </w:rPr>
              <w:t>ОИ должно быть реализовано до начала определённого этапа Программы</w:t>
            </w:r>
          </w:p>
        </w:tc>
      </w:tr>
      <w:tr w:rsidR="00444829" w:rsidRPr="00444829" w14:paraId="76C1A703" w14:textId="77777777" w:rsidTr="00FB1C0A">
        <w:trPr>
          <w:cantSplit/>
          <w:trHeight w:val="227"/>
        </w:trPr>
        <w:tc>
          <w:tcPr>
            <w:tcW w:w="273" w:type="pct"/>
          </w:tcPr>
          <w:p w14:paraId="2EB933FD" w14:textId="77777777" w:rsidR="00444829" w:rsidRPr="00444829" w:rsidRDefault="00444829" w:rsidP="00444829">
            <w:pPr>
              <w:rPr>
                <w:rFonts w:ascii="Arial" w:hAnsi="Arial" w:cs="Arial"/>
                <w:sz w:val="18"/>
                <w:szCs w:val="18"/>
              </w:rPr>
            </w:pPr>
            <w:r w:rsidRPr="00444829">
              <w:rPr>
                <w:rFonts w:ascii="Arial" w:hAnsi="Arial" w:cs="Arial"/>
                <w:sz w:val="18"/>
                <w:szCs w:val="18"/>
              </w:rPr>
              <w:t>2</w:t>
            </w:r>
          </w:p>
        </w:tc>
        <w:tc>
          <w:tcPr>
            <w:tcW w:w="1118" w:type="pct"/>
          </w:tcPr>
          <w:p w14:paraId="120C2A9C" w14:textId="77777777" w:rsidR="00444829" w:rsidRPr="00444829" w:rsidRDefault="00444829" w:rsidP="00444829">
            <w:pPr>
              <w:rPr>
                <w:rFonts w:ascii="Arial" w:hAnsi="Arial" w:cs="Arial"/>
                <w:sz w:val="18"/>
                <w:szCs w:val="18"/>
              </w:rPr>
            </w:pPr>
            <w:r w:rsidRPr="00444829">
              <w:rPr>
                <w:rFonts w:ascii="Arial" w:hAnsi="Arial" w:cs="Arial"/>
                <w:sz w:val="18"/>
                <w:szCs w:val="18"/>
              </w:rPr>
              <w:t>ПП-10</w:t>
            </w:r>
          </w:p>
          <w:p w14:paraId="77CB50E6" w14:textId="77777777" w:rsidR="00444829" w:rsidRPr="00444829" w:rsidRDefault="00444829" w:rsidP="00444829">
            <w:pPr>
              <w:rPr>
                <w:rFonts w:ascii="Arial" w:hAnsi="Arial" w:cs="Arial"/>
                <w:sz w:val="18"/>
                <w:szCs w:val="18"/>
              </w:rPr>
            </w:pPr>
            <w:r w:rsidRPr="00444829">
              <w:rPr>
                <w:rFonts w:ascii="Arial" w:hAnsi="Arial" w:cs="Arial"/>
                <w:sz w:val="18"/>
                <w:szCs w:val="18"/>
              </w:rPr>
              <w:t>Обеспечение МТР, работами и услугами</w:t>
            </w:r>
          </w:p>
        </w:tc>
        <w:tc>
          <w:tcPr>
            <w:tcW w:w="668" w:type="pct"/>
          </w:tcPr>
          <w:p w14:paraId="4DEB8A87" w14:textId="77777777" w:rsidR="00444829" w:rsidRPr="00444829" w:rsidRDefault="00444829" w:rsidP="00444829">
            <w:pPr>
              <w:rPr>
                <w:rFonts w:ascii="Arial" w:hAnsi="Arial" w:cs="Arial"/>
                <w:sz w:val="18"/>
                <w:szCs w:val="18"/>
              </w:rPr>
            </w:pPr>
          </w:p>
        </w:tc>
        <w:tc>
          <w:tcPr>
            <w:tcW w:w="658" w:type="pct"/>
          </w:tcPr>
          <w:p w14:paraId="602E4A5D" w14:textId="77777777" w:rsidR="00444829" w:rsidRPr="00444829" w:rsidRDefault="00444829" w:rsidP="00444829">
            <w:pPr>
              <w:rPr>
                <w:rFonts w:ascii="Arial" w:hAnsi="Arial" w:cs="Arial"/>
                <w:sz w:val="18"/>
                <w:szCs w:val="18"/>
              </w:rPr>
            </w:pPr>
            <w:r w:rsidRPr="00444829">
              <w:rPr>
                <w:rFonts w:ascii="Arial" w:hAnsi="Arial" w:cs="Arial"/>
                <w:sz w:val="18"/>
                <w:szCs w:val="18"/>
              </w:rPr>
              <w:t>MM.ORG.06 Актуализация перечня НМД Компании</w:t>
            </w:r>
          </w:p>
        </w:tc>
        <w:tc>
          <w:tcPr>
            <w:tcW w:w="642" w:type="pct"/>
          </w:tcPr>
          <w:p w14:paraId="6AE7AC25" w14:textId="77777777" w:rsidR="00444829" w:rsidRPr="00444829" w:rsidRDefault="00444829" w:rsidP="00444829">
            <w:pPr>
              <w:rPr>
                <w:rFonts w:ascii="Arial" w:hAnsi="Arial" w:cs="Arial"/>
                <w:sz w:val="18"/>
                <w:szCs w:val="18"/>
              </w:rPr>
            </w:pPr>
            <w:r w:rsidRPr="00444829">
              <w:rPr>
                <w:rFonts w:ascii="Arial" w:hAnsi="Arial" w:cs="Arial"/>
                <w:sz w:val="18"/>
                <w:szCs w:val="18"/>
              </w:rPr>
              <w:t>Нормативно-методологическая документация</w:t>
            </w:r>
          </w:p>
        </w:tc>
        <w:tc>
          <w:tcPr>
            <w:tcW w:w="1045" w:type="pct"/>
          </w:tcPr>
          <w:p w14:paraId="54C409E4" w14:textId="0454E4B2" w:rsidR="00444829" w:rsidRPr="00444829" w:rsidRDefault="00444829">
            <w:pPr>
              <w:rPr>
                <w:rFonts w:ascii="Arial" w:hAnsi="Arial" w:cs="Arial"/>
                <w:sz w:val="18"/>
                <w:szCs w:val="18"/>
              </w:rPr>
            </w:pPr>
            <w:r w:rsidRPr="00444829">
              <w:rPr>
                <w:rFonts w:ascii="Arial" w:hAnsi="Arial" w:cs="Arial"/>
                <w:sz w:val="18"/>
                <w:szCs w:val="18"/>
              </w:rPr>
              <w:t xml:space="preserve">Перечень документов для актуализации на последующих этапах зафиксирован в проектном документе:  </w:t>
            </w:r>
            <w:del w:id="3207" w:author="SintsovaMA" w:date="2021-02-25T13:55:00Z">
              <w:r w:rsidR="00EF595F" w:rsidDel="00EE2148">
                <w:rPr>
                  <w:rFonts w:ascii="Arial" w:hAnsi="Arial" w:cs="Arial"/>
                  <w:sz w:val="18"/>
                  <w:szCs w:val="18"/>
                </w:rPr>
                <w:delText>ERP.</w:delText>
              </w:r>
            </w:del>
            <w:ins w:id="3208" w:author="SintsovaMA" w:date="2021-02-25T13:55:00Z">
              <w:r w:rsidR="00EE2148" w:rsidDel="00EE2148">
                <w:rPr>
                  <w:rFonts w:ascii="Arial" w:hAnsi="Arial" w:cs="Arial"/>
                  <w:sz w:val="18"/>
                  <w:szCs w:val="18"/>
                </w:rPr>
                <w:t xml:space="preserve"> </w:t>
              </w:r>
            </w:ins>
            <w:del w:id="3209" w:author="SintsovaMA" w:date="2021-02-25T13:55:00Z">
              <w:r w:rsidR="00EF595F" w:rsidDel="00EE2148">
                <w:rPr>
                  <w:rFonts w:ascii="Arial" w:hAnsi="Arial" w:cs="Arial"/>
                  <w:sz w:val="18"/>
                  <w:szCs w:val="18"/>
                </w:rPr>
                <w:delText>9.1</w:delText>
              </w:r>
              <w:r w:rsidRPr="00444829" w:rsidDel="00EE2148">
                <w:rPr>
                  <w:rFonts w:ascii="Arial" w:hAnsi="Arial" w:cs="Arial"/>
                  <w:sz w:val="18"/>
                  <w:szCs w:val="18"/>
                </w:rPr>
                <w:delText>6_ОСМ_</w:delText>
              </w:r>
            </w:del>
            <w:r w:rsidRPr="00444829">
              <w:rPr>
                <w:rFonts w:ascii="Arial" w:hAnsi="Arial" w:cs="Arial"/>
                <w:sz w:val="18"/>
                <w:szCs w:val="18"/>
              </w:rPr>
              <w:t>Перечень процессный и организационных изменений</w:t>
            </w:r>
          </w:p>
        </w:tc>
        <w:tc>
          <w:tcPr>
            <w:tcW w:w="596" w:type="pct"/>
          </w:tcPr>
          <w:p w14:paraId="7FBC52CE" w14:textId="77777777" w:rsidR="00444829" w:rsidRPr="00444829" w:rsidRDefault="00444829" w:rsidP="00444829">
            <w:pPr>
              <w:rPr>
                <w:rFonts w:ascii="Arial" w:hAnsi="Arial" w:cs="Arial"/>
                <w:sz w:val="18"/>
                <w:szCs w:val="18"/>
              </w:rPr>
            </w:pPr>
            <w:r w:rsidRPr="00444829">
              <w:rPr>
                <w:rFonts w:ascii="Arial" w:hAnsi="Arial" w:cs="Arial"/>
                <w:sz w:val="18"/>
                <w:szCs w:val="18"/>
              </w:rPr>
              <w:t>ОИ должно быть реализовано до запуска системы в эксплуатацию</w:t>
            </w:r>
          </w:p>
        </w:tc>
      </w:tr>
      <w:tr w:rsidR="00444829" w:rsidRPr="00444829" w14:paraId="309F4A4F" w14:textId="77777777" w:rsidTr="00FB1C0A">
        <w:trPr>
          <w:cantSplit/>
          <w:trHeight w:val="227"/>
        </w:trPr>
        <w:tc>
          <w:tcPr>
            <w:tcW w:w="273" w:type="pct"/>
            <w:tcBorders>
              <w:bottom w:val="single" w:sz="12" w:space="0" w:color="auto"/>
            </w:tcBorders>
          </w:tcPr>
          <w:p w14:paraId="7E3119CB" w14:textId="77777777" w:rsidR="00444829" w:rsidRPr="00444829" w:rsidRDefault="00444829" w:rsidP="00444829">
            <w:pPr>
              <w:rPr>
                <w:rFonts w:ascii="Arial" w:hAnsi="Arial" w:cs="Arial"/>
                <w:sz w:val="18"/>
                <w:szCs w:val="18"/>
                <w:lang w:val="en-US"/>
              </w:rPr>
            </w:pPr>
            <w:r w:rsidRPr="00444829">
              <w:rPr>
                <w:rFonts w:ascii="Arial" w:hAnsi="Arial" w:cs="Arial"/>
                <w:sz w:val="18"/>
                <w:szCs w:val="18"/>
              </w:rPr>
              <w:lastRenderedPageBreak/>
              <w:t>3</w:t>
            </w:r>
          </w:p>
        </w:tc>
        <w:tc>
          <w:tcPr>
            <w:tcW w:w="1118" w:type="pct"/>
            <w:tcBorders>
              <w:bottom w:val="single" w:sz="12" w:space="0" w:color="auto"/>
            </w:tcBorders>
          </w:tcPr>
          <w:p w14:paraId="3CB77CC1" w14:textId="77777777" w:rsidR="00444829" w:rsidRPr="00444829" w:rsidRDefault="00444829" w:rsidP="00444829">
            <w:pPr>
              <w:jc w:val="left"/>
              <w:rPr>
                <w:rFonts w:ascii="Arial" w:hAnsi="Arial" w:cs="Arial"/>
                <w:color w:val="000000"/>
                <w:sz w:val="18"/>
                <w:szCs w:val="18"/>
              </w:rPr>
            </w:pPr>
            <w:r w:rsidRPr="00444829">
              <w:rPr>
                <w:rFonts w:ascii="Arial" w:hAnsi="Arial" w:cs="Arial"/>
                <w:color w:val="000000"/>
                <w:sz w:val="18"/>
                <w:szCs w:val="18"/>
              </w:rPr>
              <w:t>ПП-10</w:t>
            </w:r>
            <w:r w:rsidRPr="00444829">
              <w:rPr>
                <w:rFonts w:ascii="Arial" w:hAnsi="Arial" w:cs="Arial"/>
                <w:color w:val="000000"/>
                <w:sz w:val="18"/>
                <w:szCs w:val="18"/>
              </w:rPr>
              <w:br/>
              <w:t>Обеспечение МТР, работами и услугами</w:t>
            </w:r>
          </w:p>
        </w:tc>
        <w:tc>
          <w:tcPr>
            <w:tcW w:w="668" w:type="pct"/>
            <w:tcBorders>
              <w:bottom w:val="single" w:sz="12" w:space="0" w:color="auto"/>
            </w:tcBorders>
          </w:tcPr>
          <w:p w14:paraId="6639C344" w14:textId="77777777" w:rsidR="00444829" w:rsidRPr="00444829" w:rsidRDefault="00444829" w:rsidP="00444829">
            <w:pPr>
              <w:rPr>
                <w:rFonts w:ascii="Arial" w:hAnsi="Arial" w:cs="Arial"/>
                <w:sz w:val="18"/>
                <w:szCs w:val="18"/>
              </w:rPr>
            </w:pPr>
            <w:r w:rsidRPr="00444829">
              <w:rPr>
                <w:rFonts w:ascii="Arial" w:hAnsi="Arial" w:cs="Arial"/>
                <w:sz w:val="18"/>
                <w:szCs w:val="18"/>
              </w:rPr>
              <w:t xml:space="preserve">ПП-10.06.03-ERP </w:t>
            </w:r>
          </w:p>
        </w:tc>
        <w:tc>
          <w:tcPr>
            <w:tcW w:w="658" w:type="pct"/>
            <w:tcBorders>
              <w:bottom w:val="single" w:sz="12" w:space="0" w:color="auto"/>
            </w:tcBorders>
          </w:tcPr>
          <w:p w14:paraId="5104E8A9" w14:textId="77777777" w:rsidR="00444829" w:rsidRPr="00444829" w:rsidRDefault="00444829" w:rsidP="00444829">
            <w:pPr>
              <w:rPr>
                <w:rFonts w:ascii="Arial" w:hAnsi="Arial" w:cs="Arial"/>
                <w:sz w:val="18"/>
                <w:szCs w:val="18"/>
              </w:rPr>
            </w:pPr>
            <w:r w:rsidRPr="00444829">
              <w:rPr>
                <w:rFonts w:ascii="Arial" w:hAnsi="Arial" w:cs="Arial"/>
                <w:sz w:val="18"/>
                <w:szCs w:val="18"/>
                <w:lang w:val="en-US"/>
              </w:rPr>
              <w:t>MM</w:t>
            </w:r>
            <w:r w:rsidRPr="00444829">
              <w:rPr>
                <w:rFonts w:ascii="Arial" w:hAnsi="Arial" w:cs="Arial"/>
                <w:sz w:val="18"/>
                <w:szCs w:val="18"/>
              </w:rPr>
              <w:t>.</w:t>
            </w:r>
            <w:r w:rsidRPr="00444829">
              <w:rPr>
                <w:rFonts w:ascii="Arial" w:hAnsi="Arial" w:cs="Arial"/>
                <w:sz w:val="18"/>
                <w:szCs w:val="18"/>
                <w:lang w:val="en-US"/>
              </w:rPr>
              <w:t>ORG</w:t>
            </w:r>
            <w:r w:rsidRPr="00444829">
              <w:rPr>
                <w:rFonts w:ascii="Arial" w:hAnsi="Arial" w:cs="Arial"/>
                <w:sz w:val="18"/>
                <w:szCs w:val="18"/>
              </w:rPr>
              <w:t xml:space="preserve">.07 Унификация подхода по расчету сдельной оплаты труда для выработки единого интеграционного решения между </w:t>
            </w:r>
            <w:r w:rsidRPr="00444829">
              <w:rPr>
                <w:rFonts w:ascii="Arial" w:hAnsi="Arial" w:cs="Arial"/>
                <w:sz w:val="18"/>
                <w:szCs w:val="18"/>
                <w:lang w:val="en-US"/>
              </w:rPr>
              <w:t>ERP</w:t>
            </w:r>
            <w:r w:rsidRPr="00444829">
              <w:rPr>
                <w:rFonts w:ascii="Arial" w:hAnsi="Arial" w:cs="Arial"/>
                <w:sz w:val="18"/>
                <w:szCs w:val="18"/>
              </w:rPr>
              <w:t xml:space="preserve"> и АСУП для передачи натуральных показателей для расчета оплаты</w:t>
            </w:r>
          </w:p>
        </w:tc>
        <w:tc>
          <w:tcPr>
            <w:tcW w:w="642" w:type="pct"/>
            <w:tcBorders>
              <w:bottom w:val="single" w:sz="12" w:space="0" w:color="auto"/>
            </w:tcBorders>
          </w:tcPr>
          <w:p w14:paraId="445E76E2" w14:textId="77777777" w:rsidR="00444829" w:rsidRPr="00444829" w:rsidRDefault="00444829" w:rsidP="00444829">
            <w:pPr>
              <w:rPr>
                <w:rFonts w:ascii="Arial" w:hAnsi="Arial" w:cs="Arial"/>
                <w:sz w:val="18"/>
                <w:szCs w:val="18"/>
              </w:rPr>
            </w:pPr>
            <w:r w:rsidRPr="00444829">
              <w:rPr>
                <w:rFonts w:ascii="Arial" w:hAnsi="Arial" w:cs="Arial"/>
                <w:sz w:val="18"/>
                <w:szCs w:val="18"/>
              </w:rPr>
              <w:t>Инфраструктурная составляющая новых процессов</w:t>
            </w:r>
          </w:p>
        </w:tc>
        <w:tc>
          <w:tcPr>
            <w:tcW w:w="1045" w:type="pct"/>
            <w:tcBorders>
              <w:bottom w:val="single" w:sz="12" w:space="0" w:color="auto"/>
            </w:tcBorders>
          </w:tcPr>
          <w:p w14:paraId="77038D9F" w14:textId="77777777" w:rsidR="00444829" w:rsidRPr="00444829" w:rsidRDefault="00444829" w:rsidP="00444829">
            <w:pPr>
              <w:rPr>
                <w:rFonts w:ascii="Arial" w:hAnsi="Arial" w:cs="Arial"/>
                <w:sz w:val="18"/>
                <w:szCs w:val="18"/>
              </w:rPr>
            </w:pPr>
            <w:r w:rsidRPr="00444829">
              <w:rPr>
                <w:rFonts w:ascii="Arial" w:hAnsi="Arial" w:cs="Arial"/>
                <w:sz w:val="18"/>
                <w:szCs w:val="18"/>
              </w:rPr>
              <w:t>Передача натуральных показателей для расчета из ERP и расчет оплаты в АСУП на основе переданных показателей</w:t>
            </w:r>
          </w:p>
        </w:tc>
        <w:tc>
          <w:tcPr>
            <w:tcW w:w="596" w:type="pct"/>
            <w:tcBorders>
              <w:bottom w:val="single" w:sz="12" w:space="0" w:color="auto"/>
            </w:tcBorders>
          </w:tcPr>
          <w:p w14:paraId="5E5CFE94" w14:textId="77777777" w:rsidR="00444829" w:rsidRPr="00444829" w:rsidRDefault="00444829" w:rsidP="00444829">
            <w:pPr>
              <w:rPr>
                <w:rFonts w:ascii="Arial" w:hAnsi="Arial" w:cs="Arial"/>
                <w:sz w:val="18"/>
                <w:szCs w:val="18"/>
              </w:rPr>
            </w:pPr>
            <w:r w:rsidRPr="00444829">
              <w:rPr>
                <w:rFonts w:ascii="Arial" w:hAnsi="Arial" w:cs="Arial"/>
                <w:sz w:val="18"/>
                <w:szCs w:val="18"/>
              </w:rPr>
              <w:t>ОИ должно быть реализовано до запуска системы в эксплуатацию</w:t>
            </w:r>
          </w:p>
        </w:tc>
      </w:tr>
    </w:tbl>
    <w:p w14:paraId="69F28AAB" w14:textId="77777777" w:rsidR="00430202" w:rsidRDefault="00430202" w:rsidP="00E30D22">
      <w:pPr>
        <w:rPr>
          <w:rFonts w:ascii="Arial" w:eastAsia="Calibri" w:hAnsi="Arial" w:cs="Arial"/>
        </w:rPr>
      </w:pPr>
    </w:p>
    <w:p w14:paraId="18BEB763" w14:textId="77777777" w:rsidR="00E30D22" w:rsidRPr="001F08B0" w:rsidRDefault="001F08B0" w:rsidP="00430202">
      <w:pPr>
        <w:rPr>
          <w:rFonts w:ascii="Arial" w:eastAsia="Calibri" w:hAnsi="Arial" w:cs="Arial"/>
        </w:rPr>
      </w:pPr>
      <w:r>
        <w:rPr>
          <w:rFonts w:ascii="Arial" w:eastAsia="Calibri" w:hAnsi="Arial" w:cs="Arial"/>
        </w:rPr>
        <w:t>* не включая перечень НМД</w:t>
      </w:r>
    </w:p>
    <w:p w14:paraId="678E0EB4" w14:textId="77777777" w:rsidR="00E30D22" w:rsidRPr="00F94454" w:rsidRDefault="00E30D22" w:rsidP="006F664D">
      <w:pPr>
        <w:rPr>
          <w:rFonts w:ascii="Arial" w:eastAsia="Calibri" w:hAnsi="Arial" w:cs="Arial"/>
        </w:rPr>
      </w:pPr>
    </w:p>
    <w:p w14:paraId="4FD70301" w14:textId="77777777" w:rsidR="00220F8C" w:rsidRPr="00F94454" w:rsidRDefault="00220F8C" w:rsidP="00220F8C">
      <w:pPr>
        <w:pStyle w:val="1"/>
        <w:rPr>
          <w:rFonts w:eastAsia="Calibri"/>
        </w:rPr>
      </w:pPr>
      <w:bookmarkStart w:id="3210" w:name="_Toc520705060"/>
      <w:bookmarkStart w:id="3211" w:name="_Toc523837310"/>
      <w:bookmarkStart w:id="3212" w:name="_Toc65146874"/>
      <w:r w:rsidRPr="00F94454">
        <w:rPr>
          <w:rFonts w:eastAsia="Calibri"/>
        </w:rPr>
        <w:t>Открытые вопросы</w:t>
      </w:r>
      <w:bookmarkEnd w:id="3210"/>
      <w:bookmarkEnd w:id="3211"/>
      <w:bookmarkEnd w:id="3212"/>
    </w:p>
    <w:p w14:paraId="069B219F" w14:textId="42DE5FFF" w:rsidR="00386C3A" w:rsidRDefault="00386C3A" w:rsidP="00916FAB">
      <w:pPr>
        <w:pStyle w:val="a7"/>
        <w:keepNext/>
        <w:spacing w:after="240" w:afterAutospacing="0" w:line="276" w:lineRule="auto"/>
        <w:jc w:val="right"/>
        <w:rPr>
          <w:rFonts w:ascii="Arial" w:hAnsi="Arial" w:cs="Arial"/>
          <w:b/>
          <w:sz w:val="22"/>
        </w:rPr>
      </w:pPr>
      <w:r w:rsidRPr="00916FAB">
        <w:rPr>
          <w:rFonts w:ascii="Arial" w:hAnsi="Arial" w:cs="Arial"/>
          <w:b/>
          <w:sz w:val="22"/>
        </w:rPr>
        <w:t>Таблица</w:t>
      </w:r>
      <w:r w:rsidR="007B5023">
        <w:rPr>
          <w:rFonts w:ascii="Arial" w:hAnsi="Arial" w:cs="Arial"/>
          <w:b/>
          <w:sz w:val="22"/>
        </w:rPr>
        <w:t xml:space="preserve"> </w:t>
      </w:r>
      <w:del w:id="3213" w:author="Savinskaya Yulia" w:date="2021-02-25T11:58:00Z">
        <w:r w:rsidR="007B5023" w:rsidDel="009842FD">
          <w:rPr>
            <w:rFonts w:ascii="Arial" w:hAnsi="Arial" w:cs="Arial"/>
            <w:b/>
            <w:sz w:val="22"/>
          </w:rPr>
          <w:delText>61</w:delText>
        </w:r>
      </w:del>
      <w:ins w:id="3214" w:author="Savinskaya Yulia" w:date="2021-02-25T11:58:00Z">
        <w:r w:rsidR="009842FD">
          <w:rPr>
            <w:rFonts w:ascii="Arial" w:hAnsi="Arial" w:cs="Arial"/>
            <w:b/>
            <w:sz w:val="22"/>
          </w:rPr>
          <w:t>6</w:t>
        </w:r>
      </w:ins>
      <w:ins w:id="3215" w:author="Savinskaya Yulia" w:date="2021-02-25T15:31:00Z">
        <w:r w:rsidR="00F31DDE">
          <w:rPr>
            <w:rFonts w:ascii="Arial" w:hAnsi="Arial" w:cs="Arial"/>
            <w:b/>
            <w:sz w:val="22"/>
          </w:rPr>
          <w:t>3</w:t>
        </w:r>
      </w:ins>
      <w:r w:rsidRPr="00916FAB">
        <w:rPr>
          <w:rFonts w:ascii="Arial" w:hAnsi="Arial" w:cs="Arial"/>
          <w:b/>
          <w:sz w:val="22"/>
        </w:rPr>
        <w:t>.</w:t>
      </w:r>
      <w:r w:rsidR="008C7F95">
        <w:rPr>
          <w:rFonts w:ascii="Arial" w:hAnsi="Arial" w:cs="Arial"/>
          <w:b/>
          <w:sz w:val="22"/>
        </w:rPr>
        <w:t xml:space="preserve"> </w:t>
      </w:r>
      <w:r w:rsidRPr="00916FAB">
        <w:rPr>
          <w:rFonts w:ascii="Arial" w:hAnsi="Arial" w:cs="Arial"/>
          <w:b/>
          <w:sz w:val="22"/>
        </w:rPr>
        <w:t>Открытые вопросы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72"/>
        <w:gridCol w:w="2049"/>
        <w:gridCol w:w="3828"/>
        <w:gridCol w:w="1699"/>
        <w:gridCol w:w="1828"/>
      </w:tblGrid>
      <w:tr w:rsidR="005F2EFF" w:rsidRPr="006F5656" w14:paraId="2620A189" w14:textId="77777777" w:rsidTr="005F2EFF">
        <w:trPr>
          <w:cantSplit/>
          <w:trHeight w:val="397"/>
          <w:tblHeader/>
        </w:trPr>
        <w:tc>
          <w:tcPr>
            <w:tcW w:w="379" w:type="pct"/>
            <w:shd w:val="clear" w:color="auto" w:fill="FFC000"/>
            <w:vAlign w:val="center"/>
          </w:tcPr>
          <w:p w14:paraId="08658597" w14:textId="77777777" w:rsidR="005F2EFF" w:rsidRPr="006F5656" w:rsidRDefault="005F2EFF" w:rsidP="005F2EFF">
            <w:pPr>
              <w:jc w:val="center"/>
              <w:rPr>
                <w:rFonts w:ascii="Arial" w:hAnsi="Arial" w:cs="Arial"/>
                <w:b/>
                <w:sz w:val="20"/>
                <w:szCs w:val="20"/>
              </w:rPr>
            </w:pPr>
            <w:r w:rsidRPr="008C7F95">
              <w:rPr>
                <w:rFonts w:ascii="Arial" w:hAnsi="Arial" w:cs="Arial"/>
                <w:b/>
                <w:sz w:val="20"/>
                <w:szCs w:val="20"/>
                <w:lang w:eastAsia="ru-RU"/>
              </w:rPr>
              <w:t xml:space="preserve">№ из реестра </w:t>
            </w:r>
          </w:p>
        </w:tc>
        <w:tc>
          <w:tcPr>
            <w:tcW w:w="1007" w:type="pct"/>
            <w:shd w:val="clear" w:color="auto" w:fill="FFC000"/>
            <w:vAlign w:val="center"/>
          </w:tcPr>
          <w:p w14:paraId="39C2A781" w14:textId="77777777" w:rsidR="005F2EFF" w:rsidRPr="006F5656" w:rsidRDefault="005F2EFF" w:rsidP="005F2EFF">
            <w:pPr>
              <w:jc w:val="center"/>
              <w:rPr>
                <w:rFonts w:ascii="Arial" w:hAnsi="Arial" w:cs="Arial"/>
                <w:b/>
                <w:sz w:val="20"/>
                <w:szCs w:val="20"/>
              </w:rPr>
            </w:pPr>
            <w:r w:rsidRPr="008C7F95">
              <w:rPr>
                <w:rFonts w:ascii="Arial" w:hAnsi="Arial" w:cs="Arial"/>
                <w:b/>
                <w:sz w:val="20"/>
                <w:szCs w:val="20"/>
                <w:lang w:eastAsia="ru-RU"/>
              </w:rPr>
              <w:t>Наименование ОВ</w:t>
            </w:r>
          </w:p>
        </w:tc>
        <w:tc>
          <w:tcPr>
            <w:tcW w:w="1881" w:type="pct"/>
            <w:shd w:val="clear" w:color="auto" w:fill="FFC000"/>
            <w:vAlign w:val="center"/>
          </w:tcPr>
          <w:p w14:paraId="7BA0DBCC" w14:textId="77777777" w:rsidR="005F2EFF" w:rsidRPr="006F5656" w:rsidRDefault="005F2EFF" w:rsidP="005F2EFF">
            <w:pPr>
              <w:jc w:val="center"/>
              <w:rPr>
                <w:rFonts w:ascii="Arial" w:hAnsi="Arial" w:cs="Arial"/>
                <w:b/>
                <w:sz w:val="20"/>
                <w:szCs w:val="20"/>
              </w:rPr>
            </w:pPr>
            <w:r w:rsidRPr="008C7F95">
              <w:rPr>
                <w:rFonts w:ascii="Arial" w:hAnsi="Arial" w:cs="Arial"/>
                <w:b/>
                <w:sz w:val="20"/>
                <w:szCs w:val="20"/>
                <w:lang w:eastAsia="ru-RU"/>
              </w:rPr>
              <w:t>Краткое описание ОВ</w:t>
            </w:r>
          </w:p>
        </w:tc>
        <w:tc>
          <w:tcPr>
            <w:tcW w:w="835" w:type="pct"/>
            <w:shd w:val="clear" w:color="auto" w:fill="FFC000"/>
            <w:vAlign w:val="center"/>
          </w:tcPr>
          <w:p w14:paraId="651D1C70" w14:textId="77777777" w:rsidR="005F2EFF" w:rsidRPr="006F5656" w:rsidRDefault="00DC3F31" w:rsidP="005F2EFF">
            <w:pPr>
              <w:jc w:val="center"/>
              <w:rPr>
                <w:rFonts w:ascii="Arial" w:hAnsi="Arial" w:cs="Arial"/>
                <w:b/>
                <w:sz w:val="20"/>
                <w:szCs w:val="20"/>
              </w:rPr>
            </w:pPr>
            <w:r w:rsidRPr="008C7F95">
              <w:rPr>
                <w:rFonts w:ascii="Arial" w:hAnsi="Arial" w:cs="Arial"/>
                <w:b/>
                <w:sz w:val="20"/>
                <w:szCs w:val="20"/>
                <w:lang w:eastAsia="ru-RU"/>
              </w:rPr>
              <w:t>Ответственный</w:t>
            </w:r>
            <w:r w:rsidR="005F2EFF" w:rsidRPr="008C7F95">
              <w:rPr>
                <w:rFonts w:ascii="Arial" w:hAnsi="Arial" w:cs="Arial"/>
                <w:b/>
                <w:sz w:val="20"/>
                <w:szCs w:val="20"/>
                <w:lang w:eastAsia="ru-RU"/>
              </w:rPr>
              <w:t xml:space="preserve"> за решение</w:t>
            </w:r>
          </w:p>
        </w:tc>
        <w:tc>
          <w:tcPr>
            <w:tcW w:w="898" w:type="pct"/>
            <w:shd w:val="clear" w:color="auto" w:fill="FFC000"/>
            <w:vAlign w:val="center"/>
          </w:tcPr>
          <w:p w14:paraId="28D8F44B" w14:textId="77777777" w:rsidR="005F2EFF" w:rsidRPr="006F5656" w:rsidRDefault="005F2EFF" w:rsidP="005F2EFF">
            <w:pPr>
              <w:jc w:val="center"/>
              <w:rPr>
                <w:rFonts w:ascii="Arial" w:hAnsi="Arial" w:cs="Arial"/>
                <w:b/>
                <w:sz w:val="20"/>
                <w:szCs w:val="20"/>
              </w:rPr>
            </w:pPr>
            <w:r w:rsidRPr="008C7F95">
              <w:rPr>
                <w:rFonts w:ascii="Arial" w:hAnsi="Arial" w:cs="Arial"/>
                <w:b/>
                <w:sz w:val="20"/>
                <w:szCs w:val="20"/>
                <w:lang w:eastAsia="ru-RU"/>
              </w:rPr>
              <w:t>Крайний срок решения</w:t>
            </w:r>
          </w:p>
        </w:tc>
      </w:tr>
      <w:tr w:rsidR="005F2EFF" w:rsidRPr="006F5656" w14:paraId="44D6F877" w14:textId="77777777" w:rsidTr="005F2EFF">
        <w:trPr>
          <w:cantSplit/>
        </w:trPr>
        <w:tc>
          <w:tcPr>
            <w:tcW w:w="379" w:type="pct"/>
            <w:shd w:val="clear" w:color="auto" w:fill="auto"/>
          </w:tcPr>
          <w:p w14:paraId="4CE1D8C4" w14:textId="77777777" w:rsidR="005F2EFF" w:rsidRPr="006F5656" w:rsidRDefault="005F2EFF" w:rsidP="005F2EFF">
            <w:pPr>
              <w:jc w:val="left"/>
              <w:rPr>
                <w:rFonts w:ascii="Arial" w:hAnsi="Arial" w:cs="Arial"/>
                <w:sz w:val="20"/>
                <w:szCs w:val="20"/>
              </w:rPr>
            </w:pPr>
            <w:r>
              <w:rPr>
                <w:rFonts w:ascii="Arial" w:hAnsi="Arial" w:cs="Arial"/>
                <w:sz w:val="20"/>
                <w:szCs w:val="20"/>
                <w:lang w:eastAsia="ru-RU"/>
              </w:rPr>
              <w:t>1.</w:t>
            </w:r>
          </w:p>
        </w:tc>
        <w:tc>
          <w:tcPr>
            <w:tcW w:w="1007" w:type="pct"/>
          </w:tcPr>
          <w:p w14:paraId="0F45A26F" w14:textId="77777777" w:rsidR="005F2EFF" w:rsidRPr="006F5656" w:rsidRDefault="005F2EFF" w:rsidP="005F2EFF">
            <w:pPr>
              <w:jc w:val="center"/>
              <w:rPr>
                <w:rFonts w:ascii="Arial" w:hAnsi="Arial" w:cs="Arial"/>
                <w:sz w:val="20"/>
                <w:szCs w:val="20"/>
              </w:rPr>
            </w:pPr>
          </w:p>
        </w:tc>
        <w:tc>
          <w:tcPr>
            <w:tcW w:w="1881" w:type="pct"/>
          </w:tcPr>
          <w:p w14:paraId="7D753DE2" w14:textId="77777777" w:rsidR="005F2EFF" w:rsidRPr="006F5656" w:rsidRDefault="005F2EFF" w:rsidP="005F2EFF">
            <w:pPr>
              <w:jc w:val="center"/>
              <w:rPr>
                <w:rFonts w:ascii="Arial" w:hAnsi="Arial" w:cs="Arial"/>
                <w:sz w:val="20"/>
                <w:szCs w:val="20"/>
              </w:rPr>
            </w:pPr>
          </w:p>
        </w:tc>
        <w:tc>
          <w:tcPr>
            <w:tcW w:w="835" w:type="pct"/>
            <w:shd w:val="clear" w:color="auto" w:fill="auto"/>
            <w:vAlign w:val="center"/>
          </w:tcPr>
          <w:p w14:paraId="15D404D6" w14:textId="77777777" w:rsidR="005F2EFF" w:rsidRPr="006F5656" w:rsidRDefault="005F2EFF" w:rsidP="005F2EFF">
            <w:pPr>
              <w:jc w:val="center"/>
              <w:rPr>
                <w:rFonts w:ascii="Arial" w:hAnsi="Arial" w:cs="Arial"/>
                <w:sz w:val="20"/>
                <w:szCs w:val="20"/>
              </w:rPr>
            </w:pPr>
          </w:p>
        </w:tc>
        <w:tc>
          <w:tcPr>
            <w:tcW w:w="898" w:type="pct"/>
            <w:shd w:val="clear" w:color="auto" w:fill="auto"/>
            <w:vAlign w:val="center"/>
          </w:tcPr>
          <w:p w14:paraId="01CA316E" w14:textId="77777777" w:rsidR="005F2EFF" w:rsidRPr="006F5656" w:rsidRDefault="005F2EFF" w:rsidP="005F2EFF">
            <w:pPr>
              <w:jc w:val="center"/>
              <w:rPr>
                <w:rFonts w:ascii="Arial" w:hAnsi="Arial" w:cs="Arial"/>
                <w:sz w:val="20"/>
                <w:szCs w:val="20"/>
              </w:rPr>
            </w:pPr>
          </w:p>
        </w:tc>
      </w:tr>
      <w:tr w:rsidR="005F2EFF" w:rsidRPr="006F5656" w14:paraId="6FB32D47" w14:textId="77777777" w:rsidTr="005F2EFF">
        <w:trPr>
          <w:cantSplit/>
        </w:trPr>
        <w:tc>
          <w:tcPr>
            <w:tcW w:w="379" w:type="pct"/>
            <w:shd w:val="clear" w:color="auto" w:fill="auto"/>
          </w:tcPr>
          <w:p w14:paraId="0606CD38" w14:textId="77777777" w:rsidR="005F2EFF" w:rsidRPr="006F5656" w:rsidRDefault="005F2EFF" w:rsidP="005F2EFF">
            <w:pPr>
              <w:jc w:val="left"/>
              <w:rPr>
                <w:rFonts w:ascii="Arial" w:hAnsi="Arial" w:cs="Arial"/>
                <w:sz w:val="20"/>
                <w:szCs w:val="20"/>
              </w:rPr>
            </w:pPr>
            <w:r w:rsidRPr="008C7F95">
              <w:rPr>
                <w:rFonts w:ascii="Arial" w:hAnsi="Arial" w:cs="Arial"/>
                <w:color w:val="000000"/>
                <w:sz w:val="20"/>
                <w:szCs w:val="20"/>
                <w:lang w:eastAsia="ru-RU"/>
              </w:rPr>
              <w:t>2.</w:t>
            </w:r>
          </w:p>
        </w:tc>
        <w:tc>
          <w:tcPr>
            <w:tcW w:w="1007" w:type="pct"/>
          </w:tcPr>
          <w:p w14:paraId="4DFB9B9C" w14:textId="77777777" w:rsidR="005F2EFF" w:rsidRPr="006F5656" w:rsidRDefault="005F2EFF" w:rsidP="005F2EFF">
            <w:pPr>
              <w:jc w:val="center"/>
              <w:rPr>
                <w:rFonts w:ascii="Arial" w:hAnsi="Arial" w:cs="Arial"/>
                <w:sz w:val="20"/>
                <w:szCs w:val="20"/>
              </w:rPr>
            </w:pPr>
          </w:p>
        </w:tc>
        <w:tc>
          <w:tcPr>
            <w:tcW w:w="1881" w:type="pct"/>
          </w:tcPr>
          <w:p w14:paraId="488D8756" w14:textId="77777777" w:rsidR="005F2EFF" w:rsidRPr="006F5656" w:rsidRDefault="005F2EFF" w:rsidP="005F2EFF">
            <w:pPr>
              <w:jc w:val="center"/>
              <w:rPr>
                <w:rFonts w:ascii="Arial" w:hAnsi="Arial" w:cs="Arial"/>
                <w:sz w:val="20"/>
                <w:szCs w:val="20"/>
              </w:rPr>
            </w:pPr>
          </w:p>
        </w:tc>
        <w:tc>
          <w:tcPr>
            <w:tcW w:w="835" w:type="pct"/>
            <w:shd w:val="clear" w:color="auto" w:fill="auto"/>
          </w:tcPr>
          <w:p w14:paraId="788DDC02" w14:textId="77777777" w:rsidR="005F2EFF" w:rsidRPr="006F5656" w:rsidRDefault="005F2EFF" w:rsidP="005F2EFF">
            <w:pPr>
              <w:jc w:val="center"/>
              <w:rPr>
                <w:rFonts w:ascii="Arial" w:hAnsi="Arial" w:cs="Arial"/>
                <w:sz w:val="20"/>
                <w:szCs w:val="20"/>
              </w:rPr>
            </w:pPr>
          </w:p>
        </w:tc>
        <w:tc>
          <w:tcPr>
            <w:tcW w:w="898" w:type="pct"/>
            <w:shd w:val="clear" w:color="auto" w:fill="auto"/>
          </w:tcPr>
          <w:p w14:paraId="753E3CE6" w14:textId="77777777" w:rsidR="005F2EFF" w:rsidRPr="006F5656" w:rsidRDefault="005F2EFF" w:rsidP="005F2EFF">
            <w:pPr>
              <w:jc w:val="center"/>
              <w:rPr>
                <w:rFonts w:ascii="Arial" w:hAnsi="Arial" w:cs="Arial"/>
                <w:sz w:val="20"/>
                <w:szCs w:val="20"/>
              </w:rPr>
            </w:pPr>
          </w:p>
        </w:tc>
      </w:tr>
    </w:tbl>
    <w:p w14:paraId="7FD7C2F0" w14:textId="2CE87A8C" w:rsidR="00C94E6F" w:rsidRPr="00F94454" w:rsidRDefault="00C94E6F" w:rsidP="00AE12DE">
      <w:pPr>
        <w:pStyle w:val="a7"/>
        <w:keepNext/>
        <w:spacing w:after="240" w:afterAutospacing="0" w:line="276" w:lineRule="auto"/>
        <w:ind w:firstLine="432"/>
        <w:jc w:val="left"/>
        <w:rPr>
          <w:rFonts w:ascii="Arial" w:hAnsi="Arial" w:cs="Arial"/>
          <w:sz w:val="22"/>
        </w:rPr>
      </w:pPr>
      <w:r w:rsidRPr="00C94E6F">
        <w:rPr>
          <w:rFonts w:ascii="Arial" w:eastAsia="Times New Roman" w:hAnsi="Arial" w:cs="Arial"/>
          <w:color w:val="000000"/>
          <w:szCs w:val="22"/>
          <w:lang w:eastAsia="en-US"/>
        </w:rPr>
        <w:t>Открытые вопросы отсутствуют</w:t>
      </w:r>
      <w:r>
        <w:rPr>
          <w:rFonts w:ascii="Arial" w:eastAsia="Times New Roman" w:hAnsi="Arial" w:cs="Arial"/>
          <w:color w:val="000000"/>
          <w:szCs w:val="22"/>
          <w:lang w:eastAsia="en-US"/>
        </w:rPr>
        <w:t>.</w:t>
      </w:r>
    </w:p>
    <w:p w14:paraId="135E6B53" w14:textId="77777777" w:rsidR="00FB3F4C" w:rsidRPr="00F94454" w:rsidRDefault="00FB3F4C" w:rsidP="00FB3F4C">
      <w:pPr>
        <w:pStyle w:val="1"/>
        <w:rPr>
          <w:rFonts w:eastAsia="Calibri"/>
        </w:rPr>
      </w:pPr>
      <w:bookmarkStart w:id="3216" w:name="_Toc520705061"/>
      <w:bookmarkStart w:id="3217" w:name="_Toc523837311"/>
      <w:bookmarkStart w:id="3218" w:name="_Toc65146875"/>
      <w:bookmarkEnd w:id="0"/>
      <w:bookmarkEnd w:id="1"/>
      <w:bookmarkEnd w:id="2"/>
      <w:bookmarkEnd w:id="3"/>
      <w:bookmarkEnd w:id="377"/>
      <w:bookmarkEnd w:id="384"/>
      <w:r w:rsidRPr="00F94454">
        <w:rPr>
          <w:rFonts w:eastAsia="Calibri"/>
        </w:rPr>
        <w:t>Приложения</w:t>
      </w:r>
      <w:bookmarkEnd w:id="3216"/>
      <w:bookmarkEnd w:id="3217"/>
      <w:bookmarkEnd w:id="3218"/>
    </w:p>
    <w:p w14:paraId="284805A1" w14:textId="77777777" w:rsidR="00FB3F4C" w:rsidRDefault="00386C3A" w:rsidP="00013D76">
      <w:pPr>
        <w:pStyle w:val="23"/>
        <w:keepNext/>
        <w:keepLines/>
        <w:numPr>
          <w:ilvl w:val="1"/>
          <w:numId w:val="8"/>
        </w:numPr>
        <w:spacing w:before="160" w:after="120" w:line="276" w:lineRule="auto"/>
        <w:rPr>
          <w:rFonts w:eastAsiaTheme="majorEastAsia" w:cstheme="majorBidi"/>
          <w:bCs w:val="0"/>
          <w:iCs w:val="0"/>
          <w:szCs w:val="26"/>
        </w:rPr>
      </w:pPr>
      <w:bookmarkStart w:id="3219" w:name="_Toc520705062"/>
      <w:bookmarkStart w:id="3220" w:name="_Toc523837312"/>
      <w:bookmarkStart w:id="3221" w:name="_Toc65146876"/>
      <w:r w:rsidRPr="003F72AF">
        <w:rPr>
          <w:rFonts w:eastAsiaTheme="majorEastAsia" w:cstheme="majorBidi"/>
          <w:bCs w:val="0"/>
          <w:iCs w:val="0"/>
          <w:szCs w:val="26"/>
        </w:rPr>
        <w:t xml:space="preserve">Приложение </w:t>
      </w:r>
      <w:r w:rsidR="00D51D39" w:rsidRPr="003F72AF">
        <w:rPr>
          <w:rFonts w:eastAsiaTheme="majorEastAsia" w:cstheme="majorBidi"/>
          <w:bCs w:val="0"/>
          <w:iCs w:val="0"/>
          <w:szCs w:val="26"/>
        </w:rPr>
        <w:t xml:space="preserve">№ </w:t>
      </w:r>
      <w:r w:rsidRPr="003F72AF">
        <w:rPr>
          <w:rFonts w:eastAsiaTheme="majorEastAsia" w:cstheme="majorBidi"/>
          <w:bCs w:val="0"/>
          <w:iCs w:val="0"/>
          <w:szCs w:val="26"/>
        </w:rPr>
        <w:t xml:space="preserve">1. </w:t>
      </w:r>
      <w:r w:rsidR="00952581">
        <w:rPr>
          <w:rFonts w:eastAsiaTheme="majorEastAsia" w:cstheme="majorBidi"/>
          <w:bCs w:val="0"/>
          <w:iCs w:val="0"/>
          <w:szCs w:val="26"/>
        </w:rPr>
        <w:t>Модели</w:t>
      </w:r>
      <w:r w:rsidRPr="003F72AF">
        <w:rPr>
          <w:rFonts w:eastAsiaTheme="majorEastAsia" w:cstheme="majorBidi"/>
          <w:bCs w:val="0"/>
          <w:iCs w:val="0"/>
          <w:szCs w:val="26"/>
        </w:rPr>
        <w:t xml:space="preserve"> бизнес-процесс</w:t>
      </w:r>
      <w:r w:rsidR="00952581">
        <w:rPr>
          <w:rFonts w:eastAsiaTheme="majorEastAsia" w:cstheme="majorBidi"/>
          <w:bCs w:val="0"/>
          <w:iCs w:val="0"/>
          <w:szCs w:val="26"/>
        </w:rPr>
        <w:t>ов</w:t>
      </w:r>
      <w:bookmarkEnd w:id="3219"/>
      <w:bookmarkEnd w:id="3220"/>
      <w:bookmarkEnd w:id="3221"/>
    </w:p>
    <w:p w14:paraId="6E0CA6FC" w14:textId="1C6EBC06" w:rsidR="00222729" w:rsidRPr="00222729" w:rsidRDefault="001C4C75" w:rsidP="00222729">
      <w:pPr>
        <w:pStyle w:val="a7"/>
        <w:keepNext/>
        <w:spacing w:after="240" w:afterAutospacing="0" w:line="276" w:lineRule="auto"/>
        <w:jc w:val="right"/>
        <w:rPr>
          <w:rFonts w:ascii="Arial" w:hAnsi="Arial" w:cs="Arial"/>
          <w:b/>
          <w:sz w:val="22"/>
        </w:rPr>
      </w:pPr>
      <w:r>
        <w:tab/>
      </w:r>
      <w:r w:rsidR="00222729" w:rsidRPr="00916FAB">
        <w:rPr>
          <w:rFonts w:ascii="Arial" w:hAnsi="Arial" w:cs="Arial"/>
          <w:b/>
          <w:sz w:val="22"/>
        </w:rPr>
        <w:t xml:space="preserve">Таблица </w:t>
      </w:r>
      <w:del w:id="3222" w:author="Savinskaya Yulia" w:date="2021-02-25T11:58:00Z">
        <w:r w:rsidR="00222729" w:rsidRPr="00916FAB" w:rsidDel="009842FD">
          <w:rPr>
            <w:rFonts w:ascii="Arial" w:hAnsi="Arial" w:cs="Arial"/>
            <w:b/>
            <w:sz w:val="22"/>
          </w:rPr>
          <w:fldChar w:fldCharType="begin"/>
        </w:r>
        <w:r w:rsidR="00222729" w:rsidRPr="00916FAB" w:rsidDel="009842FD">
          <w:rPr>
            <w:rFonts w:ascii="Arial" w:hAnsi="Arial" w:cs="Arial"/>
            <w:b/>
            <w:sz w:val="22"/>
          </w:rPr>
          <w:delInstrText xml:space="preserve"> SEQ Таблица \* ARABIC </w:delInstrText>
        </w:r>
        <w:r w:rsidR="00222729" w:rsidRPr="00916FAB" w:rsidDel="009842FD">
          <w:rPr>
            <w:rFonts w:ascii="Arial" w:hAnsi="Arial" w:cs="Arial"/>
            <w:b/>
            <w:sz w:val="22"/>
          </w:rPr>
          <w:fldChar w:fldCharType="separate"/>
        </w:r>
        <w:r w:rsidR="00C311E5" w:rsidDel="009842FD">
          <w:rPr>
            <w:rFonts w:ascii="Arial" w:hAnsi="Arial" w:cs="Arial"/>
            <w:b/>
            <w:noProof/>
            <w:sz w:val="22"/>
          </w:rPr>
          <w:delText>6</w:delText>
        </w:r>
        <w:r w:rsidR="00222729" w:rsidRPr="00916FAB" w:rsidDel="009842FD">
          <w:rPr>
            <w:rFonts w:ascii="Arial" w:hAnsi="Arial" w:cs="Arial"/>
            <w:b/>
            <w:sz w:val="22"/>
          </w:rPr>
          <w:fldChar w:fldCharType="end"/>
        </w:r>
        <w:r w:rsidR="007B5023" w:rsidDel="009842FD">
          <w:rPr>
            <w:rFonts w:ascii="Arial" w:hAnsi="Arial" w:cs="Arial"/>
            <w:b/>
            <w:sz w:val="22"/>
          </w:rPr>
          <w:delText>2</w:delText>
        </w:r>
      </w:del>
      <w:ins w:id="3223" w:author="Savinskaya Yulia" w:date="2021-02-25T11:58:00Z">
        <w:r w:rsidR="009842FD" w:rsidRPr="00916FAB">
          <w:rPr>
            <w:rFonts w:ascii="Arial" w:hAnsi="Arial" w:cs="Arial"/>
            <w:b/>
            <w:sz w:val="22"/>
          </w:rPr>
          <w:fldChar w:fldCharType="begin"/>
        </w:r>
        <w:r w:rsidR="009842FD" w:rsidRPr="00916FAB">
          <w:rPr>
            <w:rFonts w:ascii="Arial" w:hAnsi="Arial" w:cs="Arial"/>
            <w:b/>
            <w:sz w:val="22"/>
          </w:rPr>
          <w:instrText xml:space="preserve"> SEQ Таблица \* ARABIC </w:instrText>
        </w:r>
        <w:r w:rsidR="009842FD" w:rsidRPr="00916FAB">
          <w:rPr>
            <w:rFonts w:ascii="Arial" w:hAnsi="Arial" w:cs="Arial"/>
            <w:b/>
            <w:sz w:val="22"/>
          </w:rPr>
          <w:fldChar w:fldCharType="separate"/>
        </w:r>
        <w:r w:rsidR="009842FD">
          <w:rPr>
            <w:rFonts w:ascii="Arial" w:hAnsi="Arial" w:cs="Arial"/>
            <w:b/>
            <w:noProof/>
            <w:sz w:val="22"/>
          </w:rPr>
          <w:t>6</w:t>
        </w:r>
        <w:r w:rsidR="009842FD" w:rsidRPr="00916FAB">
          <w:rPr>
            <w:rFonts w:ascii="Arial" w:hAnsi="Arial" w:cs="Arial"/>
            <w:b/>
            <w:sz w:val="22"/>
          </w:rPr>
          <w:fldChar w:fldCharType="end"/>
        </w:r>
      </w:ins>
      <w:ins w:id="3224" w:author="Savinskaya Yulia" w:date="2021-02-25T15:31:00Z">
        <w:r w:rsidR="00F31DDE">
          <w:rPr>
            <w:rFonts w:ascii="Arial" w:hAnsi="Arial" w:cs="Arial"/>
            <w:b/>
            <w:sz w:val="22"/>
          </w:rPr>
          <w:t>4</w:t>
        </w:r>
      </w:ins>
      <w:r w:rsidR="00222729" w:rsidRPr="00916FAB">
        <w:rPr>
          <w:rFonts w:ascii="Arial" w:hAnsi="Arial" w:cs="Arial"/>
          <w:b/>
          <w:sz w:val="22"/>
        </w:rPr>
        <w:t>.</w:t>
      </w:r>
      <w:r w:rsidR="00222729">
        <w:rPr>
          <w:rFonts w:ascii="Arial" w:hAnsi="Arial" w:cs="Arial"/>
          <w:b/>
          <w:sz w:val="22"/>
        </w:rPr>
        <w:t xml:space="preserve"> Модели бизнес-процессов</w:t>
      </w:r>
    </w:p>
    <w:tbl>
      <w:tblPr>
        <w:tblStyle w:val="af6"/>
        <w:tblW w:w="9918" w:type="dxa"/>
        <w:tblLook w:val="04A0" w:firstRow="1" w:lastRow="0" w:firstColumn="1" w:lastColumn="0" w:noHBand="0" w:noVBand="1"/>
      </w:tblPr>
      <w:tblGrid>
        <w:gridCol w:w="704"/>
        <w:gridCol w:w="5528"/>
        <w:gridCol w:w="3686"/>
      </w:tblGrid>
      <w:tr w:rsidR="001C4C75" w:rsidRPr="00DC6CCF" w14:paraId="72A65E12" w14:textId="77777777" w:rsidTr="00972304">
        <w:tc>
          <w:tcPr>
            <w:tcW w:w="704" w:type="dxa"/>
            <w:shd w:val="clear" w:color="auto" w:fill="FFC000"/>
          </w:tcPr>
          <w:p w14:paraId="766F05E8" w14:textId="77777777" w:rsidR="001C4C75" w:rsidRPr="00DC6CCF" w:rsidRDefault="001C4C75" w:rsidP="00972304">
            <w:pPr>
              <w:jc w:val="center"/>
              <w:rPr>
                <w:rFonts w:eastAsiaTheme="majorEastAsia"/>
                <w:b/>
                <w:sz w:val="22"/>
              </w:rPr>
            </w:pPr>
            <w:r>
              <w:rPr>
                <w:rFonts w:eastAsiaTheme="majorEastAsia"/>
                <w:b/>
                <w:sz w:val="22"/>
              </w:rPr>
              <w:t>№</w:t>
            </w:r>
          </w:p>
        </w:tc>
        <w:tc>
          <w:tcPr>
            <w:tcW w:w="5528" w:type="dxa"/>
            <w:shd w:val="clear" w:color="auto" w:fill="FFC000"/>
          </w:tcPr>
          <w:p w14:paraId="1C4298EF" w14:textId="77777777" w:rsidR="001C4C75" w:rsidRPr="00DC6CCF" w:rsidRDefault="001C4C75" w:rsidP="00972304">
            <w:pPr>
              <w:jc w:val="center"/>
              <w:rPr>
                <w:rFonts w:eastAsiaTheme="majorEastAsia"/>
                <w:b/>
                <w:sz w:val="22"/>
                <w:szCs w:val="22"/>
              </w:rPr>
            </w:pPr>
            <w:r w:rsidRPr="00DC6CCF">
              <w:rPr>
                <w:rFonts w:eastAsiaTheme="majorEastAsia"/>
                <w:b/>
                <w:sz w:val="22"/>
                <w:szCs w:val="22"/>
              </w:rPr>
              <w:t>Процесс</w:t>
            </w:r>
          </w:p>
        </w:tc>
        <w:tc>
          <w:tcPr>
            <w:tcW w:w="3686" w:type="dxa"/>
            <w:shd w:val="clear" w:color="auto" w:fill="FFC000"/>
          </w:tcPr>
          <w:p w14:paraId="41F1C1D8" w14:textId="77777777" w:rsidR="001C4C75" w:rsidRPr="00DC6CCF" w:rsidRDefault="001C4C75" w:rsidP="00972304">
            <w:pPr>
              <w:jc w:val="center"/>
              <w:rPr>
                <w:rFonts w:eastAsiaTheme="majorEastAsia"/>
                <w:b/>
                <w:sz w:val="22"/>
                <w:szCs w:val="22"/>
              </w:rPr>
            </w:pPr>
            <w:r w:rsidRPr="00DC6CCF">
              <w:rPr>
                <w:rFonts w:eastAsiaTheme="majorEastAsia"/>
                <w:b/>
                <w:sz w:val="22"/>
                <w:szCs w:val="22"/>
              </w:rPr>
              <w:t>Приложение</w:t>
            </w:r>
          </w:p>
        </w:tc>
      </w:tr>
      <w:tr w:rsidR="001C4C75" w:rsidRPr="00DC6CCF" w14:paraId="559E7520" w14:textId="77777777" w:rsidTr="00972304">
        <w:tc>
          <w:tcPr>
            <w:tcW w:w="704" w:type="dxa"/>
          </w:tcPr>
          <w:p w14:paraId="7373DA3D" w14:textId="77777777" w:rsidR="001C4C75" w:rsidRPr="00716217" w:rsidRDefault="001C4C75" w:rsidP="00972304">
            <w:pPr>
              <w:jc w:val="center"/>
              <w:rPr>
                <w:rFonts w:ascii="Arial" w:eastAsiaTheme="majorEastAsia" w:hAnsi="Arial" w:cs="Arial"/>
                <w:sz w:val="22"/>
              </w:rPr>
            </w:pPr>
            <w:r w:rsidRPr="00716217">
              <w:rPr>
                <w:rFonts w:ascii="Arial" w:eastAsiaTheme="majorEastAsia" w:hAnsi="Arial" w:cs="Arial"/>
                <w:sz w:val="22"/>
              </w:rPr>
              <w:t>1</w:t>
            </w:r>
          </w:p>
        </w:tc>
        <w:tc>
          <w:tcPr>
            <w:tcW w:w="5528" w:type="dxa"/>
          </w:tcPr>
          <w:p w14:paraId="3E88402F" w14:textId="77777777" w:rsidR="001C4C75" w:rsidRPr="00716217" w:rsidRDefault="001C4C75" w:rsidP="00972304">
            <w:pPr>
              <w:jc w:val="left"/>
              <w:rPr>
                <w:rFonts w:ascii="Arial" w:eastAsiaTheme="majorEastAsia" w:hAnsi="Arial" w:cs="Arial"/>
                <w:sz w:val="22"/>
                <w:szCs w:val="22"/>
              </w:rPr>
            </w:pPr>
            <w:r w:rsidRPr="00716217">
              <w:rPr>
                <w:rFonts w:ascii="Arial" w:eastAsiaTheme="majorEastAsia" w:hAnsi="Arial" w:cs="Arial"/>
                <w:sz w:val="22"/>
                <w:szCs w:val="22"/>
              </w:rPr>
              <w:t xml:space="preserve">ПП-10.06.02-ERP Оперативное </w:t>
            </w:r>
            <w:r w:rsidR="00424ACE" w:rsidRPr="00716217">
              <w:rPr>
                <w:rFonts w:ascii="Arial" w:eastAsiaTheme="majorEastAsia" w:hAnsi="Arial" w:cs="Arial"/>
                <w:sz w:val="22"/>
                <w:szCs w:val="22"/>
              </w:rPr>
              <w:t>управление транспортировкой</w:t>
            </w:r>
          </w:p>
        </w:tc>
        <w:bookmarkStart w:id="3225" w:name="_1597664352"/>
        <w:bookmarkEnd w:id="3225"/>
        <w:tc>
          <w:tcPr>
            <w:tcW w:w="3686" w:type="dxa"/>
          </w:tcPr>
          <w:p w14:paraId="0C1325D1" w14:textId="07CD3647" w:rsidR="001C4C75" w:rsidRPr="00DC6CCF" w:rsidRDefault="00A11B80">
            <w:pPr>
              <w:rPr>
                <w:rFonts w:eastAsiaTheme="majorEastAsia"/>
                <w:sz w:val="22"/>
                <w:szCs w:val="22"/>
              </w:rPr>
            </w:pPr>
            <w:r>
              <w:rPr>
                <w:rFonts w:eastAsiaTheme="majorEastAsia"/>
                <w:sz w:val="22"/>
                <w:szCs w:val="22"/>
                <w:lang w:eastAsia="en-US"/>
              </w:rPr>
              <w:object w:dxaOrig="1536" w:dyaOrig="993" w14:anchorId="66A7F0EC">
                <v:shape id="_x0000_i1036" type="#_x0000_t75" style="width:76.5pt;height:49.5pt" o:ole="">
                  <v:imagedata r:id="rId52" o:title=""/>
                </v:shape>
                <o:OLEObject Type="Embed" ProgID="PBrush" ShapeID="_x0000_i1036" DrawAspect="Icon" ObjectID="_1678792329" r:id="rId53"/>
              </w:object>
            </w:r>
            <w:del w:id="3226" w:author="Savinskaya Yulia" w:date="2021-03-01T11:50:00Z">
              <w:r w:rsidR="00BD03AB" w:rsidDel="007A7D4D">
                <w:rPr>
                  <w:rFonts w:eastAsiaTheme="majorEastAsia"/>
                  <w:sz w:val="22"/>
                </w:rPr>
                <w:fldChar w:fldCharType="begin"/>
              </w:r>
              <w:r w:rsidR="00BD03AB" w:rsidDel="007A7D4D">
                <w:rPr>
                  <w:rFonts w:eastAsiaTheme="majorEastAsia"/>
                  <w:sz w:val="22"/>
                </w:rPr>
                <w:fldChar w:fldCharType="end"/>
              </w:r>
            </w:del>
            <w:del w:id="3227" w:author="Savinskaya Yulia" w:date="2021-02-25T10:11:00Z">
              <w:r w:rsidR="000917EE">
                <w:rPr>
                  <w:rFonts w:eastAsiaTheme="majorEastAsia"/>
                  <w:sz w:val="22"/>
                  <w:szCs w:val="22"/>
                  <w:lang w:eastAsia="en-US"/>
                </w:rPr>
                <w:pict w14:anchorId="451DF2AA">
                  <v:shape id="_x0000_i1037" type="#_x0000_t75" style="width:74.25pt;height:49.5pt">
                    <v:imagedata r:id="rId54" o:title=""/>
                  </v:shape>
                </w:pict>
              </w:r>
            </w:del>
          </w:p>
        </w:tc>
      </w:tr>
      <w:tr w:rsidR="001C4C75" w:rsidRPr="00DC6CCF" w14:paraId="523AC4F3" w14:textId="77777777" w:rsidTr="00972304">
        <w:tc>
          <w:tcPr>
            <w:tcW w:w="704" w:type="dxa"/>
          </w:tcPr>
          <w:p w14:paraId="3B00414A" w14:textId="77777777" w:rsidR="001C4C75" w:rsidRPr="00716217" w:rsidRDefault="001C4C75" w:rsidP="00972304">
            <w:pPr>
              <w:jc w:val="center"/>
              <w:rPr>
                <w:rFonts w:ascii="Arial" w:eastAsiaTheme="majorEastAsia" w:hAnsi="Arial" w:cs="Arial"/>
                <w:sz w:val="22"/>
              </w:rPr>
            </w:pPr>
            <w:r w:rsidRPr="00716217">
              <w:rPr>
                <w:rFonts w:ascii="Arial" w:eastAsiaTheme="majorEastAsia" w:hAnsi="Arial" w:cs="Arial"/>
                <w:sz w:val="22"/>
              </w:rPr>
              <w:t>2</w:t>
            </w:r>
          </w:p>
        </w:tc>
        <w:tc>
          <w:tcPr>
            <w:tcW w:w="5528" w:type="dxa"/>
          </w:tcPr>
          <w:p w14:paraId="13D5869B" w14:textId="77777777" w:rsidR="001C4C75" w:rsidRPr="00716217" w:rsidRDefault="001C4C75" w:rsidP="00972304">
            <w:pPr>
              <w:jc w:val="left"/>
              <w:rPr>
                <w:rFonts w:ascii="Arial" w:eastAsiaTheme="majorEastAsia" w:hAnsi="Arial" w:cs="Arial"/>
                <w:sz w:val="22"/>
                <w:szCs w:val="22"/>
              </w:rPr>
            </w:pPr>
            <w:r w:rsidRPr="00716217">
              <w:rPr>
                <w:rFonts w:ascii="Arial" w:eastAsiaTheme="majorEastAsia" w:hAnsi="Arial" w:cs="Arial"/>
                <w:sz w:val="22"/>
                <w:szCs w:val="22"/>
              </w:rPr>
              <w:t>ПП-10.06.03-ERP Выполнение транспортных работ и работ технологического транспорта</w:t>
            </w:r>
          </w:p>
        </w:tc>
        <w:tc>
          <w:tcPr>
            <w:tcW w:w="3686" w:type="dxa"/>
          </w:tcPr>
          <w:p w14:paraId="00081C85" w14:textId="6BC70BFB" w:rsidR="001C4C75" w:rsidRPr="00DC6CCF" w:rsidRDefault="001C4C75" w:rsidP="00B95C73">
            <w:pPr>
              <w:rPr>
                <w:rFonts w:eastAsiaTheme="majorEastAsia"/>
                <w:sz w:val="22"/>
                <w:szCs w:val="22"/>
              </w:rPr>
            </w:pPr>
            <w:r>
              <w:rPr>
                <w:rFonts w:eastAsiaTheme="majorEastAsia"/>
                <w:sz w:val="22"/>
                <w:szCs w:val="22"/>
              </w:rPr>
              <w:t xml:space="preserve">   </w:t>
            </w:r>
            <w:r w:rsidR="00E334FE" w:rsidRPr="00A128B6">
              <w:rPr>
                <w:rFonts w:eastAsiaTheme="majorEastAsia"/>
                <w:sz w:val="22"/>
                <w:szCs w:val="22"/>
                <w:lang w:eastAsia="en-US"/>
              </w:rPr>
              <w:t xml:space="preserve"> </w:t>
            </w:r>
            <w:ins w:id="3228" w:author="Savinskaya Yulia" w:date="2021-03-11T14:22:00Z">
              <w:r w:rsidR="00B95C73">
                <w:rPr>
                  <w:rFonts w:eastAsiaTheme="majorEastAsia"/>
                  <w:sz w:val="22"/>
                  <w:szCs w:val="22"/>
                  <w:lang w:eastAsia="en-US"/>
                </w:rPr>
                <w:object w:dxaOrig="1508" w:dyaOrig="983" w14:anchorId="4E238888">
                  <v:shape id="_x0000_i1038" type="#_x0000_t75" style="width:75pt;height:49.5pt" o:ole="">
                    <v:imagedata r:id="rId55" o:title=""/>
                  </v:shape>
                  <o:OLEObject Type="Embed" ProgID="PBrush" ShapeID="_x0000_i1038" DrawAspect="Icon" ObjectID="_1678792330" r:id="rId56"/>
                </w:object>
              </w:r>
            </w:ins>
            <w:del w:id="3229" w:author="Savinskaya Yulia" w:date="2021-02-25T15:41:00Z">
              <w:r w:rsidR="00BD03AB" w:rsidDel="005F352B">
                <w:rPr>
                  <w:rFonts w:eastAsiaTheme="majorEastAsia"/>
                  <w:sz w:val="22"/>
                </w:rPr>
                <w:fldChar w:fldCharType="begin"/>
              </w:r>
              <w:r w:rsidR="00BD03AB" w:rsidDel="005F352B">
                <w:rPr>
                  <w:rFonts w:eastAsiaTheme="majorEastAsia"/>
                  <w:sz w:val="22"/>
                </w:rPr>
                <w:fldChar w:fldCharType="end"/>
              </w:r>
            </w:del>
          </w:p>
        </w:tc>
      </w:tr>
    </w:tbl>
    <w:p w14:paraId="33A2912E" w14:textId="77777777" w:rsidR="001C4C75" w:rsidRPr="003B5E9D" w:rsidRDefault="001C4C75" w:rsidP="003B5E9D">
      <w:pPr>
        <w:rPr>
          <w:rFonts w:eastAsiaTheme="majorEastAsia"/>
        </w:rPr>
      </w:pPr>
    </w:p>
    <w:p w14:paraId="7EA85871" w14:textId="77777777" w:rsidR="00386C3A" w:rsidRDefault="00386C3A" w:rsidP="00013D76">
      <w:pPr>
        <w:pStyle w:val="23"/>
        <w:keepNext/>
        <w:keepLines/>
        <w:numPr>
          <w:ilvl w:val="1"/>
          <w:numId w:val="8"/>
        </w:numPr>
        <w:spacing w:before="160" w:after="120" w:line="276" w:lineRule="auto"/>
        <w:rPr>
          <w:rFonts w:eastAsiaTheme="majorEastAsia" w:cstheme="majorBidi"/>
          <w:bCs w:val="0"/>
          <w:iCs w:val="0"/>
          <w:szCs w:val="26"/>
        </w:rPr>
      </w:pPr>
      <w:bookmarkStart w:id="3230" w:name="_Toc520705063"/>
      <w:bookmarkStart w:id="3231" w:name="_Toc523837313"/>
      <w:bookmarkStart w:id="3232" w:name="_Toc65146877"/>
      <w:r w:rsidRPr="00013D76">
        <w:rPr>
          <w:rFonts w:eastAsiaTheme="majorEastAsia" w:cstheme="majorBidi"/>
          <w:bCs w:val="0"/>
          <w:iCs w:val="0"/>
          <w:szCs w:val="26"/>
        </w:rPr>
        <w:lastRenderedPageBreak/>
        <w:t xml:space="preserve">Приложение </w:t>
      </w:r>
      <w:r w:rsidR="00D51D39">
        <w:rPr>
          <w:rFonts w:eastAsiaTheme="majorEastAsia" w:cstheme="majorBidi"/>
          <w:bCs w:val="0"/>
          <w:iCs w:val="0"/>
          <w:szCs w:val="26"/>
        </w:rPr>
        <w:t xml:space="preserve">№ </w:t>
      </w:r>
      <w:r w:rsidRPr="00013D76">
        <w:rPr>
          <w:rFonts w:eastAsiaTheme="majorEastAsia" w:cstheme="majorBidi"/>
          <w:bCs w:val="0"/>
          <w:iCs w:val="0"/>
          <w:szCs w:val="26"/>
        </w:rPr>
        <w:t xml:space="preserve">2. </w:t>
      </w:r>
      <w:r w:rsidR="00D45D95">
        <w:rPr>
          <w:rFonts w:eastAsiaTheme="majorEastAsia" w:cstheme="majorBidi"/>
          <w:bCs w:val="0"/>
          <w:iCs w:val="0"/>
          <w:szCs w:val="26"/>
        </w:rPr>
        <w:t>Р</w:t>
      </w:r>
      <w:r w:rsidR="00363CBE">
        <w:rPr>
          <w:rFonts w:eastAsiaTheme="majorEastAsia" w:cstheme="majorBidi"/>
          <w:bCs w:val="0"/>
          <w:iCs w:val="0"/>
          <w:szCs w:val="26"/>
        </w:rPr>
        <w:t>еестр бизнес-требований</w:t>
      </w:r>
      <w:bookmarkEnd w:id="3230"/>
      <w:bookmarkEnd w:id="3231"/>
      <w:bookmarkEnd w:id="3232"/>
    </w:p>
    <w:p w14:paraId="1B55D2E0" w14:textId="77777777" w:rsidR="003B5E9D" w:rsidRDefault="003B5E9D" w:rsidP="003B5E9D">
      <w:pPr>
        <w:rPr>
          <w:rFonts w:eastAsiaTheme="majorEastAsia"/>
        </w:rPr>
      </w:pPr>
    </w:p>
    <w:p w14:paraId="46879D89" w14:textId="77777777" w:rsidR="00C73EC6" w:rsidRDefault="003D27EF" w:rsidP="003B5E9D">
      <w:pPr>
        <w:rPr>
          <w:rFonts w:eastAsiaTheme="majorEastAsia"/>
        </w:rPr>
      </w:pPr>
      <w:r>
        <w:rPr>
          <w:noProof/>
        </w:rPr>
        <w:object w:dxaOrig="1497" w:dyaOrig="978" w14:anchorId="1B7E116E">
          <v:shape id="_x0000_i1039" type="#_x0000_t75" alt="" style="width:1in;height:49.5pt;mso-width-percent:0;mso-height-percent:0;mso-width-percent:0;mso-height-percent:0" o:ole="">
            <v:imagedata r:id="rId57" o:title=""/>
          </v:shape>
          <o:OLEObject Type="Embed" ProgID="Excel.Sheet.12" ShapeID="_x0000_i1039" DrawAspect="Icon" ObjectID="_1678792331" r:id="rId58"/>
        </w:object>
      </w:r>
    </w:p>
    <w:p w14:paraId="5BB37985" w14:textId="77777777" w:rsidR="00C73EC6" w:rsidRDefault="00C73EC6" w:rsidP="003B5E9D">
      <w:pPr>
        <w:rPr>
          <w:rFonts w:eastAsiaTheme="majorEastAsia"/>
        </w:rPr>
      </w:pPr>
    </w:p>
    <w:p w14:paraId="0F49BA9C" w14:textId="77777777" w:rsidR="00363CBE" w:rsidRDefault="00363CBE" w:rsidP="00363CBE">
      <w:pPr>
        <w:pStyle w:val="23"/>
        <w:keepNext/>
        <w:keepLines/>
        <w:numPr>
          <w:ilvl w:val="1"/>
          <w:numId w:val="8"/>
        </w:numPr>
        <w:spacing w:before="160" w:after="120" w:line="276" w:lineRule="auto"/>
        <w:rPr>
          <w:rFonts w:eastAsiaTheme="majorEastAsia" w:cstheme="majorBidi"/>
          <w:bCs w:val="0"/>
          <w:iCs w:val="0"/>
          <w:szCs w:val="26"/>
        </w:rPr>
      </w:pPr>
      <w:bookmarkStart w:id="3233" w:name="_Toc520705064"/>
      <w:bookmarkStart w:id="3234" w:name="_Toc523837314"/>
      <w:bookmarkStart w:id="3235" w:name="_Toc65146878"/>
      <w:r w:rsidRPr="00013D76">
        <w:rPr>
          <w:rFonts w:eastAsiaTheme="majorEastAsia" w:cstheme="majorBidi"/>
          <w:bCs w:val="0"/>
          <w:iCs w:val="0"/>
          <w:szCs w:val="26"/>
        </w:rPr>
        <w:t xml:space="preserve">Приложение </w:t>
      </w:r>
      <w:r>
        <w:rPr>
          <w:rFonts w:eastAsiaTheme="majorEastAsia" w:cstheme="majorBidi"/>
          <w:bCs w:val="0"/>
          <w:iCs w:val="0"/>
          <w:szCs w:val="26"/>
        </w:rPr>
        <w:t>№ 3</w:t>
      </w:r>
      <w:r w:rsidRPr="00013D76">
        <w:rPr>
          <w:rFonts w:eastAsiaTheme="majorEastAsia" w:cstheme="majorBidi"/>
          <w:bCs w:val="0"/>
          <w:iCs w:val="0"/>
          <w:szCs w:val="26"/>
        </w:rPr>
        <w:t xml:space="preserve">. </w:t>
      </w:r>
      <w:r w:rsidR="00D45D95">
        <w:rPr>
          <w:rFonts w:eastAsiaTheme="majorEastAsia" w:cstheme="majorBidi"/>
          <w:bCs w:val="0"/>
          <w:iCs w:val="0"/>
          <w:szCs w:val="26"/>
        </w:rPr>
        <w:t>Описание шагов бизнес-процессов</w:t>
      </w:r>
      <w:bookmarkEnd w:id="3233"/>
      <w:bookmarkEnd w:id="3234"/>
      <w:bookmarkEnd w:id="3235"/>
    </w:p>
    <w:p w14:paraId="1A88BD9A" w14:textId="37FC9779" w:rsidR="00D45D95" w:rsidRDefault="007B0DE3" w:rsidP="003B5E9D">
      <w:pPr>
        <w:rPr>
          <w:rFonts w:eastAsiaTheme="majorEastAsia"/>
        </w:rPr>
      </w:pPr>
      <w:r>
        <w:rPr>
          <w:rFonts w:eastAsiaTheme="majorEastAsia"/>
        </w:rPr>
        <w:t xml:space="preserve">    </w:t>
      </w:r>
      <w:bookmarkStart w:id="3236" w:name="_MON_1675753158"/>
      <w:bookmarkEnd w:id="3236"/>
      <w:del w:id="3237" w:author="Savinskaya Yulia" w:date="2021-02-25T10:38:00Z">
        <w:r w:rsidR="000227AA" w:rsidDel="00E33FAF">
          <w:rPr>
            <w:rFonts w:eastAsiaTheme="majorEastAsia"/>
          </w:rPr>
          <w:object w:dxaOrig="1933" w:dyaOrig="1251" w14:anchorId="4E6F73AA">
            <v:shape id="_x0000_i1040" type="#_x0000_t75" style="width:97.5pt;height:63.75pt" o:ole="">
              <v:imagedata r:id="rId59" o:title=""/>
            </v:shape>
            <o:OLEObject Type="Embed" ProgID="Excel.Sheet.12" ShapeID="_x0000_i1040" DrawAspect="Icon" ObjectID="_1678792332" r:id="rId60"/>
          </w:object>
        </w:r>
        <w:bookmarkStart w:id="3238" w:name="_MON_1675753526"/>
        <w:bookmarkEnd w:id="3238"/>
        <w:r w:rsidR="00E33FAF" w:rsidDel="00E33FAF">
          <w:rPr>
            <w:rFonts w:eastAsiaTheme="majorEastAsia"/>
          </w:rPr>
          <w:object w:dxaOrig="1508" w:dyaOrig="983" w14:anchorId="53570AEB">
            <v:shape id="_x0000_i1041" type="#_x0000_t75" style="width:78pt;height:49.5pt" o:ole="">
              <v:imagedata r:id="rId61" o:title=""/>
            </v:shape>
            <o:OLEObject Type="Embed" ProgID="Excel.Sheet.12" ShapeID="_x0000_i1041" DrawAspect="Icon" ObjectID="_1678792333" r:id="rId62"/>
          </w:object>
        </w:r>
      </w:del>
      <w:bookmarkStart w:id="3239" w:name="_MON_1676110000"/>
      <w:bookmarkEnd w:id="3239"/>
      <w:ins w:id="3240" w:author="Savinskaya Yulia" w:date="2021-02-25T10:38:00Z">
        <w:r w:rsidR="00A11B80">
          <w:rPr>
            <w:rFonts w:eastAsiaTheme="majorEastAsia"/>
          </w:rPr>
          <w:object w:dxaOrig="1376" w:dyaOrig="893" w14:anchorId="45B9B5EF">
            <v:shape id="_x0000_i1042" type="#_x0000_t75" style="width:69.75pt;height:45pt" o:ole="">
              <v:imagedata r:id="rId63" o:title=""/>
            </v:shape>
            <o:OLEObject Type="Embed" ProgID="Excel.Sheet.12" ShapeID="_x0000_i1042" DrawAspect="Icon" ObjectID="_1678792334" r:id="rId64"/>
          </w:object>
        </w:r>
      </w:ins>
      <w:bookmarkStart w:id="3241" w:name="_MON_1675773321"/>
      <w:bookmarkEnd w:id="3241"/>
      <w:ins w:id="3242" w:author="Savinskaya Yulia" w:date="2021-02-25T10:39:00Z">
        <w:r w:rsidR="001052EC">
          <w:rPr>
            <w:rFonts w:eastAsiaTheme="majorEastAsia"/>
          </w:rPr>
          <w:object w:dxaOrig="1508" w:dyaOrig="983" w14:anchorId="00856E11">
            <v:shape id="_x0000_i1043" type="#_x0000_t75" style="width:76.5pt;height:49.5pt" o:ole="">
              <v:imagedata r:id="rId65" o:title=""/>
            </v:shape>
            <o:OLEObject Type="Embed" ProgID="Excel.Sheet.12" ShapeID="_x0000_i1043" DrawAspect="Icon" ObjectID="_1678792335" r:id="rId66"/>
          </w:object>
        </w:r>
      </w:ins>
    </w:p>
    <w:p w14:paraId="0ADE8900" w14:textId="77777777" w:rsidR="00363CBE" w:rsidRDefault="00363CBE" w:rsidP="00363CBE">
      <w:pPr>
        <w:pStyle w:val="23"/>
        <w:keepNext/>
        <w:keepLines/>
        <w:numPr>
          <w:ilvl w:val="1"/>
          <w:numId w:val="8"/>
        </w:numPr>
        <w:spacing w:before="160" w:after="120" w:line="276" w:lineRule="auto"/>
        <w:rPr>
          <w:rFonts w:eastAsiaTheme="majorEastAsia" w:cstheme="majorBidi"/>
          <w:bCs w:val="0"/>
          <w:iCs w:val="0"/>
          <w:szCs w:val="26"/>
        </w:rPr>
      </w:pPr>
      <w:bookmarkStart w:id="3243" w:name="_Toc520705065"/>
      <w:bookmarkStart w:id="3244" w:name="_Toc523837315"/>
      <w:bookmarkStart w:id="3245" w:name="_Toc65146879"/>
      <w:r w:rsidRPr="00013D76">
        <w:rPr>
          <w:rFonts w:eastAsiaTheme="majorEastAsia" w:cstheme="majorBidi"/>
          <w:bCs w:val="0"/>
          <w:iCs w:val="0"/>
          <w:szCs w:val="26"/>
        </w:rPr>
        <w:t xml:space="preserve">Приложение </w:t>
      </w:r>
      <w:r>
        <w:rPr>
          <w:rFonts w:eastAsiaTheme="majorEastAsia" w:cstheme="majorBidi"/>
          <w:bCs w:val="0"/>
          <w:iCs w:val="0"/>
          <w:szCs w:val="26"/>
        </w:rPr>
        <w:t>№ 4</w:t>
      </w:r>
      <w:r w:rsidRPr="00013D76">
        <w:rPr>
          <w:rFonts w:eastAsiaTheme="majorEastAsia" w:cstheme="majorBidi"/>
          <w:bCs w:val="0"/>
          <w:iCs w:val="0"/>
          <w:szCs w:val="26"/>
        </w:rPr>
        <w:t xml:space="preserve">. </w:t>
      </w:r>
      <w:r w:rsidR="00D45D95">
        <w:rPr>
          <w:rFonts w:eastAsiaTheme="majorEastAsia" w:cstheme="majorBidi"/>
          <w:bCs w:val="0"/>
          <w:iCs w:val="0"/>
          <w:szCs w:val="26"/>
        </w:rPr>
        <w:t>П</w:t>
      </w:r>
      <w:r>
        <w:rPr>
          <w:rFonts w:eastAsiaTheme="majorEastAsia" w:cstheme="majorBidi"/>
          <w:bCs w:val="0"/>
          <w:iCs w:val="0"/>
          <w:szCs w:val="26"/>
        </w:rPr>
        <w:t>рочее</w:t>
      </w:r>
      <w:bookmarkEnd w:id="3243"/>
      <w:bookmarkEnd w:id="3244"/>
      <w:bookmarkEnd w:id="3245"/>
    </w:p>
    <w:bookmarkStart w:id="3246" w:name="_MON_1649756583"/>
    <w:bookmarkEnd w:id="3246"/>
    <w:p w14:paraId="163A867D" w14:textId="77777777" w:rsidR="00363CBE" w:rsidRDefault="003220D1" w:rsidP="003B5E9D">
      <w:pPr>
        <w:rPr>
          <w:rFonts w:eastAsiaTheme="majorEastAsia"/>
        </w:rPr>
      </w:pPr>
      <w:r>
        <w:rPr>
          <w:rFonts w:eastAsiaTheme="majorEastAsia"/>
        </w:rPr>
        <w:object w:dxaOrig="1810" w:dyaOrig="1180" w14:anchorId="4434A286">
          <v:shape id="_x0000_i1044" type="#_x0000_t75" style="width:91.5pt;height:59.25pt" o:ole="">
            <v:imagedata r:id="rId67" o:title=""/>
          </v:shape>
          <o:OLEObject Type="Embed" ProgID="Excel.Sheet.12" ShapeID="_x0000_i1044" DrawAspect="Icon" ObjectID="_1678792336" r:id="rId68"/>
        </w:object>
      </w:r>
    </w:p>
    <w:p w14:paraId="5E4639CF" w14:textId="77777777" w:rsidR="00363CBE" w:rsidRPr="003B5E9D" w:rsidRDefault="00363CBE" w:rsidP="003B5E9D">
      <w:pPr>
        <w:rPr>
          <w:rFonts w:eastAsiaTheme="majorEastAsia"/>
        </w:rPr>
      </w:pPr>
    </w:p>
    <w:p w14:paraId="47249037" w14:textId="77777777" w:rsidR="00F662E9" w:rsidRPr="00013D76" w:rsidRDefault="00F662E9" w:rsidP="00013D76">
      <w:pPr>
        <w:pStyle w:val="23"/>
        <w:keepNext/>
        <w:keepLines/>
        <w:numPr>
          <w:ilvl w:val="1"/>
          <w:numId w:val="8"/>
        </w:numPr>
        <w:spacing w:before="160" w:after="120" w:line="276" w:lineRule="auto"/>
        <w:rPr>
          <w:rFonts w:eastAsiaTheme="majorEastAsia" w:cstheme="majorBidi"/>
          <w:bCs w:val="0"/>
          <w:iCs w:val="0"/>
          <w:szCs w:val="26"/>
        </w:rPr>
      </w:pPr>
      <w:bookmarkStart w:id="3247" w:name="_Toc520705066"/>
      <w:bookmarkStart w:id="3248" w:name="_Toc523837316"/>
      <w:bookmarkStart w:id="3249" w:name="_Toc65146880"/>
      <w:r w:rsidRPr="00013D76">
        <w:rPr>
          <w:rFonts w:eastAsiaTheme="majorEastAsia" w:cstheme="majorBidi"/>
          <w:bCs w:val="0"/>
          <w:iCs w:val="0"/>
          <w:szCs w:val="26"/>
        </w:rPr>
        <w:t xml:space="preserve">Приложение </w:t>
      </w:r>
      <w:r w:rsidR="00D51D39">
        <w:rPr>
          <w:rFonts w:eastAsiaTheme="majorEastAsia" w:cstheme="majorBidi"/>
          <w:bCs w:val="0"/>
          <w:iCs w:val="0"/>
          <w:szCs w:val="26"/>
        </w:rPr>
        <w:t xml:space="preserve">№ </w:t>
      </w:r>
      <w:r w:rsidR="00611D04" w:rsidRPr="00013D76">
        <w:rPr>
          <w:rFonts w:eastAsiaTheme="majorEastAsia" w:cstheme="majorBidi"/>
          <w:bCs w:val="0"/>
          <w:iCs w:val="0"/>
          <w:szCs w:val="26"/>
        </w:rPr>
        <w:t>РП1-6</w:t>
      </w:r>
      <w:r w:rsidRPr="00013D76">
        <w:rPr>
          <w:rFonts w:eastAsiaTheme="majorEastAsia" w:cstheme="majorBidi"/>
          <w:bCs w:val="0"/>
          <w:iCs w:val="0"/>
          <w:szCs w:val="26"/>
        </w:rPr>
        <w:t>: Роли и полномочия</w:t>
      </w:r>
      <w:bookmarkEnd w:id="3247"/>
      <w:bookmarkEnd w:id="3248"/>
      <w:bookmarkEnd w:id="3249"/>
    </w:p>
    <w:bookmarkStart w:id="3250" w:name="_GoBack"/>
    <w:bookmarkStart w:id="3251" w:name="_MON_1596360575"/>
    <w:bookmarkEnd w:id="3251"/>
    <w:p w14:paraId="60BD7BE6" w14:textId="1D70E917" w:rsidR="00F662E9" w:rsidRPr="00F94454" w:rsidRDefault="000917EE" w:rsidP="00F662E9">
      <w:pPr>
        <w:rPr>
          <w:rFonts w:ascii="Arial" w:eastAsia="Calibri" w:hAnsi="Arial" w:cs="Arial"/>
        </w:rPr>
      </w:pPr>
      <w:r>
        <w:rPr>
          <w:noProof/>
        </w:rPr>
        <w:object w:dxaOrig="1137" w:dyaOrig="705" w14:anchorId="324BCDB1">
          <v:shape id="_x0000_i1051" type="#_x0000_t75" alt="" style="width:57pt;height:34.5pt" o:ole="">
            <v:imagedata r:id="rId69" o:title=""/>
          </v:shape>
          <o:OLEObject Type="Embed" ProgID="Excel.Sheet.12" ShapeID="_x0000_i1051" DrawAspect="Icon" ObjectID="_1678792337" r:id="rId70"/>
        </w:object>
      </w:r>
      <w:bookmarkEnd w:id="3250"/>
    </w:p>
    <w:p w14:paraId="6047124D" w14:textId="77777777" w:rsidR="00E923F1" w:rsidRPr="00013D76" w:rsidRDefault="00D51D39" w:rsidP="00013D76">
      <w:pPr>
        <w:pStyle w:val="23"/>
        <w:keepNext/>
        <w:keepLines/>
        <w:numPr>
          <w:ilvl w:val="1"/>
          <w:numId w:val="8"/>
        </w:numPr>
        <w:spacing w:before="160" w:after="120" w:line="276" w:lineRule="auto"/>
        <w:rPr>
          <w:rFonts w:eastAsiaTheme="majorEastAsia" w:cstheme="majorBidi"/>
          <w:bCs w:val="0"/>
          <w:iCs w:val="0"/>
          <w:szCs w:val="26"/>
        </w:rPr>
      </w:pPr>
      <w:bookmarkStart w:id="3252" w:name="_Toc520705067"/>
      <w:bookmarkStart w:id="3253" w:name="_Toc523837317"/>
      <w:bookmarkStart w:id="3254" w:name="_Toc65146881"/>
      <w:r>
        <w:rPr>
          <w:rFonts w:eastAsiaTheme="majorEastAsia" w:cstheme="majorBidi"/>
          <w:bCs w:val="0"/>
          <w:iCs w:val="0"/>
          <w:szCs w:val="26"/>
        </w:rPr>
        <w:t xml:space="preserve">Приложение № </w:t>
      </w:r>
      <w:r w:rsidR="00E923F1" w:rsidRPr="00013D76">
        <w:rPr>
          <w:rFonts w:eastAsiaTheme="majorEastAsia" w:cstheme="majorBidi"/>
          <w:bCs w:val="0"/>
          <w:iCs w:val="0"/>
          <w:szCs w:val="26"/>
        </w:rPr>
        <w:t>РиК1. Матрица рисков и контрольных процедур</w:t>
      </w:r>
      <w:bookmarkEnd w:id="3252"/>
      <w:bookmarkEnd w:id="3253"/>
      <w:bookmarkEnd w:id="3254"/>
    </w:p>
    <w:bookmarkStart w:id="3255" w:name="_1596963780"/>
    <w:bookmarkStart w:id="3256" w:name="_1596966821"/>
    <w:bookmarkEnd w:id="3255"/>
    <w:bookmarkEnd w:id="3256"/>
    <w:p w14:paraId="2195F575" w14:textId="2930CB2B" w:rsidR="00F02AB2" w:rsidRPr="00F94454" w:rsidRDefault="002E67BD" w:rsidP="00F02AB2">
      <w:pPr>
        <w:rPr>
          <w:rFonts w:ascii="Arial" w:eastAsia="Calibri" w:hAnsi="Arial" w:cs="Arial"/>
        </w:rPr>
      </w:pPr>
      <w:ins w:id="3257" w:author="NazarovaVA" w:date="2021-03-11T13:23:00Z">
        <w:r>
          <w:rPr>
            <w:rFonts w:ascii="Arial" w:eastAsia="Calibri" w:hAnsi="Arial" w:cs="Arial"/>
            <w:noProof/>
          </w:rPr>
          <w:object w:dxaOrig="1535" w:dyaOrig="993" w14:anchorId="1AABFFAA">
            <v:shape id="_x0000_i1046" type="#_x0000_t75" style="width:76.5pt;height:49.5pt" o:ole="">
              <v:imagedata r:id="rId71" o:title=""/>
            </v:shape>
            <o:OLEObject Type="Embed" ProgID="Excel.Sheet.12" ShapeID="_x0000_i1046" DrawAspect="Icon" ObjectID="_1678792338" r:id="rId72"/>
          </w:object>
        </w:r>
      </w:ins>
      <w:del w:id="3258" w:author="NazarovaVA" w:date="2021-03-11T13:23:00Z">
        <w:r w:rsidR="00AD60BD" w:rsidDel="008C6FC2">
          <w:rPr>
            <w:rFonts w:ascii="Arial" w:eastAsia="Calibri" w:hAnsi="Arial" w:cs="Arial"/>
            <w:noProof/>
          </w:rPr>
          <w:fldChar w:fldCharType="begin"/>
        </w:r>
        <w:r w:rsidR="00AD60BD" w:rsidDel="008C6FC2">
          <w:rPr>
            <w:rFonts w:ascii="Arial" w:eastAsia="Calibri" w:hAnsi="Arial" w:cs="Arial"/>
            <w:noProof/>
          </w:rPr>
          <w:fldChar w:fldCharType="end"/>
        </w:r>
      </w:del>
      <w:bookmarkStart w:id="3259" w:name="_MON_1649749663"/>
      <w:bookmarkEnd w:id="3259"/>
      <w:del w:id="3260" w:author="NazarovaVA" w:date="2021-03-01T17:36:00Z">
        <w:r w:rsidR="009D11D4" w:rsidDel="00AD60BD">
          <w:rPr>
            <w:rFonts w:ascii="Arial" w:eastAsia="Calibri" w:hAnsi="Arial" w:cs="Arial"/>
            <w:noProof/>
          </w:rPr>
          <w:object w:dxaOrig="1508" w:dyaOrig="983" w14:anchorId="3394B8C2">
            <v:shape id="_x0000_i1047" type="#_x0000_t75" style="width:76.5pt;height:49.5pt" o:ole="">
              <v:imagedata r:id="rId73" o:title=""/>
            </v:shape>
            <o:OLEObject Type="Embed" ProgID="Excel.Sheet.12" ShapeID="_x0000_i1047" DrawAspect="Icon" ObjectID="_1678792339" r:id="rId74"/>
          </w:object>
        </w:r>
      </w:del>
    </w:p>
    <w:p w14:paraId="10F6490C" w14:textId="77777777" w:rsidR="00E923F1" w:rsidRPr="00013D76" w:rsidRDefault="00E923F1" w:rsidP="00013D76">
      <w:pPr>
        <w:pStyle w:val="23"/>
        <w:keepNext/>
        <w:keepLines/>
        <w:numPr>
          <w:ilvl w:val="1"/>
          <w:numId w:val="8"/>
        </w:numPr>
        <w:spacing w:before="160" w:after="120" w:line="276" w:lineRule="auto"/>
        <w:rPr>
          <w:rFonts w:eastAsiaTheme="majorEastAsia" w:cstheme="majorBidi"/>
          <w:bCs w:val="0"/>
          <w:iCs w:val="0"/>
          <w:szCs w:val="26"/>
        </w:rPr>
      </w:pPr>
      <w:bookmarkStart w:id="3261" w:name="_Toc520705068"/>
      <w:bookmarkStart w:id="3262" w:name="_Toc523837318"/>
      <w:bookmarkStart w:id="3263" w:name="_Toc65146882"/>
      <w:r w:rsidRPr="00013D76">
        <w:rPr>
          <w:rFonts w:eastAsiaTheme="majorEastAsia" w:cstheme="majorBidi"/>
          <w:bCs w:val="0"/>
          <w:iCs w:val="0"/>
          <w:szCs w:val="26"/>
        </w:rPr>
        <w:t>Приложение №</w:t>
      </w:r>
      <w:r w:rsidR="00D51D39">
        <w:rPr>
          <w:rFonts w:eastAsiaTheme="majorEastAsia" w:cstheme="majorBidi"/>
          <w:bCs w:val="0"/>
          <w:iCs w:val="0"/>
          <w:szCs w:val="26"/>
        </w:rPr>
        <w:t xml:space="preserve"> </w:t>
      </w:r>
      <w:r w:rsidRPr="00013D76">
        <w:rPr>
          <w:rFonts w:eastAsiaTheme="majorEastAsia" w:cstheme="majorBidi"/>
          <w:bCs w:val="0"/>
          <w:iCs w:val="0"/>
          <w:szCs w:val="26"/>
        </w:rPr>
        <w:t>КП1. Матрица конфликтов полномочий</w:t>
      </w:r>
      <w:bookmarkEnd w:id="3261"/>
      <w:bookmarkEnd w:id="3262"/>
      <w:bookmarkEnd w:id="3263"/>
    </w:p>
    <w:bookmarkStart w:id="3264" w:name="_1596882411"/>
    <w:bookmarkEnd w:id="3264"/>
    <w:bookmarkStart w:id="3265" w:name="_MON_1649749677"/>
    <w:bookmarkEnd w:id="3265"/>
    <w:p w14:paraId="535D0608" w14:textId="1B37EA20" w:rsidR="00304D9F" w:rsidRPr="00F94454" w:rsidRDefault="00DA1E29">
      <w:pPr>
        <w:rPr>
          <w:rFonts w:ascii="Arial" w:eastAsia="Calibri" w:hAnsi="Arial" w:cs="Arial"/>
        </w:rPr>
      </w:pPr>
      <w:r>
        <w:rPr>
          <w:rFonts w:ascii="Arial" w:eastAsia="Calibri" w:hAnsi="Arial" w:cs="Arial"/>
        </w:rPr>
        <w:object w:dxaOrig="1376" w:dyaOrig="893" w14:anchorId="6B80AC30">
          <v:shape id="_x0000_i1048" type="#_x0000_t75" style="width:69.75pt;height:45pt" o:ole="">
            <v:imagedata r:id="rId75" o:title=""/>
          </v:shape>
          <o:OLEObject Type="Embed" ProgID="Excel.Sheet.12" ShapeID="_x0000_i1048" DrawAspect="Icon" ObjectID="_1678792340" r:id="rId76"/>
        </w:object>
      </w:r>
    </w:p>
    <w:sectPr w:rsidR="00304D9F" w:rsidRPr="00F94454" w:rsidSect="000F4678">
      <w:headerReference w:type="default" r:id="rId77"/>
      <w:headerReference w:type="first" r:id="rId78"/>
      <w:pgSz w:w="11907" w:h="16840" w:code="9"/>
      <w:pgMar w:top="1134" w:right="567" w:bottom="1134" w:left="1134" w:header="737" w:footer="68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90" w:author="Михеев Алексей Анатольевич" w:date="2021-03-04T17:58:00Z" w:initials="МАА">
    <w:p w14:paraId="7180DAE2" w14:textId="749EECC3" w:rsidR="002112EC" w:rsidRDefault="002112EC">
      <w:pPr>
        <w:pStyle w:val="a9"/>
      </w:pPr>
      <w:r>
        <w:rPr>
          <w:rStyle w:val="aff4"/>
        </w:rPr>
        <w:annotationRef/>
      </w:r>
      <w:r>
        <w:t>Других БЕ</w:t>
      </w:r>
    </w:p>
  </w:comment>
  <w:comment w:id="392" w:author="Михеев Алексей Анатольевич" w:date="2021-03-04T17:59:00Z" w:initials="МАА">
    <w:p w14:paraId="4742B8F5" w14:textId="778BB6E4" w:rsidR="002112EC" w:rsidRDefault="002112EC">
      <w:pPr>
        <w:pStyle w:val="a9"/>
      </w:pPr>
      <w:r>
        <w:rPr>
          <w:rStyle w:val="aff4"/>
        </w:rPr>
        <w:annotationRef/>
      </w:r>
      <w:r>
        <w:t>с</w:t>
      </w:r>
    </w:p>
  </w:comment>
  <w:comment w:id="395" w:author="Михеев Алексей Анатольевич" w:date="2021-03-04T18:00:00Z" w:initials="МАА">
    <w:p w14:paraId="41385227" w14:textId="40D186E3" w:rsidR="002112EC" w:rsidRDefault="002112EC">
      <w:pPr>
        <w:pStyle w:val="a9"/>
      </w:pPr>
      <w:r>
        <w:rPr>
          <w:rStyle w:val="aff4"/>
        </w:rPr>
        <w:annotationRef/>
      </w:r>
      <w:r>
        <w:t>Схема не актуализирована: заявки на ТС создают заявители потребности в ТС, далее проходят согласование.</w:t>
      </w:r>
    </w:p>
  </w:comment>
  <w:comment w:id="425" w:author="Михеев Алексей Анатольевич" w:date="2021-03-05T10:59:00Z" w:initials="МАА">
    <w:p w14:paraId="6E77FD8E" w14:textId="6CA6465D" w:rsidR="002112EC" w:rsidRPr="008D7B8C" w:rsidRDefault="002112EC">
      <w:pPr>
        <w:pStyle w:val="a9"/>
      </w:pPr>
      <w:r>
        <w:rPr>
          <w:rStyle w:val="aff4"/>
        </w:rPr>
        <w:annotationRef/>
      </w:r>
      <w:r>
        <w:t>Возможен шаг согласования с обеих сторон</w:t>
      </w:r>
    </w:p>
  </w:comment>
  <w:comment w:id="426" w:author="Savinskaya Yulia" w:date="2021-03-09T16:53:00Z" w:initials="SY">
    <w:p w14:paraId="1CFBAFE8" w14:textId="2DD278C2" w:rsidR="002112EC" w:rsidRDefault="002112EC">
      <w:pPr>
        <w:pStyle w:val="a9"/>
      </w:pPr>
      <w:r>
        <w:rPr>
          <w:rStyle w:val="aff4"/>
        </w:rPr>
        <w:annotationRef/>
      </w:r>
      <w:r>
        <w:t>Добавлено</w:t>
      </w:r>
    </w:p>
  </w:comment>
  <w:comment w:id="440" w:author="Михеев Алексей Анатольевич" w:date="2021-03-05T11:23:00Z" w:initials="МАА">
    <w:p w14:paraId="43AB8C52" w14:textId="3006A63D" w:rsidR="002112EC" w:rsidRDefault="002112EC">
      <w:pPr>
        <w:pStyle w:val="a9"/>
      </w:pPr>
      <w:r>
        <w:rPr>
          <w:rStyle w:val="aff4"/>
        </w:rPr>
        <w:annotationRef/>
      </w:r>
      <w:r>
        <w:t>Других БЕ</w:t>
      </w:r>
    </w:p>
  </w:comment>
  <w:comment w:id="441" w:author="Savinskaya Yulia" w:date="2021-03-09T16:54:00Z" w:initials="SY">
    <w:p w14:paraId="4D9F483C" w14:textId="7401CD31" w:rsidR="002112EC" w:rsidRDefault="002112EC">
      <w:pPr>
        <w:pStyle w:val="a9"/>
      </w:pPr>
      <w:r>
        <w:rPr>
          <w:rStyle w:val="aff4"/>
        </w:rPr>
        <w:annotationRef/>
      </w:r>
      <w:r>
        <w:t>Добавлено</w:t>
      </w:r>
    </w:p>
  </w:comment>
  <w:comment w:id="793" w:author="Михеев Алексей Анатольевич [2]" w:date="2021-03-09T11:48:00Z" w:initials="МАА">
    <w:p w14:paraId="26D2F331" w14:textId="1EA66C1E" w:rsidR="002112EC" w:rsidRDefault="002112EC">
      <w:pPr>
        <w:pStyle w:val="a9"/>
      </w:pPr>
      <w:r>
        <w:rPr>
          <w:rStyle w:val="aff4"/>
        </w:rPr>
        <w:annotationRef/>
      </w:r>
      <w:r>
        <w:t>Разве может диспетчер ПЛ скорректировать согласованные ЭЗ от заказчика?</w:t>
      </w:r>
    </w:p>
  </w:comment>
  <w:comment w:id="823" w:author="Михеев Алексей Анатольевич [2]" w:date="2021-03-09T11:49:00Z" w:initials="МАА">
    <w:p w14:paraId="48EC9C3F" w14:textId="0BC972D6" w:rsidR="002112EC" w:rsidRDefault="002112EC">
      <w:pPr>
        <w:pStyle w:val="a9"/>
      </w:pPr>
      <w:r>
        <w:rPr>
          <w:rStyle w:val="aff4"/>
        </w:rPr>
        <w:annotationRef/>
      </w:r>
      <w:r>
        <w:rPr>
          <w:rStyle w:val="aff4"/>
        </w:rPr>
        <w:annotationRef/>
      </w:r>
      <w:r>
        <w:t>Разве может диспетчер ПЛ скорректировать согласованные ЭЗ от заказчика?</w:t>
      </w:r>
    </w:p>
  </w:comment>
  <w:comment w:id="824" w:author="Savinskaya Yulia" w:date="2021-03-09T16:55:00Z" w:initials="SY">
    <w:p w14:paraId="0429C984" w14:textId="0A912E3D" w:rsidR="002112EC" w:rsidRDefault="002112EC">
      <w:pPr>
        <w:pStyle w:val="a9"/>
      </w:pPr>
      <w:r>
        <w:rPr>
          <w:rStyle w:val="aff4"/>
        </w:rPr>
        <w:annotationRef/>
      </w:r>
      <w:r>
        <w:t>Да, может. И они меняют даты в заявках на грузы, когда нужно этапы корректно разнести.</w:t>
      </w:r>
    </w:p>
  </w:comment>
  <w:comment w:id="1376" w:author="Михеев Алексей Анатольевич [2]" w:date="2021-03-09T14:44:00Z" w:initials="МАА">
    <w:p w14:paraId="77EBCEDE" w14:textId="5195EF81" w:rsidR="002112EC" w:rsidRDefault="002112EC">
      <w:pPr>
        <w:pStyle w:val="a9"/>
      </w:pPr>
      <w:r>
        <w:rPr>
          <w:rStyle w:val="aff4"/>
        </w:rPr>
        <w:annotationRef/>
      </w:r>
      <w:r>
        <w:t>Считаю, что нужно добавить особенность описания 10-дневных путевок ЦБА КБЕ с колонкой «Техника на подмене».</w:t>
      </w:r>
    </w:p>
  </w:comment>
  <w:comment w:id="1377" w:author="Savinskaya Yulia" w:date="2021-03-09T16:57:00Z" w:initials="SY">
    <w:p w14:paraId="51274E95" w14:textId="54701451" w:rsidR="002112EC" w:rsidRDefault="002112EC">
      <w:pPr>
        <w:pStyle w:val="a9"/>
      </w:pPr>
      <w:r>
        <w:rPr>
          <w:rStyle w:val="aff4"/>
        </w:rPr>
        <w:annotationRef/>
      </w:r>
      <w:r>
        <w:t>А что именно необходимо добавить? В системе никаких особенностей же нет по этому процессу. У нас создается один путевой лист на технику, особенность же только в разноске заправок по этому путевому листу.</w:t>
      </w:r>
    </w:p>
  </w:comment>
  <w:comment w:id="1526" w:author="Михеев Алексей Анатольевич [2]" w:date="2021-03-09T14:53:00Z" w:initials="МАА">
    <w:p w14:paraId="17892072" w14:textId="402D4A26" w:rsidR="002112EC" w:rsidRPr="003D6B0A" w:rsidRDefault="002112EC">
      <w:pPr>
        <w:pStyle w:val="a9"/>
      </w:pPr>
      <w:r>
        <w:rPr>
          <w:rStyle w:val="aff4"/>
        </w:rPr>
        <w:annotationRef/>
      </w:r>
      <w:r>
        <w:t>В результате автоматически считается грузооборот по заявке</w:t>
      </w:r>
    </w:p>
  </w:comment>
  <w:comment w:id="1527" w:author="Savinskaya Yulia" w:date="2021-03-09T17:08:00Z" w:initials="SY">
    <w:p w14:paraId="06EEC5EB" w14:textId="04A47C84" w:rsidR="002112EC" w:rsidRDefault="002112EC">
      <w:pPr>
        <w:pStyle w:val="a9"/>
      </w:pPr>
      <w:r>
        <w:rPr>
          <w:rStyle w:val="aff4"/>
        </w:rPr>
        <w:annotationRef/>
      </w:r>
      <w:r>
        <w:t>Добавлено</w:t>
      </w:r>
    </w:p>
  </w:comment>
  <w:comment w:id="1636" w:author="Михеев Алексей Анатольевич [2]" w:date="2021-03-09T15:13:00Z" w:initials="МАА">
    <w:p w14:paraId="721059CA" w14:textId="5E95BC4D" w:rsidR="002112EC" w:rsidRDefault="002112EC">
      <w:pPr>
        <w:pStyle w:val="a9"/>
      </w:pPr>
      <w:r>
        <w:rPr>
          <w:rStyle w:val="aff4"/>
        </w:rPr>
        <w:annotationRef/>
      </w:r>
      <w:r>
        <w:t xml:space="preserve">Есть отдельный небольшой функционал, который делал Саша Тё по ПОИ для ОЭРиСК (Черепанов) в т.ч. отчет. Думаю, нужно добавить его краткое описание в КД. </w:t>
      </w:r>
    </w:p>
    <w:p w14:paraId="5A989528" w14:textId="77777777" w:rsidR="002112EC" w:rsidRDefault="002112EC">
      <w:pPr>
        <w:pStyle w:val="a9"/>
      </w:pPr>
    </w:p>
    <w:p w14:paraId="3165C29F" w14:textId="54C3D46B" w:rsidR="002112EC" w:rsidRDefault="002112EC">
      <w:pPr>
        <w:pStyle w:val="a9"/>
      </w:pPr>
      <w:r>
        <w:t xml:space="preserve">А также то ПОИ, что делали Дубовому на Лесосибирск по сбору данных с ТСД в файл при отсутствии связи. </w:t>
      </w:r>
    </w:p>
  </w:comment>
  <w:comment w:id="1637" w:author="Savinskaya Yulia" w:date="2021-03-09T17:34:00Z" w:initials="SY">
    <w:p w14:paraId="41794D9C" w14:textId="43B7A3E9" w:rsidR="002112EC" w:rsidRDefault="002112EC">
      <w:pPr>
        <w:pStyle w:val="a9"/>
      </w:pPr>
      <w:r>
        <w:rPr>
          <w:rStyle w:val="aff4"/>
        </w:rPr>
        <w:annotationRef/>
      </w:r>
      <w:r>
        <w:t>Добавлено. По ТСД добавлено в шаги 30 и 70</w:t>
      </w:r>
    </w:p>
  </w:comment>
  <w:comment w:id="2091" w:author="Михеев Алексей Анатольевич [2]" w:date="2021-03-09T15:22:00Z" w:initials="МАА">
    <w:p w14:paraId="340BE1E6" w14:textId="2486336A" w:rsidR="002112EC" w:rsidRDefault="002112EC">
      <w:pPr>
        <w:pStyle w:val="a9"/>
      </w:pPr>
      <w:r>
        <w:rPr>
          <w:rStyle w:val="aff4"/>
        </w:rPr>
        <w:annotationRef/>
      </w:r>
      <w:r>
        <w:t xml:space="preserve"> Поля другие поля факт заказчика: вес бруто, расстояние, грузооборот?</w:t>
      </w:r>
    </w:p>
  </w:comment>
  <w:comment w:id="2092" w:author="Savinskaya Yulia" w:date="2021-03-09T17:50:00Z" w:initials="SY">
    <w:p w14:paraId="470FAEDC" w14:textId="0DEFE4D5" w:rsidR="002112EC" w:rsidRDefault="002112EC">
      <w:pPr>
        <w:pStyle w:val="a9"/>
      </w:pPr>
      <w:r>
        <w:rPr>
          <w:rStyle w:val="aff4"/>
        </w:rPr>
        <w:annotationRef/>
      </w:r>
      <w:r>
        <w:t>Добавлено</w:t>
      </w:r>
    </w:p>
  </w:comment>
  <w:comment w:id="2277" w:author="Михеев Алексей Анатольевич [2]" w:date="2021-03-09T15:24:00Z" w:initials="МАА">
    <w:p w14:paraId="16B4824F" w14:textId="5759DE69" w:rsidR="002112EC" w:rsidRDefault="002112EC">
      <w:pPr>
        <w:pStyle w:val="a9"/>
      </w:pPr>
      <w:r>
        <w:rPr>
          <w:rStyle w:val="aff4"/>
        </w:rPr>
        <w:annotationRef/>
      </w:r>
      <w:r>
        <w:t xml:space="preserve">Тут же у нас тоже поля для факта заказчика добавились </w:t>
      </w:r>
    </w:p>
  </w:comment>
  <w:comment w:id="2821" w:author="Михеев Алексей Анатольевич [2]" w:date="2021-03-09T15:25:00Z" w:initials="МАА">
    <w:p w14:paraId="477E7E9F" w14:textId="0D542231" w:rsidR="002112EC" w:rsidRDefault="002112EC">
      <w:pPr>
        <w:pStyle w:val="a9"/>
      </w:pPr>
      <w:r>
        <w:rPr>
          <w:rStyle w:val="aff4"/>
        </w:rPr>
        <w:annotationRef/>
      </w:r>
      <w:r>
        <w:t>Закладки под Автограф/ИТС нет…предлагаю добавить.</w:t>
      </w:r>
    </w:p>
  </w:comment>
  <w:comment w:id="2822" w:author="Savinskaya Yulia" w:date="2021-03-09T18:12:00Z" w:initials="SY">
    <w:p w14:paraId="4ADDA7BC" w14:textId="40C8C435" w:rsidR="002112EC" w:rsidRDefault="002112EC">
      <w:pPr>
        <w:pStyle w:val="a9"/>
      </w:pPr>
      <w:r>
        <w:rPr>
          <w:rStyle w:val="aff4"/>
        </w:rPr>
        <w:annotationRef/>
      </w:r>
      <w:r>
        <w:t>Добавлено</w:t>
      </w:r>
    </w:p>
  </w:comment>
  <w:comment w:id="2939" w:author="Михеев Алексей Анатольевич [2]" w:date="2021-03-09T15:27:00Z" w:initials="МАА">
    <w:p w14:paraId="2178135B" w14:textId="59EFB0B8" w:rsidR="002112EC" w:rsidRDefault="002112EC">
      <w:pPr>
        <w:pStyle w:val="a9"/>
      </w:pPr>
      <w:r>
        <w:rPr>
          <w:rStyle w:val="aff4"/>
        </w:rPr>
        <w:annotationRef/>
      </w:r>
      <w:r>
        <w:t>А путевки ЦБА, ЦТТ?</w:t>
      </w:r>
    </w:p>
  </w:comment>
  <w:comment w:id="2940" w:author="Savinskaya Yulia" w:date="2021-03-09T18:16:00Z" w:initials="SY">
    <w:p w14:paraId="2DBEBBC0" w14:textId="61B6C59F" w:rsidR="002112EC" w:rsidRDefault="002112EC">
      <w:pPr>
        <w:pStyle w:val="a9"/>
      </w:pPr>
      <w:r>
        <w:rPr>
          <w:rStyle w:val="aff4"/>
        </w:rPr>
        <w:annotationRef/>
      </w:r>
      <w:r>
        <w:t>Добавлено</w:t>
      </w:r>
    </w:p>
  </w:comment>
  <w:comment w:id="3185" w:author="Михеев Алексей Анатольевич [2]" w:date="2021-03-09T15:29:00Z" w:initials="МАА">
    <w:p w14:paraId="48053B06" w14:textId="6D2C4A47" w:rsidR="002112EC" w:rsidRDefault="002112EC">
      <w:pPr>
        <w:pStyle w:val="a9"/>
      </w:pPr>
      <w:r>
        <w:rPr>
          <w:rStyle w:val="aff4"/>
        </w:rPr>
        <w:annotationRef/>
      </w:r>
      <w:r>
        <w:t xml:space="preserve">И реализовать возможность отключения данной блокировки путевок. </w:t>
      </w:r>
    </w:p>
  </w:comment>
  <w:comment w:id="3186" w:author="Savinskaya Yulia" w:date="2021-03-09T16:43:00Z" w:initials="SY">
    <w:p w14:paraId="4F8FCC9A" w14:textId="10BF6F33" w:rsidR="002112EC" w:rsidRDefault="002112EC">
      <w:pPr>
        <w:pStyle w:val="a9"/>
      </w:pPr>
      <w:r>
        <w:rPr>
          <w:rStyle w:val="aff4"/>
        </w:rPr>
        <w:annotationRef/>
      </w:r>
      <w:r>
        <w:rPr>
          <w:rStyle w:val="aff4"/>
        </w:rPr>
        <w:t>Добавлено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180DAE2" w15:done="0"/>
  <w15:commentEx w15:paraId="4742B8F5" w15:done="0"/>
  <w15:commentEx w15:paraId="41385227" w15:done="0"/>
  <w15:commentEx w15:paraId="6E77FD8E" w15:done="0"/>
  <w15:commentEx w15:paraId="1CFBAFE8" w15:paraIdParent="6E77FD8E" w15:done="0"/>
  <w15:commentEx w15:paraId="43AB8C52" w15:done="0"/>
  <w15:commentEx w15:paraId="4D9F483C" w15:paraIdParent="43AB8C52" w15:done="0"/>
  <w15:commentEx w15:paraId="26D2F331" w15:done="0"/>
  <w15:commentEx w15:paraId="48EC9C3F" w15:done="0"/>
  <w15:commentEx w15:paraId="0429C984" w15:paraIdParent="48EC9C3F" w15:done="0"/>
  <w15:commentEx w15:paraId="77EBCEDE" w15:done="0"/>
  <w15:commentEx w15:paraId="51274E95" w15:paraIdParent="77EBCEDE" w15:done="0"/>
  <w15:commentEx w15:paraId="17892072" w15:done="0"/>
  <w15:commentEx w15:paraId="06EEC5EB" w15:paraIdParent="17892072" w15:done="0"/>
  <w15:commentEx w15:paraId="3165C29F" w15:done="0"/>
  <w15:commentEx w15:paraId="41794D9C" w15:paraIdParent="3165C29F" w15:done="0"/>
  <w15:commentEx w15:paraId="340BE1E6" w15:done="0"/>
  <w15:commentEx w15:paraId="470FAEDC" w15:paraIdParent="340BE1E6" w15:done="0"/>
  <w15:commentEx w15:paraId="16B4824F" w15:done="0"/>
  <w15:commentEx w15:paraId="477E7E9F" w15:done="0"/>
  <w15:commentEx w15:paraId="4ADDA7BC" w15:paraIdParent="477E7E9F" w15:done="0"/>
  <w15:commentEx w15:paraId="2178135B" w15:done="0"/>
  <w15:commentEx w15:paraId="2DBEBBC0" w15:paraIdParent="2178135B" w15:done="0"/>
  <w15:commentEx w15:paraId="48053B06" w15:done="0"/>
  <w15:commentEx w15:paraId="4F8FCC9A" w15:paraIdParent="48053B06"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D1CF0B" w14:textId="77777777" w:rsidR="002112EC" w:rsidRDefault="002112EC" w:rsidP="006C0925">
      <w:r>
        <w:separator/>
      </w:r>
    </w:p>
  </w:endnote>
  <w:endnote w:type="continuationSeparator" w:id="0">
    <w:p w14:paraId="18F060DF" w14:textId="77777777" w:rsidR="002112EC" w:rsidRDefault="002112EC" w:rsidP="006C0925">
      <w:r>
        <w:continuationSeparator/>
      </w:r>
    </w:p>
  </w:endnote>
  <w:endnote w:type="continuationNotice" w:id="1">
    <w:p w14:paraId="02344D74" w14:textId="77777777" w:rsidR="002112EC" w:rsidRDefault="002112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EuropeDemiC">
    <w:altName w:val="Arial"/>
    <w:panose1 w:val="00000000000000000000"/>
    <w:charset w:val="CC"/>
    <w:family w:val="modern"/>
    <w:notTrueType/>
    <w:pitch w:val="variable"/>
    <w:sig w:usb0="80000283" w:usb1="0000004A" w:usb2="00000000" w:usb3="00000000" w:csb0="00000005" w:csb1="00000000"/>
  </w:font>
  <w:font w:name="Verdana">
    <w:panose1 w:val="020B0604030504040204"/>
    <w:charset w:val="CC"/>
    <w:family w:val="swiss"/>
    <w:pitch w:val="variable"/>
    <w:sig w:usb0="A10006FF" w:usb1="4000205B" w:usb2="00000010" w:usb3="00000000" w:csb0="0000019F" w:csb1="00000000"/>
  </w:font>
  <w:font w:name="Franklin Gothic Book">
    <w:panose1 w:val="020B05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eta Offc Pro">
    <w:altName w:val="Segoe Script"/>
    <w:charset w:val="CC"/>
    <w:family w:val="swiss"/>
    <w:pitch w:val="variable"/>
    <w:sig w:usb0="A00002BF" w:usb1="4000207B" w:usb2="00000000" w:usb3="00000000" w:csb0="0000009F" w:csb1="00000000"/>
  </w:font>
  <w:font w:name="Lucida Console">
    <w:panose1 w:val="020B0609040504020204"/>
    <w:charset w:val="CC"/>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5498592"/>
      <w:docPartObj>
        <w:docPartGallery w:val="Page Numbers (Bottom of Page)"/>
        <w:docPartUnique/>
      </w:docPartObj>
    </w:sdtPr>
    <w:sdtEndPr/>
    <w:sdtContent>
      <w:p w14:paraId="68470370" w14:textId="4DC13533" w:rsidR="002112EC" w:rsidRDefault="002112EC" w:rsidP="007A0A95">
        <w:pPr>
          <w:pStyle w:val="a5"/>
          <w:jc w:val="right"/>
        </w:pPr>
        <w:r w:rsidRPr="007A0A95">
          <w:rPr>
            <w:rFonts w:ascii="Arial" w:hAnsi="Arial"/>
            <w:sz w:val="24"/>
            <w:szCs w:val="28"/>
          </w:rPr>
          <w:fldChar w:fldCharType="begin"/>
        </w:r>
        <w:r w:rsidRPr="007A0A95">
          <w:rPr>
            <w:rFonts w:ascii="Arial" w:hAnsi="Arial"/>
            <w:sz w:val="24"/>
            <w:szCs w:val="28"/>
          </w:rPr>
          <w:instrText>PAGE   \* MERGEFORMAT</w:instrText>
        </w:r>
        <w:r w:rsidRPr="007A0A95">
          <w:rPr>
            <w:rFonts w:ascii="Arial" w:hAnsi="Arial"/>
            <w:sz w:val="24"/>
            <w:szCs w:val="28"/>
          </w:rPr>
          <w:fldChar w:fldCharType="separate"/>
        </w:r>
        <w:r w:rsidR="000917EE">
          <w:rPr>
            <w:rFonts w:ascii="Arial" w:hAnsi="Arial"/>
            <w:noProof/>
            <w:sz w:val="24"/>
            <w:szCs w:val="28"/>
          </w:rPr>
          <w:t>112</w:t>
        </w:r>
        <w:r w:rsidRPr="007A0A95">
          <w:rPr>
            <w:rFonts w:ascii="Arial" w:hAnsi="Arial"/>
            <w:sz w:val="24"/>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88991" w14:textId="77777777" w:rsidR="002112EC" w:rsidRDefault="002112EC" w:rsidP="007A0A95">
    <w:pPr>
      <w:pStyle w:val="a5"/>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F83A29" w14:textId="77777777" w:rsidR="002112EC" w:rsidRDefault="002112EC" w:rsidP="006C0925">
      <w:r>
        <w:separator/>
      </w:r>
    </w:p>
  </w:footnote>
  <w:footnote w:type="continuationSeparator" w:id="0">
    <w:p w14:paraId="044A1BAE" w14:textId="77777777" w:rsidR="002112EC" w:rsidRDefault="002112EC" w:rsidP="006C0925">
      <w:r>
        <w:continuationSeparator/>
      </w:r>
    </w:p>
  </w:footnote>
  <w:footnote w:type="continuationNotice" w:id="1">
    <w:p w14:paraId="74E739C7" w14:textId="77777777" w:rsidR="002112EC" w:rsidRDefault="002112EC"/>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58"/>
    </w:tblGrid>
    <w:tr w:rsidR="002112EC" w14:paraId="64855AAD" w14:textId="77777777" w:rsidTr="00916FAB">
      <w:trPr>
        <w:cantSplit/>
        <w:trHeight w:val="557"/>
      </w:trPr>
      <w:tc>
        <w:tcPr>
          <w:tcW w:w="3502" w:type="dxa"/>
          <w:vMerge w:val="restart"/>
          <w:tcBorders>
            <w:top w:val="nil"/>
            <w:left w:val="nil"/>
            <w:bottom w:val="nil"/>
            <w:right w:val="nil"/>
          </w:tcBorders>
          <w:vAlign w:val="center"/>
        </w:tcPr>
        <w:p w14:paraId="300C262D" w14:textId="77777777" w:rsidR="002112EC" w:rsidRDefault="002112EC" w:rsidP="00916FAB">
          <w:pPr>
            <w:pStyle w:val="a3"/>
            <w:ind w:left="-241" w:hanging="1"/>
            <w:jc w:val="left"/>
            <w:rPr>
              <w:b/>
              <w:bCs/>
            </w:rPr>
          </w:pPr>
          <w:r>
            <w:rPr>
              <w:b/>
              <w:bCs/>
              <w:noProof/>
              <w:lang w:eastAsia="ru-RU"/>
            </w:rPr>
            <w:drawing>
              <wp:inline distT="0" distB="0" distL="0" distR="0" wp14:anchorId="5C2FDF19" wp14:editId="338EAA88">
                <wp:extent cx="2240329" cy="50400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58" w:type="dxa"/>
          <w:vMerge w:val="restart"/>
          <w:tcBorders>
            <w:top w:val="nil"/>
            <w:left w:val="nil"/>
            <w:bottom w:val="single" w:sz="8" w:space="0" w:color="FEC816"/>
            <w:right w:val="single" w:sz="8" w:space="0" w:color="FEC816"/>
          </w:tcBorders>
          <w:vAlign w:val="center"/>
        </w:tcPr>
        <w:p w14:paraId="5D2160A4" w14:textId="582C85DC" w:rsidR="002112EC" w:rsidRPr="00916FAB" w:rsidRDefault="002112EC" w:rsidP="00707BD9">
          <w:pPr>
            <w:pStyle w:val="InR1"/>
          </w:pPr>
          <w:r>
            <w:t>Концептуальный дизайн</w:t>
          </w:r>
          <w:r>
            <w:br/>
            <w:t>МТО</w:t>
          </w:r>
          <w:r>
            <w:br/>
          </w:r>
          <w:r w:rsidRPr="00EA025E">
            <w:t>ERP.</w:t>
          </w:r>
          <w:ins w:id="121" w:author="SintsovaMA" w:date="2021-02-25T13:55:00Z">
            <w:r w:rsidRPr="00707BD9">
              <w:rPr>
                <w:rPrChange w:id="122" w:author="SintsovaMA" w:date="2021-02-25T13:55:00Z">
                  <w:rPr>
                    <w:lang w:val="en-US"/>
                  </w:rPr>
                </w:rPrChange>
              </w:rPr>
              <w:t>13.</w:t>
            </w:r>
          </w:ins>
          <w:r>
            <w:t>9</w:t>
          </w:r>
          <w:del w:id="123" w:author="SintsovaMA" w:date="2021-02-25T13:55:00Z">
            <w:r w:rsidRPr="00EA025E" w:rsidDel="00707BD9">
              <w:delText>.</w:delText>
            </w:r>
          </w:del>
          <w:ins w:id="124" w:author="SintsovaMA" w:date="2021-02-25T13:55:00Z">
            <w:r w:rsidRPr="00707BD9">
              <w:rPr>
                <w:rPrChange w:id="125" w:author="SintsovaMA" w:date="2021-02-25T13:55:00Z">
                  <w:rPr>
                    <w:lang w:val="en-US"/>
                  </w:rPr>
                </w:rPrChange>
              </w:rPr>
              <w:t>_2</w:t>
            </w:r>
          </w:ins>
          <w:del w:id="126" w:author="SintsovaMA" w:date="2021-02-25T13:55:00Z">
            <w:r w:rsidRPr="00EA025E" w:rsidDel="00707BD9">
              <w:delText>1.</w:delText>
            </w:r>
          </w:del>
          <w:ins w:id="127" w:author="SintsovaMA" w:date="2021-02-25T13:55:00Z">
            <w:r w:rsidRPr="00707BD9">
              <w:rPr>
                <w:rPrChange w:id="128" w:author="SintsovaMA" w:date="2021-02-25T13:55:00Z">
                  <w:rPr>
                    <w:lang w:val="en-US"/>
                  </w:rPr>
                </w:rPrChange>
              </w:rPr>
              <w:t>_</w:t>
            </w:r>
          </w:ins>
          <w:r>
            <w:t>61</w:t>
          </w:r>
          <w:ins w:id="129" w:author="SintsovaMA" w:date="2021-02-25T13:55:00Z">
            <w:r w:rsidRPr="00707BD9">
              <w:rPr>
                <w:rPrChange w:id="130" w:author="SintsovaMA" w:date="2021-02-25T13:55:00Z">
                  <w:rPr>
                    <w:lang w:val="en-US"/>
                  </w:rPr>
                </w:rPrChange>
              </w:rPr>
              <w:t>_</w:t>
            </w:r>
            <w:r>
              <w:rPr>
                <w:lang w:val="en-US"/>
              </w:rPr>
              <w:t>MM</w:t>
            </w:r>
          </w:ins>
          <w:r>
            <w:t xml:space="preserve"> Транспортная логистика</w:t>
          </w:r>
        </w:p>
      </w:tc>
    </w:tr>
    <w:tr w:rsidR="002112EC" w:rsidRPr="00DB4B2F" w14:paraId="0C37CABC" w14:textId="77777777" w:rsidTr="00916FAB">
      <w:trPr>
        <w:cantSplit/>
        <w:trHeight w:val="557"/>
      </w:trPr>
      <w:tc>
        <w:tcPr>
          <w:tcW w:w="3502" w:type="dxa"/>
          <w:vMerge/>
          <w:tcBorders>
            <w:top w:val="nil"/>
            <w:left w:val="nil"/>
            <w:bottom w:val="nil"/>
            <w:right w:val="nil"/>
          </w:tcBorders>
          <w:vAlign w:val="center"/>
        </w:tcPr>
        <w:p w14:paraId="6AF49CA6" w14:textId="77777777" w:rsidR="002112EC" w:rsidRDefault="002112EC" w:rsidP="00916FAB">
          <w:pPr>
            <w:pStyle w:val="a3"/>
            <w:jc w:val="center"/>
          </w:pPr>
        </w:p>
      </w:tc>
      <w:tc>
        <w:tcPr>
          <w:tcW w:w="6758" w:type="dxa"/>
          <w:vMerge/>
          <w:tcBorders>
            <w:top w:val="single" w:sz="8" w:space="0" w:color="auto"/>
            <w:left w:val="nil"/>
            <w:bottom w:val="single" w:sz="8" w:space="0" w:color="FEC816"/>
            <w:right w:val="single" w:sz="8" w:space="0" w:color="FEC816"/>
          </w:tcBorders>
        </w:tcPr>
        <w:p w14:paraId="452A8B88" w14:textId="77777777" w:rsidR="002112EC" w:rsidRPr="000B5B67" w:rsidRDefault="002112EC" w:rsidP="00916FAB">
          <w:pPr>
            <w:jc w:val="center"/>
            <w:rPr>
              <w:b/>
              <w:bCs/>
            </w:rPr>
          </w:pPr>
        </w:p>
      </w:tc>
    </w:tr>
  </w:tbl>
  <w:p w14:paraId="5369381B" w14:textId="77777777" w:rsidR="002112EC" w:rsidRDefault="002112EC">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6D24BE" w14:textId="77777777" w:rsidR="002112EC" w:rsidRDefault="002112EC" w:rsidP="00916FAB">
    <w:pPr>
      <w:pStyle w:val="a3"/>
      <w:jc w:val="left"/>
    </w:pPr>
    <w:r>
      <w:rPr>
        <w:b/>
        <w:bCs/>
        <w:noProof/>
        <w:lang w:eastAsia="ru-RU"/>
      </w:rPr>
      <w:drawing>
        <wp:inline distT="0" distB="0" distL="0" distR="0" wp14:anchorId="03310531" wp14:editId="0AA0DDDB">
          <wp:extent cx="2240329" cy="504000"/>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p w14:paraId="61278A60" w14:textId="77777777" w:rsidR="002112EC" w:rsidRDefault="002112EC">
    <w:pPr>
      <w:pStyle w:val="a3"/>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D0F92E" w14:textId="77777777" w:rsidR="002112EC" w:rsidRDefault="002112EC" w:rsidP="009F5EA5">
    <w:pPr>
      <w:pStyle w:val="a3"/>
      <w:jc w:val="right"/>
    </w:pPr>
    <w:r>
      <w:rPr>
        <w:noProof/>
        <w:lang w:eastAsia="ru-RU"/>
      </w:rPr>
      <w:drawing>
        <wp:inline distT="0" distB="0" distL="0" distR="0" wp14:anchorId="586BBEC0" wp14:editId="3881B251">
          <wp:extent cx="2179955" cy="504825"/>
          <wp:effectExtent l="0" t="0" r="0" b="9525"/>
          <wp:docPr id="16" name="Рисунок 48" descr="cid:image002.png@01D1279C.4FB94B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cid:image002.png@01D1279C.4FB94B6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179955" cy="504825"/>
                  </a:xfrm>
                  <a:prstGeom prst="rect">
                    <a:avLst/>
                  </a:prstGeom>
                  <a:noFill/>
                  <a:ln>
                    <a:noFill/>
                  </a:ln>
                </pic:spPr>
              </pic:pic>
            </a:graphicData>
          </a:graphic>
        </wp:inline>
      </w:drawing>
    </w:r>
  </w:p>
  <w:p w14:paraId="52F41CFF" w14:textId="77777777" w:rsidR="002112EC" w:rsidRDefault="002112EC">
    <w:pPr>
      <w:pStyle w:val="a3"/>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58"/>
    </w:tblGrid>
    <w:tr w:rsidR="002112EC" w14:paraId="3F72E5BE" w14:textId="77777777" w:rsidTr="00916FAB">
      <w:trPr>
        <w:cantSplit/>
        <w:trHeight w:val="557"/>
      </w:trPr>
      <w:tc>
        <w:tcPr>
          <w:tcW w:w="3502" w:type="dxa"/>
          <w:vMerge w:val="restart"/>
          <w:tcBorders>
            <w:top w:val="nil"/>
            <w:left w:val="nil"/>
            <w:bottom w:val="nil"/>
            <w:right w:val="nil"/>
          </w:tcBorders>
          <w:vAlign w:val="center"/>
        </w:tcPr>
        <w:p w14:paraId="50089E7E" w14:textId="77777777" w:rsidR="002112EC" w:rsidRDefault="002112EC" w:rsidP="00916FAB">
          <w:pPr>
            <w:pStyle w:val="a3"/>
            <w:ind w:left="-241" w:hanging="1"/>
            <w:jc w:val="left"/>
            <w:rPr>
              <w:b/>
              <w:bCs/>
            </w:rPr>
          </w:pPr>
          <w:r>
            <w:rPr>
              <w:b/>
              <w:bCs/>
              <w:noProof/>
              <w:lang w:eastAsia="ru-RU"/>
            </w:rPr>
            <w:drawing>
              <wp:inline distT="0" distB="0" distL="0" distR="0" wp14:anchorId="62A2B187" wp14:editId="16817BA9">
                <wp:extent cx="2240329" cy="504000"/>
                <wp:effectExtent l="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58" w:type="dxa"/>
          <w:vMerge w:val="restart"/>
          <w:tcBorders>
            <w:top w:val="nil"/>
            <w:left w:val="nil"/>
            <w:bottom w:val="single" w:sz="8" w:space="0" w:color="FEC816"/>
            <w:right w:val="single" w:sz="8" w:space="0" w:color="FEC816"/>
          </w:tcBorders>
          <w:vAlign w:val="center"/>
        </w:tcPr>
        <w:p w14:paraId="75B51852" w14:textId="268D73A6" w:rsidR="002112EC" w:rsidRPr="00916FAB" w:rsidRDefault="002112EC">
          <w:pPr>
            <w:pStyle w:val="InR1"/>
          </w:pPr>
          <w:r>
            <w:t>Концептуальный дизайн</w:t>
          </w:r>
          <w:r>
            <w:br/>
            <w:t>МТО</w:t>
          </w:r>
          <w:r>
            <w:br/>
          </w:r>
          <w:ins w:id="360" w:author="SintsovaMA" w:date="2021-02-25T13:55:00Z">
            <w:r w:rsidRPr="00EA025E">
              <w:t>ERP.</w:t>
            </w:r>
            <w:r w:rsidRPr="00B14386">
              <w:t>13.</w:t>
            </w:r>
            <w:r>
              <w:t>9</w:t>
            </w:r>
            <w:r w:rsidRPr="00B14386">
              <w:t>_2_</w:t>
            </w:r>
            <w:r>
              <w:t>61</w:t>
            </w:r>
            <w:r w:rsidRPr="00B14386">
              <w:t>_</w:t>
            </w:r>
            <w:r>
              <w:rPr>
                <w:lang w:val="en-US"/>
              </w:rPr>
              <w:t>MM</w:t>
            </w:r>
          </w:ins>
          <w:del w:id="361" w:author="SintsovaMA" w:date="2021-02-25T13:55:00Z">
            <w:r w:rsidRPr="00EA025E" w:rsidDel="00707BD9">
              <w:delText>ERP.</w:delText>
            </w:r>
            <w:r w:rsidDel="00707BD9">
              <w:delText>9</w:delText>
            </w:r>
            <w:r w:rsidRPr="00EA025E" w:rsidDel="00707BD9">
              <w:delText>.1.</w:delText>
            </w:r>
            <w:r w:rsidDel="00707BD9">
              <w:delText>61</w:delText>
            </w:r>
          </w:del>
          <w:r>
            <w:t xml:space="preserve"> Транспортная логистика</w:t>
          </w:r>
        </w:p>
      </w:tc>
    </w:tr>
    <w:tr w:rsidR="002112EC" w:rsidRPr="00DB4B2F" w14:paraId="7A7F6CE5" w14:textId="77777777" w:rsidTr="00916FAB">
      <w:trPr>
        <w:cantSplit/>
        <w:trHeight w:val="557"/>
      </w:trPr>
      <w:tc>
        <w:tcPr>
          <w:tcW w:w="3502" w:type="dxa"/>
          <w:vMerge/>
          <w:tcBorders>
            <w:top w:val="nil"/>
            <w:left w:val="nil"/>
            <w:bottom w:val="nil"/>
            <w:right w:val="nil"/>
          </w:tcBorders>
          <w:vAlign w:val="center"/>
        </w:tcPr>
        <w:p w14:paraId="35E48FDA" w14:textId="77777777" w:rsidR="002112EC" w:rsidRDefault="002112EC" w:rsidP="00916FAB">
          <w:pPr>
            <w:pStyle w:val="a3"/>
            <w:jc w:val="center"/>
          </w:pPr>
        </w:p>
      </w:tc>
      <w:tc>
        <w:tcPr>
          <w:tcW w:w="6758" w:type="dxa"/>
          <w:vMerge/>
          <w:tcBorders>
            <w:top w:val="single" w:sz="8" w:space="0" w:color="auto"/>
            <w:left w:val="nil"/>
            <w:bottom w:val="single" w:sz="8" w:space="0" w:color="FEC816"/>
            <w:right w:val="single" w:sz="8" w:space="0" w:color="FEC816"/>
          </w:tcBorders>
        </w:tcPr>
        <w:p w14:paraId="1C6F7244" w14:textId="77777777" w:rsidR="002112EC" w:rsidRPr="000B5B67" w:rsidRDefault="002112EC" w:rsidP="00916FAB">
          <w:pPr>
            <w:jc w:val="center"/>
            <w:rPr>
              <w:b/>
              <w:bCs/>
            </w:rPr>
          </w:pPr>
        </w:p>
      </w:tc>
    </w:tr>
  </w:tbl>
  <w:p w14:paraId="0581975D" w14:textId="77777777" w:rsidR="002112EC" w:rsidRDefault="002112EC">
    <w:pPr>
      <w:pStyle w:val="a3"/>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2112EC" w14:paraId="07AC453C" w14:textId="77777777" w:rsidTr="00E30D22">
      <w:trPr>
        <w:cantSplit/>
        <w:trHeight w:val="244"/>
      </w:trPr>
      <w:tc>
        <w:tcPr>
          <w:tcW w:w="3496" w:type="dxa"/>
          <w:vMerge w:val="restart"/>
          <w:tcBorders>
            <w:top w:val="nil"/>
            <w:left w:val="nil"/>
            <w:bottom w:val="nil"/>
            <w:right w:val="nil"/>
          </w:tcBorders>
          <w:vAlign w:val="center"/>
        </w:tcPr>
        <w:p w14:paraId="0FE025A3" w14:textId="77777777" w:rsidR="002112EC" w:rsidRDefault="002112EC" w:rsidP="00A54CF5">
          <w:pPr>
            <w:pStyle w:val="a3"/>
            <w:ind w:left="-241" w:hanging="1"/>
            <w:jc w:val="left"/>
            <w:rPr>
              <w:b/>
              <w:bCs/>
            </w:rPr>
          </w:pPr>
          <w:r>
            <w:rPr>
              <w:b/>
              <w:bCs/>
              <w:noProof/>
              <w:lang w:eastAsia="ru-RU"/>
            </w:rPr>
            <w:drawing>
              <wp:inline distT="0" distB="0" distL="0" distR="0" wp14:anchorId="0071C04A" wp14:editId="26EA8BB6">
                <wp:extent cx="2240329" cy="504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14:paraId="2510918B" w14:textId="463E55C1" w:rsidR="002112EC" w:rsidRPr="00916FAB" w:rsidRDefault="002112EC">
          <w:pPr>
            <w:pStyle w:val="InR1"/>
          </w:pPr>
          <w:r>
            <w:t>Концептуальный дизайн</w:t>
          </w:r>
          <w:r>
            <w:br/>
            <w:t>МТО</w:t>
          </w:r>
          <w:r>
            <w:br/>
          </w:r>
          <w:ins w:id="3266" w:author="SintsovaMA" w:date="2021-02-25T12:22:00Z">
            <w:r w:rsidRPr="00EA025E">
              <w:t>ERP.</w:t>
            </w:r>
            <w:r w:rsidRPr="00971558">
              <w:t>13.9_2_</w:t>
            </w:r>
            <w:r>
              <w:t>61</w:t>
            </w:r>
            <w:r w:rsidRPr="00971558">
              <w:t>_</w:t>
            </w:r>
            <w:r>
              <w:rPr>
                <w:lang w:val="en-US"/>
              </w:rPr>
              <w:t>MM</w:t>
            </w:r>
            <w:r w:rsidRPr="00971558">
              <w:t>_</w:t>
            </w:r>
            <w:r>
              <w:t>Транспортная логистика</w:t>
            </w:r>
          </w:ins>
          <w:del w:id="3267" w:author="SintsovaMA" w:date="2021-02-25T12:22:00Z">
            <w:r w:rsidRPr="00EA025E" w:rsidDel="00351F9C">
              <w:delText>ERP.</w:delText>
            </w:r>
            <w:r w:rsidDel="00351F9C">
              <w:delText>9</w:delText>
            </w:r>
            <w:r w:rsidRPr="00EA025E" w:rsidDel="00351F9C">
              <w:delText>.1.</w:delText>
            </w:r>
            <w:r w:rsidDel="00351F9C">
              <w:delText>61 Транспортная логистика</w:delText>
            </w:r>
          </w:del>
        </w:p>
      </w:tc>
    </w:tr>
    <w:tr w:rsidR="002112EC" w:rsidRPr="00DB4B2F" w14:paraId="26D7C89E" w14:textId="77777777" w:rsidTr="00E30D22">
      <w:trPr>
        <w:cantSplit/>
        <w:trHeight w:val="244"/>
      </w:trPr>
      <w:tc>
        <w:tcPr>
          <w:tcW w:w="3496" w:type="dxa"/>
          <w:vMerge/>
          <w:tcBorders>
            <w:top w:val="nil"/>
            <w:left w:val="nil"/>
            <w:bottom w:val="nil"/>
            <w:right w:val="nil"/>
          </w:tcBorders>
          <w:vAlign w:val="center"/>
        </w:tcPr>
        <w:p w14:paraId="76E8CA10" w14:textId="77777777" w:rsidR="002112EC" w:rsidRDefault="002112EC" w:rsidP="00A54CF5">
          <w:pPr>
            <w:pStyle w:val="a3"/>
            <w:jc w:val="center"/>
          </w:pPr>
        </w:p>
      </w:tc>
      <w:tc>
        <w:tcPr>
          <w:tcW w:w="6716" w:type="dxa"/>
          <w:vMerge/>
          <w:tcBorders>
            <w:top w:val="single" w:sz="8" w:space="0" w:color="auto"/>
            <w:left w:val="nil"/>
            <w:bottom w:val="single" w:sz="8" w:space="0" w:color="FEC816"/>
            <w:right w:val="single" w:sz="8" w:space="0" w:color="FEC816"/>
          </w:tcBorders>
        </w:tcPr>
        <w:p w14:paraId="5B9CBBA6" w14:textId="77777777" w:rsidR="002112EC" w:rsidRPr="000B5B67" w:rsidRDefault="002112EC" w:rsidP="00A54CF5">
          <w:pPr>
            <w:jc w:val="center"/>
            <w:rPr>
              <w:b/>
              <w:bCs/>
            </w:rPr>
          </w:pPr>
        </w:p>
      </w:tc>
    </w:tr>
  </w:tbl>
  <w:p w14:paraId="3F380BCC" w14:textId="77777777" w:rsidR="002112EC" w:rsidRDefault="002112EC">
    <w:pPr>
      <w:pStyle w:val="a3"/>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2112EC" w14:paraId="57267CF6" w14:textId="77777777" w:rsidTr="00E30D22">
      <w:trPr>
        <w:cantSplit/>
        <w:trHeight w:val="244"/>
      </w:trPr>
      <w:tc>
        <w:tcPr>
          <w:tcW w:w="3496" w:type="dxa"/>
          <w:vMerge w:val="restart"/>
          <w:tcBorders>
            <w:top w:val="nil"/>
            <w:left w:val="nil"/>
            <w:bottom w:val="nil"/>
            <w:right w:val="nil"/>
          </w:tcBorders>
          <w:vAlign w:val="center"/>
        </w:tcPr>
        <w:p w14:paraId="233B067D" w14:textId="77777777" w:rsidR="002112EC" w:rsidRDefault="002112EC" w:rsidP="00B307BD">
          <w:pPr>
            <w:pStyle w:val="a3"/>
            <w:ind w:left="-241" w:hanging="1"/>
            <w:jc w:val="left"/>
            <w:rPr>
              <w:b/>
              <w:bCs/>
            </w:rPr>
          </w:pPr>
          <w:r>
            <w:rPr>
              <w:b/>
              <w:bCs/>
              <w:noProof/>
              <w:lang w:eastAsia="ru-RU"/>
            </w:rPr>
            <w:drawing>
              <wp:inline distT="0" distB="0" distL="0" distR="0" wp14:anchorId="0EFE7AC5" wp14:editId="53B898A4">
                <wp:extent cx="2240329" cy="504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14:paraId="2A749FE2" w14:textId="3703E0FB" w:rsidR="002112EC" w:rsidRPr="00916FAB" w:rsidRDefault="002112EC" w:rsidP="004F6241">
          <w:pPr>
            <w:pStyle w:val="InR1"/>
          </w:pPr>
          <w:r>
            <w:t>Концептуальный дизайн</w:t>
          </w:r>
          <w:r>
            <w:br/>
            <w:t>МТО</w:t>
          </w:r>
          <w:r>
            <w:br/>
          </w:r>
          <w:r w:rsidRPr="00EA025E">
            <w:t>ERP.</w:t>
          </w:r>
          <w:del w:id="3268" w:author="SintsovaMA" w:date="2021-02-25T12:21:00Z">
            <w:r w:rsidDel="004F6241">
              <w:delText>9</w:delText>
            </w:r>
          </w:del>
          <w:ins w:id="3269" w:author="SintsovaMA" w:date="2021-02-25T12:21:00Z">
            <w:r w:rsidRPr="004F6241">
              <w:rPr>
                <w:rPrChange w:id="3270" w:author="SintsovaMA" w:date="2021-02-25T12:22:00Z">
                  <w:rPr>
                    <w:lang w:val="en-US"/>
                  </w:rPr>
                </w:rPrChange>
              </w:rPr>
              <w:t>13</w:t>
            </w:r>
          </w:ins>
          <w:ins w:id="3271" w:author="SintsovaMA" w:date="2021-02-25T12:22:00Z">
            <w:r w:rsidRPr="004F6241">
              <w:rPr>
                <w:rPrChange w:id="3272" w:author="SintsovaMA" w:date="2021-02-25T12:22:00Z">
                  <w:rPr>
                    <w:lang w:val="en-US"/>
                  </w:rPr>
                </w:rPrChange>
              </w:rPr>
              <w:t>.9</w:t>
            </w:r>
          </w:ins>
          <w:del w:id="3273" w:author="SintsovaMA" w:date="2021-02-25T12:22:00Z">
            <w:r w:rsidRPr="00EA025E" w:rsidDel="004F6241">
              <w:delText>.1</w:delText>
            </w:r>
          </w:del>
          <w:ins w:id="3274" w:author="SintsovaMA" w:date="2021-02-25T12:22:00Z">
            <w:r w:rsidRPr="004F6241">
              <w:rPr>
                <w:rPrChange w:id="3275" w:author="SintsovaMA" w:date="2021-02-25T12:22:00Z">
                  <w:rPr>
                    <w:lang w:val="en-US"/>
                  </w:rPr>
                </w:rPrChange>
              </w:rPr>
              <w:t>_2_</w:t>
            </w:r>
          </w:ins>
          <w:del w:id="3276" w:author="SintsovaMA" w:date="2021-02-25T12:22:00Z">
            <w:r w:rsidRPr="00EA025E" w:rsidDel="004F6241">
              <w:delText>.</w:delText>
            </w:r>
          </w:del>
          <w:r>
            <w:t>61</w:t>
          </w:r>
          <w:ins w:id="3277" w:author="SintsovaMA" w:date="2021-02-25T12:22:00Z">
            <w:r w:rsidRPr="004F6241">
              <w:rPr>
                <w:rPrChange w:id="3278" w:author="SintsovaMA" w:date="2021-02-25T12:22:00Z">
                  <w:rPr>
                    <w:lang w:val="en-US"/>
                  </w:rPr>
                </w:rPrChange>
              </w:rPr>
              <w:t>_</w:t>
            </w:r>
            <w:r>
              <w:rPr>
                <w:lang w:val="en-US"/>
              </w:rPr>
              <w:t>MM</w:t>
            </w:r>
            <w:r w:rsidRPr="004F6241">
              <w:rPr>
                <w:rPrChange w:id="3279" w:author="SintsovaMA" w:date="2021-02-25T12:22:00Z">
                  <w:rPr>
                    <w:lang w:val="en-US"/>
                  </w:rPr>
                </w:rPrChange>
              </w:rPr>
              <w:t>_</w:t>
            </w:r>
          </w:ins>
          <w:del w:id="3280" w:author="SintsovaMA" w:date="2021-02-25T12:22:00Z">
            <w:r w:rsidDel="004F6241">
              <w:delText xml:space="preserve"> </w:delText>
            </w:r>
          </w:del>
          <w:r>
            <w:t>Транспортная логистика</w:t>
          </w:r>
        </w:p>
      </w:tc>
    </w:tr>
    <w:tr w:rsidR="002112EC" w:rsidRPr="00DB4B2F" w14:paraId="13A95FC9" w14:textId="77777777" w:rsidTr="00E30D22">
      <w:trPr>
        <w:cantSplit/>
        <w:trHeight w:val="244"/>
      </w:trPr>
      <w:tc>
        <w:tcPr>
          <w:tcW w:w="3496" w:type="dxa"/>
          <w:vMerge/>
          <w:tcBorders>
            <w:top w:val="nil"/>
            <w:left w:val="nil"/>
            <w:bottom w:val="nil"/>
            <w:right w:val="nil"/>
          </w:tcBorders>
          <w:vAlign w:val="center"/>
        </w:tcPr>
        <w:p w14:paraId="7A94DDBA" w14:textId="77777777" w:rsidR="002112EC" w:rsidRDefault="002112EC" w:rsidP="00B307BD">
          <w:pPr>
            <w:pStyle w:val="a3"/>
            <w:jc w:val="center"/>
          </w:pPr>
        </w:p>
      </w:tc>
      <w:tc>
        <w:tcPr>
          <w:tcW w:w="6716" w:type="dxa"/>
          <w:vMerge/>
          <w:tcBorders>
            <w:top w:val="single" w:sz="8" w:space="0" w:color="auto"/>
            <w:left w:val="nil"/>
            <w:bottom w:val="single" w:sz="8" w:space="0" w:color="FEC816"/>
            <w:right w:val="single" w:sz="8" w:space="0" w:color="FEC816"/>
          </w:tcBorders>
        </w:tcPr>
        <w:p w14:paraId="3C0B2C25" w14:textId="77777777" w:rsidR="002112EC" w:rsidRPr="000B5B67" w:rsidRDefault="002112EC" w:rsidP="00B307BD">
          <w:pPr>
            <w:jc w:val="center"/>
            <w:rPr>
              <w:b/>
              <w:bCs/>
            </w:rPr>
          </w:pPr>
        </w:p>
      </w:tc>
    </w:tr>
  </w:tbl>
  <w:p w14:paraId="63CC5B6A" w14:textId="77777777" w:rsidR="002112EC" w:rsidRDefault="002112EC" w:rsidP="007200B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50F4F"/>
    <w:multiLevelType w:val="multilevel"/>
    <w:tmpl w:val="A3BAB584"/>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rPr>
        <w:b/>
        <w:i w:val="0"/>
      </w:r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02720203"/>
    <w:multiLevelType w:val="hybridMultilevel"/>
    <w:tmpl w:val="C6E255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2831BD2"/>
    <w:multiLevelType w:val="hybridMultilevel"/>
    <w:tmpl w:val="FA38D6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2DF5AE9"/>
    <w:multiLevelType w:val="hybridMultilevel"/>
    <w:tmpl w:val="EC18F780"/>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4" w15:restartNumberingAfterBreak="0">
    <w:nsid w:val="04AB44CE"/>
    <w:multiLevelType w:val="hybridMultilevel"/>
    <w:tmpl w:val="FD4E2160"/>
    <w:lvl w:ilvl="0" w:tplc="4B904D3A">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5"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6" w15:restartNumberingAfterBreak="0">
    <w:nsid w:val="05DB4D4E"/>
    <w:multiLevelType w:val="hybridMultilevel"/>
    <w:tmpl w:val="E7E619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6C91054"/>
    <w:multiLevelType w:val="hybridMultilevel"/>
    <w:tmpl w:val="4D7297A0"/>
    <w:lvl w:ilvl="0" w:tplc="99560DDC">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06DE2CF4"/>
    <w:multiLevelType w:val="hybridMultilevel"/>
    <w:tmpl w:val="A66C1A3C"/>
    <w:lvl w:ilvl="0" w:tplc="99560DDC">
      <w:start w:val="1"/>
      <w:numFmt w:val="bullet"/>
      <w:lvlText w:val=""/>
      <w:lvlJc w:val="left"/>
      <w:pPr>
        <w:ind w:left="128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6F065D9"/>
    <w:multiLevelType w:val="hybridMultilevel"/>
    <w:tmpl w:val="0ECE36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80A0CE5"/>
    <w:multiLevelType w:val="hybridMultilevel"/>
    <w:tmpl w:val="DEA63498"/>
    <w:lvl w:ilvl="0" w:tplc="E1E4672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09AE097F"/>
    <w:multiLevelType w:val="hybridMultilevel"/>
    <w:tmpl w:val="E39A092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0B0E3F08"/>
    <w:multiLevelType w:val="hybridMultilevel"/>
    <w:tmpl w:val="CEB81C54"/>
    <w:lvl w:ilvl="0" w:tplc="99560DD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E423DF4"/>
    <w:multiLevelType w:val="hybridMultilevel"/>
    <w:tmpl w:val="EA681C4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0F544D98"/>
    <w:multiLevelType w:val="hybridMultilevel"/>
    <w:tmpl w:val="E73ED62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14FB1B85"/>
    <w:multiLevelType w:val="hybridMultilevel"/>
    <w:tmpl w:val="07CEDBF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6" w15:restartNumberingAfterBreak="0">
    <w:nsid w:val="1688259F"/>
    <w:multiLevelType w:val="hybridMultilevel"/>
    <w:tmpl w:val="6B143A7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1AFB3C4F"/>
    <w:multiLevelType w:val="hybridMultilevel"/>
    <w:tmpl w:val="BFD86C2E"/>
    <w:lvl w:ilvl="0" w:tplc="99560DD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1B554DB8"/>
    <w:multiLevelType w:val="hybridMultilevel"/>
    <w:tmpl w:val="965E14C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1BD74F08"/>
    <w:multiLevelType w:val="hybridMultilevel"/>
    <w:tmpl w:val="53CE81DC"/>
    <w:lvl w:ilvl="0" w:tplc="04190001">
      <w:start w:val="1"/>
      <w:numFmt w:val="bullet"/>
      <w:lvlText w:val=""/>
      <w:lvlJc w:val="left"/>
      <w:pPr>
        <w:ind w:left="2007" w:hanging="360"/>
      </w:pPr>
      <w:rPr>
        <w:rFonts w:ascii="Symbol" w:hAnsi="Symbol" w:hint="default"/>
      </w:rPr>
    </w:lvl>
    <w:lvl w:ilvl="1" w:tplc="04190003" w:tentative="1">
      <w:start w:val="1"/>
      <w:numFmt w:val="bullet"/>
      <w:lvlText w:val="o"/>
      <w:lvlJc w:val="left"/>
      <w:pPr>
        <w:ind w:left="2727" w:hanging="360"/>
      </w:pPr>
      <w:rPr>
        <w:rFonts w:ascii="Courier New" w:hAnsi="Courier New" w:cs="Courier New" w:hint="default"/>
      </w:rPr>
    </w:lvl>
    <w:lvl w:ilvl="2" w:tplc="04190005" w:tentative="1">
      <w:start w:val="1"/>
      <w:numFmt w:val="bullet"/>
      <w:lvlText w:val=""/>
      <w:lvlJc w:val="left"/>
      <w:pPr>
        <w:ind w:left="3447" w:hanging="360"/>
      </w:pPr>
      <w:rPr>
        <w:rFonts w:ascii="Wingdings" w:hAnsi="Wingdings" w:hint="default"/>
      </w:rPr>
    </w:lvl>
    <w:lvl w:ilvl="3" w:tplc="04190001" w:tentative="1">
      <w:start w:val="1"/>
      <w:numFmt w:val="bullet"/>
      <w:lvlText w:val=""/>
      <w:lvlJc w:val="left"/>
      <w:pPr>
        <w:ind w:left="4167" w:hanging="360"/>
      </w:pPr>
      <w:rPr>
        <w:rFonts w:ascii="Symbol" w:hAnsi="Symbol" w:hint="default"/>
      </w:rPr>
    </w:lvl>
    <w:lvl w:ilvl="4" w:tplc="04190003" w:tentative="1">
      <w:start w:val="1"/>
      <w:numFmt w:val="bullet"/>
      <w:lvlText w:val="o"/>
      <w:lvlJc w:val="left"/>
      <w:pPr>
        <w:ind w:left="4887" w:hanging="360"/>
      </w:pPr>
      <w:rPr>
        <w:rFonts w:ascii="Courier New" w:hAnsi="Courier New" w:cs="Courier New" w:hint="default"/>
      </w:rPr>
    </w:lvl>
    <w:lvl w:ilvl="5" w:tplc="04190005" w:tentative="1">
      <w:start w:val="1"/>
      <w:numFmt w:val="bullet"/>
      <w:lvlText w:val=""/>
      <w:lvlJc w:val="left"/>
      <w:pPr>
        <w:ind w:left="5607" w:hanging="360"/>
      </w:pPr>
      <w:rPr>
        <w:rFonts w:ascii="Wingdings" w:hAnsi="Wingdings" w:hint="default"/>
      </w:rPr>
    </w:lvl>
    <w:lvl w:ilvl="6" w:tplc="04190001" w:tentative="1">
      <w:start w:val="1"/>
      <w:numFmt w:val="bullet"/>
      <w:lvlText w:val=""/>
      <w:lvlJc w:val="left"/>
      <w:pPr>
        <w:ind w:left="6327" w:hanging="360"/>
      </w:pPr>
      <w:rPr>
        <w:rFonts w:ascii="Symbol" w:hAnsi="Symbol" w:hint="default"/>
      </w:rPr>
    </w:lvl>
    <w:lvl w:ilvl="7" w:tplc="04190003" w:tentative="1">
      <w:start w:val="1"/>
      <w:numFmt w:val="bullet"/>
      <w:lvlText w:val="o"/>
      <w:lvlJc w:val="left"/>
      <w:pPr>
        <w:ind w:left="7047" w:hanging="360"/>
      </w:pPr>
      <w:rPr>
        <w:rFonts w:ascii="Courier New" w:hAnsi="Courier New" w:cs="Courier New" w:hint="default"/>
      </w:rPr>
    </w:lvl>
    <w:lvl w:ilvl="8" w:tplc="04190005" w:tentative="1">
      <w:start w:val="1"/>
      <w:numFmt w:val="bullet"/>
      <w:lvlText w:val=""/>
      <w:lvlJc w:val="left"/>
      <w:pPr>
        <w:ind w:left="7767" w:hanging="360"/>
      </w:pPr>
      <w:rPr>
        <w:rFonts w:ascii="Wingdings" w:hAnsi="Wingdings" w:hint="default"/>
      </w:rPr>
    </w:lvl>
  </w:abstractNum>
  <w:abstractNum w:abstractNumId="20" w15:restartNumberingAfterBreak="0">
    <w:nsid w:val="1C5513A7"/>
    <w:multiLevelType w:val="hybridMultilevel"/>
    <w:tmpl w:val="1E0AB48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1" w15:restartNumberingAfterBreak="0">
    <w:nsid w:val="1F663755"/>
    <w:multiLevelType w:val="hybridMultilevel"/>
    <w:tmpl w:val="C99E5D6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1F9B3DC2"/>
    <w:multiLevelType w:val="hybridMultilevel"/>
    <w:tmpl w:val="F4DC49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1FAC470B"/>
    <w:multiLevelType w:val="hybridMultilevel"/>
    <w:tmpl w:val="63089858"/>
    <w:lvl w:ilvl="0" w:tplc="99560DD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1FF35B8C"/>
    <w:multiLevelType w:val="hybridMultilevel"/>
    <w:tmpl w:val="738E6A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2055245A"/>
    <w:multiLevelType w:val="multilevel"/>
    <w:tmpl w:val="A4340714"/>
    <w:lvl w:ilvl="0">
      <w:start w:val="1"/>
      <w:numFmt w:val="decimal"/>
      <w:pStyle w:val="2"/>
      <w:lvlText w:val="%1."/>
      <w:lvlJc w:val="left"/>
      <w:pPr>
        <w:ind w:left="360" w:hanging="360"/>
      </w:pPr>
      <w:rPr>
        <w:rFonts w:hint="default"/>
      </w:rPr>
    </w:lvl>
    <w:lvl w:ilvl="1">
      <w:start w:val="1"/>
      <w:numFmt w:val="decimal"/>
      <w:pStyle w:val="13"/>
      <w:suff w:val="space"/>
      <w:lvlText w:val="%1.%2."/>
      <w:lvlJc w:val="left"/>
      <w:pPr>
        <w:ind w:left="0" w:firstLine="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val="ru-RU"/>
        <w:specVanish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4C42C72"/>
    <w:multiLevelType w:val="hybridMultilevel"/>
    <w:tmpl w:val="8C2E561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7" w15:restartNumberingAfterBreak="0">
    <w:nsid w:val="26DA3C72"/>
    <w:multiLevelType w:val="hybridMultilevel"/>
    <w:tmpl w:val="2E002B7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8" w15:restartNumberingAfterBreak="0">
    <w:nsid w:val="29277EA9"/>
    <w:multiLevelType w:val="hybridMultilevel"/>
    <w:tmpl w:val="C5700D4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9" w15:restartNumberingAfterBreak="0">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2BB91946"/>
    <w:multiLevelType w:val="hybridMultilevel"/>
    <w:tmpl w:val="74B601D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1" w15:restartNumberingAfterBreak="0">
    <w:nsid w:val="2BD418F2"/>
    <w:multiLevelType w:val="hybridMultilevel"/>
    <w:tmpl w:val="4D0E9A2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2" w15:restartNumberingAfterBreak="0">
    <w:nsid w:val="2D710F10"/>
    <w:multiLevelType w:val="hybridMultilevel"/>
    <w:tmpl w:val="2FFAD3F6"/>
    <w:lvl w:ilvl="0" w:tplc="04190001">
      <w:start w:val="1"/>
      <w:numFmt w:val="bullet"/>
      <w:lvlText w:val=""/>
      <w:lvlJc w:val="left"/>
      <w:pPr>
        <w:ind w:left="1495"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33" w15:restartNumberingAfterBreak="0">
    <w:nsid w:val="2E093F55"/>
    <w:multiLevelType w:val="multilevel"/>
    <w:tmpl w:val="AB2C460E"/>
    <w:lvl w:ilvl="0">
      <w:start w:val="1"/>
      <w:numFmt w:val="decimal"/>
      <w:lvlText w:val="%1."/>
      <w:lvlJc w:val="left"/>
      <w:pPr>
        <w:ind w:left="780" w:hanging="780"/>
      </w:pPr>
      <w:rPr>
        <w:rFonts w:hint="default"/>
      </w:rPr>
    </w:lvl>
    <w:lvl w:ilvl="1">
      <w:start w:val="1"/>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2E6A4B1D"/>
    <w:multiLevelType w:val="hybridMultilevel"/>
    <w:tmpl w:val="92DA519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5" w15:restartNumberingAfterBreak="0">
    <w:nsid w:val="2E831E69"/>
    <w:multiLevelType w:val="hybridMultilevel"/>
    <w:tmpl w:val="B04CD6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2F2276C9"/>
    <w:multiLevelType w:val="hybridMultilevel"/>
    <w:tmpl w:val="B46059D0"/>
    <w:lvl w:ilvl="0" w:tplc="04190003">
      <w:start w:val="1"/>
      <w:numFmt w:val="bullet"/>
      <w:lvlText w:val="o"/>
      <w:lvlJc w:val="left"/>
      <w:pPr>
        <w:ind w:left="2148" w:hanging="360"/>
      </w:pPr>
      <w:rPr>
        <w:rFonts w:ascii="Courier New" w:hAnsi="Courier New" w:cs="Courier New"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37" w15:restartNumberingAfterBreak="0">
    <w:nsid w:val="300F6093"/>
    <w:multiLevelType w:val="hybridMultilevel"/>
    <w:tmpl w:val="69EAA4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31F42131"/>
    <w:multiLevelType w:val="hybridMultilevel"/>
    <w:tmpl w:val="3D926B9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9" w15:restartNumberingAfterBreak="0">
    <w:nsid w:val="3296723C"/>
    <w:multiLevelType w:val="hybridMultilevel"/>
    <w:tmpl w:val="764A5826"/>
    <w:lvl w:ilvl="0" w:tplc="99560DD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35C914A7"/>
    <w:multiLevelType w:val="hybridMultilevel"/>
    <w:tmpl w:val="E77AC49C"/>
    <w:lvl w:ilvl="0" w:tplc="99560DD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368E14B0"/>
    <w:multiLevelType w:val="hybridMultilevel"/>
    <w:tmpl w:val="98940D7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37987150"/>
    <w:multiLevelType w:val="hybridMultilevel"/>
    <w:tmpl w:val="9B4642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386F2763"/>
    <w:multiLevelType w:val="hybridMultilevel"/>
    <w:tmpl w:val="5EAED35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4" w15:restartNumberingAfterBreak="0">
    <w:nsid w:val="39E82D22"/>
    <w:multiLevelType w:val="hybridMultilevel"/>
    <w:tmpl w:val="6C50D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3C6F29D8"/>
    <w:multiLevelType w:val="hybridMultilevel"/>
    <w:tmpl w:val="D8D29102"/>
    <w:lvl w:ilvl="0" w:tplc="99560DD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3D0C3F6E"/>
    <w:multiLevelType w:val="hybridMultilevel"/>
    <w:tmpl w:val="55AE8242"/>
    <w:lvl w:ilvl="0" w:tplc="DDA22074">
      <w:start w:val="1"/>
      <w:numFmt w:val="decimal"/>
      <w:lvlText w:val="%1."/>
      <w:lvlJc w:val="left"/>
      <w:pPr>
        <w:ind w:left="1854" w:hanging="360"/>
      </w:pPr>
      <w:rPr>
        <w:rFonts w:hint="default"/>
      </w:r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47" w15:restartNumberingAfterBreak="0">
    <w:nsid w:val="3D453778"/>
    <w:multiLevelType w:val="hybridMultilevel"/>
    <w:tmpl w:val="8118E3B6"/>
    <w:lvl w:ilvl="0" w:tplc="99560DD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8" w15:restartNumberingAfterBreak="0">
    <w:nsid w:val="3E161133"/>
    <w:multiLevelType w:val="hybridMultilevel"/>
    <w:tmpl w:val="E98AD0B2"/>
    <w:lvl w:ilvl="0" w:tplc="99560DD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3E811032"/>
    <w:multiLevelType w:val="hybridMultilevel"/>
    <w:tmpl w:val="0696E3D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0" w15:restartNumberingAfterBreak="0">
    <w:nsid w:val="3E824AEA"/>
    <w:multiLevelType w:val="multilevel"/>
    <w:tmpl w:val="020622D4"/>
    <w:lvl w:ilvl="0">
      <w:start w:val="1"/>
      <w:numFmt w:val="decimal"/>
      <w:pStyle w:val="vt"/>
      <w:suff w:val="space"/>
      <w:lvlText w:val="Таблица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1" w15:restartNumberingAfterBreak="0">
    <w:nsid w:val="3EA32A2D"/>
    <w:multiLevelType w:val="hybridMultilevel"/>
    <w:tmpl w:val="34E6BA2C"/>
    <w:lvl w:ilvl="0" w:tplc="6E08A01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2" w15:restartNumberingAfterBreak="0">
    <w:nsid w:val="403F6AAB"/>
    <w:multiLevelType w:val="hybridMultilevel"/>
    <w:tmpl w:val="EF7630A4"/>
    <w:lvl w:ilvl="0" w:tplc="99560DD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3" w15:restartNumberingAfterBreak="0">
    <w:nsid w:val="405A75FC"/>
    <w:multiLevelType w:val="hybridMultilevel"/>
    <w:tmpl w:val="21B8E9BE"/>
    <w:lvl w:ilvl="0" w:tplc="04190001">
      <w:start w:val="1"/>
      <w:numFmt w:val="bullet"/>
      <w:lvlText w:val=""/>
      <w:lvlJc w:val="left"/>
      <w:pPr>
        <w:ind w:left="2214" w:hanging="360"/>
      </w:pPr>
      <w:rPr>
        <w:rFonts w:ascii="Symbol" w:hAnsi="Symbol" w:hint="default"/>
      </w:rPr>
    </w:lvl>
    <w:lvl w:ilvl="1" w:tplc="04190003" w:tentative="1">
      <w:start w:val="1"/>
      <w:numFmt w:val="bullet"/>
      <w:lvlText w:val="o"/>
      <w:lvlJc w:val="left"/>
      <w:pPr>
        <w:ind w:left="2934" w:hanging="360"/>
      </w:pPr>
      <w:rPr>
        <w:rFonts w:ascii="Courier New" w:hAnsi="Courier New" w:cs="Courier New" w:hint="default"/>
      </w:rPr>
    </w:lvl>
    <w:lvl w:ilvl="2" w:tplc="04190005" w:tentative="1">
      <w:start w:val="1"/>
      <w:numFmt w:val="bullet"/>
      <w:lvlText w:val=""/>
      <w:lvlJc w:val="left"/>
      <w:pPr>
        <w:ind w:left="3654" w:hanging="360"/>
      </w:pPr>
      <w:rPr>
        <w:rFonts w:ascii="Wingdings" w:hAnsi="Wingdings" w:hint="default"/>
      </w:rPr>
    </w:lvl>
    <w:lvl w:ilvl="3" w:tplc="04190001" w:tentative="1">
      <w:start w:val="1"/>
      <w:numFmt w:val="bullet"/>
      <w:lvlText w:val=""/>
      <w:lvlJc w:val="left"/>
      <w:pPr>
        <w:ind w:left="4374" w:hanging="360"/>
      </w:pPr>
      <w:rPr>
        <w:rFonts w:ascii="Symbol" w:hAnsi="Symbol" w:hint="default"/>
      </w:rPr>
    </w:lvl>
    <w:lvl w:ilvl="4" w:tplc="04190003" w:tentative="1">
      <w:start w:val="1"/>
      <w:numFmt w:val="bullet"/>
      <w:lvlText w:val="o"/>
      <w:lvlJc w:val="left"/>
      <w:pPr>
        <w:ind w:left="5094" w:hanging="360"/>
      </w:pPr>
      <w:rPr>
        <w:rFonts w:ascii="Courier New" w:hAnsi="Courier New" w:cs="Courier New" w:hint="default"/>
      </w:rPr>
    </w:lvl>
    <w:lvl w:ilvl="5" w:tplc="04190005" w:tentative="1">
      <w:start w:val="1"/>
      <w:numFmt w:val="bullet"/>
      <w:lvlText w:val=""/>
      <w:lvlJc w:val="left"/>
      <w:pPr>
        <w:ind w:left="5814" w:hanging="360"/>
      </w:pPr>
      <w:rPr>
        <w:rFonts w:ascii="Wingdings" w:hAnsi="Wingdings" w:hint="default"/>
      </w:rPr>
    </w:lvl>
    <w:lvl w:ilvl="6" w:tplc="04190001" w:tentative="1">
      <w:start w:val="1"/>
      <w:numFmt w:val="bullet"/>
      <w:lvlText w:val=""/>
      <w:lvlJc w:val="left"/>
      <w:pPr>
        <w:ind w:left="6534" w:hanging="360"/>
      </w:pPr>
      <w:rPr>
        <w:rFonts w:ascii="Symbol" w:hAnsi="Symbol" w:hint="default"/>
      </w:rPr>
    </w:lvl>
    <w:lvl w:ilvl="7" w:tplc="04190003" w:tentative="1">
      <w:start w:val="1"/>
      <w:numFmt w:val="bullet"/>
      <w:lvlText w:val="o"/>
      <w:lvlJc w:val="left"/>
      <w:pPr>
        <w:ind w:left="7254" w:hanging="360"/>
      </w:pPr>
      <w:rPr>
        <w:rFonts w:ascii="Courier New" w:hAnsi="Courier New" w:cs="Courier New" w:hint="default"/>
      </w:rPr>
    </w:lvl>
    <w:lvl w:ilvl="8" w:tplc="04190005" w:tentative="1">
      <w:start w:val="1"/>
      <w:numFmt w:val="bullet"/>
      <w:lvlText w:val=""/>
      <w:lvlJc w:val="left"/>
      <w:pPr>
        <w:ind w:left="7974" w:hanging="360"/>
      </w:pPr>
      <w:rPr>
        <w:rFonts w:ascii="Wingdings" w:hAnsi="Wingdings" w:hint="default"/>
      </w:rPr>
    </w:lvl>
  </w:abstractNum>
  <w:abstractNum w:abstractNumId="54" w15:restartNumberingAfterBreak="0">
    <w:nsid w:val="421C723E"/>
    <w:multiLevelType w:val="hybridMultilevel"/>
    <w:tmpl w:val="00ECC5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43C821CF"/>
    <w:multiLevelType w:val="hybridMultilevel"/>
    <w:tmpl w:val="588C52EC"/>
    <w:lvl w:ilvl="0" w:tplc="04190001">
      <w:start w:val="1"/>
      <w:numFmt w:val="bullet"/>
      <w:lvlText w:val=""/>
      <w:lvlJc w:val="left"/>
      <w:pPr>
        <w:ind w:left="2214" w:hanging="360"/>
      </w:pPr>
      <w:rPr>
        <w:rFonts w:ascii="Symbol" w:hAnsi="Symbol" w:hint="default"/>
      </w:rPr>
    </w:lvl>
    <w:lvl w:ilvl="1" w:tplc="04190003" w:tentative="1">
      <w:start w:val="1"/>
      <w:numFmt w:val="bullet"/>
      <w:lvlText w:val="o"/>
      <w:lvlJc w:val="left"/>
      <w:pPr>
        <w:ind w:left="2934" w:hanging="360"/>
      </w:pPr>
      <w:rPr>
        <w:rFonts w:ascii="Courier New" w:hAnsi="Courier New" w:cs="Courier New" w:hint="default"/>
      </w:rPr>
    </w:lvl>
    <w:lvl w:ilvl="2" w:tplc="04190005" w:tentative="1">
      <w:start w:val="1"/>
      <w:numFmt w:val="bullet"/>
      <w:lvlText w:val=""/>
      <w:lvlJc w:val="left"/>
      <w:pPr>
        <w:ind w:left="3654" w:hanging="360"/>
      </w:pPr>
      <w:rPr>
        <w:rFonts w:ascii="Wingdings" w:hAnsi="Wingdings" w:hint="default"/>
      </w:rPr>
    </w:lvl>
    <w:lvl w:ilvl="3" w:tplc="04190001" w:tentative="1">
      <w:start w:val="1"/>
      <w:numFmt w:val="bullet"/>
      <w:lvlText w:val=""/>
      <w:lvlJc w:val="left"/>
      <w:pPr>
        <w:ind w:left="4374" w:hanging="360"/>
      </w:pPr>
      <w:rPr>
        <w:rFonts w:ascii="Symbol" w:hAnsi="Symbol" w:hint="default"/>
      </w:rPr>
    </w:lvl>
    <w:lvl w:ilvl="4" w:tplc="04190003" w:tentative="1">
      <w:start w:val="1"/>
      <w:numFmt w:val="bullet"/>
      <w:lvlText w:val="o"/>
      <w:lvlJc w:val="left"/>
      <w:pPr>
        <w:ind w:left="5094" w:hanging="360"/>
      </w:pPr>
      <w:rPr>
        <w:rFonts w:ascii="Courier New" w:hAnsi="Courier New" w:cs="Courier New" w:hint="default"/>
      </w:rPr>
    </w:lvl>
    <w:lvl w:ilvl="5" w:tplc="04190005" w:tentative="1">
      <w:start w:val="1"/>
      <w:numFmt w:val="bullet"/>
      <w:lvlText w:val=""/>
      <w:lvlJc w:val="left"/>
      <w:pPr>
        <w:ind w:left="5814" w:hanging="360"/>
      </w:pPr>
      <w:rPr>
        <w:rFonts w:ascii="Wingdings" w:hAnsi="Wingdings" w:hint="default"/>
      </w:rPr>
    </w:lvl>
    <w:lvl w:ilvl="6" w:tplc="04190001" w:tentative="1">
      <w:start w:val="1"/>
      <w:numFmt w:val="bullet"/>
      <w:lvlText w:val=""/>
      <w:lvlJc w:val="left"/>
      <w:pPr>
        <w:ind w:left="6534" w:hanging="360"/>
      </w:pPr>
      <w:rPr>
        <w:rFonts w:ascii="Symbol" w:hAnsi="Symbol" w:hint="default"/>
      </w:rPr>
    </w:lvl>
    <w:lvl w:ilvl="7" w:tplc="04190003" w:tentative="1">
      <w:start w:val="1"/>
      <w:numFmt w:val="bullet"/>
      <w:lvlText w:val="o"/>
      <w:lvlJc w:val="left"/>
      <w:pPr>
        <w:ind w:left="7254" w:hanging="360"/>
      </w:pPr>
      <w:rPr>
        <w:rFonts w:ascii="Courier New" w:hAnsi="Courier New" w:cs="Courier New" w:hint="default"/>
      </w:rPr>
    </w:lvl>
    <w:lvl w:ilvl="8" w:tplc="04190005" w:tentative="1">
      <w:start w:val="1"/>
      <w:numFmt w:val="bullet"/>
      <w:lvlText w:val=""/>
      <w:lvlJc w:val="left"/>
      <w:pPr>
        <w:ind w:left="7974" w:hanging="360"/>
      </w:pPr>
      <w:rPr>
        <w:rFonts w:ascii="Wingdings" w:hAnsi="Wingdings" w:hint="default"/>
      </w:rPr>
    </w:lvl>
  </w:abstractNum>
  <w:abstractNum w:abstractNumId="56" w15:restartNumberingAfterBreak="0">
    <w:nsid w:val="441C16D1"/>
    <w:multiLevelType w:val="hybridMultilevel"/>
    <w:tmpl w:val="0C84A0E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7" w15:restartNumberingAfterBreak="0">
    <w:nsid w:val="46EA353D"/>
    <w:multiLevelType w:val="hybridMultilevel"/>
    <w:tmpl w:val="4A3E9A6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8" w15:restartNumberingAfterBreak="0">
    <w:nsid w:val="478A29CD"/>
    <w:multiLevelType w:val="hybridMultilevel"/>
    <w:tmpl w:val="8AF68B8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9" w15:restartNumberingAfterBreak="0">
    <w:nsid w:val="47C87EAC"/>
    <w:multiLevelType w:val="hybridMultilevel"/>
    <w:tmpl w:val="DCDA485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0" w15:restartNumberingAfterBreak="0">
    <w:nsid w:val="47CC230C"/>
    <w:multiLevelType w:val="hybridMultilevel"/>
    <w:tmpl w:val="72DAB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49D53B65"/>
    <w:multiLevelType w:val="hybridMultilevel"/>
    <w:tmpl w:val="C032C29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2" w15:restartNumberingAfterBreak="0">
    <w:nsid w:val="4A05773D"/>
    <w:multiLevelType w:val="hybridMultilevel"/>
    <w:tmpl w:val="A5D8CAF8"/>
    <w:lvl w:ilvl="0" w:tplc="A4A82C2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3" w15:restartNumberingAfterBreak="0">
    <w:nsid w:val="4A184734"/>
    <w:multiLevelType w:val="hybridMultilevel"/>
    <w:tmpl w:val="CF9417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4BCA48C9"/>
    <w:multiLevelType w:val="hybridMultilevel"/>
    <w:tmpl w:val="127445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5" w15:restartNumberingAfterBreak="0">
    <w:nsid w:val="4CE82FF5"/>
    <w:multiLevelType w:val="hybridMultilevel"/>
    <w:tmpl w:val="2E3C23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4CEB186E"/>
    <w:multiLevelType w:val="multilevel"/>
    <w:tmpl w:val="4A728996"/>
    <w:lvl w:ilvl="0">
      <w:start w:val="1"/>
      <w:numFmt w:val="decimal"/>
      <w:pStyle w:val="S1"/>
      <w:lvlText w:val="%1."/>
      <w:lvlJc w:val="left"/>
      <w:pPr>
        <w:ind w:left="360" w:hanging="360"/>
      </w:pPr>
      <w:rPr>
        <w:rFonts w:hint="default"/>
      </w:rPr>
    </w:lvl>
    <w:lvl w:ilvl="1">
      <w:start w:val="1"/>
      <w:numFmt w:val="decimal"/>
      <w:pStyle w:val="S20"/>
      <w:lvlText w:val="%1.%2"/>
      <w:lvlJc w:val="left"/>
      <w:pPr>
        <w:tabs>
          <w:tab w:val="num" w:pos="576"/>
        </w:tabs>
        <w:ind w:left="576" w:hanging="576"/>
      </w:pPr>
      <w:rPr>
        <w:rFonts w:hint="default"/>
      </w:rPr>
    </w:lvl>
    <w:lvl w:ilvl="2">
      <w:start w:val="1"/>
      <w:numFmt w:val="decimal"/>
      <w:pStyle w:val="S3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7" w15:restartNumberingAfterBreak="0">
    <w:nsid w:val="4D393E09"/>
    <w:multiLevelType w:val="hybridMultilevel"/>
    <w:tmpl w:val="42D8D63A"/>
    <w:lvl w:ilvl="0" w:tplc="99560DD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8" w15:restartNumberingAfterBreak="0">
    <w:nsid w:val="4D947296"/>
    <w:multiLevelType w:val="hybridMultilevel"/>
    <w:tmpl w:val="86CA9D36"/>
    <w:lvl w:ilvl="0" w:tplc="AAD40DD4">
      <w:start w:val="1"/>
      <w:numFmt w:val="bullet"/>
      <w:lvlText w:val="•"/>
      <w:lvlJc w:val="left"/>
      <w:pPr>
        <w:tabs>
          <w:tab w:val="num" w:pos="720"/>
        </w:tabs>
        <w:ind w:left="720" w:hanging="360"/>
      </w:pPr>
      <w:rPr>
        <w:rFonts w:ascii="Arial" w:hAnsi="Arial" w:hint="default"/>
      </w:rPr>
    </w:lvl>
    <w:lvl w:ilvl="1" w:tplc="F5D45292" w:tentative="1">
      <w:start w:val="1"/>
      <w:numFmt w:val="bullet"/>
      <w:lvlText w:val="•"/>
      <w:lvlJc w:val="left"/>
      <w:pPr>
        <w:tabs>
          <w:tab w:val="num" w:pos="1440"/>
        </w:tabs>
        <w:ind w:left="1440" w:hanging="360"/>
      </w:pPr>
      <w:rPr>
        <w:rFonts w:ascii="Arial" w:hAnsi="Arial" w:hint="default"/>
      </w:rPr>
    </w:lvl>
    <w:lvl w:ilvl="2" w:tplc="3CEC9454" w:tentative="1">
      <w:start w:val="1"/>
      <w:numFmt w:val="bullet"/>
      <w:lvlText w:val="•"/>
      <w:lvlJc w:val="left"/>
      <w:pPr>
        <w:tabs>
          <w:tab w:val="num" w:pos="2160"/>
        </w:tabs>
        <w:ind w:left="2160" w:hanging="360"/>
      </w:pPr>
      <w:rPr>
        <w:rFonts w:ascii="Arial" w:hAnsi="Arial" w:hint="default"/>
      </w:rPr>
    </w:lvl>
    <w:lvl w:ilvl="3" w:tplc="D8A6E700" w:tentative="1">
      <w:start w:val="1"/>
      <w:numFmt w:val="bullet"/>
      <w:lvlText w:val="•"/>
      <w:lvlJc w:val="left"/>
      <w:pPr>
        <w:tabs>
          <w:tab w:val="num" w:pos="2880"/>
        </w:tabs>
        <w:ind w:left="2880" w:hanging="360"/>
      </w:pPr>
      <w:rPr>
        <w:rFonts w:ascii="Arial" w:hAnsi="Arial" w:hint="default"/>
      </w:rPr>
    </w:lvl>
    <w:lvl w:ilvl="4" w:tplc="7CA06D7C" w:tentative="1">
      <w:start w:val="1"/>
      <w:numFmt w:val="bullet"/>
      <w:lvlText w:val="•"/>
      <w:lvlJc w:val="left"/>
      <w:pPr>
        <w:tabs>
          <w:tab w:val="num" w:pos="3600"/>
        </w:tabs>
        <w:ind w:left="3600" w:hanging="360"/>
      </w:pPr>
      <w:rPr>
        <w:rFonts w:ascii="Arial" w:hAnsi="Arial" w:hint="default"/>
      </w:rPr>
    </w:lvl>
    <w:lvl w:ilvl="5" w:tplc="8832616C" w:tentative="1">
      <w:start w:val="1"/>
      <w:numFmt w:val="bullet"/>
      <w:lvlText w:val="•"/>
      <w:lvlJc w:val="left"/>
      <w:pPr>
        <w:tabs>
          <w:tab w:val="num" w:pos="4320"/>
        </w:tabs>
        <w:ind w:left="4320" w:hanging="360"/>
      </w:pPr>
      <w:rPr>
        <w:rFonts w:ascii="Arial" w:hAnsi="Arial" w:hint="default"/>
      </w:rPr>
    </w:lvl>
    <w:lvl w:ilvl="6" w:tplc="C4104A2A" w:tentative="1">
      <w:start w:val="1"/>
      <w:numFmt w:val="bullet"/>
      <w:lvlText w:val="•"/>
      <w:lvlJc w:val="left"/>
      <w:pPr>
        <w:tabs>
          <w:tab w:val="num" w:pos="5040"/>
        </w:tabs>
        <w:ind w:left="5040" w:hanging="360"/>
      </w:pPr>
      <w:rPr>
        <w:rFonts w:ascii="Arial" w:hAnsi="Arial" w:hint="default"/>
      </w:rPr>
    </w:lvl>
    <w:lvl w:ilvl="7" w:tplc="929CFAEC" w:tentative="1">
      <w:start w:val="1"/>
      <w:numFmt w:val="bullet"/>
      <w:lvlText w:val="•"/>
      <w:lvlJc w:val="left"/>
      <w:pPr>
        <w:tabs>
          <w:tab w:val="num" w:pos="5760"/>
        </w:tabs>
        <w:ind w:left="5760" w:hanging="360"/>
      </w:pPr>
      <w:rPr>
        <w:rFonts w:ascii="Arial" w:hAnsi="Arial" w:hint="default"/>
      </w:rPr>
    </w:lvl>
    <w:lvl w:ilvl="8" w:tplc="D07A9122"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4DC55212"/>
    <w:multiLevelType w:val="hybridMultilevel"/>
    <w:tmpl w:val="19E49C48"/>
    <w:lvl w:ilvl="0" w:tplc="0A74556A">
      <w:start w:val="1"/>
      <w:numFmt w:val="decimal"/>
      <w:lvlText w:val="%1."/>
      <w:lvlJc w:val="left"/>
      <w:pPr>
        <w:ind w:left="1647" w:hanging="360"/>
      </w:pPr>
      <w:rPr>
        <w:rFonts w:hint="default"/>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70" w15:restartNumberingAfterBreak="0">
    <w:nsid w:val="4E0017B0"/>
    <w:multiLevelType w:val="hybridMultilevel"/>
    <w:tmpl w:val="E42024C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1" w15:restartNumberingAfterBreak="0">
    <w:nsid w:val="4F995B00"/>
    <w:multiLevelType w:val="hybridMultilevel"/>
    <w:tmpl w:val="93EAF5D4"/>
    <w:lvl w:ilvl="0" w:tplc="99560DD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514E5696"/>
    <w:multiLevelType w:val="hybridMultilevel"/>
    <w:tmpl w:val="E6C6C72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3" w15:restartNumberingAfterBreak="0">
    <w:nsid w:val="5199197B"/>
    <w:multiLevelType w:val="hybridMultilevel"/>
    <w:tmpl w:val="040ED1D6"/>
    <w:lvl w:ilvl="0" w:tplc="99560DD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56C213C6"/>
    <w:multiLevelType w:val="hybridMultilevel"/>
    <w:tmpl w:val="A00C84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6" w15:restartNumberingAfterBreak="0">
    <w:nsid w:val="58D70BB3"/>
    <w:multiLevelType w:val="multilevel"/>
    <w:tmpl w:val="901865EA"/>
    <w:lvl w:ilvl="0">
      <w:start w:val="1"/>
      <w:numFmt w:val="decimal"/>
      <w:pStyle w:val="10"/>
      <w:lvlText w:val="%1."/>
      <w:lvlJc w:val="left"/>
      <w:pPr>
        <w:ind w:left="360" w:hanging="360"/>
      </w:pPr>
      <w:rPr>
        <w:rFonts w:hint="default"/>
        <w:b/>
        <w:i w:val="0"/>
        <w:color w:val="auto"/>
      </w:rPr>
    </w:lvl>
    <w:lvl w:ilvl="1">
      <w:start w:val="1"/>
      <w:numFmt w:val="decimal"/>
      <w:pStyle w:val="20"/>
      <w:lvlText w:val="%1.%2."/>
      <w:lvlJc w:val="left"/>
      <w:pPr>
        <w:ind w:left="792" w:hanging="432"/>
      </w:pPr>
      <w:rPr>
        <w:rFonts w:hint="default"/>
        <w:b/>
        <w:i w:val="0"/>
      </w:rPr>
    </w:lvl>
    <w:lvl w:ilvl="2">
      <w:start w:val="1"/>
      <w:numFmt w:val="decimal"/>
      <w:pStyle w:val="3"/>
      <w:lvlText w:val="%1.%2.%3."/>
      <w:lvlJc w:val="left"/>
      <w:pPr>
        <w:ind w:left="1224" w:hanging="504"/>
      </w:pPr>
      <w:rPr>
        <w:rFonts w:hint="default"/>
      </w:rPr>
    </w:lvl>
    <w:lvl w:ilvl="3">
      <w:start w:val="1"/>
      <w:numFmt w:val="decimal"/>
      <w:pStyle w:val="40"/>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58EB03C1"/>
    <w:multiLevelType w:val="hybridMultilevel"/>
    <w:tmpl w:val="34E6BA2C"/>
    <w:lvl w:ilvl="0" w:tplc="6E08A01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8" w15:restartNumberingAfterBreak="0">
    <w:nsid w:val="59AE20AE"/>
    <w:multiLevelType w:val="hybridMultilevel"/>
    <w:tmpl w:val="CEEA9A6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9" w15:restartNumberingAfterBreak="0">
    <w:nsid w:val="59B010ED"/>
    <w:multiLevelType w:val="hybridMultilevel"/>
    <w:tmpl w:val="F9109C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59B707E2"/>
    <w:multiLevelType w:val="hybridMultilevel"/>
    <w:tmpl w:val="3E3277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15:restartNumberingAfterBreak="0">
    <w:nsid w:val="5B4122FE"/>
    <w:multiLevelType w:val="hybridMultilevel"/>
    <w:tmpl w:val="3DA2E3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15:restartNumberingAfterBreak="0">
    <w:nsid w:val="5B535636"/>
    <w:multiLevelType w:val="hybridMultilevel"/>
    <w:tmpl w:val="1E82BD6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3" w15:restartNumberingAfterBreak="0">
    <w:nsid w:val="5C5D32EE"/>
    <w:multiLevelType w:val="hybridMultilevel"/>
    <w:tmpl w:val="411C30F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4" w15:restartNumberingAfterBreak="0">
    <w:nsid w:val="5F685ABE"/>
    <w:multiLevelType w:val="hybridMultilevel"/>
    <w:tmpl w:val="996E9854"/>
    <w:lvl w:ilvl="0" w:tplc="4DF4DA5C">
      <w:start w:val="1"/>
      <w:numFmt w:val="decimal"/>
      <w:lvlText w:val="%1."/>
      <w:lvlJc w:val="left"/>
      <w:pPr>
        <w:ind w:left="1778" w:hanging="360"/>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85" w15:restartNumberingAfterBreak="0">
    <w:nsid w:val="5FDD5F2E"/>
    <w:multiLevelType w:val="multilevel"/>
    <w:tmpl w:val="7F0ED33A"/>
    <w:lvl w:ilvl="0">
      <w:start w:val="1"/>
      <w:numFmt w:val="decimal"/>
      <w:pStyle w:val="11"/>
      <w:suff w:val="space"/>
      <w:lvlText w:val="%1"/>
      <w:lvlJc w:val="left"/>
      <w:pPr>
        <w:ind w:left="432" w:hanging="432"/>
      </w:pPr>
      <w:rPr>
        <w:rFonts w:hint="default"/>
      </w:rPr>
    </w:lvl>
    <w:lvl w:ilvl="1">
      <w:start w:val="1"/>
      <w:numFmt w:val="decimal"/>
      <w:pStyle w:val="21"/>
      <w:suff w:val="space"/>
      <w:lvlText w:val="%1.%2"/>
      <w:lvlJc w:val="left"/>
      <w:pPr>
        <w:ind w:left="576" w:hanging="576"/>
      </w:pPr>
      <w:rPr>
        <w:rFonts w:hint="default"/>
        <w:i w:val="0"/>
      </w:rPr>
    </w:lvl>
    <w:lvl w:ilvl="2">
      <w:start w:val="1"/>
      <w:numFmt w:val="decimal"/>
      <w:pStyle w:val="30"/>
      <w:suff w:val="space"/>
      <w:lvlText w:val="%1.%2.%3"/>
      <w:lvlJc w:val="left"/>
      <w:pPr>
        <w:ind w:left="720" w:hanging="720"/>
      </w:pPr>
      <w:rPr>
        <w:rFonts w:hint="default"/>
      </w:rPr>
    </w:lvl>
    <w:lvl w:ilvl="3">
      <w:start w:val="1"/>
      <w:numFmt w:val="decimal"/>
      <w:pStyle w:val="41"/>
      <w:suff w:val="space"/>
      <w:lvlText w:val="%1.%2.%3.%4"/>
      <w:lvlJc w:val="left"/>
      <w:pPr>
        <w:ind w:left="1431"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6" w15:restartNumberingAfterBreak="0">
    <w:nsid w:val="5FDD75B4"/>
    <w:multiLevelType w:val="hybridMultilevel"/>
    <w:tmpl w:val="8014ED4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7" w15:restartNumberingAfterBreak="0">
    <w:nsid w:val="62884014"/>
    <w:multiLevelType w:val="hybridMultilevel"/>
    <w:tmpl w:val="0688D2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8" w15:restartNumberingAfterBreak="0">
    <w:nsid w:val="62E70A9E"/>
    <w:multiLevelType w:val="hybridMultilevel"/>
    <w:tmpl w:val="E1EA7A4E"/>
    <w:lvl w:ilvl="0" w:tplc="77660F96">
      <w:start w:val="1"/>
      <w:numFmt w:val="decimal"/>
      <w:lvlText w:val="%1)"/>
      <w:lvlJc w:val="left"/>
      <w:pPr>
        <w:tabs>
          <w:tab w:val="num" w:pos="720"/>
        </w:tabs>
        <w:ind w:left="720" w:hanging="360"/>
      </w:pPr>
    </w:lvl>
    <w:lvl w:ilvl="1" w:tplc="683C439E" w:tentative="1">
      <w:start w:val="1"/>
      <w:numFmt w:val="decimal"/>
      <w:lvlText w:val="%2)"/>
      <w:lvlJc w:val="left"/>
      <w:pPr>
        <w:tabs>
          <w:tab w:val="num" w:pos="1440"/>
        </w:tabs>
        <w:ind w:left="1440" w:hanging="360"/>
      </w:pPr>
    </w:lvl>
    <w:lvl w:ilvl="2" w:tplc="9312B7D8" w:tentative="1">
      <w:start w:val="1"/>
      <w:numFmt w:val="decimal"/>
      <w:lvlText w:val="%3)"/>
      <w:lvlJc w:val="left"/>
      <w:pPr>
        <w:tabs>
          <w:tab w:val="num" w:pos="2160"/>
        </w:tabs>
        <w:ind w:left="2160" w:hanging="360"/>
      </w:pPr>
    </w:lvl>
    <w:lvl w:ilvl="3" w:tplc="688C1878" w:tentative="1">
      <w:start w:val="1"/>
      <w:numFmt w:val="decimal"/>
      <w:lvlText w:val="%4)"/>
      <w:lvlJc w:val="left"/>
      <w:pPr>
        <w:tabs>
          <w:tab w:val="num" w:pos="2880"/>
        </w:tabs>
        <w:ind w:left="2880" w:hanging="360"/>
      </w:pPr>
    </w:lvl>
    <w:lvl w:ilvl="4" w:tplc="2690A62E" w:tentative="1">
      <w:start w:val="1"/>
      <w:numFmt w:val="decimal"/>
      <w:lvlText w:val="%5)"/>
      <w:lvlJc w:val="left"/>
      <w:pPr>
        <w:tabs>
          <w:tab w:val="num" w:pos="3600"/>
        </w:tabs>
        <w:ind w:left="3600" w:hanging="360"/>
      </w:pPr>
    </w:lvl>
    <w:lvl w:ilvl="5" w:tplc="BB2C17B6" w:tentative="1">
      <w:start w:val="1"/>
      <w:numFmt w:val="decimal"/>
      <w:lvlText w:val="%6)"/>
      <w:lvlJc w:val="left"/>
      <w:pPr>
        <w:tabs>
          <w:tab w:val="num" w:pos="4320"/>
        </w:tabs>
        <w:ind w:left="4320" w:hanging="360"/>
      </w:pPr>
    </w:lvl>
    <w:lvl w:ilvl="6" w:tplc="1AD84D38" w:tentative="1">
      <w:start w:val="1"/>
      <w:numFmt w:val="decimal"/>
      <w:lvlText w:val="%7)"/>
      <w:lvlJc w:val="left"/>
      <w:pPr>
        <w:tabs>
          <w:tab w:val="num" w:pos="5040"/>
        </w:tabs>
        <w:ind w:left="5040" w:hanging="360"/>
      </w:pPr>
    </w:lvl>
    <w:lvl w:ilvl="7" w:tplc="AB14A36C" w:tentative="1">
      <w:start w:val="1"/>
      <w:numFmt w:val="decimal"/>
      <w:lvlText w:val="%8)"/>
      <w:lvlJc w:val="left"/>
      <w:pPr>
        <w:tabs>
          <w:tab w:val="num" w:pos="5760"/>
        </w:tabs>
        <w:ind w:left="5760" w:hanging="360"/>
      </w:pPr>
    </w:lvl>
    <w:lvl w:ilvl="8" w:tplc="E51ABFF2" w:tentative="1">
      <w:start w:val="1"/>
      <w:numFmt w:val="decimal"/>
      <w:lvlText w:val="%9)"/>
      <w:lvlJc w:val="left"/>
      <w:pPr>
        <w:tabs>
          <w:tab w:val="num" w:pos="6480"/>
        </w:tabs>
        <w:ind w:left="6480" w:hanging="360"/>
      </w:pPr>
    </w:lvl>
  </w:abstractNum>
  <w:abstractNum w:abstractNumId="89" w15:restartNumberingAfterBreak="0">
    <w:nsid w:val="6518171A"/>
    <w:multiLevelType w:val="hybridMultilevel"/>
    <w:tmpl w:val="C5169720"/>
    <w:lvl w:ilvl="0" w:tplc="04190001">
      <w:start w:val="1"/>
      <w:numFmt w:val="bullet"/>
      <w:lvlText w:val=""/>
      <w:lvlJc w:val="left"/>
      <w:pPr>
        <w:ind w:left="1433" w:hanging="360"/>
      </w:pPr>
      <w:rPr>
        <w:rFonts w:ascii="Symbol" w:hAnsi="Symbol" w:hint="default"/>
      </w:rPr>
    </w:lvl>
    <w:lvl w:ilvl="1" w:tplc="04190003" w:tentative="1">
      <w:start w:val="1"/>
      <w:numFmt w:val="bullet"/>
      <w:lvlText w:val="o"/>
      <w:lvlJc w:val="left"/>
      <w:pPr>
        <w:ind w:left="2153" w:hanging="360"/>
      </w:pPr>
      <w:rPr>
        <w:rFonts w:ascii="Courier New" w:hAnsi="Courier New" w:cs="Courier New" w:hint="default"/>
      </w:rPr>
    </w:lvl>
    <w:lvl w:ilvl="2" w:tplc="04190005" w:tentative="1">
      <w:start w:val="1"/>
      <w:numFmt w:val="bullet"/>
      <w:lvlText w:val=""/>
      <w:lvlJc w:val="left"/>
      <w:pPr>
        <w:ind w:left="2873" w:hanging="360"/>
      </w:pPr>
      <w:rPr>
        <w:rFonts w:ascii="Wingdings" w:hAnsi="Wingdings" w:hint="default"/>
      </w:rPr>
    </w:lvl>
    <w:lvl w:ilvl="3" w:tplc="04190001" w:tentative="1">
      <w:start w:val="1"/>
      <w:numFmt w:val="bullet"/>
      <w:lvlText w:val=""/>
      <w:lvlJc w:val="left"/>
      <w:pPr>
        <w:ind w:left="3593" w:hanging="360"/>
      </w:pPr>
      <w:rPr>
        <w:rFonts w:ascii="Symbol" w:hAnsi="Symbol" w:hint="default"/>
      </w:rPr>
    </w:lvl>
    <w:lvl w:ilvl="4" w:tplc="04190003" w:tentative="1">
      <w:start w:val="1"/>
      <w:numFmt w:val="bullet"/>
      <w:lvlText w:val="o"/>
      <w:lvlJc w:val="left"/>
      <w:pPr>
        <w:ind w:left="4313" w:hanging="360"/>
      </w:pPr>
      <w:rPr>
        <w:rFonts w:ascii="Courier New" w:hAnsi="Courier New" w:cs="Courier New" w:hint="default"/>
      </w:rPr>
    </w:lvl>
    <w:lvl w:ilvl="5" w:tplc="04190005" w:tentative="1">
      <w:start w:val="1"/>
      <w:numFmt w:val="bullet"/>
      <w:lvlText w:val=""/>
      <w:lvlJc w:val="left"/>
      <w:pPr>
        <w:ind w:left="5033" w:hanging="360"/>
      </w:pPr>
      <w:rPr>
        <w:rFonts w:ascii="Wingdings" w:hAnsi="Wingdings" w:hint="default"/>
      </w:rPr>
    </w:lvl>
    <w:lvl w:ilvl="6" w:tplc="04190001" w:tentative="1">
      <w:start w:val="1"/>
      <w:numFmt w:val="bullet"/>
      <w:lvlText w:val=""/>
      <w:lvlJc w:val="left"/>
      <w:pPr>
        <w:ind w:left="5753" w:hanging="360"/>
      </w:pPr>
      <w:rPr>
        <w:rFonts w:ascii="Symbol" w:hAnsi="Symbol" w:hint="default"/>
      </w:rPr>
    </w:lvl>
    <w:lvl w:ilvl="7" w:tplc="04190003" w:tentative="1">
      <w:start w:val="1"/>
      <w:numFmt w:val="bullet"/>
      <w:lvlText w:val="o"/>
      <w:lvlJc w:val="left"/>
      <w:pPr>
        <w:ind w:left="6473" w:hanging="360"/>
      </w:pPr>
      <w:rPr>
        <w:rFonts w:ascii="Courier New" w:hAnsi="Courier New" w:cs="Courier New" w:hint="default"/>
      </w:rPr>
    </w:lvl>
    <w:lvl w:ilvl="8" w:tplc="04190005" w:tentative="1">
      <w:start w:val="1"/>
      <w:numFmt w:val="bullet"/>
      <w:lvlText w:val=""/>
      <w:lvlJc w:val="left"/>
      <w:pPr>
        <w:ind w:left="7193" w:hanging="360"/>
      </w:pPr>
      <w:rPr>
        <w:rFonts w:ascii="Wingdings" w:hAnsi="Wingdings" w:hint="default"/>
      </w:rPr>
    </w:lvl>
  </w:abstractNum>
  <w:abstractNum w:abstractNumId="90" w15:restartNumberingAfterBreak="0">
    <w:nsid w:val="658D2545"/>
    <w:multiLevelType w:val="hybridMultilevel"/>
    <w:tmpl w:val="14D8F1EE"/>
    <w:lvl w:ilvl="0" w:tplc="0419000F">
      <w:start w:val="1"/>
      <w:numFmt w:val="decimal"/>
      <w:lvlText w:val="%1."/>
      <w:lvlJc w:val="left"/>
      <w:pPr>
        <w:ind w:left="1647" w:hanging="360"/>
      </w:pPr>
      <w:rPr>
        <w:rFonts w:hint="default"/>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91" w15:restartNumberingAfterBreak="0">
    <w:nsid w:val="66C56AD3"/>
    <w:multiLevelType w:val="hybridMultilevel"/>
    <w:tmpl w:val="D4A0A74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2" w15:restartNumberingAfterBreak="0">
    <w:nsid w:val="679C1891"/>
    <w:multiLevelType w:val="hybridMultilevel"/>
    <w:tmpl w:val="68FE71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3" w15:restartNumberingAfterBreak="0">
    <w:nsid w:val="6D0F1F38"/>
    <w:multiLevelType w:val="multilevel"/>
    <w:tmpl w:val="A470D10C"/>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94" w15:restartNumberingAfterBreak="0">
    <w:nsid w:val="6D1622D6"/>
    <w:multiLevelType w:val="hybridMultilevel"/>
    <w:tmpl w:val="2D4079A6"/>
    <w:lvl w:ilvl="0" w:tplc="509E1AA6">
      <w:start w:val="1"/>
      <w:numFmt w:val="bullet"/>
      <w:pStyle w:val="22"/>
      <w:lvlText w:val=""/>
      <w:lvlJc w:val="left"/>
      <w:pPr>
        <w:tabs>
          <w:tab w:val="num" w:pos="1021"/>
        </w:tabs>
        <w:ind w:left="1021"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6DD4251E"/>
    <w:multiLevelType w:val="hybridMultilevel"/>
    <w:tmpl w:val="BC5E0BB8"/>
    <w:lvl w:ilvl="0" w:tplc="04190001">
      <w:start w:val="1"/>
      <w:numFmt w:val="bullet"/>
      <w:pStyle w:val="Bulleted2"/>
      <w:lvlText w:val="-"/>
      <w:lvlJc w:val="left"/>
      <w:pPr>
        <w:tabs>
          <w:tab w:val="num" w:pos="1105"/>
        </w:tabs>
        <w:ind w:left="1105" w:hanging="397"/>
      </w:pPr>
      <w:rPr>
        <w:rFonts w:ascii="Courier New" w:hAnsi="Courier New" w:hint="default"/>
      </w:rPr>
    </w:lvl>
    <w:lvl w:ilvl="1" w:tplc="04190003">
      <w:start w:val="1"/>
      <w:numFmt w:val="bullet"/>
      <w:lvlText w:val=""/>
      <w:lvlJc w:val="left"/>
      <w:pPr>
        <w:tabs>
          <w:tab w:val="num" w:pos="2848"/>
        </w:tabs>
        <w:ind w:left="2848" w:hanging="360"/>
      </w:pPr>
      <w:rPr>
        <w:rFonts w:ascii="Symbol" w:hAnsi="Symbol" w:hint="default"/>
      </w:rPr>
    </w:lvl>
    <w:lvl w:ilvl="2" w:tplc="04190005" w:tentative="1">
      <w:start w:val="1"/>
      <w:numFmt w:val="bullet"/>
      <w:lvlText w:val=""/>
      <w:lvlJc w:val="left"/>
      <w:pPr>
        <w:tabs>
          <w:tab w:val="num" w:pos="3568"/>
        </w:tabs>
        <w:ind w:left="3568" w:hanging="360"/>
      </w:pPr>
      <w:rPr>
        <w:rFonts w:ascii="Wingdings" w:hAnsi="Wingdings" w:hint="default"/>
      </w:rPr>
    </w:lvl>
    <w:lvl w:ilvl="3" w:tplc="04190001" w:tentative="1">
      <w:start w:val="1"/>
      <w:numFmt w:val="bullet"/>
      <w:lvlText w:val=""/>
      <w:lvlJc w:val="left"/>
      <w:pPr>
        <w:tabs>
          <w:tab w:val="num" w:pos="4288"/>
        </w:tabs>
        <w:ind w:left="4288" w:hanging="360"/>
      </w:pPr>
      <w:rPr>
        <w:rFonts w:ascii="Symbol" w:hAnsi="Symbol" w:hint="default"/>
      </w:rPr>
    </w:lvl>
    <w:lvl w:ilvl="4" w:tplc="04190003" w:tentative="1">
      <w:start w:val="1"/>
      <w:numFmt w:val="bullet"/>
      <w:lvlText w:val="o"/>
      <w:lvlJc w:val="left"/>
      <w:pPr>
        <w:tabs>
          <w:tab w:val="num" w:pos="5008"/>
        </w:tabs>
        <w:ind w:left="5008" w:hanging="360"/>
      </w:pPr>
      <w:rPr>
        <w:rFonts w:ascii="Courier New" w:hAnsi="Courier New" w:cs="Courier New" w:hint="default"/>
      </w:rPr>
    </w:lvl>
    <w:lvl w:ilvl="5" w:tplc="04190005" w:tentative="1">
      <w:start w:val="1"/>
      <w:numFmt w:val="bullet"/>
      <w:lvlText w:val=""/>
      <w:lvlJc w:val="left"/>
      <w:pPr>
        <w:tabs>
          <w:tab w:val="num" w:pos="5728"/>
        </w:tabs>
        <w:ind w:left="5728" w:hanging="360"/>
      </w:pPr>
      <w:rPr>
        <w:rFonts w:ascii="Wingdings" w:hAnsi="Wingdings" w:hint="default"/>
      </w:rPr>
    </w:lvl>
    <w:lvl w:ilvl="6" w:tplc="04190001" w:tentative="1">
      <w:start w:val="1"/>
      <w:numFmt w:val="bullet"/>
      <w:lvlText w:val=""/>
      <w:lvlJc w:val="left"/>
      <w:pPr>
        <w:tabs>
          <w:tab w:val="num" w:pos="6448"/>
        </w:tabs>
        <w:ind w:left="6448" w:hanging="360"/>
      </w:pPr>
      <w:rPr>
        <w:rFonts w:ascii="Symbol" w:hAnsi="Symbol" w:hint="default"/>
      </w:rPr>
    </w:lvl>
    <w:lvl w:ilvl="7" w:tplc="04190003" w:tentative="1">
      <w:start w:val="1"/>
      <w:numFmt w:val="bullet"/>
      <w:lvlText w:val="o"/>
      <w:lvlJc w:val="left"/>
      <w:pPr>
        <w:tabs>
          <w:tab w:val="num" w:pos="7168"/>
        </w:tabs>
        <w:ind w:left="7168" w:hanging="360"/>
      </w:pPr>
      <w:rPr>
        <w:rFonts w:ascii="Courier New" w:hAnsi="Courier New" w:cs="Courier New" w:hint="default"/>
      </w:rPr>
    </w:lvl>
    <w:lvl w:ilvl="8" w:tplc="04190005" w:tentative="1">
      <w:start w:val="1"/>
      <w:numFmt w:val="bullet"/>
      <w:lvlText w:val=""/>
      <w:lvlJc w:val="left"/>
      <w:pPr>
        <w:tabs>
          <w:tab w:val="num" w:pos="7888"/>
        </w:tabs>
        <w:ind w:left="7888" w:hanging="360"/>
      </w:pPr>
      <w:rPr>
        <w:rFonts w:ascii="Wingdings" w:hAnsi="Wingdings" w:hint="default"/>
      </w:rPr>
    </w:lvl>
  </w:abstractNum>
  <w:abstractNum w:abstractNumId="96" w15:restartNumberingAfterBreak="0">
    <w:nsid w:val="6F6300F1"/>
    <w:multiLevelType w:val="hybridMultilevel"/>
    <w:tmpl w:val="88CC8ED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7" w15:restartNumberingAfterBreak="0">
    <w:nsid w:val="71D00CC5"/>
    <w:multiLevelType w:val="hybridMultilevel"/>
    <w:tmpl w:val="2ECCB94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8" w15:restartNumberingAfterBreak="0">
    <w:nsid w:val="736D676D"/>
    <w:multiLevelType w:val="hybridMultilevel"/>
    <w:tmpl w:val="F710A5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9" w15:restartNumberingAfterBreak="0">
    <w:nsid w:val="73820002"/>
    <w:multiLevelType w:val="hybridMultilevel"/>
    <w:tmpl w:val="04E8A5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0" w15:restartNumberingAfterBreak="0">
    <w:nsid w:val="74BF24B7"/>
    <w:multiLevelType w:val="hybridMultilevel"/>
    <w:tmpl w:val="51546A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1" w15:restartNumberingAfterBreak="0">
    <w:nsid w:val="753254F1"/>
    <w:multiLevelType w:val="hybridMultilevel"/>
    <w:tmpl w:val="E4A0874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2" w15:restartNumberingAfterBreak="0">
    <w:nsid w:val="76480C02"/>
    <w:multiLevelType w:val="hybridMultilevel"/>
    <w:tmpl w:val="C6843E4C"/>
    <w:lvl w:ilvl="0" w:tplc="04190003">
      <w:start w:val="1"/>
      <w:numFmt w:val="bullet"/>
      <w:lvlText w:val="o"/>
      <w:lvlJc w:val="left"/>
      <w:pPr>
        <w:ind w:left="2148" w:hanging="360"/>
      </w:pPr>
      <w:rPr>
        <w:rFonts w:ascii="Courier New" w:hAnsi="Courier New" w:cs="Courier New"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103" w15:restartNumberingAfterBreak="0">
    <w:nsid w:val="78A17AAA"/>
    <w:multiLevelType w:val="hybridMultilevel"/>
    <w:tmpl w:val="6284C3B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4" w15:restartNumberingAfterBreak="0">
    <w:nsid w:val="790B75F2"/>
    <w:multiLevelType w:val="hybridMultilevel"/>
    <w:tmpl w:val="3B72CDF0"/>
    <w:lvl w:ilvl="0" w:tplc="0419000B">
      <w:start w:val="1"/>
      <w:numFmt w:val="bullet"/>
      <w:lvlText w:val=""/>
      <w:lvlJc w:val="left"/>
      <w:pPr>
        <w:ind w:left="2148" w:hanging="360"/>
      </w:pPr>
      <w:rPr>
        <w:rFonts w:ascii="Wingdings" w:hAnsi="Wingdings"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105" w15:restartNumberingAfterBreak="0">
    <w:nsid w:val="7AE16382"/>
    <w:multiLevelType w:val="hybridMultilevel"/>
    <w:tmpl w:val="5A3AC732"/>
    <w:lvl w:ilvl="0" w:tplc="04190001">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6" w15:restartNumberingAfterBreak="0">
    <w:nsid w:val="7AE273F8"/>
    <w:multiLevelType w:val="hybridMultilevel"/>
    <w:tmpl w:val="8B3AD77C"/>
    <w:lvl w:ilvl="0" w:tplc="99560DD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7" w15:restartNumberingAfterBreak="0">
    <w:nsid w:val="7D807A10"/>
    <w:multiLevelType w:val="hybridMultilevel"/>
    <w:tmpl w:val="22348C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7E3929D3"/>
    <w:multiLevelType w:val="hybridMultilevel"/>
    <w:tmpl w:val="611A8FD2"/>
    <w:lvl w:ilvl="0" w:tplc="99560DDC">
      <w:start w:val="1"/>
      <w:numFmt w:val="bullet"/>
      <w:lvlText w:val=""/>
      <w:lvlJc w:val="left"/>
      <w:pPr>
        <w:ind w:left="1854"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9" w15:restartNumberingAfterBreak="0">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1"/>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10" w15:restartNumberingAfterBreak="0">
    <w:nsid w:val="7EF127F1"/>
    <w:multiLevelType w:val="hybridMultilevel"/>
    <w:tmpl w:val="FCD2C64C"/>
    <w:lvl w:ilvl="0" w:tplc="99560DDC">
      <w:start w:val="1"/>
      <w:numFmt w:val="bullet"/>
      <w:lvlText w:val=""/>
      <w:lvlJc w:val="left"/>
      <w:pPr>
        <w:ind w:left="128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1" w15:restartNumberingAfterBreak="0">
    <w:nsid w:val="7FFB0C1F"/>
    <w:multiLevelType w:val="hybridMultilevel"/>
    <w:tmpl w:val="73EE16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94"/>
  </w:num>
  <w:num w:numId="2">
    <w:abstractNumId w:val="109"/>
  </w:num>
  <w:num w:numId="3">
    <w:abstractNumId w:val="66"/>
  </w:num>
  <w:num w:numId="4">
    <w:abstractNumId w:val="75"/>
  </w:num>
  <w:num w:numId="5">
    <w:abstractNumId w:val="5"/>
  </w:num>
  <w:num w:numId="6">
    <w:abstractNumId w:val="29"/>
  </w:num>
  <w:num w:numId="7">
    <w:abstractNumId w:val="95"/>
  </w:num>
  <w:num w:numId="8">
    <w:abstractNumId w:val="0"/>
  </w:num>
  <w:num w:numId="9">
    <w:abstractNumId w:val="50"/>
  </w:num>
  <w:num w:numId="10">
    <w:abstractNumId w:val="76"/>
  </w:num>
  <w:num w:numId="11">
    <w:abstractNumId w:val="85"/>
  </w:num>
  <w:num w:numId="12">
    <w:abstractNumId w:val="70"/>
  </w:num>
  <w:num w:numId="13">
    <w:abstractNumId w:val="14"/>
  </w:num>
  <w:num w:numId="14">
    <w:abstractNumId w:val="64"/>
  </w:num>
  <w:num w:numId="15">
    <w:abstractNumId w:val="99"/>
  </w:num>
  <w:num w:numId="16">
    <w:abstractNumId w:val="86"/>
  </w:num>
  <w:num w:numId="17">
    <w:abstractNumId w:val="98"/>
  </w:num>
  <w:num w:numId="18">
    <w:abstractNumId w:val="41"/>
  </w:num>
  <w:num w:numId="19">
    <w:abstractNumId w:val="21"/>
  </w:num>
  <w:num w:numId="2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16"/>
  </w:num>
  <w:num w:numId="23">
    <w:abstractNumId w:val="90"/>
  </w:num>
  <w:num w:numId="24">
    <w:abstractNumId w:val="53"/>
  </w:num>
  <w:num w:numId="25">
    <w:abstractNumId w:val="19"/>
  </w:num>
  <w:num w:numId="26">
    <w:abstractNumId w:val="96"/>
  </w:num>
  <w:num w:numId="27">
    <w:abstractNumId w:val="18"/>
  </w:num>
  <w:num w:numId="28">
    <w:abstractNumId w:val="51"/>
  </w:num>
  <w:num w:numId="29">
    <w:abstractNumId w:val="83"/>
  </w:num>
  <w:num w:numId="30">
    <w:abstractNumId w:val="38"/>
  </w:num>
  <w:num w:numId="31">
    <w:abstractNumId w:val="55"/>
  </w:num>
  <w:num w:numId="32">
    <w:abstractNumId w:val="82"/>
  </w:num>
  <w:num w:numId="33">
    <w:abstractNumId w:val="58"/>
  </w:num>
  <w:num w:numId="34">
    <w:abstractNumId w:val="59"/>
  </w:num>
  <w:num w:numId="35">
    <w:abstractNumId w:val="61"/>
  </w:num>
  <w:num w:numId="36">
    <w:abstractNumId w:val="43"/>
  </w:num>
  <w:num w:numId="37">
    <w:abstractNumId w:val="0"/>
  </w:num>
  <w:num w:numId="38">
    <w:abstractNumId w:val="0"/>
  </w:num>
  <w:num w:numId="39">
    <w:abstractNumId w:val="0"/>
  </w:num>
  <w:num w:numId="40">
    <w:abstractNumId w:val="105"/>
  </w:num>
  <w:num w:numId="41">
    <w:abstractNumId w:val="3"/>
  </w:num>
  <w:num w:numId="42">
    <w:abstractNumId w:val="91"/>
  </w:num>
  <w:num w:numId="43">
    <w:abstractNumId w:val="26"/>
  </w:num>
  <w:num w:numId="44">
    <w:abstractNumId w:val="104"/>
  </w:num>
  <w:num w:numId="45">
    <w:abstractNumId w:val="36"/>
  </w:num>
  <w:num w:numId="46">
    <w:abstractNumId w:val="102"/>
  </w:num>
  <w:num w:numId="47">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9"/>
  </w:num>
  <w:num w:numId="49">
    <w:abstractNumId w:val="46"/>
  </w:num>
  <w:num w:numId="50">
    <w:abstractNumId w:val="10"/>
  </w:num>
  <w:num w:numId="51">
    <w:abstractNumId w:val="69"/>
  </w:num>
  <w:num w:numId="52">
    <w:abstractNumId w:val="4"/>
  </w:num>
  <w:num w:numId="53">
    <w:abstractNumId w:val="0"/>
  </w:num>
  <w:num w:numId="54">
    <w:abstractNumId w:val="31"/>
  </w:num>
  <w:num w:numId="55">
    <w:abstractNumId w:val="2"/>
  </w:num>
  <w:num w:numId="56">
    <w:abstractNumId w:val="0"/>
  </w:num>
  <w:num w:numId="57">
    <w:abstractNumId w:val="22"/>
  </w:num>
  <w:num w:numId="58">
    <w:abstractNumId w:val="0"/>
  </w:num>
  <w:num w:numId="59">
    <w:abstractNumId w:val="74"/>
  </w:num>
  <w:num w:numId="60">
    <w:abstractNumId w:val="0"/>
  </w:num>
  <w:num w:numId="61">
    <w:abstractNumId w:val="111"/>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73"/>
  </w:num>
  <w:num w:numId="70">
    <w:abstractNumId w:val="108"/>
  </w:num>
  <w:num w:numId="71">
    <w:abstractNumId w:val="110"/>
  </w:num>
  <w:num w:numId="72">
    <w:abstractNumId w:val="8"/>
  </w:num>
  <w:num w:numId="73">
    <w:abstractNumId w:val="80"/>
  </w:num>
  <w:num w:numId="74">
    <w:abstractNumId w:val="37"/>
  </w:num>
  <w:num w:numId="75">
    <w:abstractNumId w:val="78"/>
  </w:num>
  <w:num w:numId="76">
    <w:abstractNumId w:val="79"/>
  </w:num>
  <w:num w:numId="77">
    <w:abstractNumId w:val="63"/>
  </w:num>
  <w:num w:numId="78">
    <w:abstractNumId w:val="56"/>
  </w:num>
  <w:num w:numId="79">
    <w:abstractNumId w:val="107"/>
  </w:num>
  <w:num w:numId="80">
    <w:abstractNumId w:val="89"/>
  </w:num>
  <w:num w:numId="81">
    <w:abstractNumId w:val="65"/>
  </w:num>
  <w:num w:numId="82">
    <w:abstractNumId w:val="44"/>
  </w:num>
  <w:num w:numId="83">
    <w:abstractNumId w:val="88"/>
  </w:num>
  <w:num w:numId="84">
    <w:abstractNumId w:val="42"/>
  </w:num>
  <w:num w:numId="85">
    <w:abstractNumId w:val="92"/>
  </w:num>
  <w:num w:numId="86">
    <w:abstractNumId w:val="52"/>
  </w:num>
  <w:num w:numId="87">
    <w:abstractNumId w:val="23"/>
  </w:num>
  <w:num w:numId="88">
    <w:abstractNumId w:val="48"/>
  </w:num>
  <w:num w:numId="89">
    <w:abstractNumId w:val="0"/>
  </w:num>
  <w:num w:numId="90">
    <w:abstractNumId w:val="0"/>
  </w:num>
  <w:num w:numId="91">
    <w:abstractNumId w:val="39"/>
  </w:num>
  <w:num w:numId="92">
    <w:abstractNumId w:val="12"/>
  </w:num>
  <w:num w:numId="93">
    <w:abstractNumId w:val="45"/>
  </w:num>
  <w:num w:numId="94">
    <w:abstractNumId w:val="71"/>
  </w:num>
  <w:num w:numId="95">
    <w:abstractNumId w:val="40"/>
  </w:num>
  <w:num w:numId="96">
    <w:abstractNumId w:val="77"/>
  </w:num>
  <w:num w:numId="97">
    <w:abstractNumId w:val="81"/>
  </w:num>
  <w:num w:numId="98">
    <w:abstractNumId w:val="35"/>
  </w:num>
  <w:num w:numId="99">
    <w:abstractNumId w:val="13"/>
  </w:num>
  <w:num w:numId="100">
    <w:abstractNumId w:val="30"/>
  </w:num>
  <w:num w:numId="101">
    <w:abstractNumId w:val="11"/>
  </w:num>
  <w:num w:numId="102">
    <w:abstractNumId w:val="101"/>
  </w:num>
  <w:num w:numId="103">
    <w:abstractNumId w:val="27"/>
  </w:num>
  <w:num w:numId="104">
    <w:abstractNumId w:val="49"/>
  </w:num>
  <w:num w:numId="105">
    <w:abstractNumId w:val="54"/>
  </w:num>
  <w:num w:numId="106">
    <w:abstractNumId w:val="1"/>
  </w:num>
  <w:num w:numId="107">
    <w:abstractNumId w:val="6"/>
  </w:num>
  <w:num w:numId="108">
    <w:abstractNumId w:val="7"/>
  </w:num>
  <w:num w:numId="109">
    <w:abstractNumId w:val="106"/>
  </w:num>
  <w:num w:numId="110">
    <w:abstractNumId w:val="68"/>
  </w:num>
  <w:num w:numId="111">
    <w:abstractNumId w:val="0"/>
  </w:num>
  <w:num w:numId="112">
    <w:abstractNumId w:val="67"/>
  </w:num>
  <w:num w:numId="113">
    <w:abstractNumId w:val="47"/>
  </w:num>
  <w:num w:numId="114">
    <w:abstractNumId w:val="17"/>
  </w:num>
  <w:num w:numId="115">
    <w:abstractNumId w:val="28"/>
  </w:num>
  <w:num w:numId="116">
    <w:abstractNumId w:val="72"/>
  </w:num>
  <w:num w:numId="117">
    <w:abstractNumId w:val="20"/>
  </w:num>
  <w:num w:numId="118">
    <w:abstractNumId w:val="24"/>
  </w:num>
  <w:num w:numId="119">
    <w:abstractNumId w:val="87"/>
  </w:num>
  <w:num w:numId="120">
    <w:abstractNumId w:val="33"/>
  </w:num>
  <w:num w:numId="121">
    <w:abstractNumId w:val="0"/>
  </w:num>
  <w:num w:numId="122">
    <w:abstractNumId w:val="32"/>
  </w:num>
  <w:num w:numId="123">
    <w:abstractNumId w:val="0"/>
  </w:num>
  <w:num w:numId="124">
    <w:abstractNumId w:val="103"/>
  </w:num>
  <w:num w:numId="125">
    <w:abstractNumId w:val="60"/>
  </w:num>
  <w:num w:numId="126">
    <w:abstractNumId w:val="97"/>
  </w:num>
  <w:num w:numId="127">
    <w:abstractNumId w:val="57"/>
  </w:num>
  <w:num w:numId="128">
    <w:abstractNumId w:val="100"/>
  </w:num>
  <w:num w:numId="129">
    <w:abstractNumId w:val="84"/>
  </w:num>
  <w:num w:numId="130">
    <w:abstractNumId w:val="34"/>
  </w:num>
  <w:num w:numId="131">
    <w:abstractNumId w:val="25"/>
    <w:lvlOverride w:ilvl="0">
      <w:lvl w:ilvl="0">
        <w:start w:val="1"/>
        <w:numFmt w:val="decimal"/>
        <w:pStyle w:val="2"/>
        <w:lvlText w:val="%1."/>
        <w:lvlJc w:val="left"/>
        <w:pPr>
          <w:ind w:left="360" w:hanging="360"/>
        </w:pPr>
        <w:rPr>
          <w:rFonts w:hint="default"/>
        </w:rPr>
      </w:lvl>
    </w:lvlOverride>
    <w:lvlOverride w:ilvl="1">
      <w:lvl w:ilvl="1">
        <w:start w:val="1"/>
        <w:numFmt w:val="decimal"/>
        <w:pStyle w:val="13"/>
        <w:suff w:val="space"/>
        <w:lvlText w:val="%1.%2."/>
        <w:lvlJc w:val="left"/>
        <w:pPr>
          <w:ind w:left="0" w:firstLine="567"/>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IdMacAtCleanup w:val="128"/>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intsovaMA">
    <w15:presenceInfo w15:providerId="None" w15:userId="SintsovaMA"/>
  </w15:person>
  <w15:person w15:author="Savinskaya Yulia">
    <w15:presenceInfo w15:providerId="AD" w15:userId="S-1-5-21-1190182572-3302889577-4172225021-3137"/>
  </w15:person>
  <w15:person w15:author="Михеев Алексей Анатольевич">
    <w15:presenceInfo w15:providerId="None" w15:userId="mikheevaa"/>
  </w15:person>
  <w15:person w15:author="mikheevaa">
    <w15:presenceInfo w15:providerId="None" w15:userId="mikheevaa"/>
  </w15:person>
  <w15:person w15:author="Михеев Алексей Анатольевич [2]">
    <w15:presenceInfo w15:providerId="AD" w15:userId="S-1-5-21-3376072800-194314082-2302110475-27234"/>
  </w15:person>
  <w15:person w15:author="savinskayayub">
    <w15:presenceInfo w15:providerId="None" w15:userId="savinskayayub"/>
  </w15:person>
  <w15:person w15:author="NazarovaVA">
    <w15:presenceInfo w15:providerId="None" w15:userId="NazarovaV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0"/>
  <w:defaultTabStop w:val="708"/>
  <w:autoHyphenation/>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925"/>
    <w:rsid w:val="00000553"/>
    <w:rsid w:val="000008ED"/>
    <w:rsid w:val="00000FB7"/>
    <w:rsid w:val="00001CA5"/>
    <w:rsid w:val="00001D55"/>
    <w:rsid w:val="000021BF"/>
    <w:rsid w:val="000022D3"/>
    <w:rsid w:val="00002E6A"/>
    <w:rsid w:val="000040CC"/>
    <w:rsid w:val="000042B3"/>
    <w:rsid w:val="00005384"/>
    <w:rsid w:val="00005DBA"/>
    <w:rsid w:val="00005F40"/>
    <w:rsid w:val="00010897"/>
    <w:rsid w:val="00012A84"/>
    <w:rsid w:val="00013D76"/>
    <w:rsid w:val="00014E01"/>
    <w:rsid w:val="00016279"/>
    <w:rsid w:val="000169A6"/>
    <w:rsid w:val="000169A7"/>
    <w:rsid w:val="00016B74"/>
    <w:rsid w:val="00017DC5"/>
    <w:rsid w:val="00021196"/>
    <w:rsid w:val="00021262"/>
    <w:rsid w:val="00021B25"/>
    <w:rsid w:val="00021C0C"/>
    <w:rsid w:val="00022528"/>
    <w:rsid w:val="000227AA"/>
    <w:rsid w:val="00022BD8"/>
    <w:rsid w:val="00022C33"/>
    <w:rsid w:val="000231E7"/>
    <w:rsid w:val="000243BF"/>
    <w:rsid w:val="00024984"/>
    <w:rsid w:val="000257ED"/>
    <w:rsid w:val="00025986"/>
    <w:rsid w:val="00025FF9"/>
    <w:rsid w:val="00030506"/>
    <w:rsid w:val="00030719"/>
    <w:rsid w:val="00031020"/>
    <w:rsid w:val="00031214"/>
    <w:rsid w:val="00031353"/>
    <w:rsid w:val="000313D7"/>
    <w:rsid w:val="000323EC"/>
    <w:rsid w:val="000332D0"/>
    <w:rsid w:val="00034486"/>
    <w:rsid w:val="00034DEA"/>
    <w:rsid w:val="00035337"/>
    <w:rsid w:val="00036039"/>
    <w:rsid w:val="000364B6"/>
    <w:rsid w:val="0003771C"/>
    <w:rsid w:val="000378F2"/>
    <w:rsid w:val="000402C8"/>
    <w:rsid w:val="000405CD"/>
    <w:rsid w:val="000409BC"/>
    <w:rsid w:val="00041390"/>
    <w:rsid w:val="00041BBD"/>
    <w:rsid w:val="00041E90"/>
    <w:rsid w:val="00042B24"/>
    <w:rsid w:val="00042D94"/>
    <w:rsid w:val="00043AFB"/>
    <w:rsid w:val="00044167"/>
    <w:rsid w:val="000465F0"/>
    <w:rsid w:val="00046EAC"/>
    <w:rsid w:val="0005148A"/>
    <w:rsid w:val="00052F89"/>
    <w:rsid w:val="0005357E"/>
    <w:rsid w:val="0005359E"/>
    <w:rsid w:val="00053CF4"/>
    <w:rsid w:val="00055463"/>
    <w:rsid w:val="00055BF2"/>
    <w:rsid w:val="00056222"/>
    <w:rsid w:val="000575DA"/>
    <w:rsid w:val="00057BAC"/>
    <w:rsid w:val="00060BBA"/>
    <w:rsid w:val="00061912"/>
    <w:rsid w:val="000629A8"/>
    <w:rsid w:val="00065AC6"/>
    <w:rsid w:val="00066BCF"/>
    <w:rsid w:val="000702A3"/>
    <w:rsid w:val="00070870"/>
    <w:rsid w:val="00072A59"/>
    <w:rsid w:val="0007301A"/>
    <w:rsid w:val="000736F6"/>
    <w:rsid w:val="00073F1D"/>
    <w:rsid w:val="000742F6"/>
    <w:rsid w:val="00075B53"/>
    <w:rsid w:val="00076FA5"/>
    <w:rsid w:val="0007758A"/>
    <w:rsid w:val="0008085E"/>
    <w:rsid w:val="000835FE"/>
    <w:rsid w:val="000838F5"/>
    <w:rsid w:val="00084C9B"/>
    <w:rsid w:val="00085C2E"/>
    <w:rsid w:val="00086BAD"/>
    <w:rsid w:val="0008708C"/>
    <w:rsid w:val="000904D2"/>
    <w:rsid w:val="000908CE"/>
    <w:rsid w:val="00090FD1"/>
    <w:rsid w:val="000917EE"/>
    <w:rsid w:val="00092BBA"/>
    <w:rsid w:val="000930CC"/>
    <w:rsid w:val="0009329E"/>
    <w:rsid w:val="000938D9"/>
    <w:rsid w:val="00094045"/>
    <w:rsid w:val="00094FB4"/>
    <w:rsid w:val="0009549A"/>
    <w:rsid w:val="000957A4"/>
    <w:rsid w:val="00095EE1"/>
    <w:rsid w:val="0009686B"/>
    <w:rsid w:val="00096AD8"/>
    <w:rsid w:val="000A1C0B"/>
    <w:rsid w:val="000A2362"/>
    <w:rsid w:val="000A2DDA"/>
    <w:rsid w:val="000A3339"/>
    <w:rsid w:val="000A4060"/>
    <w:rsid w:val="000A4674"/>
    <w:rsid w:val="000A5134"/>
    <w:rsid w:val="000A67A0"/>
    <w:rsid w:val="000A7A9C"/>
    <w:rsid w:val="000A7AB0"/>
    <w:rsid w:val="000A7EF0"/>
    <w:rsid w:val="000B0041"/>
    <w:rsid w:val="000B29E6"/>
    <w:rsid w:val="000B2F49"/>
    <w:rsid w:val="000B380F"/>
    <w:rsid w:val="000B3EB7"/>
    <w:rsid w:val="000B4740"/>
    <w:rsid w:val="000B5072"/>
    <w:rsid w:val="000B52B4"/>
    <w:rsid w:val="000B53E3"/>
    <w:rsid w:val="000B6CAD"/>
    <w:rsid w:val="000B745D"/>
    <w:rsid w:val="000C3E08"/>
    <w:rsid w:val="000C5991"/>
    <w:rsid w:val="000C6D01"/>
    <w:rsid w:val="000C773F"/>
    <w:rsid w:val="000C77BC"/>
    <w:rsid w:val="000D0143"/>
    <w:rsid w:val="000D01FE"/>
    <w:rsid w:val="000D04D4"/>
    <w:rsid w:val="000D2DF6"/>
    <w:rsid w:val="000D3B10"/>
    <w:rsid w:val="000D4FB5"/>
    <w:rsid w:val="000D6E00"/>
    <w:rsid w:val="000D7C2F"/>
    <w:rsid w:val="000E075A"/>
    <w:rsid w:val="000E1F3B"/>
    <w:rsid w:val="000E29B5"/>
    <w:rsid w:val="000E3358"/>
    <w:rsid w:val="000E43A7"/>
    <w:rsid w:val="000E490E"/>
    <w:rsid w:val="000E4F0E"/>
    <w:rsid w:val="000E5093"/>
    <w:rsid w:val="000E51FD"/>
    <w:rsid w:val="000E62EF"/>
    <w:rsid w:val="000E6478"/>
    <w:rsid w:val="000E678F"/>
    <w:rsid w:val="000E701F"/>
    <w:rsid w:val="000E7C3A"/>
    <w:rsid w:val="000E7EAC"/>
    <w:rsid w:val="000F06F3"/>
    <w:rsid w:val="000F0DF8"/>
    <w:rsid w:val="000F12E4"/>
    <w:rsid w:val="000F15F5"/>
    <w:rsid w:val="000F18F7"/>
    <w:rsid w:val="000F2590"/>
    <w:rsid w:val="000F290B"/>
    <w:rsid w:val="000F2C08"/>
    <w:rsid w:val="000F4678"/>
    <w:rsid w:val="000F6264"/>
    <w:rsid w:val="000F65C8"/>
    <w:rsid w:val="000F65CE"/>
    <w:rsid w:val="000F708C"/>
    <w:rsid w:val="001000AD"/>
    <w:rsid w:val="001006C5"/>
    <w:rsid w:val="001008DA"/>
    <w:rsid w:val="0010090F"/>
    <w:rsid w:val="00100A29"/>
    <w:rsid w:val="0010117F"/>
    <w:rsid w:val="001013DC"/>
    <w:rsid w:val="00101563"/>
    <w:rsid w:val="0010251A"/>
    <w:rsid w:val="001026F8"/>
    <w:rsid w:val="00102CF1"/>
    <w:rsid w:val="00103071"/>
    <w:rsid w:val="001031DD"/>
    <w:rsid w:val="00103810"/>
    <w:rsid w:val="0010395D"/>
    <w:rsid w:val="001040CB"/>
    <w:rsid w:val="0010416C"/>
    <w:rsid w:val="001046C8"/>
    <w:rsid w:val="001052EC"/>
    <w:rsid w:val="00105832"/>
    <w:rsid w:val="00105DFB"/>
    <w:rsid w:val="0010632D"/>
    <w:rsid w:val="00106643"/>
    <w:rsid w:val="00106AE3"/>
    <w:rsid w:val="00110EA4"/>
    <w:rsid w:val="001126AC"/>
    <w:rsid w:val="00112FA2"/>
    <w:rsid w:val="001135C1"/>
    <w:rsid w:val="001137EA"/>
    <w:rsid w:val="00113D50"/>
    <w:rsid w:val="00116335"/>
    <w:rsid w:val="00116AB2"/>
    <w:rsid w:val="00117789"/>
    <w:rsid w:val="00120223"/>
    <w:rsid w:val="0012135C"/>
    <w:rsid w:val="001216D8"/>
    <w:rsid w:val="00121E11"/>
    <w:rsid w:val="0012251B"/>
    <w:rsid w:val="001227F8"/>
    <w:rsid w:val="00122E3B"/>
    <w:rsid w:val="00123600"/>
    <w:rsid w:val="0012614B"/>
    <w:rsid w:val="00126A4F"/>
    <w:rsid w:val="00126AB5"/>
    <w:rsid w:val="00126D71"/>
    <w:rsid w:val="00127128"/>
    <w:rsid w:val="00127524"/>
    <w:rsid w:val="00130C6E"/>
    <w:rsid w:val="00130F05"/>
    <w:rsid w:val="001337C0"/>
    <w:rsid w:val="00133F21"/>
    <w:rsid w:val="00135A0C"/>
    <w:rsid w:val="00136A70"/>
    <w:rsid w:val="00136D6A"/>
    <w:rsid w:val="00140127"/>
    <w:rsid w:val="0014106D"/>
    <w:rsid w:val="00141402"/>
    <w:rsid w:val="0014154C"/>
    <w:rsid w:val="00141607"/>
    <w:rsid w:val="00142072"/>
    <w:rsid w:val="00142EF9"/>
    <w:rsid w:val="001430C1"/>
    <w:rsid w:val="00143715"/>
    <w:rsid w:val="00143DC2"/>
    <w:rsid w:val="00143FDC"/>
    <w:rsid w:val="00144F3F"/>
    <w:rsid w:val="001450EA"/>
    <w:rsid w:val="00145273"/>
    <w:rsid w:val="0014569B"/>
    <w:rsid w:val="0014596D"/>
    <w:rsid w:val="00145B59"/>
    <w:rsid w:val="00145EBD"/>
    <w:rsid w:val="001465C1"/>
    <w:rsid w:val="00146FDE"/>
    <w:rsid w:val="00146FEF"/>
    <w:rsid w:val="00150896"/>
    <w:rsid w:val="00150F50"/>
    <w:rsid w:val="00150FFA"/>
    <w:rsid w:val="001514D0"/>
    <w:rsid w:val="00151A81"/>
    <w:rsid w:val="00151AC3"/>
    <w:rsid w:val="001521F1"/>
    <w:rsid w:val="00152A17"/>
    <w:rsid w:val="00153689"/>
    <w:rsid w:val="001537D1"/>
    <w:rsid w:val="0015398F"/>
    <w:rsid w:val="00153B28"/>
    <w:rsid w:val="0015425B"/>
    <w:rsid w:val="001550ED"/>
    <w:rsid w:val="00156004"/>
    <w:rsid w:val="00156E6C"/>
    <w:rsid w:val="00157D57"/>
    <w:rsid w:val="001615A0"/>
    <w:rsid w:val="00161B71"/>
    <w:rsid w:val="00161DF6"/>
    <w:rsid w:val="001624E2"/>
    <w:rsid w:val="00162B95"/>
    <w:rsid w:val="001632E0"/>
    <w:rsid w:val="00163401"/>
    <w:rsid w:val="0016394F"/>
    <w:rsid w:val="00164AD6"/>
    <w:rsid w:val="00165774"/>
    <w:rsid w:val="00165C3F"/>
    <w:rsid w:val="00166129"/>
    <w:rsid w:val="00166EBC"/>
    <w:rsid w:val="001672D4"/>
    <w:rsid w:val="00167D89"/>
    <w:rsid w:val="001700DB"/>
    <w:rsid w:val="00170AF3"/>
    <w:rsid w:val="00170B25"/>
    <w:rsid w:val="001713D5"/>
    <w:rsid w:val="00172110"/>
    <w:rsid w:val="001721F7"/>
    <w:rsid w:val="00173539"/>
    <w:rsid w:val="00173BF1"/>
    <w:rsid w:val="001741AB"/>
    <w:rsid w:val="00174B4C"/>
    <w:rsid w:val="00175B15"/>
    <w:rsid w:val="00176C01"/>
    <w:rsid w:val="00177B46"/>
    <w:rsid w:val="0018015E"/>
    <w:rsid w:val="00180D02"/>
    <w:rsid w:val="0018294B"/>
    <w:rsid w:val="001830C1"/>
    <w:rsid w:val="001831D4"/>
    <w:rsid w:val="00184242"/>
    <w:rsid w:val="00184ED8"/>
    <w:rsid w:val="001855B3"/>
    <w:rsid w:val="00185BAF"/>
    <w:rsid w:val="00185EBE"/>
    <w:rsid w:val="00185F5F"/>
    <w:rsid w:val="00187D4B"/>
    <w:rsid w:val="00190EB7"/>
    <w:rsid w:val="00190F69"/>
    <w:rsid w:val="00190F93"/>
    <w:rsid w:val="00193343"/>
    <w:rsid w:val="001942F9"/>
    <w:rsid w:val="00194583"/>
    <w:rsid w:val="001951C4"/>
    <w:rsid w:val="00195427"/>
    <w:rsid w:val="00196052"/>
    <w:rsid w:val="00196638"/>
    <w:rsid w:val="00197FA2"/>
    <w:rsid w:val="001A0D2C"/>
    <w:rsid w:val="001A1611"/>
    <w:rsid w:val="001A1EF8"/>
    <w:rsid w:val="001A2319"/>
    <w:rsid w:val="001A23F3"/>
    <w:rsid w:val="001A2810"/>
    <w:rsid w:val="001A2F18"/>
    <w:rsid w:val="001A2FBF"/>
    <w:rsid w:val="001A3F9C"/>
    <w:rsid w:val="001A4064"/>
    <w:rsid w:val="001A4083"/>
    <w:rsid w:val="001A41B9"/>
    <w:rsid w:val="001A4244"/>
    <w:rsid w:val="001A42C8"/>
    <w:rsid w:val="001A4437"/>
    <w:rsid w:val="001A4657"/>
    <w:rsid w:val="001A488B"/>
    <w:rsid w:val="001A58E0"/>
    <w:rsid w:val="001A5B72"/>
    <w:rsid w:val="001A5CB7"/>
    <w:rsid w:val="001A70FB"/>
    <w:rsid w:val="001A74A5"/>
    <w:rsid w:val="001B0193"/>
    <w:rsid w:val="001B031F"/>
    <w:rsid w:val="001B0B0A"/>
    <w:rsid w:val="001B0F8F"/>
    <w:rsid w:val="001B123F"/>
    <w:rsid w:val="001B170D"/>
    <w:rsid w:val="001B1856"/>
    <w:rsid w:val="001B19C5"/>
    <w:rsid w:val="001B1BD5"/>
    <w:rsid w:val="001B3019"/>
    <w:rsid w:val="001B3BC2"/>
    <w:rsid w:val="001B3DB1"/>
    <w:rsid w:val="001B4800"/>
    <w:rsid w:val="001B4A14"/>
    <w:rsid w:val="001B5DB3"/>
    <w:rsid w:val="001B6C6F"/>
    <w:rsid w:val="001B7362"/>
    <w:rsid w:val="001C0462"/>
    <w:rsid w:val="001C06F7"/>
    <w:rsid w:val="001C11D2"/>
    <w:rsid w:val="001C1B0F"/>
    <w:rsid w:val="001C3287"/>
    <w:rsid w:val="001C3310"/>
    <w:rsid w:val="001C3328"/>
    <w:rsid w:val="001C34FE"/>
    <w:rsid w:val="001C439D"/>
    <w:rsid w:val="001C43B2"/>
    <w:rsid w:val="001C45C5"/>
    <w:rsid w:val="001C49EC"/>
    <w:rsid w:val="001C4C75"/>
    <w:rsid w:val="001C4E0C"/>
    <w:rsid w:val="001C4E19"/>
    <w:rsid w:val="001C5FA5"/>
    <w:rsid w:val="001C5FD6"/>
    <w:rsid w:val="001C61AD"/>
    <w:rsid w:val="001D0CEA"/>
    <w:rsid w:val="001D0E99"/>
    <w:rsid w:val="001D1EF5"/>
    <w:rsid w:val="001D37A1"/>
    <w:rsid w:val="001D3BF1"/>
    <w:rsid w:val="001D4291"/>
    <w:rsid w:val="001D4DF6"/>
    <w:rsid w:val="001D542A"/>
    <w:rsid w:val="001D5D27"/>
    <w:rsid w:val="001D6464"/>
    <w:rsid w:val="001D6827"/>
    <w:rsid w:val="001D6D9E"/>
    <w:rsid w:val="001D7549"/>
    <w:rsid w:val="001D75D7"/>
    <w:rsid w:val="001D77DC"/>
    <w:rsid w:val="001E1426"/>
    <w:rsid w:val="001E220A"/>
    <w:rsid w:val="001E272C"/>
    <w:rsid w:val="001E34D8"/>
    <w:rsid w:val="001E3D54"/>
    <w:rsid w:val="001E3FC4"/>
    <w:rsid w:val="001E4CE3"/>
    <w:rsid w:val="001E6B5C"/>
    <w:rsid w:val="001E713D"/>
    <w:rsid w:val="001E7592"/>
    <w:rsid w:val="001F01F1"/>
    <w:rsid w:val="001F08B0"/>
    <w:rsid w:val="001F154C"/>
    <w:rsid w:val="001F352C"/>
    <w:rsid w:val="001F35D5"/>
    <w:rsid w:val="001F3F84"/>
    <w:rsid w:val="001F4EE7"/>
    <w:rsid w:val="001F5351"/>
    <w:rsid w:val="001F592D"/>
    <w:rsid w:val="001F5930"/>
    <w:rsid w:val="001F665A"/>
    <w:rsid w:val="001F74AA"/>
    <w:rsid w:val="00200551"/>
    <w:rsid w:val="00200BD5"/>
    <w:rsid w:val="00200C0D"/>
    <w:rsid w:val="00200F54"/>
    <w:rsid w:val="002026E8"/>
    <w:rsid w:val="0020366D"/>
    <w:rsid w:val="002054F2"/>
    <w:rsid w:val="00206BEF"/>
    <w:rsid w:val="00206C4B"/>
    <w:rsid w:val="00207151"/>
    <w:rsid w:val="0021026E"/>
    <w:rsid w:val="002107DD"/>
    <w:rsid w:val="00210EF4"/>
    <w:rsid w:val="002112EC"/>
    <w:rsid w:val="002115BC"/>
    <w:rsid w:val="00211BEC"/>
    <w:rsid w:val="00212F49"/>
    <w:rsid w:val="0021348B"/>
    <w:rsid w:val="002150CC"/>
    <w:rsid w:val="00215551"/>
    <w:rsid w:val="002168AC"/>
    <w:rsid w:val="00216D1E"/>
    <w:rsid w:val="00217B55"/>
    <w:rsid w:val="00220F8C"/>
    <w:rsid w:val="0022145F"/>
    <w:rsid w:val="00222186"/>
    <w:rsid w:val="00222296"/>
    <w:rsid w:val="00222729"/>
    <w:rsid w:val="00224C60"/>
    <w:rsid w:val="00225436"/>
    <w:rsid w:val="002261EA"/>
    <w:rsid w:val="0022655A"/>
    <w:rsid w:val="00226D5E"/>
    <w:rsid w:val="00227421"/>
    <w:rsid w:val="00227B5C"/>
    <w:rsid w:val="002308E3"/>
    <w:rsid w:val="00230C28"/>
    <w:rsid w:val="0023109A"/>
    <w:rsid w:val="0023214F"/>
    <w:rsid w:val="002324ED"/>
    <w:rsid w:val="0023490D"/>
    <w:rsid w:val="00235220"/>
    <w:rsid w:val="002362E2"/>
    <w:rsid w:val="0023648E"/>
    <w:rsid w:val="002368B1"/>
    <w:rsid w:val="00237206"/>
    <w:rsid w:val="002374E2"/>
    <w:rsid w:val="002379F3"/>
    <w:rsid w:val="00237DA5"/>
    <w:rsid w:val="002400D2"/>
    <w:rsid w:val="00240721"/>
    <w:rsid w:val="00240C7B"/>
    <w:rsid w:val="00241368"/>
    <w:rsid w:val="00241BA7"/>
    <w:rsid w:val="00242191"/>
    <w:rsid w:val="00243CD3"/>
    <w:rsid w:val="00244A3A"/>
    <w:rsid w:val="002454A2"/>
    <w:rsid w:val="0024564D"/>
    <w:rsid w:val="00246C20"/>
    <w:rsid w:val="0025031F"/>
    <w:rsid w:val="00250A2C"/>
    <w:rsid w:val="00251003"/>
    <w:rsid w:val="0025144C"/>
    <w:rsid w:val="00252C11"/>
    <w:rsid w:val="00252D17"/>
    <w:rsid w:val="00252D72"/>
    <w:rsid w:val="002534B1"/>
    <w:rsid w:val="0025360C"/>
    <w:rsid w:val="00253855"/>
    <w:rsid w:val="00254AF7"/>
    <w:rsid w:val="002553BE"/>
    <w:rsid w:val="0025758E"/>
    <w:rsid w:val="00260C77"/>
    <w:rsid w:val="00262081"/>
    <w:rsid w:val="00262294"/>
    <w:rsid w:val="00262C58"/>
    <w:rsid w:val="002630FC"/>
    <w:rsid w:val="00263EFE"/>
    <w:rsid w:val="00266A87"/>
    <w:rsid w:val="002671F8"/>
    <w:rsid w:val="002700DF"/>
    <w:rsid w:val="00271E4F"/>
    <w:rsid w:val="002721B7"/>
    <w:rsid w:val="00274A86"/>
    <w:rsid w:val="00274B73"/>
    <w:rsid w:val="00274BC1"/>
    <w:rsid w:val="002751BB"/>
    <w:rsid w:val="00275691"/>
    <w:rsid w:val="00275E6C"/>
    <w:rsid w:val="00275F5C"/>
    <w:rsid w:val="002765E1"/>
    <w:rsid w:val="00276A49"/>
    <w:rsid w:val="00280093"/>
    <w:rsid w:val="002805AA"/>
    <w:rsid w:val="00282A40"/>
    <w:rsid w:val="002830DF"/>
    <w:rsid w:val="002857AA"/>
    <w:rsid w:val="00286B31"/>
    <w:rsid w:val="00287281"/>
    <w:rsid w:val="00290893"/>
    <w:rsid w:val="00290A7F"/>
    <w:rsid w:val="00290F2D"/>
    <w:rsid w:val="00291C14"/>
    <w:rsid w:val="00291C80"/>
    <w:rsid w:val="0029208F"/>
    <w:rsid w:val="00292319"/>
    <w:rsid w:val="00293EA3"/>
    <w:rsid w:val="00294B38"/>
    <w:rsid w:val="00294B7C"/>
    <w:rsid w:val="00296D7C"/>
    <w:rsid w:val="002971A1"/>
    <w:rsid w:val="002A04C8"/>
    <w:rsid w:val="002A0B0D"/>
    <w:rsid w:val="002A112E"/>
    <w:rsid w:val="002A1289"/>
    <w:rsid w:val="002A1E59"/>
    <w:rsid w:val="002A2717"/>
    <w:rsid w:val="002A2F88"/>
    <w:rsid w:val="002A32BE"/>
    <w:rsid w:val="002A4869"/>
    <w:rsid w:val="002A5916"/>
    <w:rsid w:val="002A59F0"/>
    <w:rsid w:val="002A7B8B"/>
    <w:rsid w:val="002B10C1"/>
    <w:rsid w:val="002B112B"/>
    <w:rsid w:val="002B1945"/>
    <w:rsid w:val="002B3CDF"/>
    <w:rsid w:val="002B471A"/>
    <w:rsid w:val="002B52C6"/>
    <w:rsid w:val="002B57B4"/>
    <w:rsid w:val="002B5C18"/>
    <w:rsid w:val="002B5ED6"/>
    <w:rsid w:val="002C05B4"/>
    <w:rsid w:val="002C0BEC"/>
    <w:rsid w:val="002C0F01"/>
    <w:rsid w:val="002C13A5"/>
    <w:rsid w:val="002C272A"/>
    <w:rsid w:val="002C29CA"/>
    <w:rsid w:val="002C2A2A"/>
    <w:rsid w:val="002C4EE9"/>
    <w:rsid w:val="002C5578"/>
    <w:rsid w:val="002C5903"/>
    <w:rsid w:val="002D0432"/>
    <w:rsid w:val="002D0532"/>
    <w:rsid w:val="002D0983"/>
    <w:rsid w:val="002D0D5E"/>
    <w:rsid w:val="002D11BE"/>
    <w:rsid w:val="002D260F"/>
    <w:rsid w:val="002D2D34"/>
    <w:rsid w:val="002D2E65"/>
    <w:rsid w:val="002D4475"/>
    <w:rsid w:val="002D4A44"/>
    <w:rsid w:val="002D4B04"/>
    <w:rsid w:val="002D6619"/>
    <w:rsid w:val="002D6F09"/>
    <w:rsid w:val="002E0540"/>
    <w:rsid w:val="002E16C4"/>
    <w:rsid w:val="002E1A4A"/>
    <w:rsid w:val="002E2755"/>
    <w:rsid w:val="002E2CEC"/>
    <w:rsid w:val="002E344E"/>
    <w:rsid w:val="002E3928"/>
    <w:rsid w:val="002E3A9D"/>
    <w:rsid w:val="002E4476"/>
    <w:rsid w:val="002E551C"/>
    <w:rsid w:val="002E594D"/>
    <w:rsid w:val="002E63EB"/>
    <w:rsid w:val="002E67BD"/>
    <w:rsid w:val="002E67E7"/>
    <w:rsid w:val="002F0D9C"/>
    <w:rsid w:val="002F1556"/>
    <w:rsid w:val="002F1911"/>
    <w:rsid w:val="002F1BA6"/>
    <w:rsid w:val="002F230E"/>
    <w:rsid w:val="002F2DC6"/>
    <w:rsid w:val="002F334B"/>
    <w:rsid w:val="002F3AB3"/>
    <w:rsid w:val="002F3B81"/>
    <w:rsid w:val="002F400F"/>
    <w:rsid w:val="002F49CB"/>
    <w:rsid w:val="002F53C8"/>
    <w:rsid w:val="002F797C"/>
    <w:rsid w:val="0030156E"/>
    <w:rsid w:val="003016AB"/>
    <w:rsid w:val="00301768"/>
    <w:rsid w:val="0030288E"/>
    <w:rsid w:val="00302A8C"/>
    <w:rsid w:val="00302F1F"/>
    <w:rsid w:val="0030328D"/>
    <w:rsid w:val="00303B55"/>
    <w:rsid w:val="003041CE"/>
    <w:rsid w:val="00304848"/>
    <w:rsid w:val="00304D9F"/>
    <w:rsid w:val="00304DE2"/>
    <w:rsid w:val="00305720"/>
    <w:rsid w:val="00305C1A"/>
    <w:rsid w:val="00306171"/>
    <w:rsid w:val="00306332"/>
    <w:rsid w:val="0030694A"/>
    <w:rsid w:val="00306C21"/>
    <w:rsid w:val="0030731F"/>
    <w:rsid w:val="003077FE"/>
    <w:rsid w:val="00307AED"/>
    <w:rsid w:val="00307BFA"/>
    <w:rsid w:val="0031090D"/>
    <w:rsid w:val="00312DD8"/>
    <w:rsid w:val="00313945"/>
    <w:rsid w:val="0031468B"/>
    <w:rsid w:val="0031495C"/>
    <w:rsid w:val="0031500E"/>
    <w:rsid w:val="00316E2C"/>
    <w:rsid w:val="00317011"/>
    <w:rsid w:val="0031760D"/>
    <w:rsid w:val="003177B3"/>
    <w:rsid w:val="00317A36"/>
    <w:rsid w:val="003214EA"/>
    <w:rsid w:val="00321D18"/>
    <w:rsid w:val="003220D1"/>
    <w:rsid w:val="00322B6F"/>
    <w:rsid w:val="00322D82"/>
    <w:rsid w:val="0032323F"/>
    <w:rsid w:val="00323DCB"/>
    <w:rsid w:val="003252D5"/>
    <w:rsid w:val="00327A69"/>
    <w:rsid w:val="00327E05"/>
    <w:rsid w:val="00330071"/>
    <w:rsid w:val="0033013D"/>
    <w:rsid w:val="003305A0"/>
    <w:rsid w:val="0033061D"/>
    <w:rsid w:val="003317B6"/>
    <w:rsid w:val="00331B45"/>
    <w:rsid w:val="0033230B"/>
    <w:rsid w:val="00332802"/>
    <w:rsid w:val="00333B3C"/>
    <w:rsid w:val="00333D4F"/>
    <w:rsid w:val="00333EDF"/>
    <w:rsid w:val="00334C8A"/>
    <w:rsid w:val="0033689E"/>
    <w:rsid w:val="00337B70"/>
    <w:rsid w:val="00341AC5"/>
    <w:rsid w:val="003426B1"/>
    <w:rsid w:val="003436D8"/>
    <w:rsid w:val="00343CF9"/>
    <w:rsid w:val="00344D35"/>
    <w:rsid w:val="003470C8"/>
    <w:rsid w:val="00347943"/>
    <w:rsid w:val="00350084"/>
    <w:rsid w:val="0035045A"/>
    <w:rsid w:val="00350769"/>
    <w:rsid w:val="003509D1"/>
    <w:rsid w:val="00351F9C"/>
    <w:rsid w:val="00352C23"/>
    <w:rsid w:val="00353AFF"/>
    <w:rsid w:val="00353B21"/>
    <w:rsid w:val="00354BEF"/>
    <w:rsid w:val="0035517B"/>
    <w:rsid w:val="003563E6"/>
    <w:rsid w:val="00356717"/>
    <w:rsid w:val="00356C09"/>
    <w:rsid w:val="0035751D"/>
    <w:rsid w:val="00357971"/>
    <w:rsid w:val="0036044D"/>
    <w:rsid w:val="0036045A"/>
    <w:rsid w:val="003612FB"/>
    <w:rsid w:val="00363C2A"/>
    <w:rsid w:val="00363CBE"/>
    <w:rsid w:val="00364289"/>
    <w:rsid w:val="003646FF"/>
    <w:rsid w:val="003656F1"/>
    <w:rsid w:val="00365C37"/>
    <w:rsid w:val="00366BC6"/>
    <w:rsid w:val="00366F39"/>
    <w:rsid w:val="00366FD1"/>
    <w:rsid w:val="00367721"/>
    <w:rsid w:val="003701C2"/>
    <w:rsid w:val="003718B0"/>
    <w:rsid w:val="003718BE"/>
    <w:rsid w:val="00372EF3"/>
    <w:rsid w:val="003731CF"/>
    <w:rsid w:val="003731E6"/>
    <w:rsid w:val="00373749"/>
    <w:rsid w:val="00373E4F"/>
    <w:rsid w:val="00374123"/>
    <w:rsid w:val="00374B66"/>
    <w:rsid w:val="00375742"/>
    <w:rsid w:val="00375F0B"/>
    <w:rsid w:val="00376189"/>
    <w:rsid w:val="0037753B"/>
    <w:rsid w:val="003804C6"/>
    <w:rsid w:val="003808F2"/>
    <w:rsid w:val="0038253A"/>
    <w:rsid w:val="0038322D"/>
    <w:rsid w:val="00383728"/>
    <w:rsid w:val="003841C3"/>
    <w:rsid w:val="0038508C"/>
    <w:rsid w:val="00385611"/>
    <w:rsid w:val="00385691"/>
    <w:rsid w:val="0038593B"/>
    <w:rsid w:val="00385C08"/>
    <w:rsid w:val="0038626F"/>
    <w:rsid w:val="00386654"/>
    <w:rsid w:val="00386C3A"/>
    <w:rsid w:val="00387BF7"/>
    <w:rsid w:val="0039472F"/>
    <w:rsid w:val="00394A89"/>
    <w:rsid w:val="00395D8A"/>
    <w:rsid w:val="00396D7C"/>
    <w:rsid w:val="003A13C8"/>
    <w:rsid w:val="003A1731"/>
    <w:rsid w:val="003A1EEE"/>
    <w:rsid w:val="003A2160"/>
    <w:rsid w:val="003A21EB"/>
    <w:rsid w:val="003A299F"/>
    <w:rsid w:val="003A2E54"/>
    <w:rsid w:val="003A3704"/>
    <w:rsid w:val="003A7727"/>
    <w:rsid w:val="003B0839"/>
    <w:rsid w:val="003B13D9"/>
    <w:rsid w:val="003B17B6"/>
    <w:rsid w:val="003B1815"/>
    <w:rsid w:val="003B25E0"/>
    <w:rsid w:val="003B2981"/>
    <w:rsid w:val="003B5E9D"/>
    <w:rsid w:val="003B6CAF"/>
    <w:rsid w:val="003B78A1"/>
    <w:rsid w:val="003B7A25"/>
    <w:rsid w:val="003C021E"/>
    <w:rsid w:val="003C124A"/>
    <w:rsid w:val="003C28CC"/>
    <w:rsid w:val="003C2A2E"/>
    <w:rsid w:val="003C49CD"/>
    <w:rsid w:val="003C57BD"/>
    <w:rsid w:val="003C639F"/>
    <w:rsid w:val="003C6718"/>
    <w:rsid w:val="003C6846"/>
    <w:rsid w:val="003C6DC1"/>
    <w:rsid w:val="003C6F86"/>
    <w:rsid w:val="003C7B93"/>
    <w:rsid w:val="003D0704"/>
    <w:rsid w:val="003D0EFE"/>
    <w:rsid w:val="003D1D35"/>
    <w:rsid w:val="003D27EF"/>
    <w:rsid w:val="003D2C43"/>
    <w:rsid w:val="003D3A4D"/>
    <w:rsid w:val="003D3B7F"/>
    <w:rsid w:val="003D45A6"/>
    <w:rsid w:val="003D523F"/>
    <w:rsid w:val="003D5605"/>
    <w:rsid w:val="003D6B0A"/>
    <w:rsid w:val="003D6F23"/>
    <w:rsid w:val="003E027A"/>
    <w:rsid w:val="003E035C"/>
    <w:rsid w:val="003E084E"/>
    <w:rsid w:val="003E0E9A"/>
    <w:rsid w:val="003E1BBF"/>
    <w:rsid w:val="003E1FC2"/>
    <w:rsid w:val="003E1FCC"/>
    <w:rsid w:val="003E29A7"/>
    <w:rsid w:val="003E2C6D"/>
    <w:rsid w:val="003E359A"/>
    <w:rsid w:val="003E3DAB"/>
    <w:rsid w:val="003E49A0"/>
    <w:rsid w:val="003E6720"/>
    <w:rsid w:val="003E7326"/>
    <w:rsid w:val="003E7F74"/>
    <w:rsid w:val="003F0AFC"/>
    <w:rsid w:val="003F0B6C"/>
    <w:rsid w:val="003F1C01"/>
    <w:rsid w:val="003F26FB"/>
    <w:rsid w:val="003F35CD"/>
    <w:rsid w:val="003F39CF"/>
    <w:rsid w:val="003F3B92"/>
    <w:rsid w:val="003F3D95"/>
    <w:rsid w:val="003F3E60"/>
    <w:rsid w:val="003F3FD9"/>
    <w:rsid w:val="003F4BAD"/>
    <w:rsid w:val="003F557C"/>
    <w:rsid w:val="003F62DC"/>
    <w:rsid w:val="003F71ED"/>
    <w:rsid w:val="003F72AF"/>
    <w:rsid w:val="004014FB"/>
    <w:rsid w:val="004024E8"/>
    <w:rsid w:val="004024F8"/>
    <w:rsid w:val="00403C27"/>
    <w:rsid w:val="00404376"/>
    <w:rsid w:val="00404E28"/>
    <w:rsid w:val="004051AC"/>
    <w:rsid w:val="00405410"/>
    <w:rsid w:val="00407565"/>
    <w:rsid w:val="00410964"/>
    <w:rsid w:val="00412125"/>
    <w:rsid w:val="00412B62"/>
    <w:rsid w:val="00412CC7"/>
    <w:rsid w:val="00412EAA"/>
    <w:rsid w:val="00413190"/>
    <w:rsid w:val="004131D2"/>
    <w:rsid w:val="00415A4C"/>
    <w:rsid w:val="004162F5"/>
    <w:rsid w:val="00420440"/>
    <w:rsid w:val="00421084"/>
    <w:rsid w:val="004219F1"/>
    <w:rsid w:val="00422078"/>
    <w:rsid w:val="004222CE"/>
    <w:rsid w:val="00422A68"/>
    <w:rsid w:val="00423DE0"/>
    <w:rsid w:val="00423E6B"/>
    <w:rsid w:val="004240FF"/>
    <w:rsid w:val="004241D1"/>
    <w:rsid w:val="00424712"/>
    <w:rsid w:val="004248BA"/>
    <w:rsid w:val="00424ACE"/>
    <w:rsid w:val="00425377"/>
    <w:rsid w:val="0042690D"/>
    <w:rsid w:val="00427AA2"/>
    <w:rsid w:val="00430202"/>
    <w:rsid w:val="00430408"/>
    <w:rsid w:val="004305B5"/>
    <w:rsid w:val="00430A21"/>
    <w:rsid w:val="004318C3"/>
    <w:rsid w:val="004353AC"/>
    <w:rsid w:val="004353E1"/>
    <w:rsid w:val="0043622A"/>
    <w:rsid w:val="00436D28"/>
    <w:rsid w:val="00437127"/>
    <w:rsid w:val="00437229"/>
    <w:rsid w:val="0043796C"/>
    <w:rsid w:val="00437CC5"/>
    <w:rsid w:val="004402D3"/>
    <w:rsid w:val="00440C65"/>
    <w:rsid w:val="00441DAC"/>
    <w:rsid w:val="00441F05"/>
    <w:rsid w:val="004426EC"/>
    <w:rsid w:val="00442DC2"/>
    <w:rsid w:val="00442DCD"/>
    <w:rsid w:val="00442EF3"/>
    <w:rsid w:val="00443F82"/>
    <w:rsid w:val="004445DF"/>
    <w:rsid w:val="00444829"/>
    <w:rsid w:val="00444890"/>
    <w:rsid w:val="00445190"/>
    <w:rsid w:val="004459E9"/>
    <w:rsid w:val="00447B1E"/>
    <w:rsid w:val="00450AFF"/>
    <w:rsid w:val="00451032"/>
    <w:rsid w:val="0045117B"/>
    <w:rsid w:val="00451603"/>
    <w:rsid w:val="0045338C"/>
    <w:rsid w:val="00453453"/>
    <w:rsid w:val="004536E0"/>
    <w:rsid w:val="00453E08"/>
    <w:rsid w:val="00454D10"/>
    <w:rsid w:val="00454E6C"/>
    <w:rsid w:val="004552A5"/>
    <w:rsid w:val="00455AF0"/>
    <w:rsid w:val="004561E2"/>
    <w:rsid w:val="004563C1"/>
    <w:rsid w:val="004564DF"/>
    <w:rsid w:val="004574C1"/>
    <w:rsid w:val="004606E6"/>
    <w:rsid w:val="00461CFD"/>
    <w:rsid w:val="004625B5"/>
    <w:rsid w:val="004639FB"/>
    <w:rsid w:val="0046488D"/>
    <w:rsid w:val="00464A7B"/>
    <w:rsid w:val="00464E8C"/>
    <w:rsid w:val="00465279"/>
    <w:rsid w:val="00465DE4"/>
    <w:rsid w:val="0046669E"/>
    <w:rsid w:val="00466B2F"/>
    <w:rsid w:val="00466B4E"/>
    <w:rsid w:val="00467379"/>
    <w:rsid w:val="00467B04"/>
    <w:rsid w:val="0047169D"/>
    <w:rsid w:val="00471758"/>
    <w:rsid w:val="00471837"/>
    <w:rsid w:val="0047218D"/>
    <w:rsid w:val="00472A1F"/>
    <w:rsid w:val="00472AC5"/>
    <w:rsid w:val="00472B5A"/>
    <w:rsid w:val="004732B6"/>
    <w:rsid w:val="0047462B"/>
    <w:rsid w:val="00474843"/>
    <w:rsid w:val="00475993"/>
    <w:rsid w:val="00475CFF"/>
    <w:rsid w:val="00476603"/>
    <w:rsid w:val="00477218"/>
    <w:rsid w:val="00477CA0"/>
    <w:rsid w:val="00477FAE"/>
    <w:rsid w:val="00477FC8"/>
    <w:rsid w:val="0048013A"/>
    <w:rsid w:val="004801A9"/>
    <w:rsid w:val="004804D5"/>
    <w:rsid w:val="00480556"/>
    <w:rsid w:val="004809F0"/>
    <w:rsid w:val="00480D57"/>
    <w:rsid w:val="00480F2B"/>
    <w:rsid w:val="00481AFD"/>
    <w:rsid w:val="00481ECF"/>
    <w:rsid w:val="00482170"/>
    <w:rsid w:val="00482F94"/>
    <w:rsid w:val="00483C4E"/>
    <w:rsid w:val="00485585"/>
    <w:rsid w:val="00485AD4"/>
    <w:rsid w:val="00485E44"/>
    <w:rsid w:val="00486455"/>
    <w:rsid w:val="0048740F"/>
    <w:rsid w:val="00490172"/>
    <w:rsid w:val="004902EF"/>
    <w:rsid w:val="0049092D"/>
    <w:rsid w:val="00491C27"/>
    <w:rsid w:val="00492169"/>
    <w:rsid w:val="004923EA"/>
    <w:rsid w:val="00493599"/>
    <w:rsid w:val="00493A4A"/>
    <w:rsid w:val="00494DC5"/>
    <w:rsid w:val="00495953"/>
    <w:rsid w:val="00496280"/>
    <w:rsid w:val="00496EAB"/>
    <w:rsid w:val="00496F60"/>
    <w:rsid w:val="00496FC2"/>
    <w:rsid w:val="00497361"/>
    <w:rsid w:val="004A03D3"/>
    <w:rsid w:val="004A0D1C"/>
    <w:rsid w:val="004A1B79"/>
    <w:rsid w:val="004A2188"/>
    <w:rsid w:val="004A2718"/>
    <w:rsid w:val="004A315B"/>
    <w:rsid w:val="004A41AF"/>
    <w:rsid w:val="004A454D"/>
    <w:rsid w:val="004A493F"/>
    <w:rsid w:val="004A4C0E"/>
    <w:rsid w:val="004A5A8E"/>
    <w:rsid w:val="004A5E6E"/>
    <w:rsid w:val="004A6505"/>
    <w:rsid w:val="004A659C"/>
    <w:rsid w:val="004A676A"/>
    <w:rsid w:val="004A77F7"/>
    <w:rsid w:val="004A7D11"/>
    <w:rsid w:val="004B038F"/>
    <w:rsid w:val="004B1A5B"/>
    <w:rsid w:val="004B1DCC"/>
    <w:rsid w:val="004B30A5"/>
    <w:rsid w:val="004B30DF"/>
    <w:rsid w:val="004B3549"/>
    <w:rsid w:val="004B57AC"/>
    <w:rsid w:val="004B5983"/>
    <w:rsid w:val="004B5B9D"/>
    <w:rsid w:val="004B7133"/>
    <w:rsid w:val="004B7301"/>
    <w:rsid w:val="004B7E78"/>
    <w:rsid w:val="004C00E8"/>
    <w:rsid w:val="004C0215"/>
    <w:rsid w:val="004C06EF"/>
    <w:rsid w:val="004C135E"/>
    <w:rsid w:val="004C20C6"/>
    <w:rsid w:val="004C27E6"/>
    <w:rsid w:val="004C2D69"/>
    <w:rsid w:val="004C4170"/>
    <w:rsid w:val="004C4B0F"/>
    <w:rsid w:val="004C5355"/>
    <w:rsid w:val="004C590F"/>
    <w:rsid w:val="004C6108"/>
    <w:rsid w:val="004C6198"/>
    <w:rsid w:val="004C6394"/>
    <w:rsid w:val="004D097D"/>
    <w:rsid w:val="004D20AE"/>
    <w:rsid w:val="004D2258"/>
    <w:rsid w:val="004D43A5"/>
    <w:rsid w:val="004D5993"/>
    <w:rsid w:val="004D5A0C"/>
    <w:rsid w:val="004D6680"/>
    <w:rsid w:val="004D67E5"/>
    <w:rsid w:val="004D6DAE"/>
    <w:rsid w:val="004D7462"/>
    <w:rsid w:val="004E0741"/>
    <w:rsid w:val="004E077E"/>
    <w:rsid w:val="004E12A3"/>
    <w:rsid w:val="004E151D"/>
    <w:rsid w:val="004E162E"/>
    <w:rsid w:val="004E1B2A"/>
    <w:rsid w:val="004E1B5F"/>
    <w:rsid w:val="004E3044"/>
    <w:rsid w:val="004E3C91"/>
    <w:rsid w:val="004E3FDB"/>
    <w:rsid w:val="004E4A6A"/>
    <w:rsid w:val="004E5520"/>
    <w:rsid w:val="004E5FDF"/>
    <w:rsid w:val="004E60A9"/>
    <w:rsid w:val="004E6135"/>
    <w:rsid w:val="004E7F6B"/>
    <w:rsid w:val="004F0C56"/>
    <w:rsid w:val="004F126D"/>
    <w:rsid w:val="004F197D"/>
    <w:rsid w:val="004F2E21"/>
    <w:rsid w:val="004F3F2D"/>
    <w:rsid w:val="004F43B8"/>
    <w:rsid w:val="004F4886"/>
    <w:rsid w:val="004F50B8"/>
    <w:rsid w:val="004F5168"/>
    <w:rsid w:val="004F562E"/>
    <w:rsid w:val="004F568B"/>
    <w:rsid w:val="004F6241"/>
    <w:rsid w:val="004F64DC"/>
    <w:rsid w:val="004F6732"/>
    <w:rsid w:val="004F75B6"/>
    <w:rsid w:val="004F774E"/>
    <w:rsid w:val="00500002"/>
    <w:rsid w:val="005008C5"/>
    <w:rsid w:val="00501FEB"/>
    <w:rsid w:val="00502E81"/>
    <w:rsid w:val="005036D0"/>
    <w:rsid w:val="00503DD0"/>
    <w:rsid w:val="00503FC0"/>
    <w:rsid w:val="00504B33"/>
    <w:rsid w:val="005058DA"/>
    <w:rsid w:val="00505B9E"/>
    <w:rsid w:val="0050613D"/>
    <w:rsid w:val="00506289"/>
    <w:rsid w:val="005065B1"/>
    <w:rsid w:val="00510158"/>
    <w:rsid w:val="005103EC"/>
    <w:rsid w:val="0051103B"/>
    <w:rsid w:val="0051137E"/>
    <w:rsid w:val="00511C42"/>
    <w:rsid w:val="00511CE5"/>
    <w:rsid w:val="0051275A"/>
    <w:rsid w:val="00512AF8"/>
    <w:rsid w:val="00513A9C"/>
    <w:rsid w:val="00513BC3"/>
    <w:rsid w:val="00513EF2"/>
    <w:rsid w:val="005140B4"/>
    <w:rsid w:val="00514A38"/>
    <w:rsid w:val="00517385"/>
    <w:rsid w:val="005174B3"/>
    <w:rsid w:val="0051772B"/>
    <w:rsid w:val="00520155"/>
    <w:rsid w:val="00520897"/>
    <w:rsid w:val="00520C54"/>
    <w:rsid w:val="00520DB6"/>
    <w:rsid w:val="00520F68"/>
    <w:rsid w:val="00521261"/>
    <w:rsid w:val="0052280E"/>
    <w:rsid w:val="00522F35"/>
    <w:rsid w:val="00523F60"/>
    <w:rsid w:val="00524878"/>
    <w:rsid w:val="00524E4E"/>
    <w:rsid w:val="00525815"/>
    <w:rsid w:val="00526467"/>
    <w:rsid w:val="00530099"/>
    <w:rsid w:val="00530100"/>
    <w:rsid w:val="00530881"/>
    <w:rsid w:val="00530FA2"/>
    <w:rsid w:val="005310DB"/>
    <w:rsid w:val="0053187A"/>
    <w:rsid w:val="005318CF"/>
    <w:rsid w:val="0053236D"/>
    <w:rsid w:val="00533B0B"/>
    <w:rsid w:val="00533CA0"/>
    <w:rsid w:val="00534420"/>
    <w:rsid w:val="005346B9"/>
    <w:rsid w:val="0053704F"/>
    <w:rsid w:val="0054187C"/>
    <w:rsid w:val="00541C43"/>
    <w:rsid w:val="00541E59"/>
    <w:rsid w:val="0054502F"/>
    <w:rsid w:val="0054553B"/>
    <w:rsid w:val="00545971"/>
    <w:rsid w:val="00546DE1"/>
    <w:rsid w:val="005474C8"/>
    <w:rsid w:val="00547BDB"/>
    <w:rsid w:val="00550F37"/>
    <w:rsid w:val="005511DF"/>
    <w:rsid w:val="00551847"/>
    <w:rsid w:val="00551B37"/>
    <w:rsid w:val="005528EC"/>
    <w:rsid w:val="00552FB2"/>
    <w:rsid w:val="005531C7"/>
    <w:rsid w:val="005533C5"/>
    <w:rsid w:val="00553B4F"/>
    <w:rsid w:val="00553C8E"/>
    <w:rsid w:val="00554225"/>
    <w:rsid w:val="005551FC"/>
    <w:rsid w:val="005552E8"/>
    <w:rsid w:val="005555A2"/>
    <w:rsid w:val="0055586E"/>
    <w:rsid w:val="00555ABE"/>
    <w:rsid w:val="0055630C"/>
    <w:rsid w:val="00556C0C"/>
    <w:rsid w:val="005570ED"/>
    <w:rsid w:val="00557479"/>
    <w:rsid w:val="00557D35"/>
    <w:rsid w:val="00561986"/>
    <w:rsid w:val="00561CBB"/>
    <w:rsid w:val="00561CD2"/>
    <w:rsid w:val="00562233"/>
    <w:rsid w:val="00563CAA"/>
    <w:rsid w:val="005640CF"/>
    <w:rsid w:val="00564937"/>
    <w:rsid w:val="00564DB2"/>
    <w:rsid w:val="0056577E"/>
    <w:rsid w:val="00566707"/>
    <w:rsid w:val="00566AC1"/>
    <w:rsid w:val="00567B21"/>
    <w:rsid w:val="00567BD4"/>
    <w:rsid w:val="00571AB4"/>
    <w:rsid w:val="00571D55"/>
    <w:rsid w:val="00572EDA"/>
    <w:rsid w:val="00573F38"/>
    <w:rsid w:val="00574D1C"/>
    <w:rsid w:val="00574D35"/>
    <w:rsid w:val="00575A50"/>
    <w:rsid w:val="00575C91"/>
    <w:rsid w:val="00580207"/>
    <w:rsid w:val="005820B3"/>
    <w:rsid w:val="0058436C"/>
    <w:rsid w:val="00584587"/>
    <w:rsid w:val="00584E89"/>
    <w:rsid w:val="0058520E"/>
    <w:rsid w:val="00585B7E"/>
    <w:rsid w:val="00586238"/>
    <w:rsid w:val="00586D1A"/>
    <w:rsid w:val="0058722B"/>
    <w:rsid w:val="005874C3"/>
    <w:rsid w:val="005917FD"/>
    <w:rsid w:val="00591AEB"/>
    <w:rsid w:val="00591AF1"/>
    <w:rsid w:val="005922E9"/>
    <w:rsid w:val="00594673"/>
    <w:rsid w:val="005949B9"/>
    <w:rsid w:val="00595266"/>
    <w:rsid w:val="00596038"/>
    <w:rsid w:val="005A140C"/>
    <w:rsid w:val="005A1FE4"/>
    <w:rsid w:val="005A23F0"/>
    <w:rsid w:val="005A2EB2"/>
    <w:rsid w:val="005A3F79"/>
    <w:rsid w:val="005A4940"/>
    <w:rsid w:val="005A5C4E"/>
    <w:rsid w:val="005A769B"/>
    <w:rsid w:val="005A7D6E"/>
    <w:rsid w:val="005A7D71"/>
    <w:rsid w:val="005B0150"/>
    <w:rsid w:val="005B11CF"/>
    <w:rsid w:val="005B183B"/>
    <w:rsid w:val="005B1D8C"/>
    <w:rsid w:val="005B1E68"/>
    <w:rsid w:val="005B2482"/>
    <w:rsid w:val="005B2E56"/>
    <w:rsid w:val="005B49AD"/>
    <w:rsid w:val="005B5822"/>
    <w:rsid w:val="005B5A0B"/>
    <w:rsid w:val="005B6782"/>
    <w:rsid w:val="005B7572"/>
    <w:rsid w:val="005C0E32"/>
    <w:rsid w:val="005C2D97"/>
    <w:rsid w:val="005C4F93"/>
    <w:rsid w:val="005C6EB9"/>
    <w:rsid w:val="005C7BB7"/>
    <w:rsid w:val="005D012A"/>
    <w:rsid w:val="005D084C"/>
    <w:rsid w:val="005D122E"/>
    <w:rsid w:val="005D15D9"/>
    <w:rsid w:val="005D1D51"/>
    <w:rsid w:val="005D218F"/>
    <w:rsid w:val="005D2676"/>
    <w:rsid w:val="005D505D"/>
    <w:rsid w:val="005D6DE7"/>
    <w:rsid w:val="005D706E"/>
    <w:rsid w:val="005D75F5"/>
    <w:rsid w:val="005E075B"/>
    <w:rsid w:val="005E0CE8"/>
    <w:rsid w:val="005E20E8"/>
    <w:rsid w:val="005E27B8"/>
    <w:rsid w:val="005E2FDB"/>
    <w:rsid w:val="005E35B2"/>
    <w:rsid w:val="005E3AFD"/>
    <w:rsid w:val="005E4680"/>
    <w:rsid w:val="005E5FF7"/>
    <w:rsid w:val="005E63C2"/>
    <w:rsid w:val="005E74E8"/>
    <w:rsid w:val="005F00A5"/>
    <w:rsid w:val="005F0F99"/>
    <w:rsid w:val="005F1756"/>
    <w:rsid w:val="005F1BA4"/>
    <w:rsid w:val="005F227B"/>
    <w:rsid w:val="005F2EFF"/>
    <w:rsid w:val="005F352B"/>
    <w:rsid w:val="005F3843"/>
    <w:rsid w:val="005F3A7F"/>
    <w:rsid w:val="005F3D33"/>
    <w:rsid w:val="005F5351"/>
    <w:rsid w:val="005F58F9"/>
    <w:rsid w:val="005F69F6"/>
    <w:rsid w:val="005F6B32"/>
    <w:rsid w:val="005F7A1E"/>
    <w:rsid w:val="005F7DD1"/>
    <w:rsid w:val="005F7FB9"/>
    <w:rsid w:val="00600484"/>
    <w:rsid w:val="006011FB"/>
    <w:rsid w:val="006021C5"/>
    <w:rsid w:val="006026AA"/>
    <w:rsid w:val="00603AEE"/>
    <w:rsid w:val="00603DBA"/>
    <w:rsid w:val="00604BDA"/>
    <w:rsid w:val="006052F6"/>
    <w:rsid w:val="00605D1D"/>
    <w:rsid w:val="0060672A"/>
    <w:rsid w:val="0060715E"/>
    <w:rsid w:val="00607327"/>
    <w:rsid w:val="006107AB"/>
    <w:rsid w:val="006114DA"/>
    <w:rsid w:val="00611CFE"/>
    <w:rsid w:val="00611D04"/>
    <w:rsid w:val="006120D9"/>
    <w:rsid w:val="00612910"/>
    <w:rsid w:val="00612DF0"/>
    <w:rsid w:val="00614552"/>
    <w:rsid w:val="00614F3A"/>
    <w:rsid w:val="00614FD2"/>
    <w:rsid w:val="00615586"/>
    <w:rsid w:val="0061604E"/>
    <w:rsid w:val="0061610C"/>
    <w:rsid w:val="006163A9"/>
    <w:rsid w:val="006168DD"/>
    <w:rsid w:val="00616A88"/>
    <w:rsid w:val="00620612"/>
    <w:rsid w:val="00620750"/>
    <w:rsid w:val="00621930"/>
    <w:rsid w:val="00621B26"/>
    <w:rsid w:val="00623055"/>
    <w:rsid w:val="00623568"/>
    <w:rsid w:val="00623984"/>
    <w:rsid w:val="00623EA9"/>
    <w:rsid w:val="00624047"/>
    <w:rsid w:val="006241FF"/>
    <w:rsid w:val="0062460B"/>
    <w:rsid w:val="00626AE7"/>
    <w:rsid w:val="00626C16"/>
    <w:rsid w:val="006279E6"/>
    <w:rsid w:val="00631F2E"/>
    <w:rsid w:val="00635CBF"/>
    <w:rsid w:val="006361C6"/>
    <w:rsid w:val="00636D04"/>
    <w:rsid w:val="006402AF"/>
    <w:rsid w:val="0064151C"/>
    <w:rsid w:val="00643098"/>
    <w:rsid w:val="006442E0"/>
    <w:rsid w:val="006464F9"/>
    <w:rsid w:val="00646FF5"/>
    <w:rsid w:val="00647570"/>
    <w:rsid w:val="006477F0"/>
    <w:rsid w:val="006514DF"/>
    <w:rsid w:val="00653ACA"/>
    <w:rsid w:val="00657057"/>
    <w:rsid w:val="00657E58"/>
    <w:rsid w:val="0066117E"/>
    <w:rsid w:val="0066208D"/>
    <w:rsid w:val="006623BE"/>
    <w:rsid w:val="0066313C"/>
    <w:rsid w:val="0066397B"/>
    <w:rsid w:val="006644B6"/>
    <w:rsid w:val="00664A5F"/>
    <w:rsid w:val="00664BBC"/>
    <w:rsid w:val="00665B0E"/>
    <w:rsid w:val="00666330"/>
    <w:rsid w:val="00666AE2"/>
    <w:rsid w:val="00667A89"/>
    <w:rsid w:val="00667F39"/>
    <w:rsid w:val="00670132"/>
    <w:rsid w:val="00670FF0"/>
    <w:rsid w:val="00671120"/>
    <w:rsid w:val="00673ED4"/>
    <w:rsid w:val="00674A92"/>
    <w:rsid w:val="0067636F"/>
    <w:rsid w:val="00676F1B"/>
    <w:rsid w:val="00677F43"/>
    <w:rsid w:val="006800F6"/>
    <w:rsid w:val="006804E7"/>
    <w:rsid w:val="006825F1"/>
    <w:rsid w:val="006829EB"/>
    <w:rsid w:val="00682BD7"/>
    <w:rsid w:val="00683CA1"/>
    <w:rsid w:val="00684643"/>
    <w:rsid w:val="00684C40"/>
    <w:rsid w:val="00685326"/>
    <w:rsid w:val="00685DCA"/>
    <w:rsid w:val="0068615E"/>
    <w:rsid w:val="00686506"/>
    <w:rsid w:val="00686E03"/>
    <w:rsid w:val="00686E0C"/>
    <w:rsid w:val="00687976"/>
    <w:rsid w:val="00690503"/>
    <w:rsid w:val="00691D72"/>
    <w:rsid w:val="0069261F"/>
    <w:rsid w:val="00693ACF"/>
    <w:rsid w:val="006944D9"/>
    <w:rsid w:val="00694674"/>
    <w:rsid w:val="00694E93"/>
    <w:rsid w:val="00695202"/>
    <w:rsid w:val="00695539"/>
    <w:rsid w:val="00696C22"/>
    <w:rsid w:val="0069784D"/>
    <w:rsid w:val="006A0127"/>
    <w:rsid w:val="006A196A"/>
    <w:rsid w:val="006A1AFB"/>
    <w:rsid w:val="006A2E5E"/>
    <w:rsid w:val="006A30E9"/>
    <w:rsid w:val="006A5174"/>
    <w:rsid w:val="006A52AD"/>
    <w:rsid w:val="006A5319"/>
    <w:rsid w:val="006A7C5C"/>
    <w:rsid w:val="006B101F"/>
    <w:rsid w:val="006B1CF6"/>
    <w:rsid w:val="006B2120"/>
    <w:rsid w:val="006B299F"/>
    <w:rsid w:val="006B38AF"/>
    <w:rsid w:val="006B50BE"/>
    <w:rsid w:val="006B5AC0"/>
    <w:rsid w:val="006B5D58"/>
    <w:rsid w:val="006B6189"/>
    <w:rsid w:val="006B7117"/>
    <w:rsid w:val="006C057D"/>
    <w:rsid w:val="006C0925"/>
    <w:rsid w:val="006C0BA6"/>
    <w:rsid w:val="006C0ECE"/>
    <w:rsid w:val="006C138B"/>
    <w:rsid w:val="006C2E49"/>
    <w:rsid w:val="006C33D1"/>
    <w:rsid w:val="006C3761"/>
    <w:rsid w:val="006C49F8"/>
    <w:rsid w:val="006C4DB4"/>
    <w:rsid w:val="006C653C"/>
    <w:rsid w:val="006C6A93"/>
    <w:rsid w:val="006D084D"/>
    <w:rsid w:val="006D0D9C"/>
    <w:rsid w:val="006D0F09"/>
    <w:rsid w:val="006D0FE1"/>
    <w:rsid w:val="006D186A"/>
    <w:rsid w:val="006D1906"/>
    <w:rsid w:val="006D2285"/>
    <w:rsid w:val="006D3930"/>
    <w:rsid w:val="006D4191"/>
    <w:rsid w:val="006D474B"/>
    <w:rsid w:val="006D50F3"/>
    <w:rsid w:val="006D5381"/>
    <w:rsid w:val="006D54B6"/>
    <w:rsid w:val="006D5623"/>
    <w:rsid w:val="006D6A2A"/>
    <w:rsid w:val="006D7353"/>
    <w:rsid w:val="006E0015"/>
    <w:rsid w:val="006E1119"/>
    <w:rsid w:val="006E13C2"/>
    <w:rsid w:val="006E1967"/>
    <w:rsid w:val="006E199B"/>
    <w:rsid w:val="006E1F10"/>
    <w:rsid w:val="006E40C2"/>
    <w:rsid w:val="006E42CE"/>
    <w:rsid w:val="006E551A"/>
    <w:rsid w:val="006E6730"/>
    <w:rsid w:val="006E76F1"/>
    <w:rsid w:val="006E79E0"/>
    <w:rsid w:val="006F09F4"/>
    <w:rsid w:val="006F12E4"/>
    <w:rsid w:val="006F1D12"/>
    <w:rsid w:val="006F27C7"/>
    <w:rsid w:val="006F2F10"/>
    <w:rsid w:val="006F387F"/>
    <w:rsid w:val="006F4F58"/>
    <w:rsid w:val="006F5656"/>
    <w:rsid w:val="006F598D"/>
    <w:rsid w:val="006F5CD3"/>
    <w:rsid w:val="006F664D"/>
    <w:rsid w:val="006F6A9D"/>
    <w:rsid w:val="006F72EF"/>
    <w:rsid w:val="006F7DCA"/>
    <w:rsid w:val="00700BD1"/>
    <w:rsid w:val="00701D6C"/>
    <w:rsid w:val="0070246D"/>
    <w:rsid w:val="00702D81"/>
    <w:rsid w:val="00703D4F"/>
    <w:rsid w:val="0070489F"/>
    <w:rsid w:val="00704F34"/>
    <w:rsid w:val="00705B87"/>
    <w:rsid w:val="0070670B"/>
    <w:rsid w:val="0070710B"/>
    <w:rsid w:val="00707BD9"/>
    <w:rsid w:val="007114B9"/>
    <w:rsid w:val="00711AA6"/>
    <w:rsid w:val="00711FE8"/>
    <w:rsid w:val="007123E3"/>
    <w:rsid w:val="00712F94"/>
    <w:rsid w:val="00713043"/>
    <w:rsid w:val="007146A9"/>
    <w:rsid w:val="00715C48"/>
    <w:rsid w:val="00715F06"/>
    <w:rsid w:val="007161FE"/>
    <w:rsid w:val="00716217"/>
    <w:rsid w:val="00716672"/>
    <w:rsid w:val="00716CE0"/>
    <w:rsid w:val="007178BF"/>
    <w:rsid w:val="007178F4"/>
    <w:rsid w:val="007200B1"/>
    <w:rsid w:val="007211A0"/>
    <w:rsid w:val="0072143E"/>
    <w:rsid w:val="00721581"/>
    <w:rsid w:val="00722225"/>
    <w:rsid w:val="00723C6A"/>
    <w:rsid w:val="00724095"/>
    <w:rsid w:val="007242EC"/>
    <w:rsid w:val="00725604"/>
    <w:rsid w:val="00726CFB"/>
    <w:rsid w:val="007279B5"/>
    <w:rsid w:val="007310E7"/>
    <w:rsid w:val="007315FE"/>
    <w:rsid w:val="00732563"/>
    <w:rsid w:val="00732723"/>
    <w:rsid w:val="007345D7"/>
    <w:rsid w:val="0073474F"/>
    <w:rsid w:val="00734B89"/>
    <w:rsid w:val="00734E65"/>
    <w:rsid w:val="00734EF6"/>
    <w:rsid w:val="00735B10"/>
    <w:rsid w:val="00736C97"/>
    <w:rsid w:val="00736E19"/>
    <w:rsid w:val="00742174"/>
    <w:rsid w:val="00743315"/>
    <w:rsid w:val="00743E31"/>
    <w:rsid w:val="00744EB4"/>
    <w:rsid w:val="00744FCD"/>
    <w:rsid w:val="00745544"/>
    <w:rsid w:val="00745AA2"/>
    <w:rsid w:val="00750A77"/>
    <w:rsid w:val="00750E40"/>
    <w:rsid w:val="00750F06"/>
    <w:rsid w:val="007511F1"/>
    <w:rsid w:val="007515E9"/>
    <w:rsid w:val="007528FB"/>
    <w:rsid w:val="00754315"/>
    <w:rsid w:val="00754C74"/>
    <w:rsid w:val="0075547B"/>
    <w:rsid w:val="007569DE"/>
    <w:rsid w:val="00757460"/>
    <w:rsid w:val="00757930"/>
    <w:rsid w:val="007609AD"/>
    <w:rsid w:val="007609F5"/>
    <w:rsid w:val="007613C2"/>
    <w:rsid w:val="00761BD3"/>
    <w:rsid w:val="00762402"/>
    <w:rsid w:val="00765380"/>
    <w:rsid w:val="0076568E"/>
    <w:rsid w:val="00767DF2"/>
    <w:rsid w:val="007701EF"/>
    <w:rsid w:val="00770AF6"/>
    <w:rsid w:val="00770E36"/>
    <w:rsid w:val="007716DB"/>
    <w:rsid w:val="00771CF7"/>
    <w:rsid w:val="00771E55"/>
    <w:rsid w:val="007722A9"/>
    <w:rsid w:val="00772AE4"/>
    <w:rsid w:val="0077613F"/>
    <w:rsid w:val="00776967"/>
    <w:rsid w:val="00776D94"/>
    <w:rsid w:val="00777655"/>
    <w:rsid w:val="00780299"/>
    <w:rsid w:val="00780D46"/>
    <w:rsid w:val="00781E67"/>
    <w:rsid w:val="00782D8F"/>
    <w:rsid w:val="007851B5"/>
    <w:rsid w:val="00786292"/>
    <w:rsid w:val="0078671B"/>
    <w:rsid w:val="0078777B"/>
    <w:rsid w:val="007878E4"/>
    <w:rsid w:val="0079098D"/>
    <w:rsid w:val="00790C23"/>
    <w:rsid w:val="0079177F"/>
    <w:rsid w:val="00791B91"/>
    <w:rsid w:val="007927FB"/>
    <w:rsid w:val="00792A8A"/>
    <w:rsid w:val="00792ED8"/>
    <w:rsid w:val="00792F5C"/>
    <w:rsid w:val="00792FBE"/>
    <w:rsid w:val="007933DF"/>
    <w:rsid w:val="00794B74"/>
    <w:rsid w:val="007952DC"/>
    <w:rsid w:val="00796FBB"/>
    <w:rsid w:val="00797966"/>
    <w:rsid w:val="00797A89"/>
    <w:rsid w:val="007A0A95"/>
    <w:rsid w:val="007A112B"/>
    <w:rsid w:val="007A1214"/>
    <w:rsid w:val="007A2D4E"/>
    <w:rsid w:val="007A3941"/>
    <w:rsid w:val="007A3EC8"/>
    <w:rsid w:val="007A43F1"/>
    <w:rsid w:val="007A4C85"/>
    <w:rsid w:val="007A537B"/>
    <w:rsid w:val="007A58E8"/>
    <w:rsid w:val="007A5DA7"/>
    <w:rsid w:val="007A66E6"/>
    <w:rsid w:val="007A6AEF"/>
    <w:rsid w:val="007A6F0E"/>
    <w:rsid w:val="007A778F"/>
    <w:rsid w:val="007A7D4D"/>
    <w:rsid w:val="007B0019"/>
    <w:rsid w:val="007B0DE3"/>
    <w:rsid w:val="007B0E16"/>
    <w:rsid w:val="007B1EA3"/>
    <w:rsid w:val="007B205D"/>
    <w:rsid w:val="007B282C"/>
    <w:rsid w:val="007B285B"/>
    <w:rsid w:val="007B2A97"/>
    <w:rsid w:val="007B33A1"/>
    <w:rsid w:val="007B34E1"/>
    <w:rsid w:val="007B445C"/>
    <w:rsid w:val="007B4EAE"/>
    <w:rsid w:val="007B5023"/>
    <w:rsid w:val="007B5C70"/>
    <w:rsid w:val="007B69BC"/>
    <w:rsid w:val="007B6DFC"/>
    <w:rsid w:val="007B7925"/>
    <w:rsid w:val="007B7B3F"/>
    <w:rsid w:val="007C2391"/>
    <w:rsid w:val="007C3339"/>
    <w:rsid w:val="007C5EF0"/>
    <w:rsid w:val="007C604E"/>
    <w:rsid w:val="007C6D1B"/>
    <w:rsid w:val="007C7EFB"/>
    <w:rsid w:val="007D0B41"/>
    <w:rsid w:val="007D1832"/>
    <w:rsid w:val="007D1B66"/>
    <w:rsid w:val="007D1DD1"/>
    <w:rsid w:val="007D2097"/>
    <w:rsid w:val="007D228C"/>
    <w:rsid w:val="007D296F"/>
    <w:rsid w:val="007D307F"/>
    <w:rsid w:val="007D5A3B"/>
    <w:rsid w:val="007D5C7E"/>
    <w:rsid w:val="007D5CE0"/>
    <w:rsid w:val="007D6247"/>
    <w:rsid w:val="007D67AC"/>
    <w:rsid w:val="007D6D06"/>
    <w:rsid w:val="007D75E3"/>
    <w:rsid w:val="007D7641"/>
    <w:rsid w:val="007D77B5"/>
    <w:rsid w:val="007E1234"/>
    <w:rsid w:val="007E1DEC"/>
    <w:rsid w:val="007E1E27"/>
    <w:rsid w:val="007E2B09"/>
    <w:rsid w:val="007E2FAF"/>
    <w:rsid w:val="007E364E"/>
    <w:rsid w:val="007E3EEF"/>
    <w:rsid w:val="007E47DA"/>
    <w:rsid w:val="007E5078"/>
    <w:rsid w:val="007E6EEE"/>
    <w:rsid w:val="007F0A08"/>
    <w:rsid w:val="007F1400"/>
    <w:rsid w:val="007F1AEB"/>
    <w:rsid w:val="007F1F79"/>
    <w:rsid w:val="007F21CA"/>
    <w:rsid w:val="007F3C9C"/>
    <w:rsid w:val="007F3D36"/>
    <w:rsid w:val="007F492A"/>
    <w:rsid w:val="007F4B21"/>
    <w:rsid w:val="007F5600"/>
    <w:rsid w:val="007F5636"/>
    <w:rsid w:val="007F6342"/>
    <w:rsid w:val="007F67E7"/>
    <w:rsid w:val="007F70F3"/>
    <w:rsid w:val="007F7357"/>
    <w:rsid w:val="007F7724"/>
    <w:rsid w:val="007F7A5E"/>
    <w:rsid w:val="007F7DC6"/>
    <w:rsid w:val="00802613"/>
    <w:rsid w:val="0080326F"/>
    <w:rsid w:val="00803BF5"/>
    <w:rsid w:val="00804C59"/>
    <w:rsid w:val="00805CCF"/>
    <w:rsid w:val="008065EE"/>
    <w:rsid w:val="0081084C"/>
    <w:rsid w:val="00812562"/>
    <w:rsid w:val="00813B8E"/>
    <w:rsid w:val="0081506F"/>
    <w:rsid w:val="00815D66"/>
    <w:rsid w:val="00816AE2"/>
    <w:rsid w:val="00816F3E"/>
    <w:rsid w:val="00817524"/>
    <w:rsid w:val="00820477"/>
    <w:rsid w:val="008205AF"/>
    <w:rsid w:val="00820951"/>
    <w:rsid w:val="00820D0D"/>
    <w:rsid w:val="0082199A"/>
    <w:rsid w:val="008224FE"/>
    <w:rsid w:val="0082337A"/>
    <w:rsid w:val="0082492E"/>
    <w:rsid w:val="00824D20"/>
    <w:rsid w:val="0082567F"/>
    <w:rsid w:val="008269A4"/>
    <w:rsid w:val="00826E74"/>
    <w:rsid w:val="008272E1"/>
    <w:rsid w:val="0082784A"/>
    <w:rsid w:val="0083011C"/>
    <w:rsid w:val="00830A7A"/>
    <w:rsid w:val="00831692"/>
    <w:rsid w:val="0083170F"/>
    <w:rsid w:val="00831725"/>
    <w:rsid w:val="00831A82"/>
    <w:rsid w:val="00831F88"/>
    <w:rsid w:val="00832E61"/>
    <w:rsid w:val="00833733"/>
    <w:rsid w:val="00833C84"/>
    <w:rsid w:val="00834BC2"/>
    <w:rsid w:val="00834D9A"/>
    <w:rsid w:val="008354C4"/>
    <w:rsid w:val="008354D0"/>
    <w:rsid w:val="00836B65"/>
    <w:rsid w:val="00836D4A"/>
    <w:rsid w:val="00836F5C"/>
    <w:rsid w:val="00837373"/>
    <w:rsid w:val="0083743F"/>
    <w:rsid w:val="008404C3"/>
    <w:rsid w:val="0084055A"/>
    <w:rsid w:val="00840EE8"/>
    <w:rsid w:val="00841C10"/>
    <w:rsid w:val="00841E4E"/>
    <w:rsid w:val="0084276C"/>
    <w:rsid w:val="00843709"/>
    <w:rsid w:val="0084378E"/>
    <w:rsid w:val="00843E8C"/>
    <w:rsid w:val="00844057"/>
    <w:rsid w:val="008448E9"/>
    <w:rsid w:val="00844994"/>
    <w:rsid w:val="00844DB1"/>
    <w:rsid w:val="008455E7"/>
    <w:rsid w:val="008459F3"/>
    <w:rsid w:val="00845F41"/>
    <w:rsid w:val="00851056"/>
    <w:rsid w:val="00851406"/>
    <w:rsid w:val="00851C89"/>
    <w:rsid w:val="00852407"/>
    <w:rsid w:val="0085293C"/>
    <w:rsid w:val="00852D07"/>
    <w:rsid w:val="00853D2A"/>
    <w:rsid w:val="00854628"/>
    <w:rsid w:val="00854A8C"/>
    <w:rsid w:val="008552AA"/>
    <w:rsid w:val="0085642B"/>
    <w:rsid w:val="008568AC"/>
    <w:rsid w:val="00856E6A"/>
    <w:rsid w:val="00857692"/>
    <w:rsid w:val="00857E12"/>
    <w:rsid w:val="00860594"/>
    <w:rsid w:val="00860CBA"/>
    <w:rsid w:val="00860E5A"/>
    <w:rsid w:val="00861704"/>
    <w:rsid w:val="0086262D"/>
    <w:rsid w:val="0086269F"/>
    <w:rsid w:val="00862CBA"/>
    <w:rsid w:val="00862E0A"/>
    <w:rsid w:val="00862F08"/>
    <w:rsid w:val="00863090"/>
    <w:rsid w:val="0086440E"/>
    <w:rsid w:val="0086487D"/>
    <w:rsid w:val="00864F99"/>
    <w:rsid w:val="00865295"/>
    <w:rsid w:val="008652D8"/>
    <w:rsid w:val="00866051"/>
    <w:rsid w:val="00866116"/>
    <w:rsid w:val="008677B9"/>
    <w:rsid w:val="008678E6"/>
    <w:rsid w:val="00867DB9"/>
    <w:rsid w:val="00867DF5"/>
    <w:rsid w:val="00870291"/>
    <w:rsid w:val="008708BD"/>
    <w:rsid w:val="00872A97"/>
    <w:rsid w:val="00873ABD"/>
    <w:rsid w:val="008741E9"/>
    <w:rsid w:val="008743E6"/>
    <w:rsid w:val="00874BB6"/>
    <w:rsid w:val="008758B0"/>
    <w:rsid w:val="00875D22"/>
    <w:rsid w:val="00876681"/>
    <w:rsid w:val="008767B1"/>
    <w:rsid w:val="008774F2"/>
    <w:rsid w:val="00877660"/>
    <w:rsid w:val="0088011B"/>
    <w:rsid w:val="00881D4D"/>
    <w:rsid w:val="00881F3C"/>
    <w:rsid w:val="00882880"/>
    <w:rsid w:val="00882AFC"/>
    <w:rsid w:val="008832CD"/>
    <w:rsid w:val="008836A2"/>
    <w:rsid w:val="0088479E"/>
    <w:rsid w:val="00884CB8"/>
    <w:rsid w:val="00885ACA"/>
    <w:rsid w:val="00885CDA"/>
    <w:rsid w:val="0088635F"/>
    <w:rsid w:val="00890C0A"/>
    <w:rsid w:val="00893392"/>
    <w:rsid w:val="0089343F"/>
    <w:rsid w:val="00893858"/>
    <w:rsid w:val="0089397D"/>
    <w:rsid w:val="00893D60"/>
    <w:rsid w:val="0089467C"/>
    <w:rsid w:val="0089502E"/>
    <w:rsid w:val="00895A65"/>
    <w:rsid w:val="00895AE6"/>
    <w:rsid w:val="00895F19"/>
    <w:rsid w:val="00896224"/>
    <w:rsid w:val="00896F10"/>
    <w:rsid w:val="0089708E"/>
    <w:rsid w:val="008A11F1"/>
    <w:rsid w:val="008A17AA"/>
    <w:rsid w:val="008A1918"/>
    <w:rsid w:val="008A2AD5"/>
    <w:rsid w:val="008A42F2"/>
    <w:rsid w:val="008A47FB"/>
    <w:rsid w:val="008A5313"/>
    <w:rsid w:val="008A5974"/>
    <w:rsid w:val="008A6601"/>
    <w:rsid w:val="008B0A95"/>
    <w:rsid w:val="008B0B80"/>
    <w:rsid w:val="008B0DB7"/>
    <w:rsid w:val="008B279D"/>
    <w:rsid w:val="008B52AB"/>
    <w:rsid w:val="008B54F1"/>
    <w:rsid w:val="008B5621"/>
    <w:rsid w:val="008B5656"/>
    <w:rsid w:val="008B58BB"/>
    <w:rsid w:val="008B5D0D"/>
    <w:rsid w:val="008B7B5E"/>
    <w:rsid w:val="008B7BB4"/>
    <w:rsid w:val="008C14A2"/>
    <w:rsid w:val="008C1A66"/>
    <w:rsid w:val="008C266A"/>
    <w:rsid w:val="008C48D5"/>
    <w:rsid w:val="008C4C6E"/>
    <w:rsid w:val="008C545E"/>
    <w:rsid w:val="008C57FD"/>
    <w:rsid w:val="008C6850"/>
    <w:rsid w:val="008C6FC2"/>
    <w:rsid w:val="008C75DF"/>
    <w:rsid w:val="008C7D88"/>
    <w:rsid w:val="008C7F95"/>
    <w:rsid w:val="008D0108"/>
    <w:rsid w:val="008D0957"/>
    <w:rsid w:val="008D0F8C"/>
    <w:rsid w:val="008D13E3"/>
    <w:rsid w:val="008D24A7"/>
    <w:rsid w:val="008D28AD"/>
    <w:rsid w:val="008D3741"/>
    <w:rsid w:val="008D4138"/>
    <w:rsid w:val="008D4648"/>
    <w:rsid w:val="008D5010"/>
    <w:rsid w:val="008D790F"/>
    <w:rsid w:val="008D7AC1"/>
    <w:rsid w:val="008D7B8C"/>
    <w:rsid w:val="008E050F"/>
    <w:rsid w:val="008E0AC3"/>
    <w:rsid w:val="008E2E81"/>
    <w:rsid w:val="008E53D7"/>
    <w:rsid w:val="008E60B0"/>
    <w:rsid w:val="008E673E"/>
    <w:rsid w:val="008E75FB"/>
    <w:rsid w:val="008E79BE"/>
    <w:rsid w:val="008F0A2B"/>
    <w:rsid w:val="008F0C9B"/>
    <w:rsid w:val="008F0D7B"/>
    <w:rsid w:val="008F143A"/>
    <w:rsid w:val="008F3A12"/>
    <w:rsid w:val="008F3FF3"/>
    <w:rsid w:val="008F4038"/>
    <w:rsid w:val="008F456C"/>
    <w:rsid w:val="008F5319"/>
    <w:rsid w:val="008F6664"/>
    <w:rsid w:val="008F70AE"/>
    <w:rsid w:val="008F774E"/>
    <w:rsid w:val="008F78EE"/>
    <w:rsid w:val="00900281"/>
    <w:rsid w:val="00900D2A"/>
    <w:rsid w:val="00900DD9"/>
    <w:rsid w:val="00902D5A"/>
    <w:rsid w:val="00902F13"/>
    <w:rsid w:val="00905604"/>
    <w:rsid w:val="00905DFE"/>
    <w:rsid w:val="009060BB"/>
    <w:rsid w:val="00906262"/>
    <w:rsid w:val="0090656F"/>
    <w:rsid w:val="00907586"/>
    <w:rsid w:val="0091010A"/>
    <w:rsid w:val="009102EA"/>
    <w:rsid w:val="009127A7"/>
    <w:rsid w:val="009138B5"/>
    <w:rsid w:val="00914D6A"/>
    <w:rsid w:val="00915CB6"/>
    <w:rsid w:val="009169FF"/>
    <w:rsid w:val="00916FAB"/>
    <w:rsid w:val="00920224"/>
    <w:rsid w:val="0092044E"/>
    <w:rsid w:val="00920943"/>
    <w:rsid w:val="009220A4"/>
    <w:rsid w:val="00922262"/>
    <w:rsid w:val="0092334B"/>
    <w:rsid w:val="0092344D"/>
    <w:rsid w:val="00923796"/>
    <w:rsid w:val="0092440A"/>
    <w:rsid w:val="00926277"/>
    <w:rsid w:val="00927BAA"/>
    <w:rsid w:val="00927CCC"/>
    <w:rsid w:val="00930159"/>
    <w:rsid w:val="00930A3E"/>
    <w:rsid w:val="0093257B"/>
    <w:rsid w:val="00932DF3"/>
    <w:rsid w:val="0093395C"/>
    <w:rsid w:val="00934039"/>
    <w:rsid w:val="00934969"/>
    <w:rsid w:val="009355EA"/>
    <w:rsid w:val="00935B93"/>
    <w:rsid w:val="009366BE"/>
    <w:rsid w:val="00936BE1"/>
    <w:rsid w:val="009403CC"/>
    <w:rsid w:val="009404C1"/>
    <w:rsid w:val="00940927"/>
    <w:rsid w:val="00940C51"/>
    <w:rsid w:val="00941CE6"/>
    <w:rsid w:val="009432E4"/>
    <w:rsid w:val="0094342C"/>
    <w:rsid w:val="00944704"/>
    <w:rsid w:val="00944FF0"/>
    <w:rsid w:val="00945515"/>
    <w:rsid w:val="00945C8F"/>
    <w:rsid w:val="00945F90"/>
    <w:rsid w:val="00946DE6"/>
    <w:rsid w:val="00947719"/>
    <w:rsid w:val="00950696"/>
    <w:rsid w:val="00952076"/>
    <w:rsid w:val="0095217F"/>
    <w:rsid w:val="00952581"/>
    <w:rsid w:val="00952F78"/>
    <w:rsid w:val="009534AA"/>
    <w:rsid w:val="00953A4C"/>
    <w:rsid w:val="00954062"/>
    <w:rsid w:val="00954A35"/>
    <w:rsid w:val="00954BE3"/>
    <w:rsid w:val="00955269"/>
    <w:rsid w:val="009564A4"/>
    <w:rsid w:val="0095696A"/>
    <w:rsid w:val="00957AD6"/>
    <w:rsid w:val="00961E5B"/>
    <w:rsid w:val="00963448"/>
    <w:rsid w:val="009642C8"/>
    <w:rsid w:val="00965053"/>
    <w:rsid w:val="00965A81"/>
    <w:rsid w:val="009668B7"/>
    <w:rsid w:val="00967516"/>
    <w:rsid w:val="0096758F"/>
    <w:rsid w:val="009679D5"/>
    <w:rsid w:val="00970B89"/>
    <w:rsid w:val="00971DA2"/>
    <w:rsid w:val="00972304"/>
    <w:rsid w:val="009731DF"/>
    <w:rsid w:val="009748BE"/>
    <w:rsid w:val="00974EB0"/>
    <w:rsid w:val="009758E2"/>
    <w:rsid w:val="0097643A"/>
    <w:rsid w:val="00977C5E"/>
    <w:rsid w:val="0098092F"/>
    <w:rsid w:val="009816A6"/>
    <w:rsid w:val="00982376"/>
    <w:rsid w:val="00983130"/>
    <w:rsid w:val="00983499"/>
    <w:rsid w:val="009842FD"/>
    <w:rsid w:val="00984549"/>
    <w:rsid w:val="00984AEE"/>
    <w:rsid w:val="00985E1D"/>
    <w:rsid w:val="00986870"/>
    <w:rsid w:val="00986ADF"/>
    <w:rsid w:val="00995469"/>
    <w:rsid w:val="0099613A"/>
    <w:rsid w:val="009966B0"/>
    <w:rsid w:val="009967CD"/>
    <w:rsid w:val="00996A4F"/>
    <w:rsid w:val="00997A2C"/>
    <w:rsid w:val="00997A37"/>
    <w:rsid w:val="009A156C"/>
    <w:rsid w:val="009A182D"/>
    <w:rsid w:val="009A1B1D"/>
    <w:rsid w:val="009A1DFD"/>
    <w:rsid w:val="009A2B20"/>
    <w:rsid w:val="009A3977"/>
    <w:rsid w:val="009A4778"/>
    <w:rsid w:val="009A4A73"/>
    <w:rsid w:val="009A4DB8"/>
    <w:rsid w:val="009A5113"/>
    <w:rsid w:val="009A548C"/>
    <w:rsid w:val="009A5548"/>
    <w:rsid w:val="009A62FC"/>
    <w:rsid w:val="009A6574"/>
    <w:rsid w:val="009A6684"/>
    <w:rsid w:val="009A6E02"/>
    <w:rsid w:val="009A7671"/>
    <w:rsid w:val="009B086A"/>
    <w:rsid w:val="009B1610"/>
    <w:rsid w:val="009B3546"/>
    <w:rsid w:val="009B362C"/>
    <w:rsid w:val="009B365A"/>
    <w:rsid w:val="009B3C23"/>
    <w:rsid w:val="009B406B"/>
    <w:rsid w:val="009B41AE"/>
    <w:rsid w:val="009B4AC1"/>
    <w:rsid w:val="009B4D77"/>
    <w:rsid w:val="009B6FC1"/>
    <w:rsid w:val="009B779F"/>
    <w:rsid w:val="009B7FDF"/>
    <w:rsid w:val="009C03FE"/>
    <w:rsid w:val="009C148B"/>
    <w:rsid w:val="009C167B"/>
    <w:rsid w:val="009C287B"/>
    <w:rsid w:val="009C3A6A"/>
    <w:rsid w:val="009C44DF"/>
    <w:rsid w:val="009C56DE"/>
    <w:rsid w:val="009C6210"/>
    <w:rsid w:val="009C6949"/>
    <w:rsid w:val="009C6D93"/>
    <w:rsid w:val="009C7047"/>
    <w:rsid w:val="009C7153"/>
    <w:rsid w:val="009C724B"/>
    <w:rsid w:val="009C7E42"/>
    <w:rsid w:val="009C7E48"/>
    <w:rsid w:val="009D0594"/>
    <w:rsid w:val="009D11C5"/>
    <w:rsid w:val="009D11D4"/>
    <w:rsid w:val="009D1208"/>
    <w:rsid w:val="009D1CA2"/>
    <w:rsid w:val="009D2299"/>
    <w:rsid w:val="009D2A5B"/>
    <w:rsid w:val="009D317A"/>
    <w:rsid w:val="009D33D2"/>
    <w:rsid w:val="009D54F5"/>
    <w:rsid w:val="009D5501"/>
    <w:rsid w:val="009D6C0A"/>
    <w:rsid w:val="009D6C83"/>
    <w:rsid w:val="009D6CB3"/>
    <w:rsid w:val="009D6DB5"/>
    <w:rsid w:val="009D747B"/>
    <w:rsid w:val="009D78D6"/>
    <w:rsid w:val="009E1FA8"/>
    <w:rsid w:val="009E24D5"/>
    <w:rsid w:val="009E2F63"/>
    <w:rsid w:val="009E3536"/>
    <w:rsid w:val="009E4196"/>
    <w:rsid w:val="009E41B0"/>
    <w:rsid w:val="009E49DB"/>
    <w:rsid w:val="009E5138"/>
    <w:rsid w:val="009E56FD"/>
    <w:rsid w:val="009E5A6D"/>
    <w:rsid w:val="009E5E69"/>
    <w:rsid w:val="009E6037"/>
    <w:rsid w:val="009E610C"/>
    <w:rsid w:val="009F023E"/>
    <w:rsid w:val="009F118E"/>
    <w:rsid w:val="009F1D83"/>
    <w:rsid w:val="009F2534"/>
    <w:rsid w:val="009F2AB5"/>
    <w:rsid w:val="009F31D1"/>
    <w:rsid w:val="009F481D"/>
    <w:rsid w:val="009F4B22"/>
    <w:rsid w:val="009F5CD4"/>
    <w:rsid w:val="009F5EA5"/>
    <w:rsid w:val="009F680A"/>
    <w:rsid w:val="009F737E"/>
    <w:rsid w:val="009F7C6A"/>
    <w:rsid w:val="00A00647"/>
    <w:rsid w:val="00A008AA"/>
    <w:rsid w:val="00A01A59"/>
    <w:rsid w:val="00A01DFB"/>
    <w:rsid w:val="00A02452"/>
    <w:rsid w:val="00A02729"/>
    <w:rsid w:val="00A02E6B"/>
    <w:rsid w:val="00A04B93"/>
    <w:rsid w:val="00A06416"/>
    <w:rsid w:val="00A06B08"/>
    <w:rsid w:val="00A073EE"/>
    <w:rsid w:val="00A077C6"/>
    <w:rsid w:val="00A0797E"/>
    <w:rsid w:val="00A079B5"/>
    <w:rsid w:val="00A10240"/>
    <w:rsid w:val="00A10375"/>
    <w:rsid w:val="00A10E9F"/>
    <w:rsid w:val="00A11B80"/>
    <w:rsid w:val="00A128B6"/>
    <w:rsid w:val="00A12F8D"/>
    <w:rsid w:val="00A13311"/>
    <w:rsid w:val="00A13E82"/>
    <w:rsid w:val="00A152FB"/>
    <w:rsid w:val="00A161D4"/>
    <w:rsid w:val="00A16690"/>
    <w:rsid w:val="00A17AAB"/>
    <w:rsid w:val="00A205FE"/>
    <w:rsid w:val="00A2266A"/>
    <w:rsid w:val="00A22DB0"/>
    <w:rsid w:val="00A233CF"/>
    <w:rsid w:val="00A23D13"/>
    <w:rsid w:val="00A24DCB"/>
    <w:rsid w:val="00A258B6"/>
    <w:rsid w:val="00A25D4B"/>
    <w:rsid w:val="00A25F80"/>
    <w:rsid w:val="00A26339"/>
    <w:rsid w:val="00A26E62"/>
    <w:rsid w:val="00A26EC2"/>
    <w:rsid w:val="00A273E1"/>
    <w:rsid w:val="00A31AE7"/>
    <w:rsid w:val="00A3263D"/>
    <w:rsid w:val="00A35114"/>
    <w:rsid w:val="00A359D4"/>
    <w:rsid w:val="00A35BC9"/>
    <w:rsid w:val="00A35D95"/>
    <w:rsid w:val="00A37DA4"/>
    <w:rsid w:val="00A40ABF"/>
    <w:rsid w:val="00A40D6C"/>
    <w:rsid w:val="00A40F7B"/>
    <w:rsid w:val="00A413BA"/>
    <w:rsid w:val="00A41F49"/>
    <w:rsid w:val="00A42330"/>
    <w:rsid w:val="00A42C69"/>
    <w:rsid w:val="00A43525"/>
    <w:rsid w:val="00A435DF"/>
    <w:rsid w:val="00A43937"/>
    <w:rsid w:val="00A44863"/>
    <w:rsid w:val="00A4588C"/>
    <w:rsid w:val="00A46114"/>
    <w:rsid w:val="00A462BD"/>
    <w:rsid w:val="00A478B0"/>
    <w:rsid w:val="00A47B9C"/>
    <w:rsid w:val="00A47BC1"/>
    <w:rsid w:val="00A47F2C"/>
    <w:rsid w:val="00A5071B"/>
    <w:rsid w:val="00A50F33"/>
    <w:rsid w:val="00A51292"/>
    <w:rsid w:val="00A51796"/>
    <w:rsid w:val="00A51875"/>
    <w:rsid w:val="00A518DE"/>
    <w:rsid w:val="00A5283C"/>
    <w:rsid w:val="00A538D9"/>
    <w:rsid w:val="00A540CA"/>
    <w:rsid w:val="00A54CF5"/>
    <w:rsid w:val="00A54FC7"/>
    <w:rsid w:val="00A55577"/>
    <w:rsid w:val="00A56B7C"/>
    <w:rsid w:val="00A56DFF"/>
    <w:rsid w:val="00A56F9D"/>
    <w:rsid w:val="00A57F89"/>
    <w:rsid w:val="00A6023C"/>
    <w:rsid w:val="00A6025C"/>
    <w:rsid w:val="00A60975"/>
    <w:rsid w:val="00A61482"/>
    <w:rsid w:val="00A624C4"/>
    <w:rsid w:val="00A62E06"/>
    <w:rsid w:val="00A6337B"/>
    <w:rsid w:val="00A66471"/>
    <w:rsid w:val="00A66844"/>
    <w:rsid w:val="00A6786F"/>
    <w:rsid w:val="00A67AE0"/>
    <w:rsid w:val="00A67E6A"/>
    <w:rsid w:val="00A704FF"/>
    <w:rsid w:val="00A70E1A"/>
    <w:rsid w:val="00A70E98"/>
    <w:rsid w:val="00A71421"/>
    <w:rsid w:val="00A71BD3"/>
    <w:rsid w:val="00A735C8"/>
    <w:rsid w:val="00A73B7C"/>
    <w:rsid w:val="00A73C7C"/>
    <w:rsid w:val="00A73E61"/>
    <w:rsid w:val="00A741D6"/>
    <w:rsid w:val="00A742F9"/>
    <w:rsid w:val="00A74584"/>
    <w:rsid w:val="00A75244"/>
    <w:rsid w:val="00A75777"/>
    <w:rsid w:val="00A75987"/>
    <w:rsid w:val="00A76392"/>
    <w:rsid w:val="00A77495"/>
    <w:rsid w:val="00A7757F"/>
    <w:rsid w:val="00A7779F"/>
    <w:rsid w:val="00A8007A"/>
    <w:rsid w:val="00A80EA5"/>
    <w:rsid w:val="00A816E4"/>
    <w:rsid w:val="00A8186B"/>
    <w:rsid w:val="00A82E91"/>
    <w:rsid w:val="00A8341D"/>
    <w:rsid w:val="00A8389E"/>
    <w:rsid w:val="00A84116"/>
    <w:rsid w:val="00A84381"/>
    <w:rsid w:val="00A84801"/>
    <w:rsid w:val="00A84EA4"/>
    <w:rsid w:val="00A86680"/>
    <w:rsid w:val="00A87FAB"/>
    <w:rsid w:val="00A90C1A"/>
    <w:rsid w:val="00A912E8"/>
    <w:rsid w:val="00A923D1"/>
    <w:rsid w:val="00A9343B"/>
    <w:rsid w:val="00A941FB"/>
    <w:rsid w:val="00A94C1B"/>
    <w:rsid w:val="00A958F6"/>
    <w:rsid w:val="00A95AB6"/>
    <w:rsid w:val="00A976A3"/>
    <w:rsid w:val="00A97C1E"/>
    <w:rsid w:val="00AA01DD"/>
    <w:rsid w:val="00AA058C"/>
    <w:rsid w:val="00AA0AF9"/>
    <w:rsid w:val="00AA0E93"/>
    <w:rsid w:val="00AA1532"/>
    <w:rsid w:val="00AA1A48"/>
    <w:rsid w:val="00AA24E8"/>
    <w:rsid w:val="00AA2635"/>
    <w:rsid w:val="00AA26F6"/>
    <w:rsid w:val="00AA312B"/>
    <w:rsid w:val="00AA3531"/>
    <w:rsid w:val="00AA4133"/>
    <w:rsid w:val="00AA4A09"/>
    <w:rsid w:val="00AA5966"/>
    <w:rsid w:val="00AA5CFF"/>
    <w:rsid w:val="00AA5F23"/>
    <w:rsid w:val="00AA6571"/>
    <w:rsid w:val="00AA662F"/>
    <w:rsid w:val="00AA7BFC"/>
    <w:rsid w:val="00AB098B"/>
    <w:rsid w:val="00AB0DD5"/>
    <w:rsid w:val="00AB1D5E"/>
    <w:rsid w:val="00AB24BC"/>
    <w:rsid w:val="00AB2B6B"/>
    <w:rsid w:val="00AB318C"/>
    <w:rsid w:val="00AB3A24"/>
    <w:rsid w:val="00AB3EE8"/>
    <w:rsid w:val="00AB4A9E"/>
    <w:rsid w:val="00AB51CF"/>
    <w:rsid w:val="00AB6169"/>
    <w:rsid w:val="00AB6265"/>
    <w:rsid w:val="00AB67B0"/>
    <w:rsid w:val="00AB6F87"/>
    <w:rsid w:val="00AC1565"/>
    <w:rsid w:val="00AC2009"/>
    <w:rsid w:val="00AC265D"/>
    <w:rsid w:val="00AC2663"/>
    <w:rsid w:val="00AC2D14"/>
    <w:rsid w:val="00AC2FD8"/>
    <w:rsid w:val="00AC3AFF"/>
    <w:rsid w:val="00AC3C4E"/>
    <w:rsid w:val="00AC407C"/>
    <w:rsid w:val="00AC4A17"/>
    <w:rsid w:val="00AC4ACF"/>
    <w:rsid w:val="00AC4C64"/>
    <w:rsid w:val="00AC513A"/>
    <w:rsid w:val="00AC5CB5"/>
    <w:rsid w:val="00AC5E72"/>
    <w:rsid w:val="00AC6F0A"/>
    <w:rsid w:val="00AC7946"/>
    <w:rsid w:val="00AC7C68"/>
    <w:rsid w:val="00AC7E2A"/>
    <w:rsid w:val="00AD1047"/>
    <w:rsid w:val="00AD10BA"/>
    <w:rsid w:val="00AD12EA"/>
    <w:rsid w:val="00AD1415"/>
    <w:rsid w:val="00AD1D4E"/>
    <w:rsid w:val="00AD2A18"/>
    <w:rsid w:val="00AD4354"/>
    <w:rsid w:val="00AD54E2"/>
    <w:rsid w:val="00AD591D"/>
    <w:rsid w:val="00AD60BD"/>
    <w:rsid w:val="00AD7089"/>
    <w:rsid w:val="00AD74A0"/>
    <w:rsid w:val="00AD7ED4"/>
    <w:rsid w:val="00AE0159"/>
    <w:rsid w:val="00AE067A"/>
    <w:rsid w:val="00AE080B"/>
    <w:rsid w:val="00AE12DE"/>
    <w:rsid w:val="00AE1835"/>
    <w:rsid w:val="00AE1907"/>
    <w:rsid w:val="00AE3289"/>
    <w:rsid w:val="00AE5F4F"/>
    <w:rsid w:val="00AE5F8A"/>
    <w:rsid w:val="00AE7F20"/>
    <w:rsid w:val="00AF0070"/>
    <w:rsid w:val="00AF0189"/>
    <w:rsid w:val="00AF0C70"/>
    <w:rsid w:val="00AF0ECC"/>
    <w:rsid w:val="00AF1164"/>
    <w:rsid w:val="00AF2878"/>
    <w:rsid w:val="00AF2E6E"/>
    <w:rsid w:val="00AF3F3A"/>
    <w:rsid w:val="00AF4015"/>
    <w:rsid w:val="00AF4CCF"/>
    <w:rsid w:val="00AF6900"/>
    <w:rsid w:val="00AF7858"/>
    <w:rsid w:val="00AF7CF8"/>
    <w:rsid w:val="00AF7F40"/>
    <w:rsid w:val="00B003C6"/>
    <w:rsid w:val="00B0091C"/>
    <w:rsid w:val="00B02119"/>
    <w:rsid w:val="00B029DD"/>
    <w:rsid w:val="00B02B42"/>
    <w:rsid w:val="00B02C13"/>
    <w:rsid w:val="00B03B72"/>
    <w:rsid w:val="00B03FFC"/>
    <w:rsid w:val="00B05492"/>
    <w:rsid w:val="00B06265"/>
    <w:rsid w:val="00B065F0"/>
    <w:rsid w:val="00B0706E"/>
    <w:rsid w:val="00B07C60"/>
    <w:rsid w:val="00B1064E"/>
    <w:rsid w:val="00B1087D"/>
    <w:rsid w:val="00B10A23"/>
    <w:rsid w:val="00B11984"/>
    <w:rsid w:val="00B12386"/>
    <w:rsid w:val="00B12602"/>
    <w:rsid w:val="00B1260E"/>
    <w:rsid w:val="00B12C90"/>
    <w:rsid w:val="00B13252"/>
    <w:rsid w:val="00B1411D"/>
    <w:rsid w:val="00B14EA9"/>
    <w:rsid w:val="00B1529B"/>
    <w:rsid w:val="00B157BC"/>
    <w:rsid w:val="00B15F8D"/>
    <w:rsid w:val="00B16AC1"/>
    <w:rsid w:val="00B206E7"/>
    <w:rsid w:val="00B20C19"/>
    <w:rsid w:val="00B211F7"/>
    <w:rsid w:val="00B2168E"/>
    <w:rsid w:val="00B2324B"/>
    <w:rsid w:val="00B23C6B"/>
    <w:rsid w:val="00B23D52"/>
    <w:rsid w:val="00B24DFB"/>
    <w:rsid w:val="00B25395"/>
    <w:rsid w:val="00B25BFE"/>
    <w:rsid w:val="00B26211"/>
    <w:rsid w:val="00B26C50"/>
    <w:rsid w:val="00B26E1B"/>
    <w:rsid w:val="00B27176"/>
    <w:rsid w:val="00B27556"/>
    <w:rsid w:val="00B307BD"/>
    <w:rsid w:val="00B31D8D"/>
    <w:rsid w:val="00B32E12"/>
    <w:rsid w:val="00B34451"/>
    <w:rsid w:val="00B34F84"/>
    <w:rsid w:val="00B351D9"/>
    <w:rsid w:val="00B35ADE"/>
    <w:rsid w:val="00B37A44"/>
    <w:rsid w:val="00B37B09"/>
    <w:rsid w:val="00B4018C"/>
    <w:rsid w:val="00B40BD4"/>
    <w:rsid w:val="00B4138A"/>
    <w:rsid w:val="00B41441"/>
    <w:rsid w:val="00B41FB9"/>
    <w:rsid w:val="00B43716"/>
    <w:rsid w:val="00B44B8A"/>
    <w:rsid w:val="00B45734"/>
    <w:rsid w:val="00B4633C"/>
    <w:rsid w:val="00B470D3"/>
    <w:rsid w:val="00B5028C"/>
    <w:rsid w:val="00B50F26"/>
    <w:rsid w:val="00B525AA"/>
    <w:rsid w:val="00B52614"/>
    <w:rsid w:val="00B529F8"/>
    <w:rsid w:val="00B532F1"/>
    <w:rsid w:val="00B54ED9"/>
    <w:rsid w:val="00B56C49"/>
    <w:rsid w:val="00B60BEC"/>
    <w:rsid w:val="00B60CD6"/>
    <w:rsid w:val="00B60E4F"/>
    <w:rsid w:val="00B61C4B"/>
    <w:rsid w:val="00B61ED2"/>
    <w:rsid w:val="00B62139"/>
    <w:rsid w:val="00B6249E"/>
    <w:rsid w:val="00B6309C"/>
    <w:rsid w:val="00B63A86"/>
    <w:rsid w:val="00B65068"/>
    <w:rsid w:val="00B6573F"/>
    <w:rsid w:val="00B6649B"/>
    <w:rsid w:val="00B6766A"/>
    <w:rsid w:val="00B7010A"/>
    <w:rsid w:val="00B709D5"/>
    <w:rsid w:val="00B7116F"/>
    <w:rsid w:val="00B71313"/>
    <w:rsid w:val="00B7205B"/>
    <w:rsid w:val="00B725CB"/>
    <w:rsid w:val="00B72843"/>
    <w:rsid w:val="00B73142"/>
    <w:rsid w:val="00B7409F"/>
    <w:rsid w:val="00B74FFB"/>
    <w:rsid w:val="00B76BE1"/>
    <w:rsid w:val="00B76FE6"/>
    <w:rsid w:val="00B7718F"/>
    <w:rsid w:val="00B778C7"/>
    <w:rsid w:val="00B802A8"/>
    <w:rsid w:val="00B805A2"/>
    <w:rsid w:val="00B81002"/>
    <w:rsid w:val="00B81641"/>
    <w:rsid w:val="00B81D05"/>
    <w:rsid w:val="00B81FB5"/>
    <w:rsid w:val="00B82AA6"/>
    <w:rsid w:val="00B83214"/>
    <w:rsid w:val="00B850F3"/>
    <w:rsid w:val="00B852D0"/>
    <w:rsid w:val="00B86405"/>
    <w:rsid w:val="00B86E13"/>
    <w:rsid w:val="00B86E23"/>
    <w:rsid w:val="00B91376"/>
    <w:rsid w:val="00B92825"/>
    <w:rsid w:val="00B92DA8"/>
    <w:rsid w:val="00B93348"/>
    <w:rsid w:val="00B93397"/>
    <w:rsid w:val="00B93BA4"/>
    <w:rsid w:val="00B9421B"/>
    <w:rsid w:val="00B9533B"/>
    <w:rsid w:val="00B953FD"/>
    <w:rsid w:val="00B958C4"/>
    <w:rsid w:val="00B9591F"/>
    <w:rsid w:val="00B95C73"/>
    <w:rsid w:val="00B95F3F"/>
    <w:rsid w:val="00B966C7"/>
    <w:rsid w:val="00B968EF"/>
    <w:rsid w:val="00B96E14"/>
    <w:rsid w:val="00B971A4"/>
    <w:rsid w:val="00B97AD0"/>
    <w:rsid w:val="00B97E9D"/>
    <w:rsid w:val="00BA0059"/>
    <w:rsid w:val="00BA063A"/>
    <w:rsid w:val="00BA12B6"/>
    <w:rsid w:val="00BA1394"/>
    <w:rsid w:val="00BA1F82"/>
    <w:rsid w:val="00BA2F0A"/>
    <w:rsid w:val="00BA4575"/>
    <w:rsid w:val="00BA5ACC"/>
    <w:rsid w:val="00BA7106"/>
    <w:rsid w:val="00BA767F"/>
    <w:rsid w:val="00BA77AC"/>
    <w:rsid w:val="00BB01A0"/>
    <w:rsid w:val="00BB077D"/>
    <w:rsid w:val="00BB0DB5"/>
    <w:rsid w:val="00BB139A"/>
    <w:rsid w:val="00BB2107"/>
    <w:rsid w:val="00BB24B1"/>
    <w:rsid w:val="00BB33F2"/>
    <w:rsid w:val="00BB38D5"/>
    <w:rsid w:val="00BB4DC1"/>
    <w:rsid w:val="00BB5D3F"/>
    <w:rsid w:val="00BB65E5"/>
    <w:rsid w:val="00BC0030"/>
    <w:rsid w:val="00BC0473"/>
    <w:rsid w:val="00BC0685"/>
    <w:rsid w:val="00BC0C5F"/>
    <w:rsid w:val="00BC268D"/>
    <w:rsid w:val="00BC2BDA"/>
    <w:rsid w:val="00BC2CCA"/>
    <w:rsid w:val="00BC2F29"/>
    <w:rsid w:val="00BC4013"/>
    <w:rsid w:val="00BC4974"/>
    <w:rsid w:val="00BC52AC"/>
    <w:rsid w:val="00BC56DB"/>
    <w:rsid w:val="00BC5A6D"/>
    <w:rsid w:val="00BC5B03"/>
    <w:rsid w:val="00BC5E85"/>
    <w:rsid w:val="00BC6011"/>
    <w:rsid w:val="00BC6B82"/>
    <w:rsid w:val="00BC76A1"/>
    <w:rsid w:val="00BD03AB"/>
    <w:rsid w:val="00BD0544"/>
    <w:rsid w:val="00BD0975"/>
    <w:rsid w:val="00BD2336"/>
    <w:rsid w:val="00BD2455"/>
    <w:rsid w:val="00BD2859"/>
    <w:rsid w:val="00BD3515"/>
    <w:rsid w:val="00BD4FED"/>
    <w:rsid w:val="00BD5AE3"/>
    <w:rsid w:val="00BD5B0B"/>
    <w:rsid w:val="00BD5BA2"/>
    <w:rsid w:val="00BD5DCC"/>
    <w:rsid w:val="00BD62EB"/>
    <w:rsid w:val="00BD666C"/>
    <w:rsid w:val="00BD788F"/>
    <w:rsid w:val="00BD7EBE"/>
    <w:rsid w:val="00BE0060"/>
    <w:rsid w:val="00BE014D"/>
    <w:rsid w:val="00BE12D8"/>
    <w:rsid w:val="00BE2F5C"/>
    <w:rsid w:val="00BE361B"/>
    <w:rsid w:val="00BE4928"/>
    <w:rsid w:val="00BE496F"/>
    <w:rsid w:val="00BE4F95"/>
    <w:rsid w:val="00BE58D3"/>
    <w:rsid w:val="00BE59C5"/>
    <w:rsid w:val="00BE64C2"/>
    <w:rsid w:val="00BE6F5D"/>
    <w:rsid w:val="00BE768A"/>
    <w:rsid w:val="00BE7F2E"/>
    <w:rsid w:val="00BF0379"/>
    <w:rsid w:val="00BF0577"/>
    <w:rsid w:val="00BF0AAE"/>
    <w:rsid w:val="00BF2A45"/>
    <w:rsid w:val="00BF32D5"/>
    <w:rsid w:val="00BF47F7"/>
    <w:rsid w:val="00BF4B39"/>
    <w:rsid w:val="00BF6AF0"/>
    <w:rsid w:val="00BF79E5"/>
    <w:rsid w:val="00BF7D32"/>
    <w:rsid w:val="00C0164E"/>
    <w:rsid w:val="00C021A1"/>
    <w:rsid w:val="00C032E7"/>
    <w:rsid w:val="00C04620"/>
    <w:rsid w:val="00C06BFA"/>
    <w:rsid w:val="00C07B52"/>
    <w:rsid w:val="00C07BD6"/>
    <w:rsid w:val="00C10DC6"/>
    <w:rsid w:val="00C1143B"/>
    <w:rsid w:val="00C11D29"/>
    <w:rsid w:val="00C12180"/>
    <w:rsid w:val="00C12472"/>
    <w:rsid w:val="00C12FE1"/>
    <w:rsid w:val="00C1306E"/>
    <w:rsid w:val="00C13DC1"/>
    <w:rsid w:val="00C16091"/>
    <w:rsid w:val="00C17766"/>
    <w:rsid w:val="00C20503"/>
    <w:rsid w:val="00C2088F"/>
    <w:rsid w:val="00C208B8"/>
    <w:rsid w:val="00C215F2"/>
    <w:rsid w:val="00C21A84"/>
    <w:rsid w:val="00C22D69"/>
    <w:rsid w:val="00C2500D"/>
    <w:rsid w:val="00C2504E"/>
    <w:rsid w:val="00C25A26"/>
    <w:rsid w:val="00C25DAD"/>
    <w:rsid w:val="00C26C26"/>
    <w:rsid w:val="00C278A1"/>
    <w:rsid w:val="00C27B4F"/>
    <w:rsid w:val="00C27E2A"/>
    <w:rsid w:val="00C3099E"/>
    <w:rsid w:val="00C30EFA"/>
    <w:rsid w:val="00C311E5"/>
    <w:rsid w:val="00C316FE"/>
    <w:rsid w:val="00C31720"/>
    <w:rsid w:val="00C3210F"/>
    <w:rsid w:val="00C32E29"/>
    <w:rsid w:val="00C33337"/>
    <w:rsid w:val="00C3380A"/>
    <w:rsid w:val="00C33D36"/>
    <w:rsid w:val="00C342E0"/>
    <w:rsid w:val="00C348AC"/>
    <w:rsid w:val="00C35253"/>
    <w:rsid w:val="00C35A68"/>
    <w:rsid w:val="00C35E81"/>
    <w:rsid w:val="00C35EEF"/>
    <w:rsid w:val="00C3668B"/>
    <w:rsid w:val="00C369E5"/>
    <w:rsid w:val="00C36D95"/>
    <w:rsid w:val="00C36F07"/>
    <w:rsid w:val="00C370C0"/>
    <w:rsid w:val="00C37433"/>
    <w:rsid w:val="00C3769C"/>
    <w:rsid w:val="00C3781C"/>
    <w:rsid w:val="00C37A9D"/>
    <w:rsid w:val="00C40503"/>
    <w:rsid w:val="00C405B9"/>
    <w:rsid w:val="00C40754"/>
    <w:rsid w:val="00C40C02"/>
    <w:rsid w:val="00C415C9"/>
    <w:rsid w:val="00C430DA"/>
    <w:rsid w:val="00C43B68"/>
    <w:rsid w:val="00C43BBB"/>
    <w:rsid w:val="00C43F39"/>
    <w:rsid w:val="00C44B19"/>
    <w:rsid w:val="00C44C19"/>
    <w:rsid w:val="00C455C3"/>
    <w:rsid w:val="00C46354"/>
    <w:rsid w:val="00C46864"/>
    <w:rsid w:val="00C46C7D"/>
    <w:rsid w:val="00C47316"/>
    <w:rsid w:val="00C4764B"/>
    <w:rsid w:val="00C5003F"/>
    <w:rsid w:val="00C50277"/>
    <w:rsid w:val="00C5060F"/>
    <w:rsid w:val="00C50799"/>
    <w:rsid w:val="00C5196A"/>
    <w:rsid w:val="00C53079"/>
    <w:rsid w:val="00C530B0"/>
    <w:rsid w:val="00C54719"/>
    <w:rsid w:val="00C57158"/>
    <w:rsid w:val="00C606B7"/>
    <w:rsid w:val="00C609BD"/>
    <w:rsid w:val="00C60D36"/>
    <w:rsid w:val="00C614FF"/>
    <w:rsid w:val="00C630AD"/>
    <w:rsid w:val="00C63926"/>
    <w:rsid w:val="00C63BEA"/>
    <w:rsid w:val="00C64CBD"/>
    <w:rsid w:val="00C651B1"/>
    <w:rsid w:val="00C65C67"/>
    <w:rsid w:val="00C660E1"/>
    <w:rsid w:val="00C662DC"/>
    <w:rsid w:val="00C66315"/>
    <w:rsid w:val="00C6648A"/>
    <w:rsid w:val="00C66596"/>
    <w:rsid w:val="00C66BC7"/>
    <w:rsid w:val="00C66CEB"/>
    <w:rsid w:val="00C709D1"/>
    <w:rsid w:val="00C714C9"/>
    <w:rsid w:val="00C71D84"/>
    <w:rsid w:val="00C73DE6"/>
    <w:rsid w:val="00C73EC6"/>
    <w:rsid w:val="00C752DF"/>
    <w:rsid w:val="00C76417"/>
    <w:rsid w:val="00C774BF"/>
    <w:rsid w:val="00C808E5"/>
    <w:rsid w:val="00C80DE3"/>
    <w:rsid w:val="00C81F38"/>
    <w:rsid w:val="00C81F8D"/>
    <w:rsid w:val="00C826A6"/>
    <w:rsid w:val="00C846C2"/>
    <w:rsid w:val="00C85EC5"/>
    <w:rsid w:val="00C86895"/>
    <w:rsid w:val="00C8745C"/>
    <w:rsid w:val="00C876E5"/>
    <w:rsid w:val="00C91BD6"/>
    <w:rsid w:val="00C921C9"/>
    <w:rsid w:val="00C92273"/>
    <w:rsid w:val="00C923F9"/>
    <w:rsid w:val="00C9318C"/>
    <w:rsid w:val="00C93E05"/>
    <w:rsid w:val="00C941A6"/>
    <w:rsid w:val="00C94887"/>
    <w:rsid w:val="00C94E6F"/>
    <w:rsid w:val="00C94EF2"/>
    <w:rsid w:val="00C9579E"/>
    <w:rsid w:val="00C97704"/>
    <w:rsid w:val="00CA0371"/>
    <w:rsid w:val="00CA0933"/>
    <w:rsid w:val="00CA119B"/>
    <w:rsid w:val="00CA24ED"/>
    <w:rsid w:val="00CA2F1F"/>
    <w:rsid w:val="00CA3597"/>
    <w:rsid w:val="00CA35D8"/>
    <w:rsid w:val="00CA3E56"/>
    <w:rsid w:val="00CA5154"/>
    <w:rsid w:val="00CA5183"/>
    <w:rsid w:val="00CA5682"/>
    <w:rsid w:val="00CA7326"/>
    <w:rsid w:val="00CB2FA7"/>
    <w:rsid w:val="00CB514F"/>
    <w:rsid w:val="00CB5385"/>
    <w:rsid w:val="00CB5758"/>
    <w:rsid w:val="00CB5DAE"/>
    <w:rsid w:val="00CB664C"/>
    <w:rsid w:val="00CB6EB7"/>
    <w:rsid w:val="00CB7265"/>
    <w:rsid w:val="00CC29CC"/>
    <w:rsid w:val="00CC3E0B"/>
    <w:rsid w:val="00CC400E"/>
    <w:rsid w:val="00CC45FE"/>
    <w:rsid w:val="00CC4CCE"/>
    <w:rsid w:val="00CC5AAE"/>
    <w:rsid w:val="00CC700B"/>
    <w:rsid w:val="00CC71C8"/>
    <w:rsid w:val="00CC76FC"/>
    <w:rsid w:val="00CD04EB"/>
    <w:rsid w:val="00CD3243"/>
    <w:rsid w:val="00CD46E3"/>
    <w:rsid w:val="00CD470D"/>
    <w:rsid w:val="00CD5E35"/>
    <w:rsid w:val="00CD691F"/>
    <w:rsid w:val="00CD7971"/>
    <w:rsid w:val="00CD7BAC"/>
    <w:rsid w:val="00CD7BB3"/>
    <w:rsid w:val="00CE0A39"/>
    <w:rsid w:val="00CE17D1"/>
    <w:rsid w:val="00CE20B9"/>
    <w:rsid w:val="00CE319B"/>
    <w:rsid w:val="00CE3486"/>
    <w:rsid w:val="00CE35B5"/>
    <w:rsid w:val="00CE3A2A"/>
    <w:rsid w:val="00CE3CD3"/>
    <w:rsid w:val="00CE4E43"/>
    <w:rsid w:val="00CE4F32"/>
    <w:rsid w:val="00CE4F43"/>
    <w:rsid w:val="00CE55C6"/>
    <w:rsid w:val="00CE58AF"/>
    <w:rsid w:val="00CE5BBE"/>
    <w:rsid w:val="00CE6E71"/>
    <w:rsid w:val="00CE7416"/>
    <w:rsid w:val="00CE762A"/>
    <w:rsid w:val="00CE76A6"/>
    <w:rsid w:val="00CE7CF8"/>
    <w:rsid w:val="00CF0BBB"/>
    <w:rsid w:val="00CF269B"/>
    <w:rsid w:val="00CF3011"/>
    <w:rsid w:val="00CF30BE"/>
    <w:rsid w:val="00CF31BD"/>
    <w:rsid w:val="00CF3E9E"/>
    <w:rsid w:val="00CF46AC"/>
    <w:rsid w:val="00CF4EA8"/>
    <w:rsid w:val="00CF4FC1"/>
    <w:rsid w:val="00CF5138"/>
    <w:rsid w:val="00CF55F0"/>
    <w:rsid w:val="00CF61AD"/>
    <w:rsid w:val="00CF747F"/>
    <w:rsid w:val="00D000BA"/>
    <w:rsid w:val="00D00956"/>
    <w:rsid w:val="00D00C3F"/>
    <w:rsid w:val="00D00D65"/>
    <w:rsid w:val="00D012BB"/>
    <w:rsid w:val="00D02486"/>
    <w:rsid w:val="00D0266C"/>
    <w:rsid w:val="00D04AC9"/>
    <w:rsid w:val="00D05FA8"/>
    <w:rsid w:val="00D06D20"/>
    <w:rsid w:val="00D07600"/>
    <w:rsid w:val="00D076B8"/>
    <w:rsid w:val="00D07761"/>
    <w:rsid w:val="00D10E41"/>
    <w:rsid w:val="00D10E81"/>
    <w:rsid w:val="00D11F40"/>
    <w:rsid w:val="00D12538"/>
    <w:rsid w:val="00D12854"/>
    <w:rsid w:val="00D12CFD"/>
    <w:rsid w:val="00D12ECC"/>
    <w:rsid w:val="00D12F34"/>
    <w:rsid w:val="00D14492"/>
    <w:rsid w:val="00D14F9E"/>
    <w:rsid w:val="00D14FE6"/>
    <w:rsid w:val="00D15905"/>
    <w:rsid w:val="00D15B89"/>
    <w:rsid w:val="00D15F68"/>
    <w:rsid w:val="00D2010D"/>
    <w:rsid w:val="00D20D7C"/>
    <w:rsid w:val="00D210DA"/>
    <w:rsid w:val="00D21535"/>
    <w:rsid w:val="00D21765"/>
    <w:rsid w:val="00D21C38"/>
    <w:rsid w:val="00D22155"/>
    <w:rsid w:val="00D22353"/>
    <w:rsid w:val="00D2438B"/>
    <w:rsid w:val="00D249A4"/>
    <w:rsid w:val="00D25D5C"/>
    <w:rsid w:val="00D2616F"/>
    <w:rsid w:val="00D27A57"/>
    <w:rsid w:val="00D27AFE"/>
    <w:rsid w:val="00D27CA0"/>
    <w:rsid w:val="00D328FE"/>
    <w:rsid w:val="00D329B7"/>
    <w:rsid w:val="00D335B9"/>
    <w:rsid w:val="00D34953"/>
    <w:rsid w:val="00D34B55"/>
    <w:rsid w:val="00D35DCF"/>
    <w:rsid w:val="00D36FD6"/>
    <w:rsid w:val="00D37410"/>
    <w:rsid w:val="00D4042A"/>
    <w:rsid w:val="00D40715"/>
    <w:rsid w:val="00D41EC0"/>
    <w:rsid w:val="00D42197"/>
    <w:rsid w:val="00D42275"/>
    <w:rsid w:val="00D422D7"/>
    <w:rsid w:val="00D4236F"/>
    <w:rsid w:val="00D42EC8"/>
    <w:rsid w:val="00D43490"/>
    <w:rsid w:val="00D440C5"/>
    <w:rsid w:val="00D44D0E"/>
    <w:rsid w:val="00D44F0E"/>
    <w:rsid w:val="00D45D95"/>
    <w:rsid w:val="00D45F5B"/>
    <w:rsid w:val="00D46652"/>
    <w:rsid w:val="00D468B6"/>
    <w:rsid w:val="00D47A4F"/>
    <w:rsid w:val="00D47A85"/>
    <w:rsid w:val="00D47ED2"/>
    <w:rsid w:val="00D500D3"/>
    <w:rsid w:val="00D500EB"/>
    <w:rsid w:val="00D5075C"/>
    <w:rsid w:val="00D51D39"/>
    <w:rsid w:val="00D52C32"/>
    <w:rsid w:val="00D5456A"/>
    <w:rsid w:val="00D54BF2"/>
    <w:rsid w:val="00D56029"/>
    <w:rsid w:val="00D628AD"/>
    <w:rsid w:val="00D63A60"/>
    <w:rsid w:val="00D63E1D"/>
    <w:rsid w:val="00D652C6"/>
    <w:rsid w:val="00D66FF2"/>
    <w:rsid w:val="00D67809"/>
    <w:rsid w:val="00D67E2A"/>
    <w:rsid w:val="00D70FBC"/>
    <w:rsid w:val="00D726EE"/>
    <w:rsid w:val="00D73435"/>
    <w:rsid w:val="00D73DE4"/>
    <w:rsid w:val="00D749D9"/>
    <w:rsid w:val="00D75AAF"/>
    <w:rsid w:val="00D778F7"/>
    <w:rsid w:val="00D77B59"/>
    <w:rsid w:val="00D80518"/>
    <w:rsid w:val="00D80E61"/>
    <w:rsid w:val="00D81523"/>
    <w:rsid w:val="00D837E3"/>
    <w:rsid w:val="00D85029"/>
    <w:rsid w:val="00D85833"/>
    <w:rsid w:val="00D86D39"/>
    <w:rsid w:val="00D90BA2"/>
    <w:rsid w:val="00D91AFA"/>
    <w:rsid w:val="00D91DCA"/>
    <w:rsid w:val="00D91F5B"/>
    <w:rsid w:val="00D929B9"/>
    <w:rsid w:val="00D93241"/>
    <w:rsid w:val="00D93704"/>
    <w:rsid w:val="00D94AA9"/>
    <w:rsid w:val="00D969CF"/>
    <w:rsid w:val="00D96CBD"/>
    <w:rsid w:val="00D9728B"/>
    <w:rsid w:val="00D97366"/>
    <w:rsid w:val="00D9770D"/>
    <w:rsid w:val="00D97E8D"/>
    <w:rsid w:val="00DA10FF"/>
    <w:rsid w:val="00DA1209"/>
    <w:rsid w:val="00DA13A1"/>
    <w:rsid w:val="00DA19C9"/>
    <w:rsid w:val="00DA1E29"/>
    <w:rsid w:val="00DA3501"/>
    <w:rsid w:val="00DA3802"/>
    <w:rsid w:val="00DA3CA2"/>
    <w:rsid w:val="00DA43A4"/>
    <w:rsid w:val="00DA44F1"/>
    <w:rsid w:val="00DA52A4"/>
    <w:rsid w:val="00DA5704"/>
    <w:rsid w:val="00DA5C27"/>
    <w:rsid w:val="00DA647B"/>
    <w:rsid w:val="00DA6A77"/>
    <w:rsid w:val="00DA76FF"/>
    <w:rsid w:val="00DB174D"/>
    <w:rsid w:val="00DB193D"/>
    <w:rsid w:val="00DB2F0D"/>
    <w:rsid w:val="00DB553E"/>
    <w:rsid w:val="00DB59F5"/>
    <w:rsid w:val="00DB6D96"/>
    <w:rsid w:val="00DC03E0"/>
    <w:rsid w:val="00DC05C1"/>
    <w:rsid w:val="00DC06B1"/>
    <w:rsid w:val="00DC0DD0"/>
    <w:rsid w:val="00DC107E"/>
    <w:rsid w:val="00DC1583"/>
    <w:rsid w:val="00DC1785"/>
    <w:rsid w:val="00DC1BFD"/>
    <w:rsid w:val="00DC2951"/>
    <w:rsid w:val="00DC3B4A"/>
    <w:rsid w:val="00DC3F31"/>
    <w:rsid w:val="00DC459F"/>
    <w:rsid w:val="00DC4939"/>
    <w:rsid w:val="00DC6332"/>
    <w:rsid w:val="00DC63EE"/>
    <w:rsid w:val="00DD033E"/>
    <w:rsid w:val="00DD1F6B"/>
    <w:rsid w:val="00DD2301"/>
    <w:rsid w:val="00DD2665"/>
    <w:rsid w:val="00DD2C84"/>
    <w:rsid w:val="00DD47FE"/>
    <w:rsid w:val="00DD5012"/>
    <w:rsid w:val="00DD56A5"/>
    <w:rsid w:val="00DD57AF"/>
    <w:rsid w:val="00DD591D"/>
    <w:rsid w:val="00DD594F"/>
    <w:rsid w:val="00DD68BB"/>
    <w:rsid w:val="00DD6CAD"/>
    <w:rsid w:val="00DD7549"/>
    <w:rsid w:val="00DD7B9D"/>
    <w:rsid w:val="00DE0CB4"/>
    <w:rsid w:val="00DE2B6A"/>
    <w:rsid w:val="00DE3013"/>
    <w:rsid w:val="00DE452B"/>
    <w:rsid w:val="00DE65EB"/>
    <w:rsid w:val="00DE6FE6"/>
    <w:rsid w:val="00DE7FC2"/>
    <w:rsid w:val="00DF09C4"/>
    <w:rsid w:val="00DF0ED6"/>
    <w:rsid w:val="00DF0EEA"/>
    <w:rsid w:val="00DF1E2C"/>
    <w:rsid w:val="00DF328E"/>
    <w:rsid w:val="00DF3556"/>
    <w:rsid w:val="00DF3F6E"/>
    <w:rsid w:val="00DF4130"/>
    <w:rsid w:val="00DF475A"/>
    <w:rsid w:val="00DF4CE2"/>
    <w:rsid w:val="00DF5A1C"/>
    <w:rsid w:val="00DF641B"/>
    <w:rsid w:val="00DF643C"/>
    <w:rsid w:val="00DF733C"/>
    <w:rsid w:val="00DF77A3"/>
    <w:rsid w:val="00DF77F5"/>
    <w:rsid w:val="00DF7FC2"/>
    <w:rsid w:val="00E00402"/>
    <w:rsid w:val="00E01416"/>
    <w:rsid w:val="00E0149C"/>
    <w:rsid w:val="00E01BA3"/>
    <w:rsid w:val="00E02EE0"/>
    <w:rsid w:val="00E03A10"/>
    <w:rsid w:val="00E03AC1"/>
    <w:rsid w:val="00E05651"/>
    <w:rsid w:val="00E05770"/>
    <w:rsid w:val="00E069A5"/>
    <w:rsid w:val="00E07D2E"/>
    <w:rsid w:val="00E07EDC"/>
    <w:rsid w:val="00E07F0B"/>
    <w:rsid w:val="00E10175"/>
    <w:rsid w:val="00E10A60"/>
    <w:rsid w:val="00E1112D"/>
    <w:rsid w:val="00E11CAA"/>
    <w:rsid w:val="00E12003"/>
    <w:rsid w:val="00E1327C"/>
    <w:rsid w:val="00E13AF0"/>
    <w:rsid w:val="00E14435"/>
    <w:rsid w:val="00E1448C"/>
    <w:rsid w:val="00E14822"/>
    <w:rsid w:val="00E14B8A"/>
    <w:rsid w:val="00E150B3"/>
    <w:rsid w:val="00E1583E"/>
    <w:rsid w:val="00E15CE2"/>
    <w:rsid w:val="00E160EC"/>
    <w:rsid w:val="00E160FA"/>
    <w:rsid w:val="00E206A5"/>
    <w:rsid w:val="00E20830"/>
    <w:rsid w:val="00E21576"/>
    <w:rsid w:val="00E21B94"/>
    <w:rsid w:val="00E226A3"/>
    <w:rsid w:val="00E2402D"/>
    <w:rsid w:val="00E24478"/>
    <w:rsid w:val="00E253F6"/>
    <w:rsid w:val="00E25541"/>
    <w:rsid w:val="00E2571B"/>
    <w:rsid w:val="00E25906"/>
    <w:rsid w:val="00E25B78"/>
    <w:rsid w:val="00E25C4B"/>
    <w:rsid w:val="00E25F14"/>
    <w:rsid w:val="00E263BC"/>
    <w:rsid w:val="00E26B09"/>
    <w:rsid w:val="00E27D72"/>
    <w:rsid w:val="00E30D22"/>
    <w:rsid w:val="00E31591"/>
    <w:rsid w:val="00E32A71"/>
    <w:rsid w:val="00E3302F"/>
    <w:rsid w:val="00E334FE"/>
    <w:rsid w:val="00E33FAF"/>
    <w:rsid w:val="00E3465D"/>
    <w:rsid w:val="00E347C5"/>
    <w:rsid w:val="00E34DD2"/>
    <w:rsid w:val="00E34EB2"/>
    <w:rsid w:val="00E36032"/>
    <w:rsid w:val="00E370C7"/>
    <w:rsid w:val="00E372C3"/>
    <w:rsid w:val="00E378E2"/>
    <w:rsid w:val="00E37D05"/>
    <w:rsid w:val="00E40433"/>
    <w:rsid w:val="00E41F0F"/>
    <w:rsid w:val="00E430C6"/>
    <w:rsid w:val="00E455E6"/>
    <w:rsid w:val="00E4587D"/>
    <w:rsid w:val="00E47104"/>
    <w:rsid w:val="00E47707"/>
    <w:rsid w:val="00E47C9C"/>
    <w:rsid w:val="00E5291C"/>
    <w:rsid w:val="00E538D8"/>
    <w:rsid w:val="00E540E3"/>
    <w:rsid w:val="00E54DA0"/>
    <w:rsid w:val="00E5571A"/>
    <w:rsid w:val="00E56165"/>
    <w:rsid w:val="00E5671C"/>
    <w:rsid w:val="00E5688D"/>
    <w:rsid w:val="00E56B8F"/>
    <w:rsid w:val="00E608E2"/>
    <w:rsid w:val="00E60980"/>
    <w:rsid w:val="00E61037"/>
    <w:rsid w:val="00E6247B"/>
    <w:rsid w:val="00E6261A"/>
    <w:rsid w:val="00E64B44"/>
    <w:rsid w:val="00E66804"/>
    <w:rsid w:val="00E6680B"/>
    <w:rsid w:val="00E66DB0"/>
    <w:rsid w:val="00E677EA"/>
    <w:rsid w:val="00E70DE1"/>
    <w:rsid w:val="00E72C37"/>
    <w:rsid w:val="00E72D13"/>
    <w:rsid w:val="00E74700"/>
    <w:rsid w:val="00E7492C"/>
    <w:rsid w:val="00E750B1"/>
    <w:rsid w:val="00E75846"/>
    <w:rsid w:val="00E776B8"/>
    <w:rsid w:val="00E77A4F"/>
    <w:rsid w:val="00E77CE7"/>
    <w:rsid w:val="00E77FA8"/>
    <w:rsid w:val="00E80459"/>
    <w:rsid w:val="00E80A61"/>
    <w:rsid w:val="00E81941"/>
    <w:rsid w:val="00E81CEC"/>
    <w:rsid w:val="00E82127"/>
    <w:rsid w:val="00E82746"/>
    <w:rsid w:val="00E83B27"/>
    <w:rsid w:val="00E8403C"/>
    <w:rsid w:val="00E84405"/>
    <w:rsid w:val="00E856BD"/>
    <w:rsid w:val="00E86498"/>
    <w:rsid w:val="00E86B76"/>
    <w:rsid w:val="00E9118A"/>
    <w:rsid w:val="00E920B4"/>
    <w:rsid w:val="00E9211F"/>
    <w:rsid w:val="00E923F1"/>
    <w:rsid w:val="00E9258D"/>
    <w:rsid w:val="00E92D28"/>
    <w:rsid w:val="00E934B7"/>
    <w:rsid w:val="00EA0001"/>
    <w:rsid w:val="00EA0C35"/>
    <w:rsid w:val="00EA0E94"/>
    <w:rsid w:val="00EA26D2"/>
    <w:rsid w:val="00EA3237"/>
    <w:rsid w:val="00EA352F"/>
    <w:rsid w:val="00EA442B"/>
    <w:rsid w:val="00EA4793"/>
    <w:rsid w:val="00EA496D"/>
    <w:rsid w:val="00EA5801"/>
    <w:rsid w:val="00EA629E"/>
    <w:rsid w:val="00EA69E2"/>
    <w:rsid w:val="00EB065D"/>
    <w:rsid w:val="00EB0AEE"/>
    <w:rsid w:val="00EB1FE8"/>
    <w:rsid w:val="00EB2364"/>
    <w:rsid w:val="00EB27D7"/>
    <w:rsid w:val="00EB3A67"/>
    <w:rsid w:val="00EB3E97"/>
    <w:rsid w:val="00EB3F34"/>
    <w:rsid w:val="00EB4461"/>
    <w:rsid w:val="00EB463C"/>
    <w:rsid w:val="00EB4810"/>
    <w:rsid w:val="00EB4E75"/>
    <w:rsid w:val="00EB5EA7"/>
    <w:rsid w:val="00EB625A"/>
    <w:rsid w:val="00EB7473"/>
    <w:rsid w:val="00EC00D2"/>
    <w:rsid w:val="00EC1411"/>
    <w:rsid w:val="00EC151D"/>
    <w:rsid w:val="00EC197C"/>
    <w:rsid w:val="00EC23FD"/>
    <w:rsid w:val="00EC2B57"/>
    <w:rsid w:val="00EC305D"/>
    <w:rsid w:val="00EC3458"/>
    <w:rsid w:val="00EC5317"/>
    <w:rsid w:val="00EC53AA"/>
    <w:rsid w:val="00EC7034"/>
    <w:rsid w:val="00EC70E9"/>
    <w:rsid w:val="00EC7134"/>
    <w:rsid w:val="00EC7284"/>
    <w:rsid w:val="00EC7938"/>
    <w:rsid w:val="00ED1A21"/>
    <w:rsid w:val="00ED226F"/>
    <w:rsid w:val="00ED4AA0"/>
    <w:rsid w:val="00ED4AA9"/>
    <w:rsid w:val="00ED4F88"/>
    <w:rsid w:val="00ED6349"/>
    <w:rsid w:val="00ED63CA"/>
    <w:rsid w:val="00ED6686"/>
    <w:rsid w:val="00ED6E53"/>
    <w:rsid w:val="00ED7EF3"/>
    <w:rsid w:val="00EE00DD"/>
    <w:rsid w:val="00EE0F5C"/>
    <w:rsid w:val="00EE19B6"/>
    <w:rsid w:val="00EE2072"/>
    <w:rsid w:val="00EE2148"/>
    <w:rsid w:val="00EE273A"/>
    <w:rsid w:val="00EE28BF"/>
    <w:rsid w:val="00EE3911"/>
    <w:rsid w:val="00EE4775"/>
    <w:rsid w:val="00EE4D66"/>
    <w:rsid w:val="00EE55DB"/>
    <w:rsid w:val="00EE5F5C"/>
    <w:rsid w:val="00EE7114"/>
    <w:rsid w:val="00EE772D"/>
    <w:rsid w:val="00EE7DA4"/>
    <w:rsid w:val="00EE7E0E"/>
    <w:rsid w:val="00EF014F"/>
    <w:rsid w:val="00EF2FDE"/>
    <w:rsid w:val="00EF3C29"/>
    <w:rsid w:val="00EF3D59"/>
    <w:rsid w:val="00EF3EF3"/>
    <w:rsid w:val="00EF3F79"/>
    <w:rsid w:val="00EF480A"/>
    <w:rsid w:val="00EF4D2D"/>
    <w:rsid w:val="00EF5166"/>
    <w:rsid w:val="00EF55DE"/>
    <w:rsid w:val="00EF595F"/>
    <w:rsid w:val="00EF5DA4"/>
    <w:rsid w:val="00EF5F70"/>
    <w:rsid w:val="00EF62A0"/>
    <w:rsid w:val="00EF6BEA"/>
    <w:rsid w:val="00F0054B"/>
    <w:rsid w:val="00F00786"/>
    <w:rsid w:val="00F00A17"/>
    <w:rsid w:val="00F022BC"/>
    <w:rsid w:val="00F02AB2"/>
    <w:rsid w:val="00F03454"/>
    <w:rsid w:val="00F05152"/>
    <w:rsid w:val="00F062A8"/>
    <w:rsid w:val="00F07375"/>
    <w:rsid w:val="00F10990"/>
    <w:rsid w:val="00F10E71"/>
    <w:rsid w:val="00F10EB0"/>
    <w:rsid w:val="00F111E9"/>
    <w:rsid w:val="00F146DA"/>
    <w:rsid w:val="00F14CB9"/>
    <w:rsid w:val="00F15A06"/>
    <w:rsid w:val="00F15C88"/>
    <w:rsid w:val="00F1753C"/>
    <w:rsid w:val="00F200E2"/>
    <w:rsid w:val="00F21CBB"/>
    <w:rsid w:val="00F221FF"/>
    <w:rsid w:val="00F223CA"/>
    <w:rsid w:val="00F239EF"/>
    <w:rsid w:val="00F240DF"/>
    <w:rsid w:val="00F2462D"/>
    <w:rsid w:val="00F24671"/>
    <w:rsid w:val="00F24D61"/>
    <w:rsid w:val="00F258F1"/>
    <w:rsid w:val="00F303F9"/>
    <w:rsid w:val="00F30F0B"/>
    <w:rsid w:val="00F318C7"/>
    <w:rsid w:val="00F31DDE"/>
    <w:rsid w:val="00F32641"/>
    <w:rsid w:val="00F337A0"/>
    <w:rsid w:val="00F34553"/>
    <w:rsid w:val="00F34D19"/>
    <w:rsid w:val="00F35075"/>
    <w:rsid w:val="00F35836"/>
    <w:rsid w:val="00F377AD"/>
    <w:rsid w:val="00F37C18"/>
    <w:rsid w:val="00F40650"/>
    <w:rsid w:val="00F40B02"/>
    <w:rsid w:val="00F40C17"/>
    <w:rsid w:val="00F413D4"/>
    <w:rsid w:val="00F414C7"/>
    <w:rsid w:val="00F4207C"/>
    <w:rsid w:val="00F42170"/>
    <w:rsid w:val="00F443A1"/>
    <w:rsid w:val="00F4537E"/>
    <w:rsid w:val="00F45467"/>
    <w:rsid w:val="00F45F8C"/>
    <w:rsid w:val="00F4692D"/>
    <w:rsid w:val="00F472B3"/>
    <w:rsid w:val="00F4766D"/>
    <w:rsid w:val="00F50225"/>
    <w:rsid w:val="00F50527"/>
    <w:rsid w:val="00F50715"/>
    <w:rsid w:val="00F51FFF"/>
    <w:rsid w:val="00F5214F"/>
    <w:rsid w:val="00F52216"/>
    <w:rsid w:val="00F53220"/>
    <w:rsid w:val="00F53BF4"/>
    <w:rsid w:val="00F5489D"/>
    <w:rsid w:val="00F54F27"/>
    <w:rsid w:val="00F5580C"/>
    <w:rsid w:val="00F562A4"/>
    <w:rsid w:val="00F56578"/>
    <w:rsid w:val="00F56D08"/>
    <w:rsid w:val="00F57FDE"/>
    <w:rsid w:val="00F60D44"/>
    <w:rsid w:val="00F6119C"/>
    <w:rsid w:val="00F64960"/>
    <w:rsid w:val="00F65DA8"/>
    <w:rsid w:val="00F662E9"/>
    <w:rsid w:val="00F66514"/>
    <w:rsid w:val="00F66D56"/>
    <w:rsid w:val="00F66ECE"/>
    <w:rsid w:val="00F67334"/>
    <w:rsid w:val="00F67EF0"/>
    <w:rsid w:val="00F70546"/>
    <w:rsid w:val="00F710F9"/>
    <w:rsid w:val="00F71D2D"/>
    <w:rsid w:val="00F723C6"/>
    <w:rsid w:val="00F73B2C"/>
    <w:rsid w:val="00F7435D"/>
    <w:rsid w:val="00F75950"/>
    <w:rsid w:val="00F75EBE"/>
    <w:rsid w:val="00F75F06"/>
    <w:rsid w:val="00F76DF6"/>
    <w:rsid w:val="00F773DD"/>
    <w:rsid w:val="00F77665"/>
    <w:rsid w:val="00F77CDF"/>
    <w:rsid w:val="00F77F77"/>
    <w:rsid w:val="00F80505"/>
    <w:rsid w:val="00F80A90"/>
    <w:rsid w:val="00F82C95"/>
    <w:rsid w:val="00F82CC0"/>
    <w:rsid w:val="00F84A74"/>
    <w:rsid w:val="00F8502A"/>
    <w:rsid w:val="00F85423"/>
    <w:rsid w:val="00F85DAE"/>
    <w:rsid w:val="00F86204"/>
    <w:rsid w:val="00F8692F"/>
    <w:rsid w:val="00F91529"/>
    <w:rsid w:val="00F93516"/>
    <w:rsid w:val="00F93EC1"/>
    <w:rsid w:val="00F94454"/>
    <w:rsid w:val="00F94A3C"/>
    <w:rsid w:val="00F94B1B"/>
    <w:rsid w:val="00F9526C"/>
    <w:rsid w:val="00F95D7B"/>
    <w:rsid w:val="00F962F9"/>
    <w:rsid w:val="00F963C6"/>
    <w:rsid w:val="00FA0785"/>
    <w:rsid w:val="00FA133A"/>
    <w:rsid w:val="00FA1E36"/>
    <w:rsid w:val="00FA240A"/>
    <w:rsid w:val="00FA3019"/>
    <w:rsid w:val="00FA3F4E"/>
    <w:rsid w:val="00FA4315"/>
    <w:rsid w:val="00FA47C3"/>
    <w:rsid w:val="00FA5075"/>
    <w:rsid w:val="00FA572B"/>
    <w:rsid w:val="00FA57C0"/>
    <w:rsid w:val="00FA7E96"/>
    <w:rsid w:val="00FB12C7"/>
    <w:rsid w:val="00FB1C0A"/>
    <w:rsid w:val="00FB1E0C"/>
    <w:rsid w:val="00FB1E32"/>
    <w:rsid w:val="00FB23D1"/>
    <w:rsid w:val="00FB2EA4"/>
    <w:rsid w:val="00FB3780"/>
    <w:rsid w:val="00FB3F4C"/>
    <w:rsid w:val="00FB5025"/>
    <w:rsid w:val="00FB515C"/>
    <w:rsid w:val="00FB5485"/>
    <w:rsid w:val="00FB6543"/>
    <w:rsid w:val="00FB68CF"/>
    <w:rsid w:val="00FC020B"/>
    <w:rsid w:val="00FC0359"/>
    <w:rsid w:val="00FC11AD"/>
    <w:rsid w:val="00FC193A"/>
    <w:rsid w:val="00FC1F14"/>
    <w:rsid w:val="00FC3F81"/>
    <w:rsid w:val="00FC4ADF"/>
    <w:rsid w:val="00FC4BCE"/>
    <w:rsid w:val="00FC4D59"/>
    <w:rsid w:val="00FC5BB5"/>
    <w:rsid w:val="00FC5D5A"/>
    <w:rsid w:val="00FC6203"/>
    <w:rsid w:val="00FC68D8"/>
    <w:rsid w:val="00FC7250"/>
    <w:rsid w:val="00FC779D"/>
    <w:rsid w:val="00FC7B2B"/>
    <w:rsid w:val="00FD0E01"/>
    <w:rsid w:val="00FD0E6E"/>
    <w:rsid w:val="00FD10A2"/>
    <w:rsid w:val="00FD126B"/>
    <w:rsid w:val="00FD1365"/>
    <w:rsid w:val="00FD14BB"/>
    <w:rsid w:val="00FD169A"/>
    <w:rsid w:val="00FD199D"/>
    <w:rsid w:val="00FD1AD0"/>
    <w:rsid w:val="00FD20AC"/>
    <w:rsid w:val="00FD42FB"/>
    <w:rsid w:val="00FD4385"/>
    <w:rsid w:val="00FD5DBC"/>
    <w:rsid w:val="00FD61BE"/>
    <w:rsid w:val="00FD7319"/>
    <w:rsid w:val="00FD73D2"/>
    <w:rsid w:val="00FD7EB7"/>
    <w:rsid w:val="00FE01CA"/>
    <w:rsid w:val="00FE06FA"/>
    <w:rsid w:val="00FE13D1"/>
    <w:rsid w:val="00FE140C"/>
    <w:rsid w:val="00FE269E"/>
    <w:rsid w:val="00FE2A3D"/>
    <w:rsid w:val="00FE330F"/>
    <w:rsid w:val="00FE38EA"/>
    <w:rsid w:val="00FE3A27"/>
    <w:rsid w:val="00FE3C17"/>
    <w:rsid w:val="00FE42C7"/>
    <w:rsid w:val="00FE56D1"/>
    <w:rsid w:val="00FE6292"/>
    <w:rsid w:val="00FE69ED"/>
    <w:rsid w:val="00FE6B9F"/>
    <w:rsid w:val="00FE6CBD"/>
    <w:rsid w:val="00FE74FD"/>
    <w:rsid w:val="00FF0630"/>
    <w:rsid w:val="00FF081F"/>
    <w:rsid w:val="00FF0E3C"/>
    <w:rsid w:val="00FF0F9C"/>
    <w:rsid w:val="00FF1394"/>
    <w:rsid w:val="00FF1734"/>
    <w:rsid w:val="00FF19C3"/>
    <w:rsid w:val="00FF2B41"/>
    <w:rsid w:val="00FF2E83"/>
    <w:rsid w:val="00FF4182"/>
    <w:rsid w:val="00FF5232"/>
    <w:rsid w:val="00FF7868"/>
    <w:rsid w:val="00FF7E8E"/>
    <w:rsid w:val="1A569BF2"/>
    <w:rsid w:val="2F7324E0"/>
    <w:rsid w:val="3D21B61A"/>
    <w:rsid w:val="4093D805"/>
    <w:rsid w:val="42392798"/>
    <w:rsid w:val="7A8088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381EAA0"/>
  <w15:docId w15:val="{AFB25E20-18F9-4959-81A8-FCFA87DE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B031F"/>
    <w:pPr>
      <w:spacing w:after="0" w:line="240" w:lineRule="auto"/>
      <w:jc w:val="both"/>
    </w:pPr>
    <w:rPr>
      <w:rFonts w:ascii="Times New Roman" w:eastAsia="Times New Roman" w:hAnsi="Times New Roman" w:cs="Times New Roman"/>
      <w:sz w:val="24"/>
    </w:rPr>
  </w:style>
  <w:style w:type="paragraph" w:styleId="1">
    <w:name w:val="heading 1"/>
    <w:basedOn w:val="a"/>
    <w:next w:val="a"/>
    <w:link w:val="12"/>
    <w:autoRedefine/>
    <w:qFormat/>
    <w:rsid w:val="00882AFC"/>
    <w:pPr>
      <w:keepNext/>
      <w:numPr>
        <w:numId w:val="8"/>
      </w:numPr>
      <w:spacing w:before="240" w:after="240"/>
      <w:outlineLvl w:val="0"/>
    </w:pPr>
    <w:rPr>
      <w:rFonts w:ascii="Arial" w:hAnsi="Arial" w:cs="Arial"/>
      <w:b/>
      <w:bCs/>
      <w:caps/>
      <w:kern w:val="32"/>
      <w:sz w:val="28"/>
      <w:szCs w:val="32"/>
    </w:rPr>
  </w:style>
  <w:style w:type="paragraph" w:styleId="23">
    <w:name w:val="heading 2"/>
    <w:aliases w:val="2 Заголовок 2"/>
    <w:basedOn w:val="a"/>
    <w:next w:val="a"/>
    <w:link w:val="24"/>
    <w:uiPriority w:val="9"/>
    <w:qFormat/>
    <w:rsid w:val="00E11CAA"/>
    <w:pPr>
      <w:spacing w:before="240" w:after="240"/>
      <w:outlineLvl w:val="1"/>
    </w:pPr>
    <w:rPr>
      <w:rFonts w:ascii="Arial" w:hAnsi="Arial"/>
      <w:b/>
      <w:bCs/>
      <w:iCs/>
      <w:caps/>
      <w:szCs w:val="28"/>
    </w:rPr>
  </w:style>
  <w:style w:type="paragraph" w:styleId="31">
    <w:name w:val="heading 3"/>
    <w:aliases w:val="3 Заголовок 3"/>
    <w:basedOn w:val="a"/>
    <w:next w:val="a"/>
    <w:link w:val="32"/>
    <w:autoRedefine/>
    <w:qFormat/>
    <w:rsid w:val="002E0540"/>
    <w:pPr>
      <w:keepNext/>
      <w:keepLines/>
      <w:spacing w:before="160" w:after="120" w:line="276" w:lineRule="auto"/>
      <w:outlineLvl w:val="2"/>
    </w:pPr>
    <w:rPr>
      <w:rFonts w:ascii="Arial" w:eastAsiaTheme="majorEastAsia" w:hAnsi="Arial" w:cstheme="majorBidi"/>
      <w:b/>
      <w:szCs w:val="24"/>
    </w:rPr>
  </w:style>
  <w:style w:type="paragraph" w:styleId="4">
    <w:name w:val="heading 4"/>
    <w:basedOn w:val="a"/>
    <w:next w:val="a"/>
    <w:link w:val="42"/>
    <w:qFormat/>
    <w:rsid w:val="006C0925"/>
    <w:pPr>
      <w:keepNext/>
      <w:numPr>
        <w:ilvl w:val="3"/>
        <w:numId w:val="8"/>
      </w:numPr>
      <w:outlineLvl w:val="3"/>
    </w:pPr>
    <w:rPr>
      <w:rFonts w:ascii="Arial" w:eastAsia="Calibri" w:hAnsi="Arial"/>
      <w:i/>
      <w:caps/>
      <w:sz w:val="20"/>
      <w:szCs w:val="20"/>
    </w:rPr>
  </w:style>
  <w:style w:type="paragraph" w:styleId="5">
    <w:name w:val="heading 5"/>
    <w:basedOn w:val="a"/>
    <w:next w:val="a"/>
    <w:link w:val="50"/>
    <w:unhideWhenUsed/>
    <w:qFormat/>
    <w:rsid w:val="00EC7938"/>
    <w:pPr>
      <w:keepNext/>
      <w:keepLines/>
      <w:numPr>
        <w:ilvl w:val="4"/>
        <w:numId w:val="8"/>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nhideWhenUsed/>
    <w:qFormat/>
    <w:rsid w:val="00EC7938"/>
    <w:pPr>
      <w:keepNext/>
      <w:keepLines/>
      <w:numPr>
        <w:ilvl w:val="5"/>
        <w:numId w:val="8"/>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nhideWhenUsed/>
    <w:qFormat/>
    <w:rsid w:val="00EC7938"/>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nhideWhenUsed/>
    <w:qFormat/>
    <w:rsid w:val="00EC7938"/>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nhideWhenUsed/>
    <w:qFormat/>
    <w:rsid w:val="00EC7938"/>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2">
    <w:name w:val="Заголовок 1 Знак"/>
    <w:basedOn w:val="a0"/>
    <w:link w:val="1"/>
    <w:rsid w:val="00882AFC"/>
    <w:rPr>
      <w:rFonts w:ascii="Arial" w:eastAsia="Times New Roman" w:hAnsi="Arial" w:cs="Arial"/>
      <w:b/>
      <w:bCs/>
      <w:caps/>
      <w:kern w:val="32"/>
      <w:sz w:val="28"/>
      <w:szCs w:val="32"/>
    </w:rPr>
  </w:style>
  <w:style w:type="character" w:customStyle="1" w:styleId="24">
    <w:name w:val="Заголовок 2 Знак"/>
    <w:aliases w:val="2 Заголовок 2 Знак"/>
    <w:basedOn w:val="a0"/>
    <w:link w:val="23"/>
    <w:uiPriority w:val="9"/>
    <w:rsid w:val="00E11CAA"/>
    <w:rPr>
      <w:rFonts w:ascii="Arial" w:eastAsia="Times New Roman" w:hAnsi="Arial" w:cs="Times New Roman"/>
      <w:b/>
      <w:bCs/>
      <w:iCs/>
      <w:caps/>
      <w:sz w:val="24"/>
      <w:szCs w:val="28"/>
    </w:rPr>
  </w:style>
  <w:style w:type="character" w:customStyle="1" w:styleId="32">
    <w:name w:val="Заголовок 3 Знак"/>
    <w:aliases w:val="3 Заголовок 3 Знак"/>
    <w:basedOn w:val="a0"/>
    <w:link w:val="31"/>
    <w:rsid w:val="002E0540"/>
    <w:rPr>
      <w:rFonts w:ascii="Arial" w:eastAsiaTheme="majorEastAsia" w:hAnsi="Arial" w:cstheme="majorBidi"/>
      <w:b/>
      <w:sz w:val="24"/>
      <w:szCs w:val="24"/>
    </w:rPr>
  </w:style>
  <w:style w:type="character" w:customStyle="1" w:styleId="42">
    <w:name w:val="Заголовок 4 Знак"/>
    <w:basedOn w:val="a0"/>
    <w:link w:val="4"/>
    <w:rsid w:val="006C0925"/>
    <w:rPr>
      <w:rFonts w:ascii="Arial" w:eastAsia="Calibri" w:hAnsi="Arial" w:cs="Times New Roman"/>
      <w:i/>
      <w:caps/>
      <w:sz w:val="20"/>
      <w:szCs w:val="20"/>
    </w:rPr>
  </w:style>
  <w:style w:type="paragraph" w:styleId="a3">
    <w:name w:val="header"/>
    <w:basedOn w:val="a"/>
    <w:link w:val="a4"/>
    <w:rsid w:val="006C0925"/>
    <w:pPr>
      <w:tabs>
        <w:tab w:val="center" w:pos="4677"/>
        <w:tab w:val="right" w:pos="9355"/>
      </w:tabs>
    </w:pPr>
    <w:rPr>
      <w:rFonts w:ascii="Calibri" w:eastAsia="Calibri" w:hAnsi="Calibri"/>
      <w:sz w:val="20"/>
      <w:szCs w:val="20"/>
    </w:rPr>
  </w:style>
  <w:style w:type="character" w:customStyle="1" w:styleId="a4">
    <w:name w:val="Верхний колонтитул Знак"/>
    <w:basedOn w:val="a0"/>
    <w:link w:val="a3"/>
    <w:rsid w:val="006C0925"/>
    <w:rPr>
      <w:rFonts w:ascii="Calibri" w:eastAsia="Calibri" w:hAnsi="Calibri" w:cs="Times New Roman"/>
      <w:sz w:val="20"/>
      <w:szCs w:val="20"/>
    </w:rPr>
  </w:style>
  <w:style w:type="paragraph" w:styleId="a5">
    <w:name w:val="footer"/>
    <w:basedOn w:val="a"/>
    <w:link w:val="a6"/>
    <w:uiPriority w:val="99"/>
    <w:rsid w:val="006C0925"/>
    <w:pPr>
      <w:tabs>
        <w:tab w:val="center" w:pos="4677"/>
        <w:tab w:val="right" w:pos="9355"/>
      </w:tabs>
    </w:pPr>
    <w:rPr>
      <w:rFonts w:ascii="Calibri" w:eastAsia="Calibri" w:hAnsi="Calibri"/>
      <w:sz w:val="20"/>
      <w:szCs w:val="20"/>
    </w:rPr>
  </w:style>
  <w:style w:type="character" w:customStyle="1" w:styleId="a6">
    <w:name w:val="Нижний колонтитул Знак"/>
    <w:basedOn w:val="a0"/>
    <w:link w:val="a5"/>
    <w:uiPriority w:val="99"/>
    <w:rsid w:val="006C0925"/>
    <w:rPr>
      <w:rFonts w:ascii="Calibri" w:eastAsia="Calibri" w:hAnsi="Calibri" w:cs="Times New Roman"/>
      <w:sz w:val="20"/>
      <w:szCs w:val="20"/>
    </w:rPr>
  </w:style>
  <w:style w:type="paragraph" w:customStyle="1" w:styleId="14">
    <w:name w:val="Без интервала1"/>
    <w:rsid w:val="006C0925"/>
    <w:pPr>
      <w:spacing w:after="0" w:line="240" w:lineRule="auto"/>
    </w:pPr>
    <w:rPr>
      <w:rFonts w:ascii="Calibri" w:eastAsia="Times New Roman" w:hAnsi="Calibri" w:cs="Times New Roman"/>
    </w:rPr>
  </w:style>
  <w:style w:type="paragraph" w:styleId="a7">
    <w:name w:val="caption"/>
    <w:aliases w:val="МИ_Caption"/>
    <w:basedOn w:val="a"/>
    <w:qFormat/>
    <w:rsid w:val="006C0925"/>
    <w:pPr>
      <w:spacing w:before="100" w:beforeAutospacing="1" w:after="100" w:afterAutospacing="1"/>
    </w:pPr>
    <w:rPr>
      <w:rFonts w:eastAsia="Calibri"/>
      <w:szCs w:val="24"/>
      <w:lang w:eastAsia="ru-RU"/>
    </w:rPr>
  </w:style>
  <w:style w:type="paragraph" w:styleId="15">
    <w:name w:val="toc 1"/>
    <w:basedOn w:val="a"/>
    <w:next w:val="a"/>
    <w:autoRedefine/>
    <w:uiPriority w:val="39"/>
    <w:rsid w:val="006C0925"/>
    <w:pPr>
      <w:tabs>
        <w:tab w:val="left" w:pos="426"/>
        <w:tab w:val="right" w:leader="dot" w:pos="9628"/>
      </w:tabs>
      <w:spacing w:before="120"/>
      <w:ind w:left="426" w:hanging="426"/>
    </w:pPr>
    <w:rPr>
      <w:rFonts w:ascii="Arial" w:hAnsi="Arial" w:cs="Arial"/>
      <w:b/>
      <w:noProof/>
      <w:sz w:val="20"/>
      <w:szCs w:val="20"/>
    </w:rPr>
  </w:style>
  <w:style w:type="paragraph" w:styleId="25">
    <w:name w:val="toc 2"/>
    <w:basedOn w:val="a"/>
    <w:next w:val="a"/>
    <w:autoRedefine/>
    <w:uiPriority w:val="39"/>
    <w:rsid w:val="00252D72"/>
    <w:pPr>
      <w:tabs>
        <w:tab w:val="left" w:pos="880"/>
        <w:tab w:val="right" w:leader="dot" w:pos="9629"/>
      </w:tabs>
      <w:ind w:left="240"/>
    </w:pPr>
    <w:rPr>
      <w:rFonts w:asciiTheme="minorHAnsi" w:hAnsiTheme="minorHAnsi"/>
      <w:b/>
      <w:sz w:val="22"/>
    </w:rPr>
  </w:style>
  <w:style w:type="paragraph" w:styleId="33">
    <w:name w:val="toc 3"/>
    <w:basedOn w:val="a"/>
    <w:next w:val="a"/>
    <w:autoRedefine/>
    <w:uiPriority w:val="39"/>
    <w:rsid w:val="00AA26F6"/>
    <w:pPr>
      <w:tabs>
        <w:tab w:val="left" w:pos="1200"/>
        <w:tab w:val="right" w:leader="dot" w:pos="9639"/>
      </w:tabs>
      <w:ind w:left="480"/>
    </w:pPr>
    <w:rPr>
      <w:rFonts w:asciiTheme="minorHAnsi" w:hAnsiTheme="minorHAnsi"/>
      <w:sz w:val="22"/>
    </w:rPr>
  </w:style>
  <w:style w:type="paragraph" w:styleId="61">
    <w:name w:val="toc 6"/>
    <w:basedOn w:val="a"/>
    <w:next w:val="a"/>
    <w:autoRedefine/>
    <w:semiHidden/>
    <w:rsid w:val="006C0925"/>
    <w:pPr>
      <w:ind w:left="1200"/>
    </w:pPr>
    <w:rPr>
      <w:rFonts w:asciiTheme="minorHAnsi" w:hAnsiTheme="minorHAnsi"/>
      <w:sz w:val="20"/>
      <w:szCs w:val="20"/>
    </w:rPr>
  </w:style>
  <w:style w:type="paragraph" w:styleId="81">
    <w:name w:val="toc 8"/>
    <w:basedOn w:val="a"/>
    <w:next w:val="a"/>
    <w:autoRedefine/>
    <w:semiHidden/>
    <w:rsid w:val="006C0925"/>
    <w:pPr>
      <w:ind w:left="1680"/>
    </w:pPr>
    <w:rPr>
      <w:rFonts w:asciiTheme="minorHAnsi" w:hAnsiTheme="minorHAnsi"/>
      <w:sz w:val="20"/>
      <w:szCs w:val="20"/>
    </w:rPr>
  </w:style>
  <w:style w:type="character" w:styleId="a8">
    <w:name w:val="Hyperlink"/>
    <w:uiPriority w:val="99"/>
    <w:rsid w:val="006C0925"/>
    <w:rPr>
      <w:color w:val="0000FF"/>
      <w:u w:val="single"/>
    </w:rPr>
  </w:style>
  <w:style w:type="paragraph" w:styleId="a9">
    <w:name w:val="annotation text"/>
    <w:basedOn w:val="a"/>
    <w:link w:val="aa"/>
    <w:uiPriority w:val="99"/>
    <w:rsid w:val="006C0925"/>
    <w:rPr>
      <w:sz w:val="20"/>
      <w:szCs w:val="20"/>
    </w:rPr>
  </w:style>
  <w:style w:type="character" w:customStyle="1" w:styleId="aa">
    <w:name w:val="Текст примечания Знак"/>
    <w:basedOn w:val="a0"/>
    <w:link w:val="a9"/>
    <w:uiPriority w:val="99"/>
    <w:rsid w:val="006C0925"/>
    <w:rPr>
      <w:rFonts w:ascii="Times New Roman" w:eastAsia="Times New Roman" w:hAnsi="Times New Roman" w:cs="Times New Roman"/>
      <w:sz w:val="20"/>
      <w:szCs w:val="20"/>
    </w:rPr>
  </w:style>
  <w:style w:type="character" w:customStyle="1" w:styleId="ab">
    <w:name w:val="Тема примечания Знак"/>
    <w:basedOn w:val="aa"/>
    <w:link w:val="ac"/>
    <w:semiHidden/>
    <w:rsid w:val="006C0925"/>
    <w:rPr>
      <w:rFonts w:ascii="Times New Roman" w:eastAsia="Times New Roman" w:hAnsi="Times New Roman" w:cs="Times New Roman"/>
      <w:b/>
      <w:bCs/>
      <w:sz w:val="20"/>
      <w:szCs w:val="20"/>
    </w:rPr>
  </w:style>
  <w:style w:type="paragraph" w:styleId="ac">
    <w:name w:val="annotation subject"/>
    <w:basedOn w:val="a9"/>
    <w:next w:val="a9"/>
    <w:link w:val="ab"/>
    <w:semiHidden/>
    <w:rsid w:val="006C0925"/>
    <w:rPr>
      <w:b/>
      <w:bCs/>
    </w:rPr>
  </w:style>
  <w:style w:type="character" w:customStyle="1" w:styleId="ad">
    <w:name w:val="Текст выноски Знак"/>
    <w:basedOn w:val="a0"/>
    <w:link w:val="ae"/>
    <w:semiHidden/>
    <w:rsid w:val="006C0925"/>
    <w:rPr>
      <w:rFonts w:ascii="Tahoma" w:eastAsia="Times New Roman" w:hAnsi="Tahoma" w:cs="Tahoma"/>
      <w:sz w:val="16"/>
      <w:szCs w:val="16"/>
    </w:rPr>
  </w:style>
  <w:style w:type="paragraph" w:styleId="ae">
    <w:name w:val="Balloon Text"/>
    <w:basedOn w:val="a"/>
    <w:link w:val="ad"/>
    <w:semiHidden/>
    <w:rsid w:val="006C0925"/>
    <w:rPr>
      <w:rFonts w:ascii="Tahoma" w:hAnsi="Tahoma" w:cs="Tahoma"/>
      <w:sz w:val="16"/>
      <w:szCs w:val="16"/>
    </w:rPr>
  </w:style>
  <w:style w:type="paragraph" w:styleId="34">
    <w:name w:val="Body Text 3"/>
    <w:basedOn w:val="a"/>
    <w:link w:val="35"/>
    <w:rsid w:val="006C0925"/>
    <w:pPr>
      <w:spacing w:before="240" w:after="240"/>
    </w:pPr>
    <w:rPr>
      <w:rFonts w:eastAsia="Calibri"/>
      <w:szCs w:val="24"/>
      <w:lang w:eastAsia="ru-RU"/>
    </w:rPr>
  </w:style>
  <w:style w:type="character" w:customStyle="1" w:styleId="35">
    <w:name w:val="Основной текст 3 Знак"/>
    <w:basedOn w:val="a0"/>
    <w:link w:val="34"/>
    <w:rsid w:val="006C0925"/>
    <w:rPr>
      <w:rFonts w:ascii="Times New Roman" w:eastAsia="Calibri" w:hAnsi="Times New Roman" w:cs="Times New Roman"/>
      <w:sz w:val="24"/>
      <w:szCs w:val="24"/>
      <w:lang w:eastAsia="ru-RU"/>
    </w:rPr>
  </w:style>
  <w:style w:type="paragraph" w:customStyle="1" w:styleId="af">
    <w:name w:val="ФИО"/>
    <w:basedOn w:val="a"/>
    <w:rsid w:val="006C0925"/>
    <w:pPr>
      <w:spacing w:after="180"/>
      <w:ind w:left="5670"/>
    </w:pPr>
    <w:rPr>
      <w:rFonts w:eastAsia="Calibri"/>
      <w:szCs w:val="20"/>
      <w:lang w:eastAsia="ru-RU"/>
    </w:rPr>
  </w:style>
  <w:style w:type="paragraph" w:styleId="af0">
    <w:name w:val="footnote text"/>
    <w:basedOn w:val="a"/>
    <w:link w:val="af1"/>
    <w:uiPriority w:val="99"/>
    <w:semiHidden/>
    <w:rsid w:val="006C0925"/>
    <w:rPr>
      <w:rFonts w:eastAsia="Calibri"/>
      <w:sz w:val="20"/>
      <w:szCs w:val="20"/>
      <w:lang w:eastAsia="ru-RU"/>
    </w:rPr>
  </w:style>
  <w:style w:type="character" w:customStyle="1" w:styleId="af1">
    <w:name w:val="Текст сноски Знак"/>
    <w:basedOn w:val="a0"/>
    <w:link w:val="af0"/>
    <w:uiPriority w:val="99"/>
    <w:semiHidden/>
    <w:rsid w:val="006C0925"/>
    <w:rPr>
      <w:rFonts w:ascii="Times New Roman" w:eastAsia="Calibri" w:hAnsi="Times New Roman" w:cs="Times New Roman"/>
      <w:sz w:val="20"/>
      <w:szCs w:val="20"/>
      <w:lang w:eastAsia="ru-RU"/>
    </w:rPr>
  </w:style>
  <w:style w:type="paragraph" w:customStyle="1" w:styleId="af2">
    <w:name w:val="Текст таблица"/>
    <w:basedOn w:val="a"/>
    <w:rsid w:val="006C0925"/>
    <w:pPr>
      <w:numPr>
        <w:ilvl w:val="12"/>
      </w:numPr>
      <w:spacing w:before="60"/>
    </w:pPr>
    <w:rPr>
      <w:rFonts w:eastAsia="Calibri"/>
      <w:iCs/>
      <w:sz w:val="22"/>
      <w:szCs w:val="20"/>
      <w:lang w:eastAsia="ru-RU"/>
    </w:rPr>
  </w:style>
  <w:style w:type="character" w:styleId="af3">
    <w:name w:val="footnote reference"/>
    <w:rsid w:val="006C0925"/>
    <w:rPr>
      <w:vertAlign w:val="superscript"/>
    </w:rPr>
  </w:style>
  <w:style w:type="paragraph" w:styleId="22">
    <w:name w:val="List 2"/>
    <w:basedOn w:val="a"/>
    <w:rsid w:val="006C0925"/>
    <w:pPr>
      <w:widowControl w:val="0"/>
      <w:numPr>
        <w:numId w:val="1"/>
      </w:numPr>
      <w:overflowPunct w:val="0"/>
      <w:autoSpaceDE w:val="0"/>
      <w:autoSpaceDN w:val="0"/>
      <w:adjustRightInd w:val="0"/>
      <w:spacing w:before="60"/>
      <w:textAlignment w:val="baseline"/>
    </w:pPr>
    <w:rPr>
      <w:rFonts w:eastAsia="Calibri"/>
      <w:szCs w:val="20"/>
      <w:lang w:eastAsia="ru-RU"/>
    </w:rPr>
  </w:style>
  <w:style w:type="character" w:styleId="af4">
    <w:name w:val="Strong"/>
    <w:qFormat/>
    <w:rsid w:val="006C0925"/>
    <w:rPr>
      <w:b/>
    </w:rPr>
  </w:style>
  <w:style w:type="paragraph" w:styleId="36">
    <w:name w:val="Body Text Indent 3"/>
    <w:basedOn w:val="a"/>
    <w:link w:val="37"/>
    <w:rsid w:val="006C0925"/>
    <w:pPr>
      <w:spacing w:after="120"/>
      <w:ind w:left="283"/>
    </w:pPr>
    <w:rPr>
      <w:rFonts w:eastAsia="Calibri"/>
      <w:sz w:val="16"/>
      <w:szCs w:val="16"/>
      <w:lang w:eastAsia="ru-RU"/>
    </w:rPr>
  </w:style>
  <w:style w:type="character" w:customStyle="1" w:styleId="37">
    <w:name w:val="Основной текст с отступом 3 Знак"/>
    <w:basedOn w:val="a0"/>
    <w:link w:val="36"/>
    <w:rsid w:val="006C0925"/>
    <w:rPr>
      <w:rFonts w:ascii="Times New Roman" w:eastAsia="Calibri" w:hAnsi="Times New Roman" w:cs="Times New Roman"/>
      <w:sz w:val="16"/>
      <w:szCs w:val="16"/>
      <w:lang w:eastAsia="ru-RU"/>
    </w:rPr>
  </w:style>
  <w:style w:type="character" w:customStyle="1" w:styleId="S">
    <w:name w:val="S_Обозначение"/>
    <w:rsid w:val="006C0925"/>
    <w:rPr>
      <w:rFonts w:ascii="Arial" w:hAnsi="Arial"/>
      <w:b/>
      <w:i/>
      <w:sz w:val="24"/>
      <w:vertAlign w:val="baseline"/>
      <w:lang w:val="ru-RU" w:eastAsia="ru-RU"/>
    </w:rPr>
  </w:style>
  <w:style w:type="paragraph" w:styleId="af5">
    <w:name w:val="Normal (Web)"/>
    <w:basedOn w:val="a"/>
    <w:uiPriority w:val="99"/>
    <w:rsid w:val="006C0925"/>
    <w:pPr>
      <w:spacing w:before="100" w:beforeAutospacing="1" w:after="100" w:afterAutospacing="1"/>
    </w:pPr>
    <w:rPr>
      <w:rFonts w:eastAsia="Calibri"/>
      <w:szCs w:val="24"/>
      <w:lang w:eastAsia="ru-RU"/>
    </w:rPr>
  </w:style>
  <w:style w:type="character" w:customStyle="1" w:styleId="urtxtemph">
    <w:name w:val="urtxtemph"/>
    <w:rsid w:val="006C0925"/>
    <w:rPr>
      <w:rFonts w:cs="Times New Roman"/>
    </w:rPr>
  </w:style>
  <w:style w:type="paragraph" w:customStyle="1" w:styleId="16">
    <w:name w:val="Абзац списка1"/>
    <w:basedOn w:val="a"/>
    <w:rsid w:val="006C0925"/>
    <w:pPr>
      <w:ind w:left="708"/>
    </w:pPr>
  </w:style>
  <w:style w:type="paragraph" w:customStyle="1" w:styleId="S0">
    <w:name w:val="S_Обычный"/>
    <w:basedOn w:val="a"/>
    <w:link w:val="S4"/>
    <w:rsid w:val="006C0925"/>
    <w:pPr>
      <w:widowControl w:val="0"/>
    </w:pPr>
    <w:rPr>
      <w:szCs w:val="24"/>
      <w:lang w:eastAsia="ru-RU"/>
    </w:rPr>
  </w:style>
  <w:style w:type="character" w:customStyle="1" w:styleId="S4">
    <w:name w:val="S_Обычный Знак"/>
    <w:link w:val="S0"/>
    <w:locked/>
    <w:rsid w:val="006C0925"/>
    <w:rPr>
      <w:rFonts w:ascii="Times New Roman" w:eastAsia="Times New Roman" w:hAnsi="Times New Roman" w:cs="Times New Roman"/>
      <w:sz w:val="24"/>
      <w:szCs w:val="24"/>
      <w:lang w:eastAsia="ru-RU"/>
    </w:rPr>
  </w:style>
  <w:style w:type="character" w:customStyle="1" w:styleId="S5">
    <w:name w:val="S_Примечание"/>
    <w:rsid w:val="006C0925"/>
    <w:rPr>
      <w:u w:val="single"/>
    </w:rPr>
  </w:style>
  <w:style w:type="paragraph" w:customStyle="1" w:styleId="S6">
    <w:name w:val="S_ПримечаниеТекст"/>
    <w:basedOn w:val="S0"/>
    <w:next w:val="S0"/>
    <w:rsid w:val="006C0925"/>
    <w:pPr>
      <w:spacing w:before="120"/>
      <w:ind w:left="567"/>
    </w:pPr>
    <w:rPr>
      <w:i/>
      <w:iCs/>
    </w:rPr>
  </w:style>
  <w:style w:type="character" w:customStyle="1" w:styleId="S01">
    <w:name w:val="S_Термин01"/>
    <w:rsid w:val="006C0925"/>
    <w:rPr>
      <w:rFonts w:ascii="Arial" w:hAnsi="Arial"/>
      <w:b/>
      <w:i/>
      <w:caps/>
      <w:sz w:val="20"/>
      <w:lang w:val="ru-RU" w:eastAsia="ru-RU"/>
    </w:rPr>
  </w:style>
  <w:style w:type="paragraph" w:customStyle="1" w:styleId="BodyText2">
    <w:name w:val="BodyText2"/>
    <w:basedOn w:val="a"/>
    <w:link w:val="BodyText2Char"/>
    <w:rsid w:val="006C0925"/>
    <w:pPr>
      <w:overflowPunct w:val="0"/>
      <w:autoSpaceDE w:val="0"/>
      <w:autoSpaceDN w:val="0"/>
      <w:adjustRightInd w:val="0"/>
      <w:spacing w:before="120"/>
      <w:ind w:left="294"/>
      <w:textAlignment w:val="baseline"/>
    </w:pPr>
    <w:rPr>
      <w:rFonts w:ascii="Calibri" w:eastAsia="Calibri" w:hAnsi="Calibri"/>
      <w:color w:val="000000"/>
      <w:sz w:val="20"/>
      <w:szCs w:val="20"/>
      <w:lang w:eastAsia="ja-JP"/>
    </w:rPr>
  </w:style>
  <w:style w:type="character" w:customStyle="1" w:styleId="BodyText2Char">
    <w:name w:val="BodyText2 Char"/>
    <w:link w:val="BodyText2"/>
    <w:locked/>
    <w:rsid w:val="006C0925"/>
    <w:rPr>
      <w:rFonts w:ascii="Calibri" w:eastAsia="Calibri" w:hAnsi="Calibri" w:cs="Times New Roman"/>
      <w:color w:val="000000"/>
      <w:sz w:val="20"/>
      <w:szCs w:val="20"/>
      <w:lang w:eastAsia="ja-JP"/>
    </w:rPr>
  </w:style>
  <w:style w:type="character" w:customStyle="1" w:styleId="hps">
    <w:name w:val="hps"/>
    <w:rsid w:val="006C0925"/>
  </w:style>
  <w:style w:type="character" w:customStyle="1" w:styleId="apple-converted-space">
    <w:name w:val="apple-converted-space"/>
    <w:rsid w:val="006C0925"/>
  </w:style>
  <w:style w:type="character" w:customStyle="1" w:styleId="apple-style-span">
    <w:name w:val="apple-style-span"/>
    <w:rsid w:val="006C0925"/>
  </w:style>
  <w:style w:type="paragraph" w:customStyle="1" w:styleId="26">
    <w:name w:val="Абзац списка2"/>
    <w:basedOn w:val="a"/>
    <w:rsid w:val="006C0925"/>
    <w:pPr>
      <w:ind w:left="720"/>
      <w:contextualSpacing/>
    </w:pPr>
  </w:style>
  <w:style w:type="paragraph" w:customStyle="1" w:styleId="110">
    <w:name w:val="Без интервала11"/>
    <w:rsid w:val="006C0925"/>
    <w:pPr>
      <w:spacing w:after="0" w:line="240" w:lineRule="auto"/>
    </w:pPr>
    <w:rPr>
      <w:rFonts w:ascii="Calibri" w:eastAsia="Calibri" w:hAnsi="Calibri" w:cs="Times New Roman"/>
    </w:rPr>
  </w:style>
  <w:style w:type="paragraph" w:customStyle="1" w:styleId="S7">
    <w:name w:val="S_СписокМ_Обычный"/>
    <w:basedOn w:val="a"/>
    <w:link w:val="S8"/>
    <w:rsid w:val="006C0925"/>
    <w:pPr>
      <w:spacing w:before="120"/>
    </w:pPr>
    <w:rPr>
      <w:rFonts w:eastAsia="Calibri"/>
      <w:szCs w:val="20"/>
    </w:rPr>
  </w:style>
  <w:style w:type="character" w:customStyle="1" w:styleId="S8">
    <w:name w:val="S_СписокМ_Обычный Знак Знак"/>
    <w:link w:val="S7"/>
    <w:locked/>
    <w:rsid w:val="006C0925"/>
    <w:rPr>
      <w:rFonts w:ascii="Times New Roman" w:eastAsia="Calibri" w:hAnsi="Times New Roman" w:cs="Times New Roman"/>
      <w:sz w:val="24"/>
      <w:szCs w:val="20"/>
    </w:rPr>
  </w:style>
  <w:style w:type="table" w:customStyle="1" w:styleId="17">
    <w:name w:val="Сетка таблицы1"/>
    <w:rsid w:val="006C092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6">
    <w:name w:val="Table Grid"/>
    <w:basedOn w:val="a1"/>
    <w:rsid w:val="006C0925"/>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7">
    <w:name w:val="Текст концевой сноски Знак"/>
    <w:basedOn w:val="a0"/>
    <w:link w:val="af8"/>
    <w:semiHidden/>
    <w:rsid w:val="006C0925"/>
    <w:rPr>
      <w:rFonts w:ascii="Times New Roman" w:eastAsia="Calibri" w:hAnsi="Times New Roman" w:cs="Times New Roman"/>
      <w:sz w:val="20"/>
      <w:szCs w:val="20"/>
    </w:rPr>
  </w:style>
  <w:style w:type="paragraph" w:styleId="af8">
    <w:name w:val="endnote text"/>
    <w:basedOn w:val="a"/>
    <w:link w:val="af7"/>
    <w:semiHidden/>
    <w:rsid w:val="006C0925"/>
    <w:rPr>
      <w:rFonts w:eastAsia="Calibri"/>
      <w:sz w:val="20"/>
      <w:szCs w:val="20"/>
    </w:rPr>
  </w:style>
  <w:style w:type="paragraph" w:customStyle="1" w:styleId="ColorfulShading-Accent11">
    <w:name w:val="Colorful Shading - Accent 11"/>
    <w:hidden/>
    <w:uiPriority w:val="99"/>
    <w:semiHidden/>
    <w:rsid w:val="006C0925"/>
    <w:pPr>
      <w:spacing w:after="0" w:line="240" w:lineRule="auto"/>
    </w:pPr>
    <w:rPr>
      <w:rFonts w:ascii="Times New Roman" w:eastAsia="Times New Roman" w:hAnsi="Times New Roman" w:cs="Times New Roman"/>
      <w:sz w:val="24"/>
    </w:rPr>
  </w:style>
  <w:style w:type="paragraph" w:customStyle="1" w:styleId="ColorfulList-Accent11">
    <w:name w:val="Colorful List - Accent 11"/>
    <w:basedOn w:val="a"/>
    <w:uiPriority w:val="99"/>
    <w:qFormat/>
    <w:rsid w:val="006C0925"/>
    <w:pPr>
      <w:spacing w:after="200" w:line="276" w:lineRule="auto"/>
      <w:ind w:left="720"/>
      <w:contextualSpacing/>
    </w:pPr>
    <w:rPr>
      <w:rFonts w:ascii="Calibri" w:eastAsia="Calibri" w:hAnsi="Calibri"/>
      <w:sz w:val="22"/>
    </w:rPr>
  </w:style>
  <w:style w:type="paragraph" w:styleId="af9">
    <w:name w:val="List Paragraph"/>
    <w:aliases w:val="Заголовок_3,1,UL,Абзац маркированнный,Bullet List,FooterText,numbered,Bullet Number,Figure_name,List Paragraph1,Paragraphe de liste1,Bulletr List Paragraph,列出段落,列出段落1,List Paragraph2,List Paragraph21,Párrafo de lista1,Parágrafo da Lista1"/>
    <w:basedOn w:val="a"/>
    <w:link w:val="afa"/>
    <w:uiPriority w:val="34"/>
    <w:qFormat/>
    <w:rsid w:val="006C0925"/>
    <w:pPr>
      <w:ind w:left="708"/>
    </w:pPr>
  </w:style>
  <w:style w:type="character" w:customStyle="1" w:styleId="afa">
    <w:name w:val="Абзац списка Знак"/>
    <w:aliases w:val="Заголовок_3 Знак,1 Знак,UL Знак,Абзац маркированнный Знак,Bullet List Знак,FooterText Знак,numbered Знак,Bullet Number Знак,Figure_name Знак,List Paragraph1 Знак,Paragraphe de liste1 Знак,Bulletr List Paragraph Знак,列出段落 Знак"/>
    <w:basedOn w:val="a0"/>
    <w:link w:val="af9"/>
    <w:uiPriority w:val="34"/>
    <w:locked/>
    <w:rsid w:val="006C0925"/>
    <w:rPr>
      <w:rFonts w:ascii="Times New Roman" w:eastAsia="Times New Roman" w:hAnsi="Times New Roman" w:cs="Times New Roman"/>
      <w:sz w:val="24"/>
    </w:rPr>
  </w:style>
  <w:style w:type="paragraph" w:styleId="afb">
    <w:name w:val="TOC Heading"/>
    <w:basedOn w:val="1"/>
    <w:next w:val="a"/>
    <w:uiPriority w:val="39"/>
    <w:unhideWhenUsed/>
    <w:qFormat/>
    <w:rsid w:val="006C0925"/>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n-US"/>
    </w:rPr>
  </w:style>
  <w:style w:type="paragraph" w:customStyle="1" w:styleId="Default">
    <w:name w:val="Default"/>
    <w:rsid w:val="006C0925"/>
    <w:pPr>
      <w:autoSpaceDE w:val="0"/>
      <w:autoSpaceDN w:val="0"/>
      <w:adjustRightInd w:val="0"/>
      <w:spacing w:after="0" w:line="240" w:lineRule="auto"/>
    </w:pPr>
    <w:rPr>
      <w:rFonts w:ascii="Arial" w:eastAsia="Calibri" w:hAnsi="Arial" w:cs="Arial"/>
      <w:color w:val="000000"/>
      <w:sz w:val="24"/>
      <w:szCs w:val="24"/>
      <w:lang w:eastAsia="ru-RU"/>
    </w:rPr>
  </w:style>
  <w:style w:type="paragraph" w:styleId="18">
    <w:name w:val="index 1"/>
    <w:basedOn w:val="a"/>
    <w:next w:val="a"/>
    <w:autoRedefine/>
    <w:rsid w:val="006C0925"/>
    <w:rPr>
      <w:rFonts w:cs="Arial"/>
      <w:i/>
      <w:sz w:val="20"/>
      <w:szCs w:val="24"/>
      <w:lang w:eastAsia="ru-RU"/>
    </w:rPr>
  </w:style>
  <w:style w:type="paragraph" w:styleId="afc">
    <w:name w:val="Normal Indent"/>
    <w:basedOn w:val="a"/>
    <w:rsid w:val="006C0925"/>
    <w:pPr>
      <w:overflowPunct w:val="0"/>
      <w:autoSpaceDE w:val="0"/>
      <w:autoSpaceDN w:val="0"/>
      <w:adjustRightInd w:val="0"/>
      <w:spacing w:after="120"/>
      <w:ind w:left="720"/>
      <w:textAlignment w:val="baseline"/>
    </w:pPr>
    <w:rPr>
      <w:rFonts w:ascii="Arial" w:eastAsia="MS Mincho" w:hAnsi="Arial"/>
      <w:szCs w:val="20"/>
      <w:lang w:val="en-US"/>
    </w:rPr>
  </w:style>
  <w:style w:type="paragraph" w:styleId="27">
    <w:name w:val="Body Text 2"/>
    <w:basedOn w:val="a"/>
    <w:link w:val="28"/>
    <w:rsid w:val="006C0925"/>
    <w:pPr>
      <w:spacing w:after="120" w:line="480" w:lineRule="auto"/>
    </w:pPr>
  </w:style>
  <w:style w:type="character" w:customStyle="1" w:styleId="28">
    <w:name w:val="Основной текст 2 Знак"/>
    <w:basedOn w:val="a0"/>
    <w:link w:val="27"/>
    <w:rsid w:val="006C0925"/>
    <w:rPr>
      <w:rFonts w:ascii="Times New Roman" w:eastAsia="Times New Roman" w:hAnsi="Times New Roman" w:cs="Times New Roman"/>
      <w:sz w:val="24"/>
    </w:rPr>
  </w:style>
  <w:style w:type="paragraph" w:styleId="afd">
    <w:name w:val="Subtitle"/>
    <w:basedOn w:val="a"/>
    <w:next w:val="a"/>
    <w:link w:val="afe"/>
    <w:qFormat/>
    <w:rsid w:val="006C0925"/>
    <w:pPr>
      <w:numPr>
        <w:ilvl w:val="1"/>
      </w:numPr>
    </w:pPr>
    <w:rPr>
      <w:rFonts w:asciiTheme="majorHAnsi" w:eastAsiaTheme="majorEastAsia" w:hAnsiTheme="majorHAnsi" w:cstheme="majorBidi"/>
      <w:i/>
      <w:iCs/>
      <w:color w:val="4F81BD" w:themeColor="accent1"/>
      <w:spacing w:val="15"/>
      <w:szCs w:val="24"/>
    </w:rPr>
  </w:style>
  <w:style w:type="character" w:customStyle="1" w:styleId="afe">
    <w:name w:val="Подзаголовок Знак"/>
    <w:basedOn w:val="a0"/>
    <w:link w:val="afd"/>
    <w:rsid w:val="006C0925"/>
    <w:rPr>
      <w:rFonts w:asciiTheme="majorHAnsi" w:eastAsiaTheme="majorEastAsia" w:hAnsiTheme="majorHAnsi" w:cstheme="majorBidi"/>
      <w:i/>
      <w:iCs/>
      <w:color w:val="4F81BD" w:themeColor="accent1"/>
      <w:spacing w:val="15"/>
      <w:sz w:val="24"/>
      <w:szCs w:val="24"/>
    </w:rPr>
  </w:style>
  <w:style w:type="paragraph" w:customStyle="1" w:styleId="19">
    <w:name w:val="Название объекта1"/>
    <w:basedOn w:val="a"/>
    <w:next w:val="a"/>
    <w:rsid w:val="006C0925"/>
    <w:pPr>
      <w:suppressAutoHyphens/>
      <w:jc w:val="center"/>
    </w:pPr>
    <w:rPr>
      <w:rFonts w:ascii="Arial Narrow" w:hAnsi="Arial Narrow" w:cs="Arial Narrow"/>
      <w:b/>
      <w:bCs/>
      <w:color w:val="000080"/>
      <w:sz w:val="20"/>
      <w:szCs w:val="24"/>
      <w:lang w:eastAsia="ar-SA"/>
    </w:rPr>
  </w:style>
  <w:style w:type="paragraph" w:styleId="aff">
    <w:name w:val="No Spacing"/>
    <w:aliases w:val="Table text"/>
    <w:link w:val="aff0"/>
    <w:uiPriority w:val="1"/>
    <w:qFormat/>
    <w:rsid w:val="006C0925"/>
    <w:pPr>
      <w:spacing w:after="0" w:line="240" w:lineRule="auto"/>
    </w:pPr>
    <w:rPr>
      <w:rFonts w:ascii="Calibri" w:eastAsia="Calibri" w:hAnsi="Calibri" w:cs="Times New Roman"/>
    </w:rPr>
  </w:style>
  <w:style w:type="paragraph" w:customStyle="1" w:styleId="S9">
    <w:name w:val="S_Версия"/>
    <w:basedOn w:val="S0"/>
    <w:next w:val="S0"/>
    <w:autoRedefine/>
    <w:rsid w:val="006C0925"/>
    <w:pPr>
      <w:spacing w:before="120" w:after="120"/>
      <w:jc w:val="center"/>
    </w:pPr>
    <w:rPr>
      <w:rFonts w:ascii="Arial" w:hAnsi="Arial"/>
      <w:b/>
      <w:caps/>
      <w:sz w:val="20"/>
      <w:szCs w:val="20"/>
    </w:rPr>
  </w:style>
  <w:style w:type="paragraph" w:customStyle="1" w:styleId="Sa">
    <w:name w:val="S_ВерхКолонтитулТекст"/>
    <w:basedOn w:val="S0"/>
    <w:next w:val="S0"/>
    <w:rsid w:val="006C0925"/>
    <w:pPr>
      <w:spacing w:before="120"/>
      <w:jc w:val="right"/>
    </w:pPr>
    <w:rPr>
      <w:rFonts w:ascii="Arial" w:hAnsi="Arial"/>
      <w:b/>
      <w:caps/>
      <w:sz w:val="10"/>
      <w:szCs w:val="10"/>
    </w:rPr>
  </w:style>
  <w:style w:type="paragraph" w:customStyle="1" w:styleId="Sb">
    <w:name w:val="S_ВидДокумента"/>
    <w:basedOn w:val="aff1"/>
    <w:next w:val="S0"/>
    <w:link w:val="Sc"/>
    <w:rsid w:val="006C0925"/>
    <w:pPr>
      <w:spacing w:before="120" w:after="0"/>
      <w:jc w:val="right"/>
    </w:pPr>
    <w:rPr>
      <w:rFonts w:ascii="EuropeDemiC" w:hAnsi="EuropeDemiC" w:cs="Arial"/>
      <w:b/>
      <w:caps/>
      <w:sz w:val="36"/>
      <w:szCs w:val="36"/>
      <w:lang w:eastAsia="ru-RU"/>
    </w:rPr>
  </w:style>
  <w:style w:type="paragraph" w:styleId="aff1">
    <w:name w:val="Body Text"/>
    <w:basedOn w:val="a"/>
    <w:link w:val="aff2"/>
    <w:rsid w:val="006C0925"/>
    <w:pPr>
      <w:spacing w:after="120"/>
    </w:pPr>
  </w:style>
  <w:style w:type="character" w:customStyle="1" w:styleId="aff2">
    <w:name w:val="Основной текст Знак"/>
    <w:basedOn w:val="a0"/>
    <w:link w:val="aff1"/>
    <w:rsid w:val="006C0925"/>
    <w:rPr>
      <w:rFonts w:ascii="Times New Roman" w:eastAsia="Times New Roman" w:hAnsi="Times New Roman" w:cs="Times New Roman"/>
      <w:sz w:val="24"/>
    </w:rPr>
  </w:style>
  <w:style w:type="character" w:customStyle="1" w:styleId="Sc">
    <w:name w:val="S_ВидДокумента Знак"/>
    <w:link w:val="Sb"/>
    <w:rsid w:val="006C0925"/>
    <w:rPr>
      <w:rFonts w:ascii="EuropeDemiC" w:eastAsia="Times New Roman" w:hAnsi="EuropeDemiC" w:cs="Arial"/>
      <w:b/>
      <w:caps/>
      <w:sz w:val="36"/>
      <w:szCs w:val="36"/>
      <w:lang w:eastAsia="ru-RU"/>
    </w:rPr>
  </w:style>
  <w:style w:type="paragraph" w:customStyle="1" w:styleId="Sd">
    <w:name w:val="S_Гиперссылка"/>
    <w:basedOn w:val="S0"/>
    <w:rsid w:val="006C0925"/>
    <w:rPr>
      <w:color w:val="0000FF"/>
      <w:u w:val="single"/>
    </w:rPr>
  </w:style>
  <w:style w:type="paragraph" w:customStyle="1" w:styleId="Se">
    <w:name w:val="S_Гриф"/>
    <w:basedOn w:val="S0"/>
    <w:rsid w:val="006C0925"/>
    <w:pPr>
      <w:widowControl/>
      <w:spacing w:line="360" w:lineRule="auto"/>
      <w:ind w:left="5392"/>
      <w:jc w:val="left"/>
    </w:pPr>
    <w:rPr>
      <w:rFonts w:ascii="Arial" w:hAnsi="Arial"/>
      <w:b/>
      <w:sz w:val="20"/>
    </w:rPr>
  </w:style>
  <w:style w:type="paragraph" w:customStyle="1" w:styleId="S12">
    <w:name w:val="S_ЗаголовкиТаблицы1"/>
    <w:basedOn w:val="S0"/>
    <w:rsid w:val="006C0925"/>
    <w:pPr>
      <w:keepNext/>
      <w:jc w:val="center"/>
    </w:pPr>
    <w:rPr>
      <w:rFonts w:ascii="Arial" w:hAnsi="Arial"/>
      <w:b/>
      <w:caps/>
      <w:sz w:val="16"/>
      <w:szCs w:val="16"/>
    </w:rPr>
  </w:style>
  <w:style w:type="paragraph" w:customStyle="1" w:styleId="S22">
    <w:name w:val="S_ЗаголовкиТаблицы2"/>
    <w:basedOn w:val="S0"/>
    <w:rsid w:val="006C0925"/>
    <w:pPr>
      <w:jc w:val="center"/>
    </w:pPr>
    <w:rPr>
      <w:rFonts w:ascii="Arial" w:hAnsi="Arial"/>
      <w:b/>
      <w:sz w:val="14"/>
    </w:rPr>
  </w:style>
  <w:style w:type="paragraph" w:customStyle="1" w:styleId="S13">
    <w:name w:val="S_Заголовок1"/>
    <w:basedOn w:val="a"/>
    <w:next w:val="S0"/>
    <w:rsid w:val="006C0925"/>
    <w:pPr>
      <w:keepNext/>
      <w:pageBreakBefore/>
      <w:outlineLvl w:val="0"/>
    </w:pPr>
    <w:rPr>
      <w:rFonts w:ascii="Arial" w:hAnsi="Arial"/>
      <w:b/>
      <w:caps/>
      <w:sz w:val="32"/>
      <w:szCs w:val="32"/>
      <w:lang w:eastAsia="ru-RU"/>
    </w:rPr>
  </w:style>
  <w:style w:type="paragraph" w:customStyle="1" w:styleId="S11">
    <w:name w:val="S_Заголовок1_Прил_СписокН"/>
    <w:basedOn w:val="S0"/>
    <w:next w:val="S0"/>
    <w:rsid w:val="006C0925"/>
    <w:pPr>
      <w:keepNext/>
      <w:pageBreakBefore/>
      <w:widowControl/>
      <w:numPr>
        <w:numId w:val="2"/>
      </w:numPr>
      <w:outlineLvl w:val="1"/>
    </w:pPr>
    <w:rPr>
      <w:rFonts w:ascii="Arial" w:hAnsi="Arial"/>
      <w:b/>
      <w:caps/>
    </w:rPr>
  </w:style>
  <w:style w:type="paragraph" w:customStyle="1" w:styleId="S1">
    <w:name w:val="S_Заголовок1_СписокН"/>
    <w:basedOn w:val="S13"/>
    <w:next w:val="S0"/>
    <w:rsid w:val="006C0925"/>
    <w:pPr>
      <w:numPr>
        <w:numId w:val="3"/>
      </w:numPr>
      <w:ind w:left="0" w:firstLine="0"/>
    </w:pPr>
  </w:style>
  <w:style w:type="paragraph" w:customStyle="1" w:styleId="S23">
    <w:name w:val="S_Заголовок2"/>
    <w:basedOn w:val="a"/>
    <w:next w:val="S0"/>
    <w:rsid w:val="006C0925"/>
    <w:pPr>
      <w:keepNext/>
      <w:outlineLvl w:val="1"/>
    </w:pPr>
    <w:rPr>
      <w:rFonts w:ascii="Arial" w:hAnsi="Arial"/>
      <w:b/>
      <w:caps/>
      <w:szCs w:val="24"/>
      <w:lang w:eastAsia="ru-RU"/>
    </w:rPr>
  </w:style>
  <w:style w:type="paragraph" w:customStyle="1" w:styleId="S21">
    <w:name w:val="S_Заголовок2_Прил_СписокН"/>
    <w:basedOn w:val="S0"/>
    <w:next w:val="S0"/>
    <w:rsid w:val="006C0925"/>
    <w:pPr>
      <w:keepNext/>
      <w:keepLines/>
      <w:numPr>
        <w:ilvl w:val="2"/>
        <w:numId w:val="2"/>
      </w:numPr>
      <w:tabs>
        <w:tab w:val="left" w:pos="720"/>
      </w:tabs>
      <w:jc w:val="left"/>
      <w:outlineLvl w:val="2"/>
    </w:pPr>
    <w:rPr>
      <w:rFonts w:ascii="Arial" w:hAnsi="Arial"/>
      <w:b/>
      <w:caps/>
      <w:szCs w:val="20"/>
    </w:rPr>
  </w:style>
  <w:style w:type="paragraph" w:customStyle="1" w:styleId="S20">
    <w:name w:val="S_Заголовок2_СписокН"/>
    <w:basedOn w:val="S23"/>
    <w:next w:val="S0"/>
    <w:rsid w:val="006C0925"/>
    <w:pPr>
      <w:numPr>
        <w:ilvl w:val="1"/>
        <w:numId w:val="3"/>
      </w:numPr>
      <w:ind w:left="0" w:firstLine="0"/>
    </w:pPr>
  </w:style>
  <w:style w:type="paragraph" w:customStyle="1" w:styleId="S30">
    <w:name w:val="S_Заголовок3_СписокН"/>
    <w:basedOn w:val="a"/>
    <w:next w:val="S0"/>
    <w:rsid w:val="006C0925"/>
    <w:pPr>
      <w:keepNext/>
      <w:numPr>
        <w:ilvl w:val="2"/>
        <w:numId w:val="3"/>
      </w:numPr>
      <w:ind w:left="0" w:firstLine="0"/>
    </w:pPr>
    <w:rPr>
      <w:rFonts w:ascii="Arial" w:hAnsi="Arial"/>
      <w:b/>
      <w:i/>
      <w:caps/>
      <w:sz w:val="20"/>
      <w:szCs w:val="20"/>
      <w:lang w:eastAsia="ru-RU"/>
    </w:rPr>
  </w:style>
  <w:style w:type="paragraph" w:customStyle="1" w:styleId="Sf">
    <w:name w:val="S_МестоГод"/>
    <w:basedOn w:val="S0"/>
    <w:rsid w:val="006C0925"/>
    <w:pPr>
      <w:spacing w:before="120"/>
      <w:jc w:val="center"/>
    </w:pPr>
    <w:rPr>
      <w:rFonts w:ascii="Arial" w:hAnsi="Arial"/>
      <w:b/>
      <w:caps/>
      <w:sz w:val="18"/>
      <w:szCs w:val="18"/>
    </w:rPr>
  </w:style>
  <w:style w:type="paragraph" w:customStyle="1" w:styleId="Sf0">
    <w:name w:val="S_НазваниеРисунка"/>
    <w:basedOn w:val="a"/>
    <w:next w:val="S0"/>
    <w:rsid w:val="006C0925"/>
    <w:pPr>
      <w:spacing w:before="60"/>
      <w:jc w:val="center"/>
    </w:pPr>
    <w:rPr>
      <w:rFonts w:ascii="Arial" w:hAnsi="Arial"/>
      <w:b/>
      <w:sz w:val="20"/>
      <w:szCs w:val="24"/>
      <w:lang w:eastAsia="ru-RU"/>
    </w:rPr>
  </w:style>
  <w:style w:type="paragraph" w:customStyle="1" w:styleId="Sf1">
    <w:name w:val="S_НазваниеТаблицы"/>
    <w:basedOn w:val="S0"/>
    <w:next w:val="S0"/>
    <w:rsid w:val="006C0925"/>
    <w:pPr>
      <w:keepNext/>
      <w:jc w:val="right"/>
    </w:pPr>
    <w:rPr>
      <w:rFonts w:ascii="Arial" w:hAnsi="Arial"/>
      <w:b/>
      <w:sz w:val="20"/>
    </w:rPr>
  </w:style>
  <w:style w:type="paragraph" w:customStyle="1" w:styleId="Sf2">
    <w:name w:val="S_НаименованиеДокумента"/>
    <w:basedOn w:val="S0"/>
    <w:next w:val="S0"/>
    <w:rsid w:val="006C0925"/>
    <w:pPr>
      <w:widowControl/>
      <w:ind w:right="641"/>
      <w:jc w:val="left"/>
    </w:pPr>
    <w:rPr>
      <w:rFonts w:ascii="Arial" w:hAnsi="Arial"/>
      <w:b/>
      <w:caps/>
    </w:rPr>
  </w:style>
  <w:style w:type="paragraph" w:customStyle="1" w:styleId="Sf3">
    <w:name w:val="S_НижнКолонтЛев"/>
    <w:basedOn w:val="S0"/>
    <w:next w:val="S0"/>
    <w:rsid w:val="006C0925"/>
    <w:pPr>
      <w:jc w:val="left"/>
    </w:pPr>
    <w:rPr>
      <w:rFonts w:ascii="Arial" w:hAnsi="Arial"/>
      <w:b/>
      <w:caps/>
      <w:sz w:val="10"/>
      <w:szCs w:val="10"/>
    </w:rPr>
  </w:style>
  <w:style w:type="paragraph" w:customStyle="1" w:styleId="Sf4">
    <w:name w:val="S_НижнКолонтПрав"/>
    <w:basedOn w:val="S0"/>
    <w:next w:val="S0"/>
    <w:rsid w:val="006C0925"/>
    <w:pPr>
      <w:widowControl/>
      <w:ind w:hanging="181"/>
      <w:jc w:val="right"/>
    </w:pPr>
    <w:rPr>
      <w:rFonts w:ascii="Arial" w:hAnsi="Arial"/>
      <w:b/>
      <w:caps/>
      <w:sz w:val="12"/>
      <w:szCs w:val="12"/>
    </w:rPr>
  </w:style>
  <w:style w:type="paragraph" w:customStyle="1" w:styleId="Sf5">
    <w:name w:val="S_НомерДокумента"/>
    <w:basedOn w:val="S0"/>
    <w:next w:val="S0"/>
    <w:rsid w:val="006C0925"/>
    <w:pPr>
      <w:spacing w:before="120" w:after="120"/>
      <w:jc w:val="center"/>
    </w:pPr>
    <w:rPr>
      <w:rFonts w:ascii="Arial" w:hAnsi="Arial"/>
      <w:b/>
      <w:caps/>
    </w:rPr>
  </w:style>
  <w:style w:type="paragraph" w:customStyle="1" w:styleId="S14">
    <w:name w:val="S_ТекстВТаблице1"/>
    <w:basedOn w:val="S0"/>
    <w:next w:val="S0"/>
    <w:rsid w:val="006C0925"/>
    <w:pPr>
      <w:spacing w:before="120"/>
      <w:jc w:val="left"/>
    </w:pPr>
    <w:rPr>
      <w:szCs w:val="28"/>
    </w:rPr>
  </w:style>
  <w:style w:type="paragraph" w:customStyle="1" w:styleId="S10">
    <w:name w:val="S_НумСписВ Таблице1"/>
    <w:basedOn w:val="S14"/>
    <w:next w:val="S0"/>
    <w:rsid w:val="006C0925"/>
    <w:pPr>
      <w:numPr>
        <w:numId w:val="4"/>
      </w:numPr>
    </w:pPr>
  </w:style>
  <w:style w:type="paragraph" w:customStyle="1" w:styleId="S24">
    <w:name w:val="S_ТекстВТаблице2"/>
    <w:basedOn w:val="S0"/>
    <w:next w:val="S0"/>
    <w:rsid w:val="006C0925"/>
    <w:pPr>
      <w:spacing w:before="120"/>
      <w:jc w:val="left"/>
    </w:pPr>
    <w:rPr>
      <w:sz w:val="20"/>
    </w:rPr>
  </w:style>
  <w:style w:type="paragraph" w:customStyle="1" w:styleId="S2">
    <w:name w:val="S_НумСписВТаблице2"/>
    <w:basedOn w:val="S24"/>
    <w:next w:val="S0"/>
    <w:rsid w:val="006C0925"/>
    <w:pPr>
      <w:numPr>
        <w:numId w:val="5"/>
      </w:numPr>
    </w:pPr>
  </w:style>
  <w:style w:type="paragraph" w:customStyle="1" w:styleId="S31">
    <w:name w:val="S_ТекстВТаблице3"/>
    <w:basedOn w:val="S0"/>
    <w:next w:val="S0"/>
    <w:rsid w:val="006C0925"/>
    <w:pPr>
      <w:spacing w:before="120"/>
      <w:jc w:val="left"/>
    </w:pPr>
    <w:rPr>
      <w:sz w:val="16"/>
    </w:rPr>
  </w:style>
  <w:style w:type="paragraph" w:customStyle="1" w:styleId="S3">
    <w:name w:val="S_НумСписВТаблице3"/>
    <w:basedOn w:val="S31"/>
    <w:next w:val="S0"/>
    <w:rsid w:val="006C0925"/>
    <w:pPr>
      <w:numPr>
        <w:numId w:val="6"/>
      </w:numPr>
    </w:pPr>
  </w:style>
  <w:style w:type="paragraph" w:customStyle="1" w:styleId="538552DCBB0F4C4BB087ED922D6A6322">
    <w:name w:val="538552DCBB0F4C4BB087ED922D6A6322"/>
    <w:rsid w:val="00F66ECE"/>
    <w:rPr>
      <w:rFonts w:eastAsiaTheme="minorEastAsia"/>
      <w:lang w:eastAsia="ru-RU"/>
    </w:rPr>
  </w:style>
  <w:style w:type="character" w:styleId="aff3">
    <w:name w:val="FollowedHyperlink"/>
    <w:basedOn w:val="a0"/>
    <w:semiHidden/>
    <w:unhideWhenUsed/>
    <w:rsid w:val="003A1731"/>
    <w:rPr>
      <w:color w:val="800080" w:themeColor="followedHyperlink"/>
      <w:u w:val="single"/>
    </w:rPr>
  </w:style>
  <w:style w:type="paragraph" w:customStyle="1" w:styleId="Bulleted2">
    <w:name w:val="Bulleted2"/>
    <w:rsid w:val="009F5EA5"/>
    <w:pPr>
      <w:numPr>
        <w:numId w:val="7"/>
      </w:numPr>
      <w:spacing w:after="0" w:line="240" w:lineRule="auto"/>
    </w:pPr>
    <w:rPr>
      <w:rFonts w:ascii="Times New Roman" w:eastAsia="Times New Roman" w:hAnsi="Times New Roman" w:cs="Times New Roman"/>
      <w:sz w:val="24"/>
      <w:szCs w:val="24"/>
      <w:lang w:eastAsia="ru-RU"/>
    </w:rPr>
  </w:style>
  <w:style w:type="paragraph" w:customStyle="1" w:styleId="Char">
    <w:name w:val="Char"/>
    <w:basedOn w:val="a"/>
    <w:rsid w:val="009F5EA5"/>
    <w:pPr>
      <w:keepLines/>
      <w:spacing w:after="160" w:line="240" w:lineRule="exact"/>
      <w:jc w:val="left"/>
    </w:pPr>
    <w:rPr>
      <w:rFonts w:ascii="Verdana" w:eastAsia="MS Mincho" w:hAnsi="Verdana" w:cs="Franklin Gothic Book"/>
      <w:szCs w:val="24"/>
      <w:lang w:val="en-US" w:eastAsia="ru-RU"/>
    </w:rPr>
  </w:style>
  <w:style w:type="character" w:styleId="aff4">
    <w:name w:val="annotation reference"/>
    <w:basedOn w:val="a0"/>
    <w:uiPriority w:val="99"/>
    <w:semiHidden/>
    <w:unhideWhenUsed/>
    <w:rsid w:val="00C85EC5"/>
    <w:rPr>
      <w:sz w:val="16"/>
      <w:szCs w:val="16"/>
    </w:rPr>
  </w:style>
  <w:style w:type="paragraph" w:styleId="aff5">
    <w:name w:val="Revision"/>
    <w:hidden/>
    <w:uiPriority w:val="99"/>
    <w:semiHidden/>
    <w:rsid w:val="009B3546"/>
    <w:pPr>
      <w:spacing w:after="0" w:line="240" w:lineRule="auto"/>
    </w:pPr>
    <w:rPr>
      <w:rFonts w:ascii="Times New Roman" w:eastAsia="Times New Roman" w:hAnsi="Times New Roman" w:cs="Times New Roman"/>
      <w:sz w:val="24"/>
    </w:rPr>
  </w:style>
  <w:style w:type="paragraph" w:customStyle="1" w:styleId="aff6">
    <w:name w:val="Шапка таблицы"/>
    <w:basedOn w:val="a"/>
    <w:link w:val="aff7"/>
    <w:qFormat/>
    <w:rsid w:val="00F022BC"/>
    <w:pPr>
      <w:spacing w:before="60" w:after="60"/>
      <w:jc w:val="left"/>
    </w:pPr>
    <w:rPr>
      <w:rFonts w:ascii="Arial" w:eastAsia="Calibri" w:hAnsi="Arial" w:cs="Arial"/>
      <w:b/>
      <w:szCs w:val="24"/>
      <w:lang w:eastAsia="ru-RU"/>
    </w:rPr>
  </w:style>
  <w:style w:type="character" w:customStyle="1" w:styleId="aff7">
    <w:name w:val="Шапка таблицы Знак"/>
    <w:basedOn w:val="a0"/>
    <w:link w:val="aff6"/>
    <w:rsid w:val="00F022BC"/>
    <w:rPr>
      <w:rFonts w:ascii="Arial" w:eastAsia="Calibri" w:hAnsi="Arial" w:cs="Arial"/>
      <w:b/>
      <w:sz w:val="24"/>
      <w:szCs w:val="24"/>
      <w:lang w:eastAsia="ru-RU"/>
    </w:rPr>
  </w:style>
  <w:style w:type="paragraph" w:styleId="aff8">
    <w:name w:val="Body Text Indent"/>
    <w:basedOn w:val="a"/>
    <w:link w:val="aff9"/>
    <w:uiPriority w:val="99"/>
    <w:unhideWhenUsed/>
    <w:rsid w:val="00F022BC"/>
    <w:pPr>
      <w:spacing w:before="60" w:after="120"/>
      <w:ind w:left="283" w:firstLine="567"/>
    </w:pPr>
    <w:rPr>
      <w:rFonts w:ascii="Arial" w:hAnsi="Arial"/>
      <w:szCs w:val="24"/>
    </w:rPr>
  </w:style>
  <w:style w:type="character" w:customStyle="1" w:styleId="aff9">
    <w:name w:val="Основной текст с отступом Знак"/>
    <w:basedOn w:val="a0"/>
    <w:link w:val="aff8"/>
    <w:uiPriority w:val="99"/>
    <w:rsid w:val="00F022BC"/>
    <w:rPr>
      <w:rFonts w:ascii="Arial" w:eastAsia="Times New Roman" w:hAnsi="Arial" w:cs="Times New Roman"/>
      <w:sz w:val="24"/>
      <w:szCs w:val="24"/>
    </w:rPr>
  </w:style>
  <w:style w:type="character" w:customStyle="1" w:styleId="aff0">
    <w:name w:val="Без интервала Знак"/>
    <w:aliases w:val="Table text Знак"/>
    <w:basedOn w:val="a0"/>
    <w:link w:val="aff"/>
    <w:uiPriority w:val="1"/>
    <w:rsid w:val="00D42EC8"/>
    <w:rPr>
      <w:rFonts w:ascii="Calibri" w:eastAsia="Calibri" w:hAnsi="Calibri" w:cs="Times New Roman"/>
    </w:rPr>
  </w:style>
  <w:style w:type="character" w:customStyle="1" w:styleId="50">
    <w:name w:val="Заголовок 5 Знак"/>
    <w:basedOn w:val="a0"/>
    <w:link w:val="5"/>
    <w:rsid w:val="00EC7938"/>
    <w:rPr>
      <w:rFonts w:asciiTheme="majorHAnsi" w:eastAsiaTheme="majorEastAsia" w:hAnsiTheme="majorHAnsi" w:cstheme="majorBidi"/>
      <w:color w:val="365F91" w:themeColor="accent1" w:themeShade="BF"/>
      <w:sz w:val="24"/>
    </w:rPr>
  </w:style>
  <w:style w:type="character" w:customStyle="1" w:styleId="60">
    <w:name w:val="Заголовок 6 Знак"/>
    <w:basedOn w:val="a0"/>
    <w:link w:val="6"/>
    <w:rsid w:val="00EC7938"/>
    <w:rPr>
      <w:rFonts w:asciiTheme="majorHAnsi" w:eastAsiaTheme="majorEastAsia" w:hAnsiTheme="majorHAnsi" w:cstheme="majorBidi"/>
      <w:color w:val="243F60" w:themeColor="accent1" w:themeShade="7F"/>
      <w:sz w:val="24"/>
    </w:rPr>
  </w:style>
  <w:style w:type="character" w:customStyle="1" w:styleId="70">
    <w:name w:val="Заголовок 7 Знак"/>
    <w:basedOn w:val="a0"/>
    <w:link w:val="7"/>
    <w:rsid w:val="00EC7938"/>
    <w:rPr>
      <w:rFonts w:asciiTheme="majorHAnsi" w:eastAsiaTheme="majorEastAsia" w:hAnsiTheme="majorHAnsi" w:cstheme="majorBidi"/>
      <w:i/>
      <w:iCs/>
      <w:color w:val="243F60" w:themeColor="accent1" w:themeShade="7F"/>
      <w:sz w:val="24"/>
    </w:rPr>
  </w:style>
  <w:style w:type="character" w:customStyle="1" w:styleId="80">
    <w:name w:val="Заголовок 8 Знак"/>
    <w:basedOn w:val="a0"/>
    <w:link w:val="8"/>
    <w:rsid w:val="00EC7938"/>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rsid w:val="00EC7938"/>
    <w:rPr>
      <w:rFonts w:asciiTheme="majorHAnsi" w:eastAsiaTheme="majorEastAsia" w:hAnsiTheme="majorHAnsi" w:cstheme="majorBidi"/>
      <w:i/>
      <w:iCs/>
      <w:color w:val="272727" w:themeColor="text1" w:themeTint="D8"/>
      <w:sz w:val="21"/>
      <w:szCs w:val="21"/>
    </w:rPr>
  </w:style>
  <w:style w:type="paragraph" w:customStyle="1" w:styleId="vt">
    <w:name w:val="vt"/>
    <w:basedOn w:val="a"/>
    <w:rsid w:val="004F64DC"/>
    <w:pPr>
      <w:numPr>
        <w:numId w:val="9"/>
      </w:numPr>
      <w:spacing w:before="100" w:beforeAutospacing="1" w:after="100" w:afterAutospacing="1"/>
      <w:jc w:val="left"/>
    </w:pPr>
    <w:rPr>
      <w:rFonts w:ascii="Arial Unicode MS" w:eastAsia="Arial Unicode MS" w:hAnsi="Arial Unicode MS" w:cs="Arial Unicode MS"/>
      <w:szCs w:val="24"/>
      <w:lang w:val="en-US"/>
    </w:rPr>
  </w:style>
  <w:style w:type="paragraph" w:customStyle="1" w:styleId="10">
    <w:name w:val="САП_Заголовок 1"/>
    <w:basedOn w:val="a"/>
    <w:next w:val="a"/>
    <w:link w:val="1a"/>
    <w:autoRedefine/>
    <w:qFormat/>
    <w:rsid w:val="00BA77AC"/>
    <w:pPr>
      <w:widowControl w:val="0"/>
      <w:numPr>
        <w:numId w:val="10"/>
      </w:numPr>
      <w:overflowPunct w:val="0"/>
      <w:autoSpaceDE w:val="0"/>
      <w:autoSpaceDN w:val="0"/>
      <w:adjustRightInd w:val="0"/>
      <w:spacing w:before="480" w:after="240"/>
      <w:textAlignment w:val="baseline"/>
      <w:outlineLvl w:val="0"/>
    </w:pPr>
    <w:rPr>
      <w:bCs/>
      <w:sz w:val="28"/>
      <w:szCs w:val="20"/>
      <w:lang w:eastAsia="ru-RU"/>
    </w:rPr>
  </w:style>
  <w:style w:type="paragraph" w:customStyle="1" w:styleId="20">
    <w:name w:val="САП_Заголовок 2"/>
    <w:basedOn w:val="10"/>
    <w:next w:val="a"/>
    <w:link w:val="29"/>
    <w:autoRedefine/>
    <w:qFormat/>
    <w:rsid w:val="00BA77AC"/>
    <w:pPr>
      <w:numPr>
        <w:ilvl w:val="1"/>
      </w:numPr>
      <w:outlineLvl w:val="1"/>
    </w:pPr>
    <w:rPr>
      <w:b/>
      <w:bCs w:val="0"/>
      <w:kern w:val="28"/>
      <w:sz w:val="26"/>
      <w:szCs w:val="24"/>
    </w:rPr>
  </w:style>
  <w:style w:type="paragraph" w:customStyle="1" w:styleId="3">
    <w:name w:val="САП_Заголовок 3"/>
    <w:basedOn w:val="20"/>
    <w:autoRedefine/>
    <w:qFormat/>
    <w:rsid w:val="00BA77AC"/>
    <w:pPr>
      <w:numPr>
        <w:ilvl w:val="2"/>
      </w:numPr>
      <w:tabs>
        <w:tab w:val="num" w:pos="360"/>
      </w:tabs>
      <w:outlineLvl w:val="2"/>
    </w:pPr>
  </w:style>
  <w:style w:type="paragraph" w:customStyle="1" w:styleId="40">
    <w:name w:val="САП_Заголовок 4"/>
    <w:basedOn w:val="3"/>
    <w:qFormat/>
    <w:rsid w:val="00BA77AC"/>
    <w:pPr>
      <w:numPr>
        <w:ilvl w:val="3"/>
      </w:numPr>
      <w:tabs>
        <w:tab w:val="num" w:pos="360"/>
      </w:tabs>
      <w:outlineLvl w:val="3"/>
    </w:pPr>
    <w:rPr>
      <w:bCs/>
      <w:szCs w:val="20"/>
    </w:rPr>
  </w:style>
  <w:style w:type="character" w:customStyle="1" w:styleId="29">
    <w:name w:val="САП_Заголовок 2 Знак"/>
    <w:link w:val="20"/>
    <w:locked/>
    <w:rsid w:val="00BA77AC"/>
    <w:rPr>
      <w:rFonts w:ascii="Times New Roman" w:eastAsia="Times New Roman" w:hAnsi="Times New Roman" w:cs="Times New Roman"/>
      <w:b/>
      <w:kern w:val="28"/>
      <w:sz w:val="26"/>
      <w:szCs w:val="24"/>
      <w:lang w:eastAsia="ru-RU"/>
    </w:rPr>
  </w:style>
  <w:style w:type="character" w:customStyle="1" w:styleId="1a">
    <w:name w:val="САП_Заголовок 1 Знак"/>
    <w:link w:val="10"/>
    <w:rsid w:val="0092044E"/>
    <w:rPr>
      <w:rFonts w:ascii="Times New Roman" w:eastAsia="Times New Roman" w:hAnsi="Times New Roman" w:cs="Times New Roman"/>
      <w:bCs/>
      <w:sz w:val="28"/>
      <w:szCs w:val="20"/>
      <w:lang w:eastAsia="ru-RU"/>
    </w:rPr>
  </w:style>
  <w:style w:type="paragraph" w:customStyle="1" w:styleId="51">
    <w:name w:val="САП_Заголовок 5"/>
    <w:qFormat/>
    <w:rsid w:val="0092044E"/>
    <w:pPr>
      <w:spacing w:after="120" w:line="240" w:lineRule="auto"/>
      <w:ind w:left="2232" w:hanging="792"/>
      <w:outlineLvl w:val="4"/>
    </w:pPr>
    <w:rPr>
      <w:rFonts w:ascii="Times New Roman" w:eastAsia="Times New Roman" w:hAnsi="Times New Roman" w:cs="Times New Roman"/>
      <w:b/>
      <w:sz w:val="26"/>
      <w:szCs w:val="20"/>
      <w:lang w:eastAsia="ru-RU"/>
    </w:rPr>
  </w:style>
  <w:style w:type="paragraph" w:customStyle="1" w:styleId="affa">
    <w:name w:val="САП_ТаблицаЗаголовок"/>
    <w:basedOn w:val="a"/>
    <w:link w:val="affb"/>
    <w:qFormat/>
    <w:rsid w:val="004A493F"/>
    <w:pPr>
      <w:suppressAutoHyphens/>
      <w:overflowPunct w:val="0"/>
      <w:autoSpaceDE w:val="0"/>
      <w:autoSpaceDN w:val="0"/>
      <w:adjustRightInd w:val="0"/>
      <w:spacing w:before="60"/>
      <w:jc w:val="center"/>
      <w:textAlignment w:val="baseline"/>
    </w:pPr>
    <w:rPr>
      <w:b/>
      <w:sz w:val="20"/>
      <w:szCs w:val="20"/>
    </w:rPr>
  </w:style>
  <w:style w:type="character" w:customStyle="1" w:styleId="affb">
    <w:name w:val="САП_ТаблицаЗаголовок Знак"/>
    <w:link w:val="affa"/>
    <w:rsid w:val="004A493F"/>
    <w:rPr>
      <w:rFonts w:ascii="Times New Roman" w:eastAsia="Times New Roman" w:hAnsi="Times New Roman" w:cs="Times New Roman"/>
      <w:b/>
      <w:sz w:val="20"/>
      <w:szCs w:val="20"/>
    </w:rPr>
  </w:style>
  <w:style w:type="paragraph" w:styleId="affc">
    <w:name w:val="Document Map"/>
    <w:basedOn w:val="a"/>
    <w:link w:val="affd"/>
    <w:uiPriority w:val="99"/>
    <w:semiHidden/>
    <w:unhideWhenUsed/>
    <w:rsid w:val="00D15905"/>
    <w:rPr>
      <w:szCs w:val="24"/>
    </w:rPr>
  </w:style>
  <w:style w:type="character" w:customStyle="1" w:styleId="affd">
    <w:name w:val="Схема документа Знак"/>
    <w:basedOn w:val="a0"/>
    <w:link w:val="affc"/>
    <w:uiPriority w:val="99"/>
    <w:semiHidden/>
    <w:rsid w:val="00D15905"/>
    <w:rPr>
      <w:rFonts w:ascii="Times New Roman" w:eastAsia="Times New Roman" w:hAnsi="Times New Roman" w:cs="Times New Roman"/>
      <w:sz w:val="24"/>
      <w:szCs w:val="24"/>
    </w:rPr>
  </w:style>
  <w:style w:type="paragraph" w:customStyle="1" w:styleId="affe">
    <w:name w:val="ЗагТабл"/>
    <w:basedOn w:val="a"/>
    <w:link w:val="afff"/>
    <w:qFormat/>
    <w:rsid w:val="00403C27"/>
    <w:pPr>
      <w:overflowPunct w:val="0"/>
      <w:autoSpaceDE w:val="0"/>
      <w:autoSpaceDN w:val="0"/>
      <w:adjustRightInd w:val="0"/>
      <w:textAlignment w:val="baseline"/>
    </w:pPr>
    <w:rPr>
      <w:rFonts w:ascii="Arial" w:eastAsiaTheme="minorHAnsi" w:hAnsi="Arial" w:cstheme="minorBidi"/>
      <w:b/>
      <w:color w:val="FFFFFF" w:themeColor="background1"/>
      <w:spacing w:val="-10"/>
      <w:sz w:val="20"/>
    </w:rPr>
  </w:style>
  <w:style w:type="character" w:customStyle="1" w:styleId="afff">
    <w:name w:val="ЗагТабл Знак"/>
    <w:basedOn w:val="a0"/>
    <w:link w:val="affe"/>
    <w:rsid w:val="00403C27"/>
    <w:rPr>
      <w:rFonts w:ascii="Arial" w:hAnsi="Arial"/>
      <w:b/>
      <w:color w:val="FFFFFF" w:themeColor="background1"/>
      <w:spacing w:val="-10"/>
      <w:sz w:val="20"/>
    </w:rPr>
  </w:style>
  <w:style w:type="paragraph" w:customStyle="1" w:styleId="1KD-Normal">
    <w:name w:val="1 KD - Normal для таблиц"/>
    <w:basedOn w:val="a"/>
    <w:link w:val="1KD-NormalChar"/>
    <w:qFormat/>
    <w:rsid w:val="00F239EF"/>
    <w:pPr>
      <w:spacing w:before="4" w:after="4"/>
      <w:contextualSpacing/>
    </w:pPr>
    <w:rPr>
      <w:rFonts w:ascii="Arial" w:hAnsi="Arial"/>
      <w:sz w:val="18"/>
      <w:szCs w:val="24"/>
      <w:lang w:eastAsia="ru-RU"/>
    </w:rPr>
  </w:style>
  <w:style w:type="character" w:customStyle="1" w:styleId="1KD-NormalChar">
    <w:name w:val="1 KD - Normal для таблиц Char"/>
    <w:basedOn w:val="a0"/>
    <w:link w:val="1KD-Normal"/>
    <w:rsid w:val="00F239EF"/>
    <w:rPr>
      <w:rFonts w:ascii="Arial" w:eastAsia="Times New Roman" w:hAnsi="Arial" w:cs="Times New Roman"/>
      <w:sz w:val="18"/>
      <w:szCs w:val="24"/>
      <w:lang w:eastAsia="ru-RU"/>
    </w:rPr>
  </w:style>
  <w:style w:type="paragraph" w:customStyle="1" w:styleId="afff0">
    <w:name w:val="САП_Текст простой"/>
    <w:basedOn w:val="a"/>
    <w:link w:val="afff1"/>
    <w:autoRedefine/>
    <w:qFormat/>
    <w:rsid w:val="002B52C6"/>
    <w:pPr>
      <w:suppressAutoHyphens/>
      <w:overflowPunct w:val="0"/>
      <w:autoSpaceDE w:val="0"/>
      <w:autoSpaceDN w:val="0"/>
      <w:adjustRightInd w:val="0"/>
      <w:spacing w:before="60"/>
      <w:textAlignment w:val="baseline"/>
    </w:pPr>
    <w:rPr>
      <w:sz w:val="26"/>
      <w:szCs w:val="20"/>
    </w:rPr>
  </w:style>
  <w:style w:type="character" w:customStyle="1" w:styleId="afff1">
    <w:name w:val="САП_Текст простой Знак"/>
    <w:link w:val="afff0"/>
    <w:rsid w:val="002B52C6"/>
    <w:rPr>
      <w:rFonts w:ascii="Times New Roman" w:eastAsia="Times New Roman" w:hAnsi="Times New Roman" w:cs="Times New Roman"/>
      <w:sz w:val="26"/>
      <w:szCs w:val="20"/>
    </w:rPr>
  </w:style>
  <w:style w:type="character" w:customStyle="1" w:styleId="afff2">
    <w:name w:val="ЗнакТекстЖ"/>
    <w:qFormat/>
    <w:rsid w:val="00797966"/>
    <w:rPr>
      <w:b/>
      <w:color w:val="auto"/>
    </w:rPr>
  </w:style>
  <w:style w:type="paragraph" w:customStyle="1" w:styleId="InR1">
    <w:name w:val="InR_Верхний Колонтитул 1"/>
    <w:basedOn w:val="a"/>
    <w:autoRedefine/>
    <w:qFormat/>
    <w:rsid w:val="00916FAB"/>
    <w:pPr>
      <w:spacing w:after="240" w:line="276" w:lineRule="auto"/>
      <w:ind w:left="57" w:firstLine="567"/>
      <w:jc w:val="right"/>
    </w:pPr>
    <w:rPr>
      <w:rFonts w:ascii="Arial" w:eastAsiaTheme="minorHAnsi" w:hAnsi="Arial" w:cs="Arial"/>
      <w:b/>
      <w:bCs/>
      <w:sz w:val="20"/>
      <w:szCs w:val="24"/>
    </w:rPr>
  </w:style>
  <w:style w:type="paragraph" w:customStyle="1" w:styleId="11">
    <w:name w:val="МИ_Заголовок 1"/>
    <w:basedOn w:val="1"/>
    <w:qFormat/>
    <w:rsid w:val="0012135C"/>
    <w:pPr>
      <w:keepLines/>
      <w:pageBreakBefore/>
      <w:numPr>
        <w:numId w:val="11"/>
      </w:numPr>
      <w:spacing w:before="0" w:line="276" w:lineRule="auto"/>
    </w:pPr>
    <w:rPr>
      <w:rFonts w:ascii="Meta Offc Pro" w:eastAsiaTheme="majorEastAsia" w:hAnsi="Meta Offc Pro" w:cstheme="majorBidi"/>
      <w:bCs w:val="0"/>
      <w:caps w:val="0"/>
      <w:kern w:val="0"/>
      <w:sz w:val="32"/>
    </w:rPr>
  </w:style>
  <w:style w:type="paragraph" w:customStyle="1" w:styleId="21">
    <w:name w:val="МИ_Заголовок 2"/>
    <w:basedOn w:val="23"/>
    <w:qFormat/>
    <w:rsid w:val="0012135C"/>
    <w:pPr>
      <w:keepNext/>
      <w:keepLines/>
      <w:numPr>
        <w:ilvl w:val="1"/>
        <w:numId w:val="11"/>
      </w:numPr>
      <w:spacing w:before="120" w:after="120" w:line="276" w:lineRule="auto"/>
    </w:pPr>
    <w:rPr>
      <w:rFonts w:ascii="Meta Offc Pro" w:eastAsiaTheme="majorEastAsia" w:hAnsi="Meta Offc Pro" w:cstheme="majorBidi"/>
      <w:bCs w:val="0"/>
      <w:iCs w:val="0"/>
      <w:caps w:val="0"/>
      <w:sz w:val="28"/>
      <w:szCs w:val="26"/>
    </w:rPr>
  </w:style>
  <w:style w:type="paragraph" w:customStyle="1" w:styleId="30">
    <w:name w:val="МИ_Заголовок 3"/>
    <w:basedOn w:val="31"/>
    <w:qFormat/>
    <w:rsid w:val="0012135C"/>
    <w:pPr>
      <w:numPr>
        <w:ilvl w:val="2"/>
        <w:numId w:val="11"/>
      </w:numPr>
      <w:spacing w:before="120"/>
      <w:jc w:val="left"/>
    </w:pPr>
    <w:rPr>
      <w:rFonts w:ascii="Meta Offc Pro" w:hAnsi="Meta Offc Pro"/>
      <w:caps/>
      <w:sz w:val="26"/>
      <w:szCs w:val="26"/>
    </w:rPr>
  </w:style>
  <w:style w:type="paragraph" w:customStyle="1" w:styleId="41">
    <w:name w:val="МИ_Заголовок 4"/>
    <w:basedOn w:val="4"/>
    <w:qFormat/>
    <w:rsid w:val="0012135C"/>
    <w:pPr>
      <w:keepLines/>
      <w:numPr>
        <w:numId w:val="11"/>
      </w:numPr>
      <w:spacing w:before="120" w:after="120" w:line="276" w:lineRule="auto"/>
      <w:ind w:left="864"/>
      <w:jc w:val="left"/>
    </w:pPr>
    <w:rPr>
      <w:rFonts w:ascii="Meta Offc Pro" w:eastAsiaTheme="majorEastAsia" w:hAnsi="Meta Offc Pro" w:cstheme="majorBidi"/>
      <w:b/>
      <w:iCs/>
      <w:caps w:val="0"/>
      <w:sz w:val="24"/>
      <w:szCs w:val="22"/>
    </w:rPr>
  </w:style>
  <w:style w:type="paragraph" w:customStyle="1" w:styleId="h">
    <w:name w:val="h"/>
    <w:rsid w:val="009A1B1D"/>
    <w:pPr>
      <w:spacing w:after="0" w:line="360" w:lineRule="auto"/>
      <w:jc w:val="center"/>
    </w:pPr>
    <w:rPr>
      <w:rFonts w:ascii="Arial" w:eastAsia="Arial" w:hAnsi="Arial" w:cs="Arial"/>
      <w:b/>
      <w:color w:val="000000"/>
      <w:sz w:val="20"/>
      <w:szCs w:val="20"/>
      <w:shd w:val="clear" w:color="auto" w:fill="FFC000"/>
      <w:lang w:eastAsia="ru-RU"/>
    </w:rPr>
  </w:style>
  <w:style w:type="paragraph" w:customStyle="1" w:styleId="bbb">
    <w:name w:val="bbb"/>
    <w:rsid w:val="009A1B1D"/>
    <w:pPr>
      <w:spacing w:after="0" w:line="240" w:lineRule="auto"/>
    </w:pPr>
    <w:rPr>
      <w:rFonts w:ascii="Arial" w:eastAsia="Arial" w:hAnsi="Arial" w:cs="Arial"/>
      <w:color w:val="000000"/>
      <w:sz w:val="18"/>
      <w:szCs w:val="20"/>
      <w:lang w:eastAsia="ru-RU"/>
    </w:rPr>
  </w:style>
  <w:style w:type="character" w:customStyle="1" w:styleId="UnresolvedMention1">
    <w:name w:val="Unresolved Mention1"/>
    <w:basedOn w:val="a0"/>
    <w:uiPriority w:val="99"/>
    <w:semiHidden/>
    <w:unhideWhenUsed/>
    <w:rsid w:val="0016394F"/>
    <w:rPr>
      <w:color w:val="808080"/>
      <w:shd w:val="clear" w:color="auto" w:fill="E6E6E6"/>
    </w:rPr>
  </w:style>
  <w:style w:type="paragraph" w:customStyle="1" w:styleId="afff3">
    <w:name w:val="Табл.внутр."/>
    <w:basedOn w:val="af9"/>
    <w:link w:val="afff4"/>
    <w:qFormat/>
    <w:rsid w:val="001521F1"/>
    <w:pPr>
      <w:spacing w:before="120"/>
      <w:ind w:left="0"/>
      <w:jc w:val="left"/>
    </w:pPr>
    <w:rPr>
      <w:rFonts w:ascii="Franklin Gothic Book" w:hAnsi="Franklin Gothic Book"/>
      <w:szCs w:val="24"/>
    </w:rPr>
  </w:style>
  <w:style w:type="character" w:customStyle="1" w:styleId="afff4">
    <w:name w:val="Табл.внутр. Знак"/>
    <w:link w:val="afff3"/>
    <w:locked/>
    <w:rsid w:val="001521F1"/>
    <w:rPr>
      <w:rFonts w:ascii="Franklin Gothic Book" w:eastAsia="Times New Roman" w:hAnsi="Franklin Gothic Book" w:cs="Times New Roman"/>
      <w:sz w:val="24"/>
      <w:szCs w:val="24"/>
    </w:rPr>
  </w:style>
  <w:style w:type="paragraph" w:customStyle="1" w:styleId="13">
    <w:name w:val="Стиль13"/>
    <w:basedOn w:val="2"/>
    <w:qFormat/>
    <w:rsid w:val="00934039"/>
    <w:pPr>
      <w:numPr>
        <w:ilvl w:val="1"/>
      </w:numPr>
      <w:tabs>
        <w:tab w:val="left" w:pos="567"/>
      </w:tabs>
      <w:spacing w:before="120" w:after="120" w:line="240" w:lineRule="auto"/>
      <w:contextualSpacing w:val="0"/>
      <w:jc w:val="both"/>
    </w:pPr>
    <w:rPr>
      <w:rFonts w:ascii="Tahoma" w:eastAsia="Times New Roman" w:hAnsi="Tahoma" w:cs="Tahoma"/>
      <w:sz w:val="24"/>
      <w:szCs w:val="24"/>
    </w:rPr>
  </w:style>
  <w:style w:type="paragraph" w:styleId="2">
    <w:name w:val="List Number 2"/>
    <w:basedOn w:val="a"/>
    <w:uiPriority w:val="99"/>
    <w:semiHidden/>
    <w:unhideWhenUsed/>
    <w:rsid w:val="00934039"/>
    <w:pPr>
      <w:numPr>
        <w:numId w:val="131"/>
      </w:numPr>
      <w:spacing w:after="160" w:line="259" w:lineRule="auto"/>
      <w:contextualSpacing/>
      <w:jc w:val="left"/>
    </w:pPr>
    <w:rPr>
      <w:rFonts w:asciiTheme="minorHAnsi" w:eastAsiaTheme="minorHAnsi" w:hAnsiTheme="minorHAnsi" w:cstheme="minorBid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61241">
      <w:bodyDiv w:val="1"/>
      <w:marLeft w:val="0"/>
      <w:marRight w:val="0"/>
      <w:marTop w:val="0"/>
      <w:marBottom w:val="0"/>
      <w:divBdr>
        <w:top w:val="none" w:sz="0" w:space="0" w:color="auto"/>
        <w:left w:val="none" w:sz="0" w:space="0" w:color="auto"/>
        <w:bottom w:val="none" w:sz="0" w:space="0" w:color="auto"/>
        <w:right w:val="none" w:sz="0" w:space="0" w:color="auto"/>
      </w:divBdr>
    </w:div>
    <w:div w:id="99031117">
      <w:bodyDiv w:val="1"/>
      <w:marLeft w:val="0"/>
      <w:marRight w:val="0"/>
      <w:marTop w:val="0"/>
      <w:marBottom w:val="0"/>
      <w:divBdr>
        <w:top w:val="none" w:sz="0" w:space="0" w:color="auto"/>
        <w:left w:val="none" w:sz="0" w:space="0" w:color="auto"/>
        <w:bottom w:val="none" w:sz="0" w:space="0" w:color="auto"/>
        <w:right w:val="none" w:sz="0" w:space="0" w:color="auto"/>
      </w:divBdr>
    </w:div>
    <w:div w:id="240069108">
      <w:bodyDiv w:val="1"/>
      <w:marLeft w:val="0"/>
      <w:marRight w:val="0"/>
      <w:marTop w:val="0"/>
      <w:marBottom w:val="0"/>
      <w:divBdr>
        <w:top w:val="none" w:sz="0" w:space="0" w:color="auto"/>
        <w:left w:val="none" w:sz="0" w:space="0" w:color="auto"/>
        <w:bottom w:val="none" w:sz="0" w:space="0" w:color="auto"/>
        <w:right w:val="none" w:sz="0" w:space="0" w:color="auto"/>
      </w:divBdr>
    </w:div>
    <w:div w:id="386689983">
      <w:bodyDiv w:val="1"/>
      <w:marLeft w:val="0"/>
      <w:marRight w:val="0"/>
      <w:marTop w:val="0"/>
      <w:marBottom w:val="0"/>
      <w:divBdr>
        <w:top w:val="none" w:sz="0" w:space="0" w:color="auto"/>
        <w:left w:val="none" w:sz="0" w:space="0" w:color="auto"/>
        <w:bottom w:val="none" w:sz="0" w:space="0" w:color="auto"/>
        <w:right w:val="none" w:sz="0" w:space="0" w:color="auto"/>
      </w:divBdr>
    </w:div>
    <w:div w:id="393360951">
      <w:bodyDiv w:val="1"/>
      <w:marLeft w:val="0"/>
      <w:marRight w:val="0"/>
      <w:marTop w:val="0"/>
      <w:marBottom w:val="0"/>
      <w:divBdr>
        <w:top w:val="none" w:sz="0" w:space="0" w:color="auto"/>
        <w:left w:val="none" w:sz="0" w:space="0" w:color="auto"/>
        <w:bottom w:val="none" w:sz="0" w:space="0" w:color="auto"/>
        <w:right w:val="none" w:sz="0" w:space="0" w:color="auto"/>
      </w:divBdr>
    </w:div>
    <w:div w:id="406264638">
      <w:bodyDiv w:val="1"/>
      <w:marLeft w:val="0"/>
      <w:marRight w:val="0"/>
      <w:marTop w:val="0"/>
      <w:marBottom w:val="0"/>
      <w:divBdr>
        <w:top w:val="none" w:sz="0" w:space="0" w:color="auto"/>
        <w:left w:val="none" w:sz="0" w:space="0" w:color="auto"/>
        <w:bottom w:val="none" w:sz="0" w:space="0" w:color="auto"/>
        <w:right w:val="none" w:sz="0" w:space="0" w:color="auto"/>
      </w:divBdr>
      <w:divsChild>
        <w:div w:id="748312343">
          <w:marLeft w:val="274"/>
          <w:marRight w:val="0"/>
          <w:marTop w:val="0"/>
          <w:marBottom w:val="0"/>
          <w:divBdr>
            <w:top w:val="none" w:sz="0" w:space="0" w:color="auto"/>
            <w:left w:val="none" w:sz="0" w:space="0" w:color="auto"/>
            <w:bottom w:val="none" w:sz="0" w:space="0" w:color="auto"/>
            <w:right w:val="none" w:sz="0" w:space="0" w:color="auto"/>
          </w:divBdr>
        </w:div>
        <w:div w:id="865293435">
          <w:marLeft w:val="274"/>
          <w:marRight w:val="0"/>
          <w:marTop w:val="0"/>
          <w:marBottom w:val="0"/>
          <w:divBdr>
            <w:top w:val="none" w:sz="0" w:space="0" w:color="auto"/>
            <w:left w:val="none" w:sz="0" w:space="0" w:color="auto"/>
            <w:bottom w:val="none" w:sz="0" w:space="0" w:color="auto"/>
            <w:right w:val="none" w:sz="0" w:space="0" w:color="auto"/>
          </w:divBdr>
        </w:div>
        <w:div w:id="1508060551">
          <w:marLeft w:val="274"/>
          <w:marRight w:val="0"/>
          <w:marTop w:val="0"/>
          <w:marBottom w:val="0"/>
          <w:divBdr>
            <w:top w:val="none" w:sz="0" w:space="0" w:color="auto"/>
            <w:left w:val="none" w:sz="0" w:space="0" w:color="auto"/>
            <w:bottom w:val="none" w:sz="0" w:space="0" w:color="auto"/>
            <w:right w:val="none" w:sz="0" w:space="0" w:color="auto"/>
          </w:divBdr>
        </w:div>
        <w:div w:id="1156842905">
          <w:marLeft w:val="274"/>
          <w:marRight w:val="0"/>
          <w:marTop w:val="0"/>
          <w:marBottom w:val="0"/>
          <w:divBdr>
            <w:top w:val="none" w:sz="0" w:space="0" w:color="auto"/>
            <w:left w:val="none" w:sz="0" w:space="0" w:color="auto"/>
            <w:bottom w:val="none" w:sz="0" w:space="0" w:color="auto"/>
            <w:right w:val="none" w:sz="0" w:space="0" w:color="auto"/>
          </w:divBdr>
        </w:div>
        <w:div w:id="1177690554">
          <w:marLeft w:val="274"/>
          <w:marRight w:val="0"/>
          <w:marTop w:val="0"/>
          <w:marBottom w:val="0"/>
          <w:divBdr>
            <w:top w:val="none" w:sz="0" w:space="0" w:color="auto"/>
            <w:left w:val="none" w:sz="0" w:space="0" w:color="auto"/>
            <w:bottom w:val="none" w:sz="0" w:space="0" w:color="auto"/>
            <w:right w:val="none" w:sz="0" w:space="0" w:color="auto"/>
          </w:divBdr>
        </w:div>
        <w:div w:id="686953627">
          <w:marLeft w:val="274"/>
          <w:marRight w:val="0"/>
          <w:marTop w:val="0"/>
          <w:marBottom w:val="0"/>
          <w:divBdr>
            <w:top w:val="none" w:sz="0" w:space="0" w:color="auto"/>
            <w:left w:val="none" w:sz="0" w:space="0" w:color="auto"/>
            <w:bottom w:val="none" w:sz="0" w:space="0" w:color="auto"/>
            <w:right w:val="none" w:sz="0" w:space="0" w:color="auto"/>
          </w:divBdr>
        </w:div>
        <w:div w:id="440036013">
          <w:marLeft w:val="274"/>
          <w:marRight w:val="0"/>
          <w:marTop w:val="0"/>
          <w:marBottom w:val="0"/>
          <w:divBdr>
            <w:top w:val="none" w:sz="0" w:space="0" w:color="auto"/>
            <w:left w:val="none" w:sz="0" w:space="0" w:color="auto"/>
            <w:bottom w:val="none" w:sz="0" w:space="0" w:color="auto"/>
            <w:right w:val="none" w:sz="0" w:space="0" w:color="auto"/>
          </w:divBdr>
        </w:div>
      </w:divsChild>
    </w:div>
    <w:div w:id="525557606">
      <w:bodyDiv w:val="1"/>
      <w:marLeft w:val="0"/>
      <w:marRight w:val="0"/>
      <w:marTop w:val="0"/>
      <w:marBottom w:val="0"/>
      <w:divBdr>
        <w:top w:val="none" w:sz="0" w:space="0" w:color="auto"/>
        <w:left w:val="none" w:sz="0" w:space="0" w:color="auto"/>
        <w:bottom w:val="none" w:sz="0" w:space="0" w:color="auto"/>
        <w:right w:val="none" w:sz="0" w:space="0" w:color="auto"/>
      </w:divBdr>
    </w:div>
    <w:div w:id="609433753">
      <w:bodyDiv w:val="1"/>
      <w:marLeft w:val="0"/>
      <w:marRight w:val="0"/>
      <w:marTop w:val="0"/>
      <w:marBottom w:val="0"/>
      <w:divBdr>
        <w:top w:val="none" w:sz="0" w:space="0" w:color="auto"/>
        <w:left w:val="none" w:sz="0" w:space="0" w:color="auto"/>
        <w:bottom w:val="none" w:sz="0" w:space="0" w:color="auto"/>
        <w:right w:val="none" w:sz="0" w:space="0" w:color="auto"/>
      </w:divBdr>
    </w:div>
    <w:div w:id="675303406">
      <w:bodyDiv w:val="1"/>
      <w:marLeft w:val="0"/>
      <w:marRight w:val="0"/>
      <w:marTop w:val="0"/>
      <w:marBottom w:val="0"/>
      <w:divBdr>
        <w:top w:val="none" w:sz="0" w:space="0" w:color="auto"/>
        <w:left w:val="none" w:sz="0" w:space="0" w:color="auto"/>
        <w:bottom w:val="none" w:sz="0" w:space="0" w:color="auto"/>
        <w:right w:val="none" w:sz="0" w:space="0" w:color="auto"/>
      </w:divBdr>
    </w:div>
    <w:div w:id="869218785">
      <w:bodyDiv w:val="1"/>
      <w:marLeft w:val="0"/>
      <w:marRight w:val="0"/>
      <w:marTop w:val="0"/>
      <w:marBottom w:val="0"/>
      <w:divBdr>
        <w:top w:val="none" w:sz="0" w:space="0" w:color="auto"/>
        <w:left w:val="none" w:sz="0" w:space="0" w:color="auto"/>
        <w:bottom w:val="none" w:sz="0" w:space="0" w:color="auto"/>
        <w:right w:val="none" w:sz="0" w:space="0" w:color="auto"/>
      </w:divBdr>
    </w:div>
    <w:div w:id="939802680">
      <w:bodyDiv w:val="1"/>
      <w:marLeft w:val="0"/>
      <w:marRight w:val="0"/>
      <w:marTop w:val="0"/>
      <w:marBottom w:val="0"/>
      <w:divBdr>
        <w:top w:val="none" w:sz="0" w:space="0" w:color="auto"/>
        <w:left w:val="none" w:sz="0" w:space="0" w:color="auto"/>
        <w:bottom w:val="none" w:sz="0" w:space="0" w:color="auto"/>
        <w:right w:val="none" w:sz="0" w:space="0" w:color="auto"/>
      </w:divBdr>
    </w:div>
    <w:div w:id="1049917857">
      <w:bodyDiv w:val="1"/>
      <w:marLeft w:val="0"/>
      <w:marRight w:val="0"/>
      <w:marTop w:val="0"/>
      <w:marBottom w:val="0"/>
      <w:divBdr>
        <w:top w:val="none" w:sz="0" w:space="0" w:color="auto"/>
        <w:left w:val="none" w:sz="0" w:space="0" w:color="auto"/>
        <w:bottom w:val="none" w:sz="0" w:space="0" w:color="auto"/>
        <w:right w:val="none" w:sz="0" w:space="0" w:color="auto"/>
      </w:divBdr>
    </w:div>
    <w:div w:id="1056389455">
      <w:bodyDiv w:val="1"/>
      <w:marLeft w:val="0"/>
      <w:marRight w:val="0"/>
      <w:marTop w:val="0"/>
      <w:marBottom w:val="0"/>
      <w:divBdr>
        <w:top w:val="none" w:sz="0" w:space="0" w:color="auto"/>
        <w:left w:val="none" w:sz="0" w:space="0" w:color="auto"/>
        <w:bottom w:val="none" w:sz="0" w:space="0" w:color="auto"/>
        <w:right w:val="none" w:sz="0" w:space="0" w:color="auto"/>
      </w:divBdr>
    </w:div>
    <w:div w:id="1185485197">
      <w:bodyDiv w:val="1"/>
      <w:marLeft w:val="0"/>
      <w:marRight w:val="0"/>
      <w:marTop w:val="0"/>
      <w:marBottom w:val="0"/>
      <w:divBdr>
        <w:top w:val="none" w:sz="0" w:space="0" w:color="auto"/>
        <w:left w:val="none" w:sz="0" w:space="0" w:color="auto"/>
        <w:bottom w:val="none" w:sz="0" w:space="0" w:color="auto"/>
        <w:right w:val="none" w:sz="0" w:space="0" w:color="auto"/>
      </w:divBdr>
    </w:div>
    <w:div w:id="1187599570">
      <w:bodyDiv w:val="1"/>
      <w:marLeft w:val="0"/>
      <w:marRight w:val="0"/>
      <w:marTop w:val="0"/>
      <w:marBottom w:val="0"/>
      <w:divBdr>
        <w:top w:val="none" w:sz="0" w:space="0" w:color="auto"/>
        <w:left w:val="none" w:sz="0" w:space="0" w:color="auto"/>
        <w:bottom w:val="none" w:sz="0" w:space="0" w:color="auto"/>
        <w:right w:val="none" w:sz="0" w:space="0" w:color="auto"/>
      </w:divBdr>
    </w:div>
    <w:div w:id="1200050453">
      <w:bodyDiv w:val="1"/>
      <w:marLeft w:val="0"/>
      <w:marRight w:val="0"/>
      <w:marTop w:val="0"/>
      <w:marBottom w:val="0"/>
      <w:divBdr>
        <w:top w:val="none" w:sz="0" w:space="0" w:color="auto"/>
        <w:left w:val="none" w:sz="0" w:space="0" w:color="auto"/>
        <w:bottom w:val="none" w:sz="0" w:space="0" w:color="auto"/>
        <w:right w:val="none" w:sz="0" w:space="0" w:color="auto"/>
      </w:divBdr>
    </w:div>
    <w:div w:id="1256788987">
      <w:bodyDiv w:val="1"/>
      <w:marLeft w:val="0"/>
      <w:marRight w:val="0"/>
      <w:marTop w:val="0"/>
      <w:marBottom w:val="0"/>
      <w:divBdr>
        <w:top w:val="none" w:sz="0" w:space="0" w:color="auto"/>
        <w:left w:val="none" w:sz="0" w:space="0" w:color="auto"/>
        <w:bottom w:val="none" w:sz="0" w:space="0" w:color="auto"/>
        <w:right w:val="none" w:sz="0" w:space="0" w:color="auto"/>
      </w:divBdr>
    </w:div>
    <w:div w:id="1336569171">
      <w:bodyDiv w:val="1"/>
      <w:marLeft w:val="0"/>
      <w:marRight w:val="0"/>
      <w:marTop w:val="0"/>
      <w:marBottom w:val="0"/>
      <w:divBdr>
        <w:top w:val="none" w:sz="0" w:space="0" w:color="auto"/>
        <w:left w:val="none" w:sz="0" w:space="0" w:color="auto"/>
        <w:bottom w:val="none" w:sz="0" w:space="0" w:color="auto"/>
        <w:right w:val="none" w:sz="0" w:space="0" w:color="auto"/>
      </w:divBdr>
    </w:div>
    <w:div w:id="1439058097">
      <w:bodyDiv w:val="1"/>
      <w:marLeft w:val="0"/>
      <w:marRight w:val="0"/>
      <w:marTop w:val="0"/>
      <w:marBottom w:val="0"/>
      <w:divBdr>
        <w:top w:val="none" w:sz="0" w:space="0" w:color="auto"/>
        <w:left w:val="none" w:sz="0" w:space="0" w:color="auto"/>
        <w:bottom w:val="none" w:sz="0" w:space="0" w:color="auto"/>
        <w:right w:val="none" w:sz="0" w:space="0" w:color="auto"/>
      </w:divBdr>
    </w:div>
    <w:div w:id="1604729815">
      <w:bodyDiv w:val="1"/>
      <w:marLeft w:val="0"/>
      <w:marRight w:val="0"/>
      <w:marTop w:val="0"/>
      <w:marBottom w:val="0"/>
      <w:divBdr>
        <w:top w:val="none" w:sz="0" w:space="0" w:color="auto"/>
        <w:left w:val="none" w:sz="0" w:space="0" w:color="auto"/>
        <w:bottom w:val="none" w:sz="0" w:space="0" w:color="auto"/>
        <w:right w:val="none" w:sz="0" w:space="0" w:color="auto"/>
      </w:divBdr>
    </w:div>
    <w:div w:id="1644656982">
      <w:bodyDiv w:val="1"/>
      <w:marLeft w:val="0"/>
      <w:marRight w:val="0"/>
      <w:marTop w:val="0"/>
      <w:marBottom w:val="0"/>
      <w:divBdr>
        <w:top w:val="none" w:sz="0" w:space="0" w:color="auto"/>
        <w:left w:val="none" w:sz="0" w:space="0" w:color="auto"/>
        <w:bottom w:val="none" w:sz="0" w:space="0" w:color="auto"/>
        <w:right w:val="none" w:sz="0" w:space="0" w:color="auto"/>
      </w:divBdr>
    </w:div>
    <w:div w:id="1708943284">
      <w:bodyDiv w:val="1"/>
      <w:marLeft w:val="0"/>
      <w:marRight w:val="0"/>
      <w:marTop w:val="0"/>
      <w:marBottom w:val="0"/>
      <w:divBdr>
        <w:top w:val="none" w:sz="0" w:space="0" w:color="auto"/>
        <w:left w:val="none" w:sz="0" w:space="0" w:color="auto"/>
        <w:bottom w:val="none" w:sz="0" w:space="0" w:color="auto"/>
        <w:right w:val="none" w:sz="0" w:space="0" w:color="auto"/>
      </w:divBdr>
    </w:div>
    <w:div w:id="1723141239">
      <w:bodyDiv w:val="1"/>
      <w:marLeft w:val="0"/>
      <w:marRight w:val="0"/>
      <w:marTop w:val="0"/>
      <w:marBottom w:val="0"/>
      <w:divBdr>
        <w:top w:val="none" w:sz="0" w:space="0" w:color="auto"/>
        <w:left w:val="none" w:sz="0" w:space="0" w:color="auto"/>
        <w:bottom w:val="none" w:sz="0" w:space="0" w:color="auto"/>
        <w:right w:val="none" w:sz="0" w:space="0" w:color="auto"/>
      </w:divBdr>
      <w:divsChild>
        <w:div w:id="1435127499">
          <w:marLeft w:val="547"/>
          <w:marRight w:val="0"/>
          <w:marTop w:val="0"/>
          <w:marBottom w:val="0"/>
          <w:divBdr>
            <w:top w:val="none" w:sz="0" w:space="0" w:color="auto"/>
            <w:left w:val="none" w:sz="0" w:space="0" w:color="auto"/>
            <w:bottom w:val="none" w:sz="0" w:space="0" w:color="auto"/>
            <w:right w:val="none" w:sz="0" w:space="0" w:color="auto"/>
          </w:divBdr>
        </w:div>
      </w:divsChild>
    </w:div>
    <w:div w:id="1918901839">
      <w:bodyDiv w:val="1"/>
      <w:marLeft w:val="0"/>
      <w:marRight w:val="0"/>
      <w:marTop w:val="0"/>
      <w:marBottom w:val="0"/>
      <w:divBdr>
        <w:top w:val="none" w:sz="0" w:space="0" w:color="auto"/>
        <w:left w:val="none" w:sz="0" w:space="0" w:color="auto"/>
        <w:bottom w:val="none" w:sz="0" w:space="0" w:color="auto"/>
        <w:right w:val="none" w:sz="0" w:space="0" w:color="auto"/>
      </w:divBdr>
      <w:divsChild>
        <w:div w:id="1368137009">
          <w:marLeft w:val="0"/>
          <w:marRight w:val="0"/>
          <w:marTop w:val="0"/>
          <w:marBottom w:val="0"/>
          <w:divBdr>
            <w:top w:val="none" w:sz="0" w:space="0" w:color="auto"/>
            <w:left w:val="none" w:sz="0" w:space="0" w:color="auto"/>
            <w:bottom w:val="none" w:sz="0" w:space="0" w:color="auto"/>
            <w:right w:val="none" w:sz="0" w:space="0" w:color="auto"/>
          </w:divBdr>
          <w:divsChild>
            <w:div w:id="163135321">
              <w:marLeft w:val="0"/>
              <w:marRight w:val="0"/>
              <w:marTop w:val="0"/>
              <w:marBottom w:val="0"/>
              <w:divBdr>
                <w:top w:val="none" w:sz="0" w:space="0" w:color="auto"/>
                <w:left w:val="none" w:sz="0" w:space="0" w:color="auto"/>
                <w:bottom w:val="none" w:sz="0" w:space="0" w:color="auto"/>
                <w:right w:val="none" w:sz="0" w:space="0" w:color="auto"/>
              </w:divBdr>
              <w:divsChild>
                <w:div w:id="576717854">
                  <w:marLeft w:val="0"/>
                  <w:marRight w:val="0"/>
                  <w:marTop w:val="0"/>
                  <w:marBottom w:val="0"/>
                  <w:divBdr>
                    <w:top w:val="none" w:sz="0" w:space="0" w:color="auto"/>
                    <w:left w:val="none" w:sz="0" w:space="0" w:color="auto"/>
                    <w:bottom w:val="none" w:sz="0" w:space="0" w:color="auto"/>
                    <w:right w:val="none" w:sz="0" w:space="0" w:color="auto"/>
                  </w:divBdr>
                  <w:divsChild>
                    <w:div w:id="2130781951">
                      <w:marLeft w:val="0"/>
                      <w:marRight w:val="0"/>
                      <w:marTop w:val="0"/>
                      <w:marBottom w:val="0"/>
                      <w:divBdr>
                        <w:top w:val="none" w:sz="0" w:space="0" w:color="auto"/>
                        <w:left w:val="none" w:sz="0" w:space="0" w:color="auto"/>
                        <w:bottom w:val="none" w:sz="0" w:space="0" w:color="auto"/>
                        <w:right w:val="none" w:sz="0" w:space="0" w:color="auto"/>
                      </w:divBdr>
                      <w:divsChild>
                        <w:div w:id="676537346">
                          <w:marLeft w:val="0"/>
                          <w:marRight w:val="0"/>
                          <w:marTop w:val="0"/>
                          <w:marBottom w:val="0"/>
                          <w:divBdr>
                            <w:top w:val="none" w:sz="0" w:space="0" w:color="auto"/>
                            <w:left w:val="none" w:sz="0" w:space="0" w:color="auto"/>
                            <w:bottom w:val="none" w:sz="0" w:space="0" w:color="auto"/>
                            <w:right w:val="none" w:sz="0" w:space="0" w:color="auto"/>
                          </w:divBdr>
                          <w:divsChild>
                            <w:div w:id="1431506529">
                              <w:marLeft w:val="0"/>
                              <w:marRight w:val="0"/>
                              <w:marTop w:val="0"/>
                              <w:marBottom w:val="0"/>
                              <w:divBdr>
                                <w:top w:val="none" w:sz="0" w:space="0" w:color="auto"/>
                                <w:left w:val="none" w:sz="0" w:space="0" w:color="auto"/>
                                <w:bottom w:val="none" w:sz="0" w:space="0" w:color="auto"/>
                                <w:right w:val="none" w:sz="0" w:space="0" w:color="auto"/>
                              </w:divBdr>
                              <w:divsChild>
                                <w:div w:id="566309536">
                                  <w:marLeft w:val="0"/>
                                  <w:marRight w:val="0"/>
                                  <w:marTop w:val="0"/>
                                  <w:marBottom w:val="0"/>
                                  <w:divBdr>
                                    <w:top w:val="none" w:sz="0" w:space="0" w:color="auto"/>
                                    <w:left w:val="none" w:sz="0" w:space="0" w:color="auto"/>
                                    <w:bottom w:val="none" w:sz="0" w:space="0" w:color="auto"/>
                                    <w:right w:val="none" w:sz="0" w:space="0" w:color="auto"/>
                                  </w:divBdr>
                                  <w:divsChild>
                                    <w:div w:id="1561746035">
                                      <w:marLeft w:val="0"/>
                                      <w:marRight w:val="0"/>
                                      <w:marTop w:val="0"/>
                                      <w:marBottom w:val="0"/>
                                      <w:divBdr>
                                        <w:top w:val="none" w:sz="0" w:space="0" w:color="auto"/>
                                        <w:left w:val="none" w:sz="0" w:space="0" w:color="auto"/>
                                        <w:bottom w:val="none" w:sz="0" w:space="0" w:color="auto"/>
                                        <w:right w:val="none" w:sz="0" w:space="0" w:color="auto"/>
                                      </w:divBdr>
                                      <w:divsChild>
                                        <w:div w:id="1909919374">
                                          <w:marLeft w:val="0"/>
                                          <w:marRight w:val="0"/>
                                          <w:marTop w:val="0"/>
                                          <w:marBottom w:val="0"/>
                                          <w:divBdr>
                                            <w:top w:val="none" w:sz="0" w:space="0" w:color="auto"/>
                                            <w:left w:val="none" w:sz="0" w:space="0" w:color="auto"/>
                                            <w:bottom w:val="none" w:sz="0" w:space="0" w:color="auto"/>
                                            <w:right w:val="none" w:sz="0" w:space="0" w:color="auto"/>
                                          </w:divBdr>
                                          <w:divsChild>
                                            <w:div w:id="1715734431">
                                              <w:marLeft w:val="0"/>
                                              <w:marRight w:val="0"/>
                                              <w:marTop w:val="0"/>
                                              <w:marBottom w:val="0"/>
                                              <w:divBdr>
                                                <w:top w:val="none" w:sz="0" w:space="0" w:color="auto"/>
                                                <w:left w:val="none" w:sz="0" w:space="0" w:color="auto"/>
                                                <w:bottom w:val="none" w:sz="0" w:space="0" w:color="auto"/>
                                                <w:right w:val="none" w:sz="0" w:space="0" w:color="auto"/>
                                              </w:divBdr>
                                              <w:divsChild>
                                                <w:div w:id="1108424238">
                                                  <w:marLeft w:val="0"/>
                                                  <w:marRight w:val="0"/>
                                                  <w:marTop w:val="0"/>
                                                  <w:marBottom w:val="0"/>
                                                  <w:divBdr>
                                                    <w:top w:val="none" w:sz="0" w:space="0" w:color="auto"/>
                                                    <w:left w:val="none" w:sz="0" w:space="0" w:color="auto"/>
                                                    <w:bottom w:val="none" w:sz="0" w:space="0" w:color="auto"/>
                                                    <w:right w:val="none" w:sz="0" w:space="0" w:color="auto"/>
                                                  </w:divBdr>
                                                  <w:divsChild>
                                                    <w:div w:id="145439716">
                                                      <w:marLeft w:val="0"/>
                                                      <w:marRight w:val="0"/>
                                                      <w:marTop w:val="0"/>
                                                      <w:marBottom w:val="0"/>
                                                      <w:divBdr>
                                                        <w:top w:val="none" w:sz="0" w:space="0" w:color="auto"/>
                                                        <w:left w:val="none" w:sz="0" w:space="0" w:color="auto"/>
                                                        <w:bottom w:val="none" w:sz="0" w:space="0" w:color="auto"/>
                                                        <w:right w:val="none" w:sz="0" w:space="0" w:color="auto"/>
                                                      </w:divBdr>
                                                      <w:divsChild>
                                                        <w:div w:id="182655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971586">
      <w:bodyDiv w:val="1"/>
      <w:marLeft w:val="0"/>
      <w:marRight w:val="0"/>
      <w:marTop w:val="0"/>
      <w:marBottom w:val="0"/>
      <w:divBdr>
        <w:top w:val="none" w:sz="0" w:space="0" w:color="auto"/>
        <w:left w:val="none" w:sz="0" w:space="0" w:color="auto"/>
        <w:bottom w:val="none" w:sz="0" w:space="0" w:color="auto"/>
        <w:right w:val="none" w:sz="0" w:space="0" w:color="auto"/>
      </w:divBdr>
    </w:div>
    <w:div w:id="2123649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69;&#1082;&#1089;&#1087;&#1077;&#1076;&#1080;&#1090;&#1086;&#1088;&#1089;&#1082;&#1072;&#1103;%20&#1088;&#1072;&#1089;&#1087;&#1080;&#1089;&#1082;&#1072;_&#1055;&#1051;.docx" TargetMode="External"/><Relationship Id="rId21" Type="http://schemas.openxmlformats.org/officeDocument/2006/relationships/hyperlink" Target="https://corp.polyus.com/ERP/ERPDocuments/05_&#1041;&#1080;&#1079;&#1085;&#1077;&#1089;-&#1087;&#1088;&#1086;&#1094;&#1077;&#1089;&#1089;&#1099;/&#1062;&#1077;&#1083;&#1077;&#1074;&#1099;&#1077;%20&#1089;&#1093;&#1077;&#1084;&#1099;%20&#1041;&#1055;/&#1052;&#1058;&#1054;/&#1058;&#1088;&#1072;&#1085;&#1089;&#1087;&#1086;&#1088;&#1090;&#1085;&#1072;&#1103;%20&#1083;&#1086;&#1075;&#1080;&#1089;&#1090;&#1080;&#1082;&#1072;" TargetMode="External"/><Relationship Id="rId42" Type="http://schemas.openxmlformats.org/officeDocument/2006/relationships/image" Target="media/image15.emf"/><Relationship Id="rId47" Type="http://schemas.openxmlformats.org/officeDocument/2006/relationships/package" Target="embeddings/_____Microsoft_Excel2.xlsx"/><Relationship Id="rId63" Type="http://schemas.openxmlformats.org/officeDocument/2006/relationships/image" Target="media/image25.emf"/><Relationship Id="rId68" Type="http://schemas.openxmlformats.org/officeDocument/2006/relationships/package" Target="embeddings/_____Microsoft_Excel9.xlsx"/><Relationship Id="rId16" Type="http://schemas.openxmlformats.org/officeDocument/2006/relationships/header" Target="header4.xml"/><Relationship Id="rId11" Type="http://schemas.openxmlformats.org/officeDocument/2006/relationships/header" Target="header1.xml"/><Relationship Id="rId32" Type="http://schemas.openxmlformats.org/officeDocument/2006/relationships/oleObject" Target="embeddings/_____Microsoft_Excel_97-20031.xls"/><Relationship Id="rId37" Type="http://schemas.openxmlformats.org/officeDocument/2006/relationships/image" Target="media/image13.emf"/><Relationship Id="rId53" Type="http://schemas.openxmlformats.org/officeDocument/2006/relationships/oleObject" Target="embeddings/oleObject1.bin"/><Relationship Id="rId58" Type="http://schemas.openxmlformats.org/officeDocument/2006/relationships/package" Target="embeddings/_____Microsoft_Excel4.xlsx"/><Relationship Id="rId74" Type="http://schemas.openxmlformats.org/officeDocument/2006/relationships/package" Target="embeddings/_____Microsoft_Excel12.xlsx"/><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24.emf"/><Relationship Id="rId1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hyperlink" Target="https://corp.polyus.com/ERP/ERPDocuments/05_&#1041;&#1080;&#1079;&#1085;&#1077;&#1089;-&#1087;&#1088;&#1086;&#1094;&#1077;&#1089;&#1089;&#1099;/&#1062;&#1077;&#1083;&#1077;&#1074;&#1099;&#1077;%20&#1089;&#1093;&#1077;&#1084;&#1099;%20&#1041;&#1055;/&#1052;&#1058;&#1054;/&#1058;&#1088;&#1072;&#1085;&#1089;&#1087;&#1086;&#1088;&#1090;&#1085;&#1072;&#1103;%20&#1083;&#1086;&#1075;&#1080;&#1089;&#1090;&#1080;&#1082;&#1072;" TargetMode="External"/><Relationship Id="rId27" Type="http://schemas.openxmlformats.org/officeDocument/2006/relationships/image" Target="media/image8.emf"/><Relationship Id="rId30" Type="http://schemas.openxmlformats.org/officeDocument/2006/relationships/package" Target="embeddings/_____Microsoft_Excel.xlsx"/><Relationship Id="rId35" Type="http://schemas.openxmlformats.org/officeDocument/2006/relationships/image" Target="media/image12.emf"/><Relationship Id="rId43" Type="http://schemas.openxmlformats.org/officeDocument/2006/relationships/package" Target="embeddings/_____Microsoft_Excel1.xlsx"/><Relationship Id="rId48" Type="http://schemas.openxmlformats.org/officeDocument/2006/relationships/image" Target="media/image18.emf"/><Relationship Id="rId56" Type="http://schemas.openxmlformats.org/officeDocument/2006/relationships/oleObject" Target="embeddings/oleObject2.bin"/><Relationship Id="rId64" Type="http://schemas.openxmlformats.org/officeDocument/2006/relationships/package" Target="embeddings/_____Microsoft_Excel7.xlsx"/><Relationship Id="rId69" Type="http://schemas.openxmlformats.org/officeDocument/2006/relationships/image" Target="media/image28.emf"/><Relationship Id="rId77" Type="http://schemas.openxmlformats.org/officeDocument/2006/relationships/header" Target="header5.xml"/><Relationship Id="rId8" Type="http://schemas.openxmlformats.org/officeDocument/2006/relationships/webSettings" Target="webSettings.xml"/><Relationship Id="rId51"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55;&#1088;&#1077;&#1076;&#1088;&#1077;&#1081;&#1089;&#1086;&#1074;&#1099;&#1081;%20&#1080;%20&#1087;&#1086;&#1089;&#1083;&#1077;&#1088;&#1077;&#1081;&#1089;&#1086;&#1074;&#1099;&#1081;%20&#1086;&#1089;&#1084;&#1086;&#1090;&#1088;_&#1055;&#1051;.xls" TargetMode="External"/><Relationship Id="rId72" Type="http://schemas.openxmlformats.org/officeDocument/2006/relationships/package" Target="embeddings/_____Microsoft_Excel11.xlsx"/><Relationship Id="rId80" Type="http://schemas.microsoft.com/office/2011/relationships/people" Target="peop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comments" Target="comments.xml"/><Relationship Id="rId25" Type="http://schemas.openxmlformats.org/officeDocument/2006/relationships/image" Target="media/image7.png"/><Relationship Id="rId33" Type="http://schemas.openxmlformats.org/officeDocument/2006/relationships/image" Target="media/image11.emf"/><Relationship Id="rId38" Type="http://schemas.openxmlformats.org/officeDocument/2006/relationships/oleObject" Target="embeddings/_____Microsoft_Excel_97-20034.xls"/><Relationship Id="rId46" Type="http://schemas.openxmlformats.org/officeDocument/2006/relationships/image" Target="media/image17.emf"/><Relationship Id="rId59" Type="http://schemas.openxmlformats.org/officeDocument/2006/relationships/image" Target="media/image23.emf"/><Relationship Id="rId67" Type="http://schemas.openxmlformats.org/officeDocument/2006/relationships/image" Target="media/image27.emf"/><Relationship Id="rId20" Type="http://schemas.openxmlformats.org/officeDocument/2006/relationships/image" Target="media/image4.png"/><Relationship Id="rId41"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6%20&#1060;&#1086;&#1088;&#1084;&#1072;%20&#1086;&#1094;&#1077;&#1085;&#1082;&#1080;%20&#1080;%20&#1087;&#1086;&#1083;&#1091;&#1095;&#1077;&#1085;&#1080;&#1103;%20&#1088;&#1072;&#1079;&#1088;&#1077;&#1096;&#1077;&#1085;&#1080;&#1103;%20&#1085;&#1072;%20&#1087;&#1086;&#1077;&#1079;&#1076;&#1082;&#1091;.xlsx" TargetMode="External"/><Relationship Id="rId54" Type="http://schemas.openxmlformats.org/officeDocument/2006/relationships/image" Target="media/image20.emf"/><Relationship Id="rId62" Type="http://schemas.openxmlformats.org/officeDocument/2006/relationships/package" Target="embeddings/_____Microsoft_Excel6.xlsx"/><Relationship Id="rId70" Type="http://schemas.openxmlformats.org/officeDocument/2006/relationships/package" Target="embeddings/_____Microsoft_Excel10.xlsx"/><Relationship Id="rId75" Type="http://schemas.openxmlformats.org/officeDocument/2006/relationships/image" Target="media/image31.emf"/><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5.emf"/><Relationship Id="rId28" Type="http://schemas.openxmlformats.org/officeDocument/2006/relationships/oleObject" Target="embeddings/_____Microsoft_Excel_97-2003.xls"/><Relationship Id="rId36" Type="http://schemas.openxmlformats.org/officeDocument/2006/relationships/oleObject" Target="embeddings/_____Microsoft_Excel_97-20033.xls"/><Relationship Id="rId49" Type="http://schemas.openxmlformats.org/officeDocument/2006/relationships/package" Target="embeddings/_____Microsoft_Excel3.xlsx"/><Relationship Id="rId57" Type="http://schemas.openxmlformats.org/officeDocument/2006/relationships/image" Target="media/image22.emf"/><Relationship Id="rId10" Type="http://schemas.openxmlformats.org/officeDocument/2006/relationships/endnotes" Target="endnotes.xml"/><Relationship Id="rId31" Type="http://schemas.openxmlformats.org/officeDocument/2006/relationships/image" Target="media/image10.emf"/><Relationship Id="rId44" Type="http://schemas.openxmlformats.org/officeDocument/2006/relationships/image" Target="media/image16.emf"/><Relationship Id="rId52" Type="http://schemas.openxmlformats.org/officeDocument/2006/relationships/image" Target="media/image19.emf"/><Relationship Id="rId60" Type="http://schemas.openxmlformats.org/officeDocument/2006/relationships/package" Target="embeddings/_____Microsoft_Excel5.xlsx"/><Relationship Id="rId65" Type="http://schemas.openxmlformats.org/officeDocument/2006/relationships/image" Target="media/image26.emf"/><Relationship Id="rId73" Type="http://schemas.openxmlformats.org/officeDocument/2006/relationships/image" Target="media/image30.emf"/><Relationship Id="rId78" Type="http://schemas.openxmlformats.org/officeDocument/2006/relationships/header" Target="header6.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microsoft.com/office/2011/relationships/commentsExtended" Target="commentsExtended.xml"/><Relationship Id="rId39" Type="http://schemas.openxmlformats.org/officeDocument/2006/relationships/image" Target="media/image14.emf"/><Relationship Id="rId34" Type="http://schemas.openxmlformats.org/officeDocument/2006/relationships/oleObject" Target="embeddings/_____Microsoft_Excel_97-20032.xls"/><Relationship Id="rId50" Type="http://schemas.openxmlformats.org/officeDocument/2006/relationships/hyperlink" Target="https://corp.polyus.com/ERP/ERPDocuments/07_&#1050;&#1086;&#1085;&#1094;&#1077;&#1087;&#1090;&#1091;&#1072;&#1083;&#1100;&#1085;&#1099;&#1081;%20&#1076;&#1080;&#1079;&#1072;&#1081;&#1085;/06_&#1056;&#1077;&#1077;&#1089;&#1090;&#1088;%20&#1092;&#1086;&#1088;&#1084;&#1091;&#1083;&#1103;&#1088;&#1086;&#1074;/&#1052;&#1058;&#1054;/&#1040;&#1082;&#1090;%20&#1086;%20&#1087;&#1088;&#1086;&#1089;&#1090;&#1086;&#1077;%20&#1058;&#1057;_&#1055;&#1051;.xls" TargetMode="External"/><Relationship Id="rId55" Type="http://schemas.openxmlformats.org/officeDocument/2006/relationships/image" Target="media/image21.emf"/><Relationship Id="rId76" Type="http://schemas.openxmlformats.org/officeDocument/2006/relationships/package" Target="embeddings/_____Microsoft_Excel13.xlsx"/><Relationship Id="rId7" Type="http://schemas.openxmlformats.org/officeDocument/2006/relationships/settings" Target="settings.xml"/><Relationship Id="rId71" Type="http://schemas.openxmlformats.org/officeDocument/2006/relationships/image" Target="media/image29.emf"/><Relationship Id="rId2" Type="http://schemas.openxmlformats.org/officeDocument/2006/relationships/customXml" Target="../customXml/item2.xml"/><Relationship Id="rId29" Type="http://schemas.openxmlformats.org/officeDocument/2006/relationships/image" Target="media/image9.emf"/><Relationship Id="rId24" Type="http://schemas.openxmlformats.org/officeDocument/2006/relationships/image" Target="media/image6.emf"/><Relationship Id="rId40" Type="http://schemas.openxmlformats.org/officeDocument/2006/relationships/oleObject" Target="embeddings/_____Microsoft_Excel_97-20035.xls"/><Relationship Id="rId45" Type="http://schemas.openxmlformats.org/officeDocument/2006/relationships/oleObject" Target="embeddings/_____Microsoft_Excel_97-20036.xls"/><Relationship Id="rId66" Type="http://schemas.openxmlformats.org/officeDocument/2006/relationships/package" Target="embeddings/_____Microsoft_Excel8.xlsx"/></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cid:image002.png@01D1279C.4FB94B60" TargetMode="External"/><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9903329750A3B44499F5D2E787C86944" ma:contentTypeVersion="0" ma:contentTypeDescription="Создание документа." ma:contentTypeScope="" ma:versionID="bb8435fbffccf5a4c924888fb1f4e1ba">
  <xsd:schema xmlns:xsd="http://www.w3.org/2001/XMLSchema" xmlns:xs="http://www.w3.org/2001/XMLSchema" xmlns:p="http://schemas.microsoft.com/office/2006/metadata/properties" targetNamespace="http://schemas.microsoft.com/office/2006/metadata/properties" ma:root="true" ma:fieldsID="76d57dbf9a77af284536b0872d26941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F4A6BD-953B-4260-841B-DC42A15320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198B76A-4BA9-47EC-AB5F-D88C6486EC56}">
  <ds:schemaRefs>
    <ds:schemaRef ds:uri="http://schemas.microsoft.com/office/2006/metadata/properties"/>
    <ds:schemaRef ds:uri="http://purl.org/dc/dcmitype/"/>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 ds:uri="http://purl.org/dc/terms/"/>
  </ds:schemaRefs>
</ds:datastoreItem>
</file>

<file path=customXml/itemProps3.xml><?xml version="1.0" encoding="utf-8"?>
<ds:datastoreItem xmlns:ds="http://schemas.openxmlformats.org/officeDocument/2006/customXml" ds:itemID="{96416065-1727-4226-89F5-E9C9C9F03120}">
  <ds:schemaRefs>
    <ds:schemaRef ds:uri="http://schemas.microsoft.com/sharepoint/v3/contenttype/forms"/>
  </ds:schemaRefs>
</ds:datastoreItem>
</file>

<file path=customXml/itemProps4.xml><?xml version="1.0" encoding="utf-8"?>
<ds:datastoreItem xmlns:ds="http://schemas.openxmlformats.org/officeDocument/2006/customXml" ds:itemID="{84CE00D5-A7C5-407C-8D1F-68B59073A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112</Pages>
  <Words>28566</Words>
  <Characters>162829</Characters>
  <Application>Microsoft Office Word</Application>
  <DocSecurity>0</DocSecurity>
  <Lines>1356</Lines>
  <Paragraphs>382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Полюс</Company>
  <LinksUpToDate>false</LinksUpToDate>
  <CharactersWithSpaces>191013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KarabanovaME</dc:creator>
  <cp:keywords/>
  <dc:description/>
  <cp:lastModifiedBy>BayzhanovKT</cp:lastModifiedBy>
  <cp:revision>6</cp:revision>
  <cp:lastPrinted>2018-02-09T10:40:00Z</cp:lastPrinted>
  <dcterms:created xsi:type="dcterms:W3CDTF">2021-03-16T05:33:00Z</dcterms:created>
  <dcterms:modified xsi:type="dcterms:W3CDTF">2021-04-01T11:25:00Z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6539ca21-17d6-4d1d-a6f8-2dc581fde491</vt:lpwstr>
  </property>
  <property fmtid="{D5CDD505-2E9C-101B-9397-08002B2CF9AE}" pid="3" name="ContentTypeId">
    <vt:lpwstr>0x0101009903329750A3B44499F5D2E787C86944</vt:lpwstr>
  </property>
</Properties>
</file>